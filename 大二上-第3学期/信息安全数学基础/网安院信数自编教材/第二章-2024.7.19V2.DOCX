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93C61" w14:textId="77777777" w:rsidR="004219A3" w:rsidRPr="00306E49" w:rsidDel="00B417C4" w:rsidRDefault="004219A3" w:rsidP="00E52073">
      <w:pPr>
        <w:snapToGrid w:val="0"/>
        <w:spacing w:line="360" w:lineRule="auto"/>
        <w:jc w:val="center"/>
        <w:rPr>
          <w:del w:id="0" w:author="1030824397@qq.com" w:date="2024-10-25T00:12:00Z"/>
          <w:rFonts w:ascii="Times New Roman" w:eastAsia="黑体" w:hAnsi="Times New Roman" w:cs="Times New Roman"/>
          <w:b/>
          <w:sz w:val="36"/>
          <w:szCs w:val="36"/>
        </w:rPr>
      </w:pPr>
      <w:bookmarkStart w:id="1" w:name="_Hlk47197235"/>
      <w:r w:rsidRPr="00306E49">
        <w:rPr>
          <w:rFonts w:ascii="Times New Roman" w:eastAsia="黑体" w:hAnsi="Times New Roman" w:cs="Times New Roman"/>
          <w:b/>
          <w:sz w:val="36"/>
          <w:szCs w:val="36"/>
        </w:rPr>
        <w:t>第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 xml:space="preserve"> 2 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>章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 xml:space="preserve">   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>同余</w:t>
      </w:r>
    </w:p>
    <w:bookmarkEnd w:id="1"/>
    <w:p w14:paraId="1F8E2484" w14:textId="77777777" w:rsidR="004219A3" w:rsidRPr="00306E49" w:rsidRDefault="004219A3" w:rsidP="00B417C4">
      <w:pPr>
        <w:snapToGrid w:val="0"/>
        <w:spacing w:line="360" w:lineRule="auto"/>
        <w:jc w:val="center"/>
        <w:rPr>
          <w:rFonts w:ascii="Times New Roman" w:hAnsi="Times New Roman" w:cs="Times New Roman" w:hint="eastAsia"/>
          <w:szCs w:val="21"/>
        </w:rPr>
        <w:pPrChange w:id="2" w:author="1030824397@qq.com" w:date="2024-10-25T00:12:00Z">
          <w:pPr>
            <w:snapToGrid w:val="0"/>
            <w:ind w:firstLineChars="200" w:firstLine="420"/>
          </w:pPr>
        </w:pPrChange>
      </w:pPr>
    </w:p>
    <w:p w14:paraId="2B1B962D" w14:textId="3F60F0F4" w:rsidR="004219A3" w:rsidRDefault="00323C38" w:rsidP="00B417C4">
      <w:pPr>
        <w:spacing w:line="276" w:lineRule="auto"/>
        <w:ind w:leftChars="50" w:left="105" w:firstLineChars="150" w:firstLine="315"/>
        <w:rPr>
          <w:rFonts w:ascii="Times New Roman" w:hAnsi="Times New Roman" w:cs="Times New Roman"/>
          <w:szCs w:val="21"/>
        </w:rPr>
        <w:pPrChange w:id="3" w:author="1030824397@qq.com" w:date="2024-10-25T00:12:00Z">
          <w:pPr>
            <w:spacing w:line="360" w:lineRule="auto"/>
            <w:ind w:leftChars="50" w:left="105" w:firstLineChars="150" w:firstLine="315"/>
          </w:pPr>
        </w:pPrChange>
      </w:pPr>
      <w:r w:rsidRPr="00323C38">
        <w:rPr>
          <w:rFonts w:ascii="Times New Roman" w:hAnsi="Times New Roman" w:cs="Times New Roman"/>
          <w:szCs w:val="21"/>
        </w:rPr>
        <w:t>同余是数学中一个重要概念</w:t>
      </w:r>
      <w:r>
        <w:rPr>
          <w:rFonts w:ascii="Times New Roman" w:hAnsi="Times New Roman" w:cs="Times New Roman" w:hint="eastAsia"/>
          <w:szCs w:val="21"/>
        </w:rPr>
        <w:t>，</w:t>
      </w:r>
      <w:r w:rsidR="007265D4" w:rsidRPr="007265D4">
        <w:rPr>
          <w:rFonts w:ascii="Times New Roman" w:hAnsi="Times New Roman" w:cs="Times New Roman" w:hint="eastAsia"/>
          <w:szCs w:val="21"/>
        </w:rPr>
        <w:t>看似简单，却蕴含着丰富的数学内涵和广泛的应用价值</w:t>
      </w:r>
      <w:r w:rsidR="00FA7EF7">
        <w:rPr>
          <w:rFonts w:ascii="Times New Roman" w:hAnsi="Times New Roman" w:cs="Times New Roman" w:hint="eastAsia"/>
          <w:szCs w:val="21"/>
        </w:rPr>
        <w:t>.</w:t>
      </w:r>
      <w:r w:rsidRPr="00323C38">
        <w:rPr>
          <w:rFonts w:ascii="Times New Roman" w:hAnsi="Times New Roman" w:cs="Times New Roman" w:hint="eastAsia"/>
          <w:szCs w:val="21"/>
        </w:rPr>
        <w:t>通过引入“模”的概念，将整数按照某种规则进行分组，从而</w:t>
      </w:r>
      <w:r w:rsidR="00CD7F42">
        <w:rPr>
          <w:rFonts w:ascii="Times New Roman" w:hAnsi="Times New Roman" w:cs="Times New Roman" w:hint="eastAsia"/>
          <w:szCs w:val="21"/>
        </w:rPr>
        <w:t>通过</w:t>
      </w:r>
      <w:r w:rsidR="00CD7F42" w:rsidRPr="00323C38">
        <w:rPr>
          <w:rFonts w:ascii="Times New Roman" w:hAnsi="Times New Roman" w:cs="Times New Roman" w:hint="eastAsia"/>
          <w:szCs w:val="21"/>
        </w:rPr>
        <w:t>给定模数下的等价关系</w:t>
      </w:r>
      <w:r w:rsidRPr="00323C38">
        <w:rPr>
          <w:rFonts w:ascii="Times New Roman" w:hAnsi="Times New Roman" w:cs="Times New Roman" w:hint="eastAsia"/>
          <w:szCs w:val="21"/>
        </w:rPr>
        <w:t>简化</w:t>
      </w:r>
      <w:r w:rsidR="00CD7F42" w:rsidRPr="00323C38">
        <w:rPr>
          <w:rFonts w:ascii="Times New Roman" w:hAnsi="Times New Roman" w:cs="Times New Roman" w:hint="eastAsia"/>
          <w:szCs w:val="21"/>
        </w:rPr>
        <w:t>整数</w:t>
      </w:r>
      <w:r w:rsidR="00CD7F42">
        <w:rPr>
          <w:rFonts w:ascii="Times New Roman" w:hAnsi="Times New Roman" w:cs="Times New Roman" w:hint="eastAsia"/>
          <w:szCs w:val="21"/>
        </w:rPr>
        <w:t>间的关系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Pr="00323C38">
        <w:rPr>
          <w:rFonts w:ascii="Times New Roman" w:hAnsi="Times New Roman" w:cs="Times New Roman" w:hint="eastAsia"/>
          <w:szCs w:val="21"/>
        </w:rPr>
        <w:t>这种分组不仅减少了需要处理的数量，</w:t>
      </w:r>
      <w:r w:rsidR="007265D4">
        <w:rPr>
          <w:rFonts w:ascii="Times New Roman" w:hAnsi="Times New Roman" w:cs="Times New Roman" w:hint="eastAsia"/>
          <w:szCs w:val="21"/>
        </w:rPr>
        <w:t>由此衍生出的相关性质</w:t>
      </w:r>
      <w:r w:rsidRPr="00323C38">
        <w:rPr>
          <w:rFonts w:ascii="Times New Roman" w:hAnsi="Times New Roman" w:cs="Times New Roman" w:hint="eastAsia"/>
          <w:szCs w:val="21"/>
        </w:rPr>
        <w:t>还揭示了整数之间更深层次的联系和规律</w:t>
      </w:r>
      <w:r w:rsidR="00FA7EF7">
        <w:rPr>
          <w:rFonts w:ascii="Times New Roman" w:hAnsi="Times New Roman" w:cs="Times New Roman" w:hint="eastAsia"/>
          <w:szCs w:val="21"/>
        </w:rPr>
        <w:t>.</w:t>
      </w:r>
    </w:p>
    <w:p w14:paraId="60CFB189" w14:textId="22F2ADB7" w:rsidR="007265D4" w:rsidRDefault="006B0C80" w:rsidP="00B417C4">
      <w:pPr>
        <w:spacing w:line="276" w:lineRule="auto"/>
        <w:ind w:firstLineChars="200" w:firstLine="420"/>
        <w:rPr>
          <w:rFonts w:ascii="Times New Roman" w:hAnsi="Times New Roman" w:cs="Times New Roman"/>
          <w:szCs w:val="21"/>
        </w:rPr>
        <w:pPrChange w:id="4" w:author="1030824397@qq.com" w:date="2024-10-25T00:12:00Z">
          <w:pPr>
            <w:spacing w:line="360" w:lineRule="auto"/>
            <w:ind w:firstLineChars="200" w:firstLine="420"/>
          </w:pPr>
        </w:pPrChange>
      </w:pPr>
      <w:r w:rsidRPr="006B0C80">
        <w:rPr>
          <w:rFonts w:ascii="Times New Roman" w:hAnsi="Times New Roman" w:cs="Times New Roman" w:hint="eastAsia"/>
          <w:szCs w:val="21"/>
        </w:rPr>
        <w:t>剩余类是</w:t>
      </w:r>
      <w:r w:rsidR="00E43546">
        <w:rPr>
          <w:rFonts w:ascii="Times New Roman" w:hAnsi="Times New Roman" w:cs="Times New Roman" w:hint="eastAsia"/>
          <w:szCs w:val="21"/>
        </w:rPr>
        <w:t>在</w:t>
      </w:r>
      <w:r w:rsidRPr="006B0C80">
        <w:rPr>
          <w:rFonts w:ascii="Times New Roman" w:hAnsi="Times New Roman" w:cs="Times New Roman" w:hint="eastAsia"/>
          <w:szCs w:val="21"/>
        </w:rPr>
        <w:t>同余</w:t>
      </w:r>
      <w:r w:rsidR="00E43546">
        <w:rPr>
          <w:rFonts w:ascii="Times New Roman" w:hAnsi="Times New Roman" w:cs="Times New Roman" w:hint="eastAsia"/>
          <w:szCs w:val="21"/>
        </w:rPr>
        <w:t>基础上的</w:t>
      </w:r>
      <w:r w:rsidR="00177DD2">
        <w:rPr>
          <w:rFonts w:ascii="Times New Roman" w:hAnsi="Times New Roman" w:cs="Times New Roman" w:hint="eastAsia"/>
          <w:szCs w:val="21"/>
        </w:rPr>
        <w:t>进一步</w:t>
      </w:r>
      <w:proofErr w:type="gramStart"/>
      <w:r w:rsidR="00E43546">
        <w:rPr>
          <w:rFonts w:ascii="Times New Roman" w:hAnsi="Times New Roman" w:cs="Times New Roman" w:hint="eastAsia"/>
          <w:szCs w:val="21"/>
        </w:rPr>
        <w:t>延申</w:t>
      </w:r>
      <w:proofErr w:type="gramEnd"/>
      <w:r w:rsidRPr="006B0C80">
        <w:rPr>
          <w:rFonts w:ascii="Times New Roman" w:hAnsi="Times New Roman" w:cs="Times New Roman" w:hint="eastAsia"/>
          <w:szCs w:val="21"/>
        </w:rPr>
        <w:t>，</w:t>
      </w:r>
      <w:r w:rsidR="00E43546">
        <w:rPr>
          <w:rFonts w:ascii="Times New Roman" w:hAnsi="Times New Roman" w:cs="Times New Roman" w:hint="eastAsia"/>
          <w:szCs w:val="21"/>
        </w:rPr>
        <w:t>是</w:t>
      </w:r>
      <w:r w:rsidRPr="006B0C80">
        <w:rPr>
          <w:rFonts w:ascii="Times New Roman" w:hAnsi="Times New Roman" w:cs="Times New Roman" w:hint="eastAsia"/>
          <w:szCs w:val="21"/>
        </w:rPr>
        <w:t>指</w:t>
      </w:r>
      <w:r w:rsidR="00E43546">
        <w:rPr>
          <w:rFonts w:ascii="Times New Roman" w:hAnsi="Times New Roman" w:cs="Times New Roman" w:hint="eastAsia"/>
          <w:szCs w:val="21"/>
        </w:rPr>
        <w:t>在</w:t>
      </w:r>
      <w:r w:rsidRPr="006B0C80">
        <w:rPr>
          <w:rFonts w:ascii="Times New Roman" w:hAnsi="Times New Roman" w:cs="Times New Roman" w:hint="eastAsia"/>
          <w:szCs w:val="21"/>
        </w:rPr>
        <w:t>模某个正整数下所有同余的整数所组成的集合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="00E43546">
        <w:rPr>
          <w:rFonts w:ascii="Times New Roman" w:hAnsi="Times New Roman" w:cs="Times New Roman" w:hint="eastAsia"/>
          <w:szCs w:val="21"/>
        </w:rPr>
        <w:t>而在该集合中的任意一个整数即为该剩余类的一个代表元，进而可以从所有剩余类中各取一个代表元，组成一个</w:t>
      </w:r>
      <w:r w:rsidRPr="006B0C80">
        <w:rPr>
          <w:rFonts w:ascii="Times New Roman" w:hAnsi="Times New Roman" w:cs="Times New Roman" w:hint="eastAsia"/>
          <w:szCs w:val="21"/>
        </w:rPr>
        <w:t>完全剩余系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="00FA7EF7">
        <w:rPr>
          <w:rFonts w:ascii="Times New Roman" w:hAnsi="Times New Roman" w:cs="Times New Roman" w:hint="eastAsia"/>
          <w:szCs w:val="21"/>
        </w:rPr>
        <w:t>此外，还可以</w:t>
      </w:r>
      <w:r w:rsidR="00FA7EF7" w:rsidRPr="006B0C80">
        <w:rPr>
          <w:rFonts w:ascii="Times New Roman" w:hAnsi="Times New Roman" w:cs="Times New Roman" w:hint="eastAsia"/>
          <w:szCs w:val="21"/>
        </w:rPr>
        <w:t>去除完全剩余系中的</w:t>
      </w:r>
      <w:r w:rsidR="00FA7EF7">
        <w:rPr>
          <w:rFonts w:ascii="Times New Roman" w:hAnsi="Times New Roman" w:cs="Times New Roman" w:hint="eastAsia"/>
          <w:szCs w:val="21"/>
        </w:rPr>
        <w:t>一些</w:t>
      </w:r>
      <w:proofErr w:type="gramStart"/>
      <w:r w:rsidR="00FA7EF7">
        <w:rPr>
          <w:rFonts w:ascii="Times New Roman" w:hAnsi="Times New Roman" w:cs="Times New Roman" w:hint="eastAsia"/>
          <w:szCs w:val="21"/>
        </w:rPr>
        <w:t>“</w:t>
      </w:r>
      <w:proofErr w:type="gramEnd"/>
      <w:r w:rsidR="00FA7EF7" w:rsidRPr="006B0C80">
        <w:rPr>
          <w:rFonts w:ascii="Times New Roman" w:hAnsi="Times New Roman" w:cs="Times New Roman" w:hint="eastAsia"/>
          <w:szCs w:val="21"/>
        </w:rPr>
        <w:t>冗余</w:t>
      </w:r>
      <w:r w:rsidR="00FA7EF7">
        <w:rPr>
          <w:rFonts w:ascii="Times New Roman" w:hAnsi="Times New Roman" w:cs="Times New Roman" w:hint="eastAsia"/>
          <w:szCs w:val="21"/>
        </w:rPr>
        <w:t>“</w:t>
      </w:r>
      <w:r w:rsidR="00FA7EF7" w:rsidRPr="006B0C80">
        <w:rPr>
          <w:rFonts w:ascii="Times New Roman" w:hAnsi="Times New Roman" w:cs="Times New Roman" w:hint="eastAsia"/>
          <w:szCs w:val="21"/>
        </w:rPr>
        <w:t>元素</w:t>
      </w:r>
      <w:r w:rsidR="00FA7EF7">
        <w:rPr>
          <w:rFonts w:ascii="Times New Roman" w:hAnsi="Times New Roman" w:cs="Times New Roman" w:hint="eastAsia"/>
          <w:szCs w:val="21"/>
        </w:rPr>
        <w:t>，构成一个</w:t>
      </w:r>
      <w:r w:rsidRPr="006B0C80">
        <w:rPr>
          <w:rFonts w:ascii="Times New Roman" w:hAnsi="Times New Roman" w:cs="Times New Roman" w:hint="eastAsia"/>
          <w:szCs w:val="21"/>
        </w:rPr>
        <w:t>简化剩余系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Pr="006B0C80">
        <w:rPr>
          <w:rFonts w:ascii="Times New Roman" w:hAnsi="Times New Roman" w:cs="Times New Roman" w:hint="eastAsia"/>
          <w:szCs w:val="21"/>
        </w:rPr>
        <w:t>它们</w:t>
      </w:r>
      <w:r w:rsidR="00FA7EF7" w:rsidRPr="006B0C80">
        <w:rPr>
          <w:rFonts w:ascii="Times New Roman" w:hAnsi="Times New Roman" w:cs="Times New Roman" w:hint="eastAsia"/>
          <w:szCs w:val="21"/>
        </w:rPr>
        <w:t>使得在特定模下的运算更加高效</w:t>
      </w:r>
      <w:r w:rsidR="00FA7EF7">
        <w:rPr>
          <w:rFonts w:ascii="Times New Roman" w:hAnsi="Times New Roman" w:cs="Times New Roman" w:hint="eastAsia"/>
          <w:szCs w:val="21"/>
        </w:rPr>
        <w:t>，</w:t>
      </w:r>
      <w:r w:rsidRPr="006B0C80">
        <w:rPr>
          <w:rFonts w:ascii="Times New Roman" w:hAnsi="Times New Roman" w:cs="Times New Roman" w:hint="eastAsia"/>
          <w:szCs w:val="21"/>
        </w:rPr>
        <w:t>在数论</w:t>
      </w:r>
      <w:r w:rsidR="00FA7EF7">
        <w:rPr>
          <w:rFonts w:ascii="Times New Roman" w:hAnsi="Times New Roman" w:cs="Times New Roman" w:hint="eastAsia"/>
          <w:szCs w:val="21"/>
        </w:rPr>
        <w:t>、</w:t>
      </w:r>
      <w:r w:rsidRPr="006B0C80">
        <w:rPr>
          <w:rFonts w:ascii="Times New Roman" w:hAnsi="Times New Roman" w:cs="Times New Roman" w:hint="eastAsia"/>
          <w:szCs w:val="21"/>
        </w:rPr>
        <w:t>密码学</w:t>
      </w:r>
      <w:r w:rsidR="00FA7EF7">
        <w:rPr>
          <w:rFonts w:ascii="Times New Roman" w:hAnsi="Times New Roman" w:cs="Times New Roman" w:hint="eastAsia"/>
          <w:szCs w:val="21"/>
        </w:rPr>
        <w:t>、信息安全等领域都</w:t>
      </w:r>
      <w:r w:rsidRPr="006B0C80">
        <w:rPr>
          <w:rFonts w:ascii="Times New Roman" w:hAnsi="Times New Roman" w:cs="Times New Roman" w:hint="eastAsia"/>
          <w:szCs w:val="21"/>
        </w:rPr>
        <w:t>有着广泛的应用</w:t>
      </w:r>
      <w:r w:rsidR="00FA7EF7">
        <w:rPr>
          <w:rFonts w:ascii="Times New Roman" w:hAnsi="Times New Roman" w:cs="Times New Roman" w:hint="eastAsia"/>
          <w:szCs w:val="21"/>
        </w:rPr>
        <w:t>.</w:t>
      </w:r>
    </w:p>
    <w:p w14:paraId="2E63D42E" w14:textId="0570B75B" w:rsidR="00177DD2" w:rsidRPr="00177DD2" w:rsidRDefault="00177DD2" w:rsidP="00B417C4">
      <w:pPr>
        <w:spacing w:line="276" w:lineRule="auto"/>
        <w:ind w:firstLineChars="200" w:firstLine="420"/>
        <w:rPr>
          <w:rFonts w:ascii="Times New Roman" w:hAnsi="Times New Roman" w:cs="Times New Roman"/>
          <w:szCs w:val="21"/>
        </w:rPr>
        <w:pPrChange w:id="5" w:author="1030824397@qq.com" w:date="2024-10-25T00:12:00Z">
          <w:pPr>
            <w:spacing w:line="360" w:lineRule="auto"/>
            <w:ind w:firstLineChars="200" w:firstLine="420"/>
          </w:pPr>
        </w:pPrChange>
      </w:pPr>
      <w:r w:rsidRPr="00177DD2">
        <w:rPr>
          <w:rFonts w:ascii="Times New Roman" w:hAnsi="Times New Roman" w:cs="Times New Roman" w:hint="eastAsia"/>
          <w:szCs w:val="21"/>
        </w:rPr>
        <w:t>在探讨剩余类的过程中，我们将介绍</w:t>
      </w:r>
      <w:r w:rsidR="007C3600" w:rsidRPr="00177DD2">
        <w:rPr>
          <w:rFonts w:ascii="Times New Roman" w:hAnsi="Times New Roman" w:cs="Times New Roman" w:hint="eastAsia"/>
          <w:szCs w:val="21"/>
        </w:rPr>
        <w:t>与简化剩余系密切相关的</w:t>
      </w:r>
      <w:r w:rsidRPr="00177DD2">
        <w:rPr>
          <w:rFonts w:ascii="Times New Roman" w:hAnsi="Times New Roman" w:cs="Times New Roman" w:hint="eastAsia"/>
          <w:szCs w:val="21"/>
        </w:rPr>
        <w:t>欧拉函数，</w:t>
      </w:r>
      <w:r w:rsidR="007C3600">
        <w:rPr>
          <w:rFonts w:ascii="Times New Roman" w:hAnsi="Times New Roman" w:cs="Times New Roman" w:hint="eastAsia"/>
          <w:szCs w:val="21"/>
        </w:rPr>
        <w:t>它</w:t>
      </w:r>
      <w:r w:rsidRPr="00177DD2">
        <w:rPr>
          <w:rFonts w:ascii="Times New Roman" w:hAnsi="Times New Roman" w:cs="Times New Roman" w:hint="eastAsia"/>
          <w:szCs w:val="21"/>
        </w:rPr>
        <w:t>不仅在数论中有着重要的地位，还在密码学</w:t>
      </w:r>
      <w:r w:rsidR="007C3600">
        <w:rPr>
          <w:rFonts w:ascii="Times New Roman" w:hAnsi="Times New Roman" w:cs="Times New Roman" w:hint="eastAsia"/>
          <w:szCs w:val="21"/>
        </w:rPr>
        <w:t>等领域的</w:t>
      </w:r>
      <w:r w:rsidRPr="00177DD2">
        <w:rPr>
          <w:rFonts w:ascii="Times New Roman" w:hAnsi="Times New Roman" w:cs="Times New Roman" w:hint="eastAsia"/>
          <w:szCs w:val="21"/>
        </w:rPr>
        <w:t>许多算法中发挥着关键作用</w:t>
      </w:r>
      <w:r w:rsidR="007C3600">
        <w:rPr>
          <w:rFonts w:ascii="Times New Roman" w:hAnsi="Times New Roman" w:cs="Times New Roman" w:hint="eastAsia"/>
          <w:szCs w:val="21"/>
        </w:rPr>
        <w:t xml:space="preserve">. </w:t>
      </w:r>
      <w:r w:rsidR="007C3600" w:rsidRPr="00177DD2">
        <w:rPr>
          <w:rFonts w:ascii="Times New Roman" w:hAnsi="Times New Roman" w:cs="Times New Roman" w:hint="eastAsia"/>
          <w:szCs w:val="21"/>
        </w:rPr>
        <w:t>我们将介绍几个重要的定理：欧拉定理、费马小定理和</w:t>
      </w:r>
      <w:r w:rsidR="007C3600" w:rsidRPr="00177DD2">
        <w:rPr>
          <w:rFonts w:ascii="Times New Roman" w:hAnsi="Times New Roman" w:cs="Times New Roman"/>
          <w:szCs w:val="21"/>
        </w:rPr>
        <w:t>Wilson</w:t>
      </w:r>
      <w:r w:rsidR="007C3600" w:rsidRPr="00177DD2">
        <w:rPr>
          <w:rFonts w:ascii="Times New Roman" w:hAnsi="Times New Roman" w:cs="Times New Roman"/>
          <w:szCs w:val="21"/>
        </w:rPr>
        <w:t>定理</w:t>
      </w:r>
      <w:r w:rsidR="007743F3">
        <w:rPr>
          <w:rFonts w:ascii="Times New Roman" w:hAnsi="Times New Roman" w:cs="Times New Roman" w:hint="eastAsia"/>
          <w:szCs w:val="21"/>
        </w:rPr>
        <w:t xml:space="preserve">. </w:t>
      </w:r>
      <w:r w:rsidR="007C3600" w:rsidRPr="00177DD2">
        <w:rPr>
          <w:rFonts w:ascii="Times New Roman" w:hAnsi="Times New Roman" w:cs="Times New Roman"/>
          <w:szCs w:val="21"/>
        </w:rPr>
        <w:t>这些定理揭示了同余理论中的深刻联系和规律，为我们利用同余理论解决问题提供了强有力的支持</w:t>
      </w:r>
      <w:r w:rsidR="007743F3">
        <w:rPr>
          <w:rFonts w:ascii="Times New Roman" w:hAnsi="Times New Roman" w:cs="Times New Roman" w:hint="eastAsia"/>
          <w:szCs w:val="21"/>
        </w:rPr>
        <w:t>.</w:t>
      </w:r>
    </w:p>
    <w:p w14:paraId="28622FAF" w14:textId="4886AB04" w:rsidR="00177DD2" w:rsidRPr="00177DD2" w:rsidRDefault="007743F3" w:rsidP="00B417C4">
      <w:pPr>
        <w:spacing w:line="276" w:lineRule="auto"/>
        <w:ind w:firstLineChars="200" w:firstLine="420"/>
        <w:rPr>
          <w:rFonts w:ascii="Times New Roman" w:hAnsi="Times New Roman" w:cs="Times New Roman"/>
          <w:szCs w:val="21"/>
        </w:rPr>
        <w:pPrChange w:id="6" w:author="1030824397@qq.com" w:date="2024-10-25T00:12:00Z">
          <w:pPr>
            <w:spacing w:line="360" w:lineRule="auto"/>
            <w:ind w:firstLineChars="200" w:firstLine="420"/>
          </w:pPr>
        </w:pPrChange>
      </w:pPr>
      <w:r>
        <w:rPr>
          <w:rFonts w:ascii="Times New Roman" w:hAnsi="Times New Roman" w:cs="Times New Roman" w:hint="eastAsia"/>
          <w:szCs w:val="21"/>
        </w:rPr>
        <w:t>最后，我们还</w:t>
      </w:r>
      <w:r w:rsidR="00177DD2" w:rsidRPr="00177DD2">
        <w:rPr>
          <w:rFonts w:ascii="Times New Roman" w:hAnsi="Times New Roman" w:cs="Times New Roman"/>
          <w:szCs w:val="21"/>
        </w:rPr>
        <w:t>特别</w:t>
      </w:r>
      <w:r>
        <w:rPr>
          <w:rFonts w:ascii="Times New Roman" w:hAnsi="Times New Roman" w:cs="Times New Roman" w:hint="eastAsia"/>
          <w:szCs w:val="21"/>
        </w:rPr>
        <w:t>介绍</w:t>
      </w:r>
      <w:r w:rsidR="00177DD2" w:rsidRPr="00177DD2">
        <w:rPr>
          <w:rFonts w:ascii="Times New Roman" w:hAnsi="Times New Roman" w:cs="Times New Roman"/>
          <w:szCs w:val="21"/>
        </w:rPr>
        <w:t>模重复</w:t>
      </w:r>
      <w:proofErr w:type="gramStart"/>
      <w:r w:rsidR="00177DD2" w:rsidRPr="00177DD2">
        <w:rPr>
          <w:rFonts w:ascii="Times New Roman" w:hAnsi="Times New Roman" w:cs="Times New Roman"/>
          <w:szCs w:val="21"/>
        </w:rPr>
        <w:t>平方计算</w:t>
      </w:r>
      <w:proofErr w:type="gramEnd"/>
      <w:r w:rsidR="00177DD2" w:rsidRPr="00177DD2">
        <w:rPr>
          <w:rFonts w:ascii="Times New Roman" w:hAnsi="Times New Roman" w:cs="Times New Roman"/>
          <w:szCs w:val="21"/>
        </w:rPr>
        <w:t>法</w:t>
      </w:r>
      <w:r>
        <w:rPr>
          <w:rFonts w:ascii="Times New Roman" w:hAnsi="Times New Roman" w:cs="Times New Roman" w:hint="eastAsia"/>
          <w:szCs w:val="21"/>
        </w:rPr>
        <w:t>，</w:t>
      </w:r>
      <w:r w:rsidR="00177DD2" w:rsidRPr="00177DD2">
        <w:rPr>
          <w:rFonts w:ascii="Times New Roman" w:hAnsi="Times New Roman" w:cs="Times New Roman"/>
          <w:szCs w:val="21"/>
        </w:rPr>
        <w:t>也称为模</w:t>
      </w:r>
      <w:proofErr w:type="gramStart"/>
      <w:r w:rsidR="00177DD2" w:rsidRPr="00177DD2">
        <w:rPr>
          <w:rFonts w:ascii="Times New Roman" w:hAnsi="Times New Roman" w:cs="Times New Roman"/>
          <w:szCs w:val="21"/>
        </w:rPr>
        <w:t>幂</w:t>
      </w:r>
      <w:proofErr w:type="gramEnd"/>
      <w:r w:rsidR="00177DD2" w:rsidRPr="00177DD2">
        <w:rPr>
          <w:rFonts w:ascii="Times New Roman" w:hAnsi="Times New Roman" w:cs="Times New Roman"/>
          <w:szCs w:val="21"/>
        </w:rPr>
        <w:t>运算的快速算法，广泛应用于密码学中的加密和解密过程。</w:t>
      </w:r>
    </w:p>
    <w:p w14:paraId="571AF983" w14:textId="20ADAD9F" w:rsidR="00177DD2" w:rsidRDefault="007743F3" w:rsidP="00B417C4">
      <w:pPr>
        <w:spacing w:line="276" w:lineRule="auto"/>
        <w:ind w:firstLineChars="200" w:firstLine="420"/>
        <w:rPr>
          <w:rFonts w:ascii="Times New Roman" w:hAnsi="Times New Roman" w:cs="Times New Roman"/>
          <w:szCs w:val="21"/>
        </w:rPr>
        <w:pPrChange w:id="7" w:author="1030824397@qq.com" w:date="2024-10-25T00:12:00Z">
          <w:pPr>
            <w:spacing w:line="360" w:lineRule="auto"/>
            <w:ind w:firstLineChars="200" w:firstLine="420"/>
          </w:pPr>
        </w:pPrChange>
      </w:pPr>
      <w:r>
        <w:rPr>
          <w:rFonts w:ascii="Times New Roman" w:hAnsi="Times New Roman" w:cs="Times New Roman" w:hint="eastAsia"/>
          <w:szCs w:val="21"/>
        </w:rPr>
        <w:t>总之</w:t>
      </w:r>
      <w:r w:rsidR="00177DD2" w:rsidRPr="00177DD2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本章</w:t>
      </w:r>
      <w:r w:rsidR="00177DD2" w:rsidRPr="00177DD2">
        <w:rPr>
          <w:rFonts w:ascii="Times New Roman" w:hAnsi="Times New Roman" w:cs="Times New Roman"/>
          <w:szCs w:val="21"/>
        </w:rPr>
        <w:t>通过深入探讨同余的概念、基本性质、剩余类及相关定理和算法，为读者构建一个理解模运算及其应用的完整框架</w:t>
      </w:r>
      <w:r>
        <w:rPr>
          <w:rFonts w:ascii="Times New Roman" w:hAnsi="Times New Roman" w:cs="Times New Roman" w:hint="eastAsia"/>
          <w:szCs w:val="21"/>
        </w:rPr>
        <w:t>，并</w:t>
      </w:r>
      <w:r w:rsidR="00177DD2" w:rsidRPr="00177DD2">
        <w:rPr>
          <w:rFonts w:ascii="Times New Roman" w:hAnsi="Times New Roman" w:cs="Times New Roman"/>
          <w:szCs w:val="21"/>
        </w:rPr>
        <w:t>为后续学习打下坚实的基础。</w:t>
      </w:r>
    </w:p>
    <w:p w14:paraId="3E9D3655" w14:textId="5607C6BF" w:rsidR="007024DC" w:rsidDel="00B417C4" w:rsidRDefault="00B417C4" w:rsidP="00177DD2">
      <w:pPr>
        <w:spacing w:line="360" w:lineRule="auto"/>
        <w:ind w:firstLineChars="200" w:firstLine="420"/>
        <w:rPr>
          <w:del w:id="8" w:author="1030824397@qq.com" w:date="2024-10-25T00:13:00Z"/>
          <w:rFonts w:ascii="Times New Roman" w:eastAsia="等线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C5B3CD" wp14:editId="49387845">
            <wp:simplePos x="0" y="0"/>
            <wp:positionH relativeFrom="margin">
              <wp:posOffset>-424180</wp:posOffset>
            </wp:positionH>
            <wp:positionV relativeFrom="paragraph">
              <wp:posOffset>323850</wp:posOffset>
            </wp:positionV>
            <wp:extent cx="6290945" cy="3312160"/>
            <wp:effectExtent l="0" t="0" r="0" b="2540"/>
            <wp:wrapTight wrapText="bothSides">
              <wp:wrapPolygon edited="0">
                <wp:start x="0" y="0"/>
                <wp:lineTo x="0" y="21492"/>
                <wp:lineTo x="21519" y="21492"/>
                <wp:lineTo x="21519" y="0"/>
                <wp:lineTo x="0" y="0"/>
              </wp:wrapPolygon>
            </wp:wrapTight>
            <wp:docPr id="1929086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69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4DC" w:rsidRPr="007024DC">
        <w:rPr>
          <w:rFonts w:ascii="Times New Roman" w:eastAsia="等线" w:hAnsi="Times New Roman" w:cs="Times New Roman"/>
          <w:b/>
          <w:bCs/>
        </w:rPr>
        <w:t>本章的知识要点：</w:t>
      </w:r>
    </w:p>
    <w:p w14:paraId="48743731" w14:textId="7BDC85D9" w:rsidR="007024DC" w:rsidRDefault="007024DC" w:rsidP="00B417C4">
      <w:pPr>
        <w:spacing w:line="360" w:lineRule="auto"/>
        <w:ind w:firstLineChars="200" w:firstLine="420"/>
        <w:rPr>
          <w:rFonts w:ascii="Times New Roman" w:hAnsi="Times New Roman" w:cs="Times New Roman" w:hint="eastAsia"/>
          <w:szCs w:val="21"/>
        </w:rPr>
      </w:pPr>
    </w:p>
    <w:p w14:paraId="4CA76BC6" w14:textId="1E389BAC" w:rsidR="000F7217" w:rsidRPr="000022D7" w:rsidRDefault="000F7217" w:rsidP="000F7217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 xml:space="preserve"> 2-1 </w:t>
      </w:r>
      <w:r>
        <w:rPr>
          <w:rFonts w:ascii="Times New Roman" w:hAnsi="Times New Roman" w:cs="Times New Roman" w:hint="eastAsia"/>
          <w:szCs w:val="21"/>
        </w:rPr>
        <w:t>同余知识点图谱</w:t>
      </w:r>
    </w:p>
    <w:p w14:paraId="61F01D79" w14:textId="77777777" w:rsidR="000F7217" w:rsidRPr="000F7217" w:rsidRDefault="000F7217" w:rsidP="00177DD2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52F9A66" w14:textId="1E6E35FA" w:rsidR="004219A3" w:rsidRPr="00BB35CE" w:rsidRDefault="004219A3" w:rsidP="00BB35CE">
      <w:pPr>
        <w:snapToGrid w:val="0"/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bCs/>
          <w:kern w:val="28"/>
          <w:sz w:val="32"/>
          <w:szCs w:val="32"/>
        </w:rPr>
      </w:pP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lastRenderedPageBreak/>
        <w:t xml:space="preserve">2.1 </w:t>
      </w:r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同余的概念及基本性质</w:t>
      </w:r>
    </w:p>
    <w:p w14:paraId="65006337" w14:textId="0E2F688B" w:rsidR="004219A3" w:rsidRPr="00306E49" w:rsidRDefault="00672E85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上一章</w:t>
      </w:r>
      <w:r w:rsidR="004219A3" w:rsidRPr="00306E49">
        <w:rPr>
          <w:rFonts w:ascii="Times New Roman" w:hAnsi="Times New Roman" w:cs="Times New Roman"/>
          <w:szCs w:val="24"/>
        </w:rPr>
        <w:t>我们讨论了整数</w:t>
      </w:r>
      <w:r>
        <w:rPr>
          <w:rFonts w:ascii="Times New Roman" w:hAnsi="Times New Roman" w:cs="Times New Roman" w:hint="eastAsia"/>
          <w:szCs w:val="24"/>
        </w:rPr>
        <w:t>间</w:t>
      </w:r>
      <w:r w:rsidR="004219A3" w:rsidRPr="00306E49">
        <w:rPr>
          <w:rFonts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 w:hint="eastAsia"/>
          <w:szCs w:val="24"/>
        </w:rPr>
        <w:t>除法运算</w:t>
      </w:r>
      <w:r w:rsidR="004219A3" w:rsidRPr="00306E49">
        <w:rPr>
          <w:rFonts w:ascii="Times New Roman" w:hAnsi="Times New Roman" w:cs="Times New Roman"/>
          <w:szCs w:val="24"/>
        </w:rPr>
        <w:t>，现在我们讨论整数的同余</w:t>
      </w:r>
      <w:r>
        <w:rPr>
          <w:rFonts w:ascii="Times New Roman" w:hAnsi="Times New Roman" w:cs="Times New Roman" w:hint="eastAsia"/>
          <w:szCs w:val="24"/>
        </w:rPr>
        <w:t>关系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并由此</w:t>
      </w:r>
      <w:r w:rsidR="004219A3" w:rsidRPr="00306E49">
        <w:rPr>
          <w:rFonts w:ascii="Times New Roman" w:hAnsi="Times New Roman" w:cs="Times New Roman"/>
          <w:szCs w:val="24"/>
        </w:rPr>
        <w:t>对整数进行恰当的分类</w:t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</w:p>
    <w:p w14:paraId="140BCBAC" w14:textId="77777777" w:rsidR="004219A3" w:rsidRPr="00306E49" w:rsidRDefault="004219A3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/>
          <w:b/>
          <w:sz w:val="24"/>
          <w:szCs w:val="24"/>
        </w:rPr>
        <w:t xml:space="preserve">2.1.1 </w:t>
      </w:r>
      <w:r w:rsidRPr="00306E49">
        <w:rPr>
          <w:rFonts w:ascii="Times New Roman" w:hAnsi="Times New Roman" w:cs="Times New Roman"/>
          <w:b/>
          <w:sz w:val="24"/>
          <w:szCs w:val="24"/>
        </w:rPr>
        <w:t>同余的概念</w:t>
      </w:r>
    </w:p>
    <w:p w14:paraId="23914EEB" w14:textId="1CE5B3D6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同余的概念常常出现于日常生活中</w:t>
      </w:r>
      <w:r w:rsidRPr="00306E49">
        <w:rPr>
          <w:rFonts w:ascii="Times New Roman" w:hAnsi="Times New Roman" w:cs="Times New Roman"/>
          <w:b/>
          <w:szCs w:val="24"/>
        </w:rPr>
        <w:t>.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例如，</w:t>
      </w:r>
      <w:r w:rsidR="007E0FE9">
        <w:rPr>
          <w:rFonts w:ascii="Times New Roman" w:hAnsi="Times New Roman" w:cs="Times New Roman" w:hint="eastAsia"/>
          <w:szCs w:val="24"/>
        </w:rPr>
        <w:t>每星期是模</w:t>
      </w:r>
      <w:r w:rsidR="007E0FE9">
        <w:rPr>
          <w:rFonts w:ascii="Times New Roman" w:hAnsi="Times New Roman" w:cs="Times New Roman" w:hint="eastAsia"/>
          <w:szCs w:val="24"/>
        </w:rPr>
        <w:t>7</w:t>
      </w:r>
      <w:r w:rsidR="007E0FE9">
        <w:rPr>
          <w:rFonts w:ascii="Times New Roman" w:hAnsi="Times New Roman" w:cs="Times New Roman" w:hint="eastAsia"/>
          <w:szCs w:val="24"/>
        </w:rPr>
        <w:t>（天），每天是模</w:t>
      </w:r>
      <w:r w:rsidR="007E0FE9">
        <w:rPr>
          <w:rFonts w:ascii="Times New Roman" w:hAnsi="Times New Roman" w:cs="Times New Roman" w:hint="eastAsia"/>
          <w:szCs w:val="24"/>
        </w:rPr>
        <w:t>24</w:t>
      </w:r>
      <w:r w:rsidR="007E0FE9">
        <w:rPr>
          <w:rFonts w:ascii="Times New Roman" w:hAnsi="Times New Roman" w:cs="Times New Roman" w:hint="eastAsia"/>
          <w:szCs w:val="24"/>
        </w:rPr>
        <w:t>（小时），每小时是模</w:t>
      </w:r>
      <w:r w:rsidR="007E0FE9">
        <w:rPr>
          <w:rFonts w:ascii="Times New Roman" w:hAnsi="Times New Roman" w:cs="Times New Roman" w:hint="eastAsia"/>
          <w:szCs w:val="24"/>
        </w:rPr>
        <w:t>60</w:t>
      </w:r>
      <w:r w:rsidR="007E0FE9">
        <w:rPr>
          <w:rFonts w:ascii="Times New Roman" w:hAnsi="Times New Roman" w:cs="Times New Roman" w:hint="eastAsia"/>
          <w:szCs w:val="24"/>
        </w:rPr>
        <w:t>（分钟），每分钟也是模</w:t>
      </w:r>
      <w:r w:rsidR="007E0FE9">
        <w:rPr>
          <w:rFonts w:ascii="Times New Roman" w:hAnsi="Times New Roman" w:cs="Times New Roman" w:hint="eastAsia"/>
          <w:szCs w:val="24"/>
        </w:rPr>
        <w:t>60</w:t>
      </w:r>
      <w:r w:rsidR="007E0FE9">
        <w:rPr>
          <w:rFonts w:ascii="Times New Roman" w:hAnsi="Times New Roman" w:cs="Times New Roman" w:hint="eastAsia"/>
          <w:szCs w:val="24"/>
        </w:rPr>
        <w:t>（秒）</w:t>
      </w:r>
      <w:r w:rsidR="007E0FE9">
        <w:rPr>
          <w:rFonts w:ascii="Times New Roman" w:hAnsi="Times New Roman" w:cs="Times New Roman" w:hint="eastAsia"/>
          <w:szCs w:val="24"/>
        </w:rPr>
        <w:t>.</w:t>
      </w:r>
    </w:p>
    <w:p w14:paraId="7E0915FC" w14:textId="3AE9B580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给定一个正整数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，两个整数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 xml:space="preserve">, 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叫做</w:t>
      </w:r>
      <w:r w:rsidRPr="00306E49">
        <w:rPr>
          <w:rFonts w:ascii="Times New Roman" w:hAnsi="Times New Roman" w:cs="Times New Roman"/>
          <w:b/>
          <w:szCs w:val="24"/>
        </w:rPr>
        <w:t>模</w:t>
      </w:r>
      <w:r w:rsidRPr="00306E49">
        <w:rPr>
          <w:rFonts w:ascii="Times New Roman" w:hAnsi="Times New Roman" w:cs="Times New Roman"/>
          <w:b/>
          <w:i/>
          <w:szCs w:val="24"/>
        </w:rPr>
        <w:t>m</w:t>
      </w:r>
      <w:r w:rsidRPr="00306E49">
        <w:rPr>
          <w:rFonts w:ascii="Times New Roman" w:hAnsi="Times New Roman" w:cs="Times New Roman"/>
          <w:b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>，如果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整除，或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Pr="00306E49">
        <w:rPr>
          <w:rFonts w:ascii="Times New Roman" w:hAnsi="Times New Roman" w:cs="Times New Roman"/>
          <w:szCs w:val="24"/>
        </w:rPr>
        <w:t>，记作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9D2F686" wp14:editId="66BFB6F9">
            <wp:extent cx="344805" cy="182880"/>
            <wp:effectExtent l="0" t="0" r="0" b="762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szCs w:val="24"/>
        </w:rPr>
        <w:t>；</w:t>
      </w:r>
    </w:p>
    <w:p w14:paraId="3D9D53D1" w14:textId="794EC4A1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否则，叫做</w:t>
      </w:r>
      <w:r w:rsidRPr="00306E49">
        <w:rPr>
          <w:rFonts w:ascii="Times New Roman" w:hAnsi="Times New Roman" w:cs="Times New Roman"/>
          <w:b/>
          <w:szCs w:val="24"/>
        </w:rPr>
        <w:t>模</w:t>
      </w:r>
      <w:r w:rsidRPr="00306E49">
        <w:rPr>
          <w:rFonts w:ascii="Times New Roman" w:hAnsi="Times New Roman" w:cs="Times New Roman"/>
          <w:b/>
          <w:i/>
          <w:szCs w:val="24"/>
        </w:rPr>
        <w:t>m</w:t>
      </w:r>
      <w:proofErr w:type="gramStart"/>
      <w:r w:rsidRPr="00306E49">
        <w:rPr>
          <w:rFonts w:ascii="Times New Roman" w:hAnsi="Times New Roman" w:cs="Times New Roman"/>
          <w:b/>
          <w:szCs w:val="24"/>
        </w:rPr>
        <w:t>不</w:t>
      </w:r>
      <w:proofErr w:type="gramEnd"/>
      <w:r w:rsidRPr="00306E49">
        <w:rPr>
          <w:rFonts w:ascii="Times New Roman" w:hAnsi="Times New Roman" w:cs="Times New Roman"/>
          <w:b/>
          <w:szCs w:val="24"/>
        </w:rPr>
        <w:t>同余</w:t>
      </w:r>
      <w:r w:rsidRPr="00306E49">
        <w:rPr>
          <w:rFonts w:ascii="Times New Roman" w:hAnsi="Times New Roman" w:cs="Times New Roman"/>
          <w:b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记作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D48184A" wp14:editId="7F87016E">
            <wp:extent cx="344805" cy="189865"/>
            <wp:effectExtent l="0" t="0" r="0" b="635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b/>
          <w:szCs w:val="24"/>
        </w:rPr>
        <w:t>.</w:t>
      </w:r>
    </w:p>
    <w:p w14:paraId="7AE3CC34" w14:textId="451EB701" w:rsidR="004219A3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注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是一个正整数，在同余性质的讨论中为一个固定整数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65F8DDC" w14:textId="77777777" w:rsidR="00E52073" w:rsidRPr="00306E49" w:rsidRDefault="00E5207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</w:p>
    <w:p w14:paraId="62AAFE55" w14:textId="00CBD1EB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="00394ABE" w:rsidRPr="00306E49">
        <w:rPr>
          <w:rFonts w:ascii="Times New Roman" w:hAnsi="Times New Roman" w:cs="Times New Roman"/>
          <w:szCs w:val="24"/>
        </w:rPr>
        <w:t>例如</w:t>
      </w:r>
      <w:r w:rsidR="00394ABE" w:rsidRPr="00306E49">
        <w:rPr>
          <w:rFonts w:ascii="Times New Roman" w:hAnsi="Times New Roman" w:cs="Times New Roman"/>
          <w:szCs w:val="24"/>
        </w:rPr>
        <w:t xml:space="preserve">:  (1)  </w:t>
      </w:r>
      <w:r w:rsidR="004673D9">
        <w:rPr>
          <w:rFonts w:ascii="Times New Roman" w:hAnsi="Times New Roman" w:cs="Times New Roman" w:hint="eastAsia"/>
          <w:szCs w:val="24"/>
        </w:rPr>
        <w:t>100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1D8D621" wp14:editId="571F172B">
            <wp:extent cx="126365" cy="126365"/>
            <wp:effectExtent l="0" t="0" r="6985" b="6985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3D9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szCs w:val="24"/>
        </w:rPr>
        <w:t>7|</w:t>
      </w:r>
      <w:r w:rsidR="004673D9">
        <w:rPr>
          <w:rFonts w:ascii="Times New Roman" w:hAnsi="Times New Roman" w:cs="Times New Roman" w:hint="eastAsia"/>
          <w:szCs w:val="24"/>
        </w:rPr>
        <w:t>100</w:t>
      </w:r>
      <w:r w:rsidRPr="00306E49">
        <w:rPr>
          <w:rFonts w:ascii="Times New Roman" w:hAnsi="Times New Roman" w:cs="Times New Roman"/>
          <w:szCs w:val="24"/>
        </w:rPr>
        <w:t>-</w:t>
      </w:r>
      <w:r w:rsidR="004673D9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</w:t>
      </w:r>
    </w:p>
    <w:p w14:paraId="54EBE123" w14:textId="17345C30" w:rsidR="004219A3" w:rsidRPr="00306E49" w:rsidRDefault="00394ABE" w:rsidP="00F37E21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(2)  </w:t>
      </w:r>
      <w:r w:rsidR="004673D9">
        <w:rPr>
          <w:rFonts w:ascii="Times New Roman" w:hAnsi="Times New Roman" w:cs="Times New Roman" w:hint="eastAsia"/>
          <w:szCs w:val="24"/>
        </w:rPr>
        <w:t>1000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69B8496" wp14:editId="2E7A0638">
            <wp:extent cx="126365" cy="126365"/>
            <wp:effectExtent l="0" t="0" r="6985" b="6985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3D9">
        <w:rPr>
          <w:rFonts w:ascii="Times New Roman" w:hAnsi="Times New Roman" w:cs="Times New Roman" w:hint="eastAsia"/>
          <w:szCs w:val="24"/>
        </w:rPr>
        <w:t>-1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）和</w:t>
      </w:r>
      <w:r w:rsidR="004673D9">
        <w:rPr>
          <w:rFonts w:ascii="Times New Roman" w:hAnsi="Times New Roman" w:cs="Times New Roman" w:hint="eastAsia"/>
          <w:szCs w:val="24"/>
        </w:rPr>
        <w:t>10000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73A24BE" wp14:editId="75239791">
            <wp:extent cx="126365" cy="126365"/>
            <wp:effectExtent l="0" t="0" r="6985" b="6985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3D9">
        <w:rPr>
          <w:rFonts w:ascii="Times New Roman" w:hAnsi="Times New Roman" w:cs="Times New Roman" w:hint="eastAsia"/>
          <w:szCs w:val="24"/>
        </w:rPr>
        <w:t>4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b/>
          <w:szCs w:val="24"/>
        </w:rPr>
        <w:t>.</w:t>
      </w:r>
    </w:p>
    <w:p w14:paraId="7828E8E2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14C32BB1" w14:textId="77777777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b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如何判断两个整数</w:t>
      </w:r>
      <w:r w:rsidRPr="00306E49">
        <w:rPr>
          <w:rFonts w:ascii="Times New Roman" w:hAnsi="Times New Roman" w:cs="Times New Roman"/>
          <w:b/>
          <w:i/>
          <w:szCs w:val="24"/>
        </w:rPr>
        <w:t>a</w:t>
      </w:r>
      <w:r w:rsidRPr="00306E49">
        <w:rPr>
          <w:rFonts w:ascii="Times New Roman" w:hAnsi="Times New Roman" w:cs="Times New Roman"/>
          <w:b/>
          <w:szCs w:val="24"/>
        </w:rPr>
        <w:t>，</w:t>
      </w:r>
      <w:r w:rsidRPr="00306E49">
        <w:rPr>
          <w:rFonts w:ascii="Times New Roman" w:hAnsi="Times New Roman" w:cs="Times New Roman"/>
          <w:b/>
          <w:i/>
          <w:szCs w:val="24"/>
        </w:rPr>
        <w:t>b</w:t>
      </w:r>
      <w:r w:rsidRPr="00306E49">
        <w:rPr>
          <w:rFonts w:ascii="Times New Roman" w:hAnsi="Times New Roman" w:cs="Times New Roman"/>
          <w:b/>
          <w:szCs w:val="24"/>
        </w:rPr>
        <w:t>模</w:t>
      </w:r>
      <w:r w:rsidRPr="00306E49">
        <w:rPr>
          <w:rFonts w:ascii="Times New Roman" w:hAnsi="Times New Roman" w:cs="Times New Roman"/>
          <w:b/>
          <w:i/>
          <w:szCs w:val="24"/>
        </w:rPr>
        <w:t>m</w:t>
      </w:r>
      <w:r w:rsidRPr="00306E49">
        <w:rPr>
          <w:rFonts w:ascii="Times New Roman" w:hAnsi="Times New Roman" w:cs="Times New Roman"/>
          <w:b/>
          <w:szCs w:val="24"/>
        </w:rPr>
        <w:t>同余呢？</w:t>
      </w:r>
    </w:p>
    <w:p w14:paraId="1E6FD6D5" w14:textId="4EC15B11" w:rsidR="004219A3" w:rsidRPr="00306E49" w:rsidRDefault="00394ABE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可以</w:t>
      </w:r>
      <w:r w:rsidR="004219A3" w:rsidRPr="00306E49">
        <w:rPr>
          <w:rFonts w:ascii="Times New Roman" w:hAnsi="Times New Roman" w:cs="Times New Roman"/>
          <w:szCs w:val="24"/>
        </w:rPr>
        <w:t>直接运用同余的定义，即计算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-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proofErr w:type="gramStart"/>
      <w:r w:rsidR="004219A3" w:rsidRPr="00306E49">
        <w:rPr>
          <w:rFonts w:ascii="Times New Roman" w:hAnsi="Times New Roman" w:cs="Times New Roman"/>
          <w:szCs w:val="24"/>
        </w:rPr>
        <w:t>被模</w:t>
      </w:r>
      <w:proofErr w:type="gramEnd"/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除的余数</w:t>
      </w:r>
      <w:r w:rsidRPr="00306E49">
        <w:rPr>
          <w:rFonts w:ascii="Times New Roman" w:hAnsi="Times New Roman" w:cs="Times New Roman"/>
          <w:szCs w:val="24"/>
        </w:rPr>
        <w:t>，</w:t>
      </w:r>
      <w:r w:rsidR="00370F2E" w:rsidRPr="00306E49">
        <w:rPr>
          <w:rFonts w:ascii="Times New Roman" w:hAnsi="Times New Roman" w:cs="Times New Roman"/>
          <w:szCs w:val="24"/>
        </w:rPr>
        <w:t>此时</w:t>
      </w:r>
      <w:r w:rsidRPr="00306E49">
        <w:rPr>
          <w:rFonts w:ascii="Times New Roman" w:hAnsi="Times New Roman" w:cs="Times New Roman"/>
          <w:szCs w:val="24"/>
        </w:rPr>
        <w:t>需要使用</w:t>
      </w:r>
      <w:r w:rsidR="004673D9">
        <w:rPr>
          <w:rFonts w:ascii="Times New Roman" w:hAnsi="Times New Roman" w:cs="Times New Roman"/>
          <w:szCs w:val="24"/>
        </w:rPr>
        <w:t>欧几里德</w:t>
      </w:r>
      <w:r w:rsidRPr="00306E49">
        <w:rPr>
          <w:rFonts w:ascii="Times New Roman" w:hAnsi="Times New Roman" w:cs="Times New Roman"/>
          <w:szCs w:val="24"/>
        </w:rPr>
        <w:t>除法。此外，</w:t>
      </w:r>
      <w:r w:rsidR="004219A3" w:rsidRPr="00306E49">
        <w:rPr>
          <w:rFonts w:ascii="Times New Roman" w:hAnsi="Times New Roman" w:cs="Times New Roman"/>
          <w:szCs w:val="24"/>
        </w:rPr>
        <w:t>我们</w:t>
      </w:r>
      <w:r w:rsidR="00370F2E" w:rsidRPr="00306E49">
        <w:rPr>
          <w:rFonts w:ascii="Times New Roman" w:hAnsi="Times New Roman" w:cs="Times New Roman"/>
          <w:szCs w:val="24"/>
        </w:rPr>
        <w:t>再</w:t>
      </w:r>
      <w:r w:rsidR="004219A3" w:rsidRPr="00306E49">
        <w:rPr>
          <w:rFonts w:ascii="Times New Roman" w:hAnsi="Times New Roman" w:cs="Times New Roman"/>
          <w:szCs w:val="24"/>
        </w:rPr>
        <w:t>引进一些等价的判别法，</w:t>
      </w:r>
      <w:r w:rsidR="00370F2E" w:rsidRPr="00306E49">
        <w:rPr>
          <w:rFonts w:ascii="Times New Roman" w:hAnsi="Times New Roman" w:cs="Times New Roman"/>
          <w:szCs w:val="24"/>
        </w:rPr>
        <w:t>用来</w:t>
      </w:r>
      <w:r w:rsidR="004219A3" w:rsidRPr="00306E49">
        <w:rPr>
          <w:rFonts w:ascii="Times New Roman" w:hAnsi="Times New Roman" w:cs="Times New Roman"/>
          <w:szCs w:val="24"/>
        </w:rPr>
        <w:t>判断两个整数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是否同余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382B3F9C" w14:textId="6ACF7127" w:rsidR="004219A3" w:rsidRPr="00093A59" w:rsidRDefault="004219A3" w:rsidP="00BB35CE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370F2E" w:rsidRPr="00306E49">
        <w:rPr>
          <w:rFonts w:ascii="Times New Roman" w:hAnsi="Times New Roman" w:cs="Times New Roman"/>
          <w:b/>
          <w:szCs w:val="24"/>
        </w:rPr>
        <w:t xml:space="preserve">2.1.1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是两个整数，则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="00E52073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CA053FB" wp14:editId="1063EF2C">
            <wp:extent cx="344805" cy="182880"/>
            <wp:effectExtent l="0" t="0" r="0" b="762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）的充要条件是存在一个整数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proofErr w:type="spellEnd"/>
      <w:r w:rsidR="00093A59">
        <w:rPr>
          <w:rFonts w:ascii="Times New Roman" w:hAnsi="Times New Roman" w:cs="Times New Roman" w:hint="eastAsia"/>
          <w:iCs/>
          <w:szCs w:val="24"/>
        </w:rPr>
        <w:t>.</w:t>
      </w:r>
    </w:p>
    <w:p w14:paraId="5F9C64ED" w14:textId="7898AE2A" w:rsidR="004219A3" w:rsidRPr="00661E1E" w:rsidRDefault="004219A3" w:rsidP="00E52073">
      <w:pPr>
        <w:snapToGrid w:val="0"/>
        <w:spacing w:beforeLines="50" w:before="156" w:line="360" w:lineRule="auto"/>
        <w:ind w:firstLineChars="300" w:firstLine="63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如果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DC29E8D" wp14:editId="585EB5C2">
            <wp:extent cx="344805" cy="182880"/>
            <wp:effectExtent l="0" t="0" r="0" b="762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），则根据同余的定义，我们有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="00661E1E">
        <w:rPr>
          <w:rFonts w:ascii="Times New Roman" w:hAnsi="Times New Roman" w:cs="Times New Roman" w:hint="eastAsia"/>
          <w:iCs/>
          <w:szCs w:val="24"/>
        </w:rPr>
        <w:t>.</w:t>
      </w:r>
    </w:p>
    <w:p w14:paraId="4E430972" w14:textId="0219D49D" w:rsidR="004219A3" w:rsidRPr="00297BA1" w:rsidRDefault="004219A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根据整</w:t>
      </w:r>
      <w:r w:rsidR="00370F2E" w:rsidRPr="00306E49">
        <w:rPr>
          <w:rFonts w:ascii="Times New Roman" w:hAnsi="Times New Roman" w:cs="Times New Roman"/>
          <w:szCs w:val="24"/>
        </w:rPr>
        <w:t>除</w:t>
      </w:r>
      <w:r w:rsidRPr="00306E49">
        <w:rPr>
          <w:rFonts w:ascii="Times New Roman" w:hAnsi="Times New Roman" w:cs="Times New Roman"/>
          <w:szCs w:val="24"/>
        </w:rPr>
        <w:t>的定义，存在一个整数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故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proofErr w:type="spellEnd"/>
      <w:r w:rsidR="00297BA1">
        <w:rPr>
          <w:rFonts w:ascii="Times New Roman" w:hAnsi="Times New Roman" w:cs="Times New Roman" w:hint="eastAsia"/>
          <w:iCs/>
          <w:szCs w:val="24"/>
        </w:rPr>
        <w:t>.</w:t>
      </w:r>
    </w:p>
    <w:p w14:paraId="0BDA48C2" w14:textId="11695F65" w:rsidR="004219A3" w:rsidRPr="00297BA1" w:rsidRDefault="004219A3" w:rsidP="00E52073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反过来，如果存在一个整数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proofErr w:type="spellEnd"/>
      <w:r w:rsidRPr="00306E49">
        <w:rPr>
          <w:rFonts w:ascii="Times New Roman" w:hAnsi="Times New Roman" w:cs="Times New Roman"/>
          <w:szCs w:val="24"/>
        </w:rPr>
        <w:t>，则有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="00297BA1">
        <w:rPr>
          <w:rFonts w:ascii="Times New Roman" w:hAnsi="Times New Roman" w:cs="Times New Roman" w:hint="eastAsia"/>
          <w:i/>
          <w:szCs w:val="24"/>
        </w:rPr>
        <w:t>.</w:t>
      </w:r>
    </w:p>
    <w:p w14:paraId="591E0736" w14:textId="28FC86C1" w:rsidR="004219A3" w:rsidRPr="00297BA1" w:rsidRDefault="004219A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根据整</w:t>
      </w:r>
      <w:r w:rsidR="00370F2E" w:rsidRPr="00306E49">
        <w:rPr>
          <w:rFonts w:ascii="Times New Roman" w:hAnsi="Times New Roman" w:cs="Times New Roman"/>
          <w:szCs w:val="24"/>
        </w:rPr>
        <w:t>除</w:t>
      </w:r>
      <w:r w:rsidRPr="00306E49">
        <w:rPr>
          <w:rFonts w:ascii="Times New Roman" w:hAnsi="Times New Roman" w:cs="Times New Roman"/>
          <w:szCs w:val="24"/>
        </w:rPr>
        <w:t>定义，我们有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="00297BA1">
        <w:rPr>
          <w:rFonts w:ascii="Times New Roman" w:hAnsi="Times New Roman" w:cs="Times New Roman" w:hint="eastAsia"/>
          <w:i/>
          <w:szCs w:val="24"/>
        </w:rPr>
        <w:t>.</w:t>
      </w:r>
    </w:p>
    <w:p w14:paraId="6980AEB6" w14:textId="5DE51DA9" w:rsidR="004219A3" w:rsidRDefault="004219A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再根据同余的定义</w:t>
      </w:r>
      <w:r w:rsidR="00370F2E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，我们得到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4E493CF2" wp14:editId="03CA119B">
            <wp:extent cx="344805" cy="182880"/>
            <wp:effectExtent l="0" t="0" r="0" b="762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297BA1">
        <w:rPr>
          <w:rFonts w:ascii="Times New Roman" w:hAnsi="Times New Roman" w:cs="Times New Roman" w:hint="eastAsia"/>
          <w:szCs w:val="24"/>
        </w:rPr>
        <w:t>.</w:t>
      </w:r>
    </w:p>
    <w:p w14:paraId="0A7FCFF5" w14:textId="77777777" w:rsidR="00E52073" w:rsidRPr="00E52073" w:rsidRDefault="00E5207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</w:p>
    <w:p w14:paraId="16506481" w14:textId="122F5859" w:rsidR="004219A3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</w:t>
      </w:r>
      <w:r w:rsidR="00370F2E" w:rsidRPr="00306E49">
        <w:rPr>
          <w:rFonts w:ascii="Times New Roman" w:hAnsi="Times New Roman" w:cs="Times New Roman"/>
          <w:b/>
          <w:szCs w:val="24"/>
        </w:rPr>
        <w:t>.1.2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我们有</w:t>
      </w:r>
      <w:r w:rsidR="009B1946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AB3F2D1" wp14:editId="367EF6C7">
            <wp:extent cx="126365" cy="126365"/>
            <wp:effectExtent l="0" t="0" r="6985" b="6985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946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），因为</w:t>
      </w:r>
      <w:r w:rsidR="009B1946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=</w:t>
      </w:r>
      <w:r w:rsidR="009B1946">
        <w:rPr>
          <w:rFonts w:ascii="Times New Roman" w:hAnsi="Times New Roman" w:cs="Times New Roman" w:hint="eastAsia"/>
          <w:szCs w:val="24"/>
        </w:rPr>
        <w:t>289</w:t>
      </w:r>
      <w:r w:rsidRPr="00306E49">
        <w:rPr>
          <w:rFonts w:ascii="Times New Roman" w:hAnsi="Times New Roman" w:cs="Times New Roman"/>
          <w:szCs w:val="24"/>
        </w:rPr>
        <w:t>·7+</w:t>
      </w:r>
      <w:r w:rsidR="009B1946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5B96D964" w14:textId="77777777" w:rsidR="00E52073" w:rsidRPr="00306E49" w:rsidRDefault="00E5207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5E454F77" w14:textId="0E58826C" w:rsidR="004219A3" w:rsidRPr="00306E49" w:rsidRDefault="004219A3" w:rsidP="00B417C4">
      <w:pPr>
        <w:snapToGrid w:val="0"/>
        <w:spacing w:line="360" w:lineRule="auto"/>
        <w:rPr>
          <w:rFonts w:ascii="Times New Roman" w:hAnsi="Times New Roman" w:cs="Times New Roman"/>
          <w:szCs w:val="24"/>
        </w:rPr>
        <w:pPrChange w:id="9" w:author="1030824397@qq.com" w:date="2024-10-25T00:13:00Z">
          <w:pPr>
            <w:snapToGrid w:val="0"/>
            <w:spacing w:line="360" w:lineRule="auto"/>
            <w:ind w:firstLineChars="200" w:firstLine="420"/>
          </w:pPr>
        </w:pPrChange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370F2E" w:rsidRPr="00306E49">
        <w:rPr>
          <w:rFonts w:ascii="Times New Roman" w:hAnsi="Times New Roman" w:cs="Times New Roman"/>
          <w:b/>
          <w:szCs w:val="24"/>
        </w:rPr>
        <w:t>2.1.2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同余的充分必要条件是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除的余数相同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406770D" w14:textId="3D5CF7B1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</w:t>
      </w:r>
      <w:del w:id="10" w:author="1030824397@qq.com" w:date="2024-10-25T00:13:00Z">
        <w:r w:rsidRPr="00306E49" w:rsidDel="00B417C4">
          <w:rPr>
            <w:rFonts w:ascii="Times New Roman" w:hAnsi="Times New Roman" w:cs="Times New Roman"/>
            <w:szCs w:val="24"/>
          </w:rPr>
          <w:delText xml:space="preserve">  </w:delText>
        </w:r>
        <w:r w:rsidR="00E47FF7" w:rsidRPr="00306E49" w:rsidDel="00B417C4">
          <w:rPr>
            <w:rFonts w:ascii="Times New Roman" w:hAnsi="Times New Roman" w:cs="Times New Roman"/>
            <w:szCs w:val="24"/>
          </w:rPr>
          <w:delText xml:space="preserve"> </w:delText>
        </w:r>
        <w:r w:rsidRPr="00306E49" w:rsidDel="00B417C4">
          <w:rPr>
            <w:rFonts w:ascii="Times New Roman" w:hAnsi="Times New Roman" w:cs="Times New Roman"/>
            <w:szCs w:val="24"/>
          </w:rPr>
          <w:delText xml:space="preserve"> </w:delText>
        </w:r>
      </w:del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根据</w:t>
      </w:r>
      <w:r w:rsidR="004673D9">
        <w:rPr>
          <w:rFonts w:ascii="Times New Roman" w:hAnsi="Times New Roman" w:cs="Times New Roman"/>
          <w:szCs w:val="24"/>
        </w:rPr>
        <w:t>欧几里德</w:t>
      </w:r>
      <w:r w:rsidRPr="00306E49">
        <w:rPr>
          <w:rFonts w:ascii="Times New Roman" w:hAnsi="Times New Roman" w:cs="Times New Roman"/>
          <w:szCs w:val="24"/>
        </w:rPr>
        <w:t>除法，分别存在整数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ˊ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</w:t>
      </w:r>
      <w:r w:rsidRPr="00306E49">
        <w:rPr>
          <w:rFonts w:ascii="Times New Roman" w:hAnsi="Times New Roman" w:cs="Times New Roman"/>
          <w:szCs w:val="24"/>
        </w:rPr>
        <w:t>使得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</w:p>
    <w:p w14:paraId="2711FA00" w14:textId="5C5922CC" w:rsidR="004219A3" w:rsidRPr="00EC54BB" w:rsidRDefault="004219A3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qm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r</w:t>
      </w:r>
      <w:proofErr w:type="spellEnd"/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    0≤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﹤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EC54BB">
        <w:rPr>
          <w:rFonts w:ascii="Times New Roman" w:hAnsi="Times New Roman" w:cs="Times New Roman" w:hint="eastAsia"/>
          <w:iCs/>
          <w:szCs w:val="24"/>
        </w:rPr>
        <w:t>.</w:t>
      </w:r>
    </w:p>
    <w:p w14:paraId="77B0A864" w14:textId="235BFB7F" w:rsidR="004219A3" w:rsidRPr="00EC54BB" w:rsidRDefault="00370F2E" w:rsidP="00F37E21">
      <w:pPr>
        <w:snapToGrid w:val="0"/>
        <w:spacing w:line="360" w:lineRule="auto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i/>
          <w:szCs w:val="24"/>
        </w:rPr>
        <w:lastRenderedPageBreak/>
        <w:t xml:space="preserve"> </w:t>
      </w:r>
      <w:r w:rsidR="00AC5F22">
        <w:rPr>
          <w:rFonts w:ascii="Times New Roman" w:hAnsi="Times New Roman" w:cs="Times New Roman"/>
          <w:i/>
          <w:szCs w:val="24"/>
        </w:rPr>
        <w:t xml:space="preserve">                    </w:t>
      </w:r>
      <w:r w:rsidRPr="00306E49">
        <w:rPr>
          <w:rFonts w:ascii="Times New Roman" w:hAnsi="Times New Roman" w:cs="Times New Roman"/>
          <w:i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="004219A3" w:rsidRPr="00306E49">
        <w:rPr>
          <w:rFonts w:ascii="Times New Roman" w:hAnsi="Times New Roman" w:cs="Times New Roman"/>
          <w:i/>
          <w:szCs w:val="24"/>
        </w:rPr>
        <w:t>q</w:t>
      </w:r>
      <w:r w:rsidR="004219A3" w:rsidRPr="00306E49">
        <w:rPr>
          <w:rFonts w:ascii="Times New Roman" w:hAnsi="Times New Roman" w:cs="Times New Roman"/>
          <w:szCs w:val="24"/>
        </w:rPr>
        <w:t>ˊ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proofErr w:type="spellEnd"/>
      <w:r w:rsidR="004219A3" w:rsidRPr="00306E49">
        <w:rPr>
          <w:rFonts w:ascii="Times New Roman" w:hAnsi="Times New Roman" w:cs="Times New Roman"/>
          <w:szCs w:val="24"/>
        </w:rPr>
        <w:t xml:space="preserve">+ </w:t>
      </w:r>
      <w:r w:rsidR="004219A3" w:rsidRPr="00306E49">
        <w:rPr>
          <w:rFonts w:ascii="Times New Roman" w:hAnsi="Times New Roman" w:cs="Times New Roman"/>
          <w:i/>
          <w:szCs w:val="24"/>
        </w:rPr>
        <w:t>r</w:t>
      </w:r>
      <w:r w:rsidR="004219A3" w:rsidRPr="00306E49">
        <w:rPr>
          <w:rFonts w:ascii="Times New Roman" w:hAnsi="Times New Roman" w:cs="Times New Roman"/>
          <w:szCs w:val="24"/>
        </w:rPr>
        <w:t>ˊ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 xml:space="preserve">      0≤</w:t>
      </w:r>
      <w:r w:rsidR="004219A3" w:rsidRPr="00306E49">
        <w:rPr>
          <w:rFonts w:ascii="Times New Roman" w:hAnsi="Times New Roman" w:cs="Times New Roman"/>
          <w:i/>
          <w:szCs w:val="24"/>
        </w:rPr>
        <w:t>r</w:t>
      </w:r>
      <w:r w:rsidR="004219A3" w:rsidRPr="00306E49">
        <w:rPr>
          <w:rFonts w:ascii="Times New Roman" w:hAnsi="Times New Roman" w:cs="Times New Roman"/>
          <w:szCs w:val="24"/>
        </w:rPr>
        <w:t>ˊ</w:t>
      </w:r>
      <w:r w:rsidR="004219A3" w:rsidRPr="00306E49">
        <w:rPr>
          <w:rFonts w:ascii="Times New Roman" w:hAnsi="Times New Roman" w:cs="Times New Roman"/>
          <w:szCs w:val="24"/>
        </w:rPr>
        <w:t>﹤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EC54BB">
        <w:rPr>
          <w:rFonts w:ascii="Times New Roman" w:hAnsi="Times New Roman" w:cs="Times New Roman" w:hint="eastAsia"/>
          <w:iCs/>
          <w:szCs w:val="24"/>
        </w:rPr>
        <w:t>.</w:t>
      </w:r>
    </w:p>
    <w:p w14:paraId="562B2CB6" w14:textId="41656ACA" w:rsidR="004219A3" w:rsidRPr="00306E49" w:rsidRDefault="004219A3" w:rsidP="00AC5F22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两式相减，得到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a -b</w:t>
      </w:r>
      <w:r w:rsidRPr="00306E49">
        <w:rPr>
          <w:rFonts w:ascii="Times New Roman" w:hAnsi="Times New Roman" w:cs="Times New Roman"/>
          <w:szCs w:val="24"/>
        </w:rPr>
        <w:t>=(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ˊ)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+ (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ˊ)</w:t>
      </w:r>
      <w:r w:rsidR="00EC54BB">
        <w:rPr>
          <w:rFonts w:ascii="Times New Roman" w:hAnsi="Times New Roman" w:cs="Times New Roman" w:hint="eastAsia"/>
          <w:szCs w:val="24"/>
        </w:rPr>
        <w:t>.</w:t>
      </w:r>
    </w:p>
    <w:p w14:paraId="4A2D6740" w14:textId="3D634921" w:rsidR="004219A3" w:rsidRPr="00EC54BB" w:rsidRDefault="004219A3" w:rsidP="00AC5F22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iCs/>
          <w:szCs w:val="24"/>
          <w:lang w:val="pt-BR"/>
        </w:rPr>
      </w:pPr>
      <w:r w:rsidRPr="00306E49">
        <w:rPr>
          <w:rFonts w:ascii="Times New Roman" w:hAnsi="Times New Roman" w:cs="Times New Roman"/>
          <w:szCs w:val="24"/>
        </w:rPr>
        <w:t>或者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  <w:lang w:val="pt-BR"/>
        </w:rPr>
        <w:t>(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- 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>ˊ)=</w:t>
      </w:r>
      <w:r w:rsidRPr="00306E49">
        <w:rPr>
          <w:rFonts w:ascii="Times New Roman" w:hAnsi="Times New Roman" w:cs="Times New Roman"/>
          <w:i/>
          <w:szCs w:val="24"/>
          <w:lang w:val="pt-BR"/>
        </w:rPr>
        <w:t>a</w:t>
      </w:r>
      <w:r w:rsidRPr="00306E49">
        <w:rPr>
          <w:rFonts w:ascii="Times New Roman" w:hAnsi="Times New Roman" w:cs="Times New Roman"/>
          <w:szCs w:val="24"/>
          <w:lang w:val="pt-BR"/>
        </w:rPr>
        <w:t>-</w:t>
      </w:r>
      <w:r w:rsidRPr="00306E49">
        <w:rPr>
          <w:rFonts w:ascii="Times New Roman" w:hAnsi="Times New Roman" w:cs="Times New Roman"/>
          <w:i/>
          <w:szCs w:val="24"/>
          <w:lang w:val="pt-BR"/>
        </w:rPr>
        <w:t>b</w:t>
      </w:r>
      <w:r w:rsidRPr="00306E49">
        <w:rPr>
          <w:rFonts w:ascii="Times New Roman" w:hAnsi="Times New Roman" w:cs="Times New Roman"/>
          <w:szCs w:val="24"/>
          <w:lang w:val="pt-BR"/>
        </w:rPr>
        <w:t>-(</w:t>
      </w:r>
      <w:r w:rsidRPr="00306E49">
        <w:rPr>
          <w:rFonts w:ascii="Times New Roman" w:hAnsi="Times New Roman" w:cs="Times New Roman"/>
          <w:i/>
          <w:szCs w:val="24"/>
          <w:lang w:val="pt-BR"/>
        </w:rPr>
        <w:t>q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- </w:t>
      </w:r>
      <w:r w:rsidRPr="00306E49">
        <w:rPr>
          <w:rFonts w:ascii="Times New Roman" w:hAnsi="Times New Roman" w:cs="Times New Roman"/>
          <w:i/>
          <w:szCs w:val="24"/>
          <w:lang w:val="pt-BR"/>
        </w:rPr>
        <w:t>q</w:t>
      </w:r>
      <w:r w:rsidRPr="00306E49">
        <w:rPr>
          <w:rFonts w:ascii="Times New Roman" w:hAnsi="Times New Roman" w:cs="Times New Roman"/>
          <w:szCs w:val="24"/>
          <w:lang w:val="pt-BR"/>
        </w:rPr>
        <w:t>ˊ)</w:t>
      </w:r>
      <w:r w:rsidRPr="00306E49">
        <w:rPr>
          <w:rFonts w:ascii="Times New Roman" w:hAnsi="Times New Roman" w:cs="Times New Roman"/>
          <w:i/>
          <w:szCs w:val="24"/>
          <w:lang w:val="pt-BR"/>
        </w:rPr>
        <w:t>m</w:t>
      </w:r>
      <w:r w:rsidR="00EC54BB">
        <w:rPr>
          <w:rFonts w:ascii="Times New Roman" w:hAnsi="Times New Roman" w:cs="Times New Roman" w:hint="eastAsia"/>
          <w:iCs/>
          <w:szCs w:val="24"/>
          <w:lang w:val="pt-BR"/>
        </w:rPr>
        <w:t>.</w:t>
      </w:r>
    </w:p>
    <w:p w14:paraId="4ADEE95A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  <w:lang w:val="pt-BR"/>
        </w:rPr>
      </w:pPr>
      <w:r w:rsidRPr="00306E49">
        <w:rPr>
          <w:rFonts w:ascii="Times New Roman" w:hAnsi="Times New Roman" w:cs="Times New Roman"/>
          <w:szCs w:val="24"/>
          <w:lang w:val="pt-BR"/>
        </w:rPr>
        <w:t>因此，</w:t>
      </w:r>
      <w:r w:rsidRPr="00306E49">
        <w:rPr>
          <w:rFonts w:ascii="Times New Roman" w:hAnsi="Times New Roman" w:cs="Times New Roman"/>
          <w:i/>
          <w:szCs w:val="24"/>
          <w:lang w:val="pt-BR"/>
        </w:rPr>
        <w:t>m</w:t>
      </w:r>
      <w:r w:rsidRPr="00306E49">
        <w:rPr>
          <w:rFonts w:ascii="Times New Roman" w:hAnsi="Times New Roman" w:cs="Times New Roman"/>
          <w:szCs w:val="24"/>
          <w:lang w:val="pt-BR"/>
        </w:rPr>
        <w:t>|</w:t>
      </w:r>
      <w:r w:rsidRPr="00306E49">
        <w:rPr>
          <w:rFonts w:ascii="Times New Roman" w:hAnsi="Times New Roman" w:cs="Times New Roman"/>
          <w:i/>
          <w:szCs w:val="24"/>
          <w:lang w:val="pt-BR"/>
        </w:rPr>
        <w:t>a</w:t>
      </w:r>
      <w:r w:rsidRPr="00306E49">
        <w:rPr>
          <w:rFonts w:ascii="Times New Roman" w:hAnsi="Times New Roman" w:cs="Times New Roman"/>
          <w:szCs w:val="24"/>
          <w:lang w:val="pt-BR"/>
        </w:rPr>
        <w:t>-</w:t>
      </w:r>
      <w:r w:rsidRPr="00306E49">
        <w:rPr>
          <w:rFonts w:ascii="Times New Roman" w:hAnsi="Times New Roman" w:cs="Times New Roman"/>
          <w:i/>
          <w:szCs w:val="24"/>
          <w:lang w:val="pt-BR"/>
        </w:rPr>
        <w:t>b</w:t>
      </w:r>
      <w:r w:rsidRPr="00306E49">
        <w:rPr>
          <w:rFonts w:ascii="Times New Roman" w:hAnsi="Times New Roman" w:cs="Times New Roman"/>
          <w:szCs w:val="24"/>
          <w:lang w:val="pt-BR"/>
        </w:rPr>
        <w:t>的充分必要条件是</w:t>
      </w:r>
      <w:r w:rsidRPr="00306E49">
        <w:rPr>
          <w:rFonts w:ascii="Times New Roman" w:hAnsi="Times New Roman" w:cs="Times New Roman"/>
          <w:i/>
          <w:szCs w:val="24"/>
          <w:lang w:val="pt-BR"/>
        </w:rPr>
        <w:t>m</w:t>
      </w:r>
      <w:r w:rsidRPr="00306E49">
        <w:rPr>
          <w:rFonts w:ascii="Times New Roman" w:hAnsi="Times New Roman" w:cs="Times New Roman"/>
          <w:szCs w:val="24"/>
          <w:lang w:val="pt-BR"/>
        </w:rPr>
        <w:t>|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- 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ˊ. </w:t>
      </w:r>
    </w:p>
    <w:p w14:paraId="64AAF922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  <w:lang w:val="pt-BR"/>
        </w:rPr>
        <w:t>但因为</w:t>
      </w:r>
      <w:r w:rsidRPr="00306E49">
        <w:rPr>
          <w:rFonts w:ascii="Times New Roman" w:hAnsi="Times New Roman" w:cs="Times New Roman"/>
          <w:szCs w:val="24"/>
          <w:lang w:val="pt-BR"/>
        </w:rPr>
        <w:t>0</w:t>
      </w:r>
      <w:r w:rsidRPr="00306E49">
        <w:rPr>
          <w:rFonts w:ascii="Times New Roman" w:hAnsi="Times New Roman" w:cs="Times New Roman"/>
          <w:szCs w:val="24"/>
        </w:rPr>
        <w:t>≤|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ˊ|</w:t>
      </w:r>
      <w:r w:rsidRPr="00306E49">
        <w:rPr>
          <w:rFonts w:ascii="Times New Roman" w:hAnsi="Times New Roman" w:cs="Times New Roman"/>
          <w:szCs w:val="24"/>
        </w:rPr>
        <w:t>﹤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，且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r</w:t>
      </w:r>
      <w:proofErr w:type="spellEnd"/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ˊ=0</w:t>
      </w:r>
      <w:r w:rsidRPr="00306E49">
        <w:rPr>
          <w:rFonts w:ascii="Times New Roman" w:hAnsi="Times New Roman" w:cs="Times New Roman"/>
          <w:szCs w:val="24"/>
        </w:rPr>
        <w:t>，</w:t>
      </w:r>
    </w:p>
    <w:p w14:paraId="2B31F3F1" w14:textId="6B7FF429" w:rsidR="004219A3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ˊ=0. </w:t>
      </w:r>
    </w:p>
    <w:p w14:paraId="61FC15CC" w14:textId="77777777" w:rsidR="00AC5F22" w:rsidRPr="00306E49" w:rsidRDefault="00AC5F22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</w:p>
    <w:p w14:paraId="53B511D4" w14:textId="2B695611" w:rsidR="004219A3" w:rsidRPr="00306E49" w:rsidRDefault="001C33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2.1.3 </w:t>
      </w:r>
      <w:r w:rsidR="004219A3" w:rsidRPr="00306E49">
        <w:rPr>
          <w:rFonts w:ascii="Times New Roman" w:hAnsi="Times New Roman" w:cs="Times New Roman"/>
          <w:szCs w:val="24"/>
        </w:rPr>
        <w:t>有</w:t>
      </w:r>
      <w:r w:rsidR="00E4464A">
        <w:rPr>
          <w:rFonts w:ascii="Times New Roman" w:hAnsi="Times New Roman" w:cs="Times New Roman" w:hint="eastAsia"/>
          <w:szCs w:val="24"/>
        </w:rPr>
        <w:t>2024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572846F" wp14:editId="0872BC19">
            <wp:extent cx="126365" cy="126365"/>
            <wp:effectExtent l="0" t="0" r="6985" b="6985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64A">
        <w:rPr>
          <w:rFonts w:ascii="Times New Roman" w:hAnsi="Times New Roman" w:cs="Times New Roman" w:hint="eastAsia"/>
          <w:szCs w:val="24"/>
        </w:rPr>
        <w:t>148</w:t>
      </w:r>
      <w:r w:rsidR="00E4464A" w:rsidRPr="00306E49">
        <w:rPr>
          <w:rFonts w:ascii="Times New Roman" w:hAnsi="Times New Roman" w:cs="Times New Roman"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），因为</w:t>
      </w:r>
      <w:r w:rsidR="00E4464A">
        <w:rPr>
          <w:rFonts w:ascii="Times New Roman" w:hAnsi="Times New Roman" w:cs="Times New Roman" w:hint="eastAsia"/>
          <w:szCs w:val="24"/>
        </w:rPr>
        <w:t>2024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54F8C7C" wp14:editId="348F614A">
            <wp:extent cx="126365" cy="126365"/>
            <wp:effectExtent l="0" t="0" r="6985" b="6985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64A">
        <w:rPr>
          <w:rFonts w:ascii="Times New Roman" w:hAnsi="Times New Roman" w:cs="Times New Roman" w:hint="eastAsia"/>
          <w:szCs w:val="24"/>
        </w:rPr>
        <w:t>289</w:t>
      </w:r>
      <w:r w:rsidR="004219A3" w:rsidRPr="00306E49">
        <w:rPr>
          <w:rFonts w:ascii="Times New Roman" w:hAnsi="Times New Roman" w:cs="Times New Roman"/>
          <w:szCs w:val="24"/>
        </w:rPr>
        <w:t>·7+</w:t>
      </w:r>
      <w:r w:rsidR="00E4464A">
        <w:rPr>
          <w:rFonts w:ascii="Times New Roman" w:hAnsi="Times New Roman" w:cs="Times New Roman" w:hint="eastAsia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E4464A">
        <w:rPr>
          <w:rFonts w:ascii="Times New Roman" w:hAnsi="Times New Roman" w:cs="Times New Roman" w:hint="eastAsia"/>
          <w:szCs w:val="24"/>
        </w:rPr>
        <w:t>148</w:t>
      </w:r>
      <w:r w:rsidR="004219A3" w:rsidRPr="00306E49">
        <w:rPr>
          <w:rFonts w:ascii="Times New Roman" w:hAnsi="Times New Roman" w:cs="Times New Roman"/>
          <w:szCs w:val="24"/>
        </w:rPr>
        <w:t>5=</w:t>
      </w:r>
      <w:r w:rsidR="00E4464A">
        <w:rPr>
          <w:rFonts w:ascii="Times New Roman" w:hAnsi="Times New Roman" w:cs="Times New Roman" w:hint="eastAsia"/>
          <w:szCs w:val="24"/>
        </w:rPr>
        <w:t>212</w:t>
      </w:r>
      <w:r w:rsidR="004219A3" w:rsidRPr="00306E49">
        <w:rPr>
          <w:rFonts w:ascii="Times New Roman" w:hAnsi="Times New Roman" w:cs="Times New Roman"/>
          <w:szCs w:val="24"/>
        </w:rPr>
        <w:t>·7+</w:t>
      </w:r>
      <w:r w:rsidR="00E4464A">
        <w:rPr>
          <w:rFonts w:ascii="Times New Roman" w:hAnsi="Times New Roman" w:cs="Times New Roman" w:hint="eastAsia"/>
          <w:szCs w:val="24"/>
        </w:rPr>
        <w:t>1</w:t>
      </w:r>
      <w:r w:rsidR="00EC54BB">
        <w:rPr>
          <w:rFonts w:ascii="Times New Roman" w:hAnsi="Times New Roman" w:cs="Times New Roman" w:hint="eastAsia"/>
          <w:szCs w:val="24"/>
        </w:rPr>
        <w:t>.</w:t>
      </w:r>
    </w:p>
    <w:p w14:paraId="19953599" w14:textId="76307CAB" w:rsidR="001C33A3" w:rsidRPr="00306E49" w:rsidRDefault="001C33A3" w:rsidP="00F37E21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2.1.4 </w:t>
      </w:r>
      <w:r w:rsidRPr="00306E49">
        <w:rPr>
          <w:rFonts w:ascii="Times New Roman" w:hAnsi="Times New Roman" w:cs="Times New Roman"/>
          <w:szCs w:val="21"/>
        </w:rPr>
        <w:t>单表密码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0C35E608" w14:textId="77777777" w:rsidR="001C33A3" w:rsidRPr="00306E49" w:rsidRDefault="001C33A3" w:rsidP="00F37E21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首先建立英文字母和模数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的剩余之间的对应关系，如表</w:t>
      </w:r>
      <w:r w:rsidRPr="00306E49">
        <w:rPr>
          <w:rFonts w:ascii="Times New Roman" w:hAnsi="Times New Roman" w:cs="Times New Roman"/>
          <w:szCs w:val="21"/>
        </w:rPr>
        <w:t>2-1</w:t>
      </w:r>
      <w:r w:rsidRPr="00306E49">
        <w:rPr>
          <w:rFonts w:ascii="Times New Roman" w:hAnsi="Times New Roman" w:cs="Times New Roman"/>
          <w:szCs w:val="21"/>
        </w:rPr>
        <w:t>所示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0AC68445" w14:textId="77777777" w:rsidR="001C33A3" w:rsidRPr="00306E49" w:rsidRDefault="001C33A3" w:rsidP="00BB35CE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306E49">
        <w:rPr>
          <w:rFonts w:ascii="Times New Roman" w:hAnsi="Times New Roman" w:cs="Times New Roman"/>
          <w:b/>
          <w:sz w:val="18"/>
          <w:szCs w:val="18"/>
        </w:rPr>
        <w:t>表</w:t>
      </w:r>
      <w:r w:rsidRPr="00306E49">
        <w:rPr>
          <w:rFonts w:ascii="Times New Roman" w:hAnsi="Times New Roman" w:cs="Times New Roman"/>
          <w:b/>
          <w:sz w:val="18"/>
          <w:szCs w:val="18"/>
        </w:rPr>
        <w:t xml:space="preserve">2-1 </w:t>
      </w:r>
      <w:r w:rsidRPr="00306E49">
        <w:rPr>
          <w:rFonts w:ascii="Times New Roman" w:hAnsi="Times New Roman" w:cs="Times New Roman"/>
          <w:b/>
          <w:sz w:val="18"/>
          <w:szCs w:val="18"/>
        </w:rPr>
        <w:t>英文字母和模数</w:t>
      </w:r>
      <w:r w:rsidRPr="00306E49">
        <w:rPr>
          <w:rFonts w:ascii="Times New Roman" w:hAnsi="Times New Roman" w:cs="Times New Roman"/>
          <w:b/>
          <w:sz w:val="18"/>
          <w:szCs w:val="18"/>
        </w:rPr>
        <w:t>26</w:t>
      </w:r>
      <w:r w:rsidRPr="00306E49">
        <w:rPr>
          <w:rFonts w:ascii="Times New Roman" w:hAnsi="Times New Roman" w:cs="Times New Roman"/>
          <w:b/>
          <w:sz w:val="18"/>
          <w:szCs w:val="18"/>
        </w:rPr>
        <w:t>的剩余之间的对应关系</w:t>
      </w:r>
    </w:p>
    <w:tbl>
      <w:tblPr>
        <w:tblW w:w="871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252"/>
        <w:gridCol w:w="326"/>
        <w:gridCol w:w="334"/>
        <w:gridCol w:w="318"/>
        <w:gridCol w:w="310"/>
        <w:gridCol w:w="334"/>
        <w:gridCol w:w="334"/>
        <w:gridCol w:w="302"/>
        <w:gridCol w:w="303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 w:rsidR="001C33A3" w:rsidRPr="00306E49" w14:paraId="6A19366D" w14:textId="77777777" w:rsidTr="000D5BEF">
        <w:trPr>
          <w:trHeight w:val="287"/>
          <w:jc w:val="center"/>
        </w:trPr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D09D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FF8A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B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F27C9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C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A1FACE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D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1F7DC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E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2976C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F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BE02A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G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78F5EB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H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7F211E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I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2679B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J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17C754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K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46D2A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L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0C5B8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M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1F7A52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N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A46B7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O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A84C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P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838428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Q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71B42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R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19B3F4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S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198BD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T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171FD6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U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2D0EF6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V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A3D26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W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CA9301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X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7656F2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Y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F243A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Z</w:t>
            </w:r>
          </w:p>
        </w:tc>
      </w:tr>
      <w:tr w:rsidR="001C33A3" w:rsidRPr="00306E49" w14:paraId="26ED5827" w14:textId="77777777" w:rsidTr="000D5BEF">
        <w:trPr>
          <w:trHeight w:val="287"/>
          <w:jc w:val="center"/>
        </w:trPr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9E39D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ADED1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CF974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AA7ACF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36335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4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5CDE4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C8612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6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3C55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7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F6B94F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8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2FB43C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9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2245E7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E07C2B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0861DF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12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9FA99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13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38D56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14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5F8CF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15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AF8A37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16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56398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17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E97F7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18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C5531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19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ED2BE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9A3AB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C8A8C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22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004D22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23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9C060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24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9F9A4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25</w:t>
            </w:r>
          </w:p>
        </w:tc>
      </w:tr>
    </w:tbl>
    <w:p w14:paraId="7A5B8DE8" w14:textId="77777777" w:rsidR="001C33A3" w:rsidRPr="00306E49" w:rsidRDefault="001C33A3" w:rsidP="00F37E21">
      <w:pPr>
        <w:numPr>
          <w:ilvl w:val="0"/>
          <w:numId w:val="21"/>
        </w:numPr>
        <w:snapToGrid w:val="0"/>
        <w:spacing w:beforeLines="100" w:before="312" w:line="360" w:lineRule="auto"/>
        <w:ind w:left="738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移位密码：将每个字母对应的数字后移若干位作为密文字母对应的数字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如</w:t>
      </w:r>
      <w:proofErr w:type="gramStart"/>
      <w:r w:rsidRPr="00306E49">
        <w:rPr>
          <w:rFonts w:ascii="Times New Roman" w:hAnsi="Times New Roman" w:cs="Times New Roman"/>
          <w:szCs w:val="21"/>
        </w:rPr>
        <w:t>凯</w:t>
      </w:r>
      <w:proofErr w:type="gramEnd"/>
      <w:r w:rsidRPr="00306E49">
        <w:rPr>
          <w:rFonts w:ascii="Times New Roman" w:hAnsi="Times New Roman" w:cs="Times New Roman"/>
          <w:szCs w:val="21"/>
        </w:rPr>
        <w:t>撒（</w:t>
      </w:r>
      <w:r w:rsidRPr="00306E49">
        <w:rPr>
          <w:rFonts w:ascii="Times New Roman" w:hAnsi="Times New Roman" w:cs="Times New Roman"/>
          <w:szCs w:val="21"/>
        </w:rPr>
        <w:t>Caesar</w:t>
      </w:r>
      <w:r w:rsidRPr="00306E49">
        <w:rPr>
          <w:rFonts w:ascii="Times New Roman" w:hAnsi="Times New Roman" w:cs="Times New Roman"/>
          <w:szCs w:val="21"/>
        </w:rPr>
        <w:t>）密码，将每个字母后移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位，</w:t>
      </w:r>
    </w:p>
    <w:p w14:paraId="255FF0E6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如：</w:t>
      </w:r>
      <w:proofErr w:type="spellStart"/>
      <w:r w:rsidRPr="00306E49">
        <w:rPr>
          <w:rFonts w:ascii="Times New Roman" w:hAnsi="Times New Roman" w:cs="Times New Roman"/>
          <w:szCs w:val="21"/>
        </w:rPr>
        <w:t>thiscryptosystemisnotsecure</w:t>
      </w:r>
      <w:proofErr w:type="spellEnd"/>
      <w:r w:rsidRPr="00306E49">
        <w:rPr>
          <w:rFonts w:ascii="Times New Roman" w:hAnsi="Times New Roman" w:cs="Times New Roman"/>
          <w:szCs w:val="21"/>
        </w:rPr>
        <w:t>加密后为</w:t>
      </w:r>
      <w:proofErr w:type="spellStart"/>
      <w:r w:rsidRPr="00306E49">
        <w:rPr>
          <w:rFonts w:ascii="Times New Roman" w:hAnsi="Times New Roman" w:cs="Times New Roman"/>
          <w:szCs w:val="21"/>
        </w:rPr>
        <w:t>wklvfubswrvbvwhplvqrwvhfxuh</w:t>
      </w:r>
      <w:proofErr w:type="spellEnd"/>
      <w:r w:rsidRPr="00306E49">
        <w:rPr>
          <w:rFonts w:ascii="Times New Roman" w:hAnsi="Times New Roman" w:cs="Times New Roman"/>
          <w:szCs w:val="21"/>
        </w:rPr>
        <w:t>，</w:t>
      </w:r>
    </w:p>
    <w:p w14:paraId="6CA96585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这相当于把每个字母对应的数字加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后取模数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，再将所有的余数</w:t>
      </w:r>
      <w:proofErr w:type="gramStart"/>
      <w:r w:rsidRPr="00306E49">
        <w:rPr>
          <w:rFonts w:ascii="Times New Roman" w:hAnsi="Times New Roman" w:cs="Times New Roman"/>
          <w:szCs w:val="21"/>
        </w:rPr>
        <w:t>对应回</w:t>
      </w:r>
      <w:proofErr w:type="gramEnd"/>
      <w:r w:rsidRPr="00306E49">
        <w:rPr>
          <w:rFonts w:ascii="Times New Roman" w:hAnsi="Times New Roman" w:cs="Times New Roman"/>
          <w:szCs w:val="21"/>
        </w:rPr>
        <w:t>字母，即把</w:t>
      </w:r>
      <w:proofErr w:type="spellStart"/>
      <w:r w:rsidRPr="00306E49">
        <w:rPr>
          <w:rFonts w:ascii="Times New Roman" w:hAnsi="Times New Roman" w:cs="Times New Roman"/>
          <w:szCs w:val="21"/>
        </w:rPr>
        <w:t>thiscryptosystemisnotsecure</w:t>
      </w:r>
      <w:proofErr w:type="spellEnd"/>
      <w:r w:rsidRPr="00306E49">
        <w:rPr>
          <w:rFonts w:ascii="Times New Roman" w:hAnsi="Times New Roman" w:cs="Times New Roman"/>
          <w:szCs w:val="21"/>
        </w:rPr>
        <w:t>对应的数字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分别加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后取模数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，所得的余数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16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，在</w:t>
      </w:r>
      <w:proofErr w:type="gramStart"/>
      <w:r w:rsidRPr="00306E49">
        <w:rPr>
          <w:rFonts w:ascii="Times New Roman" w:hAnsi="Times New Roman" w:cs="Times New Roman"/>
          <w:szCs w:val="21"/>
        </w:rPr>
        <w:t>对应回</w:t>
      </w:r>
      <w:proofErr w:type="gramEnd"/>
      <w:r w:rsidRPr="00306E49">
        <w:rPr>
          <w:rFonts w:ascii="Times New Roman" w:hAnsi="Times New Roman" w:cs="Times New Roman"/>
          <w:szCs w:val="21"/>
        </w:rPr>
        <w:t>字母</w:t>
      </w:r>
      <w:proofErr w:type="spellStart"/>
      <w:r w:rsidRPr="00306E49">
        <w:rPr>
          <w:rFonts w:ascii="Times New Roman" w:hAnsi="Times New Roman" w:cs="Times New Roman"/>
          <w:szCs w:val="21"/>
        </w:rPr>
        <w:t>wklvfubswrvbvwhplvqrwvhfxuh</w:t>
      </w:r>
      <w:proofErr w:type="spellEnd"/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39A88179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用公式表达为</w:t>
      </w:r>
      <w:r w:rsidRPr="00306E49">
        <w:rPr>
          <w:rFonts w:ascii="Times New Roman" w:hAnsi="Times New Roman" w:cs="Times New Roman"/>
          <w:noProof/>
          <w:position w:val="-14"/>
          <w:szCs w:val="21"/>
        </w:rPr>
        <w:drawing>
          <wp:inline distT="0" distB="0" distL="0" distR="0" wp14:anchorId="7B288B5A" wp14:editId="5D76F47A">
            <wp:extent cx="1230630" cy="260350"/>
            <wp:effectExtent l="0" t="0" r="7620" b="635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，其中</w:t>
      </w:r>
      <w:r w:rsidRPr="00306E49">
        <w:rPr>
          <w:rFonts w:ascii="Times New Roman" w:hAnsi="Times New Roman" w:cs="Times New Roman"/>
          <w:szCs w:val="21"/>
        </w:rPr>
        <w:t>P</w:t>
      </w:r>
      <w:r w:rsidRPr="00306E49">
        <w:rPr>
          <w:rFonts w:ascii="Times New Roman" w:hAnsi="Times New Roman" w:cs="Times New Roman"/>
          <w:szCs w:val="21"/>
        </w:rPr>
        <w:t>为明文字母对应的数字，</w:t>
      </w:r>
      <w:r w:rsidRPr="00306E49">
        <w:rPr>
          <w:rFonts w:ascii="Times New Roman" w:hAnsi="Times New Roman" w:cs="Times New Roman"/>
          <w:szCs w:val="21"/>
        </w:rPr>
        <w:t>E</w:t>
      </w:r>
      <w:r w:rsidRPr="00306E49">
        <w:rPr>
          <w:rFonts w:ascii="Times New Roman" w:hAnsi="Times New Roman" w:cs="Times New Roman"/>
          <w:szCs w:val="21"/>
        </w:rPr>
        <w:t>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显然解密时使用公式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78DE508" wp14:editId="59982F48">
            <wp:extent cx="1188720" cy="19685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，即每个密文字母前移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位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107BD700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这种密码极易破译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仅统计标出最高频度字母，再与明文字母表字母对应决定出移位量，就可以得到正确解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1BBA73AC" w14:textId="77777777" w:rsidR="001C33A3" w:rsidRPr="00306E49" w:rsidRDefault="001C33A3" w:rsidP="00F37E21">
      <w:pPr>
        <w:numPr>
          <w:ilvl w:val="0"/>
          <w:numId w:val="21"/>
        </w:numPr>
        <w:snapToGrid w:val="0"/>
        <w:spacing w:line="360" w:lineRule="auto"/>
        <w:ind w:left="0"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仿射密码：将每个字母对应的数字乘以</w:t>
      </w:r>
      <w:r w:rsidRPr="00306E49">
        <w:rPr>
          <w:rFonts w:ascii="Times New Roman" w:hAnsi="Times New Roman" w:cs="Times New Roman"/>
          <w:i/>
          <w:szCs w:val="21"/>
        </w:rPr>
        <w:t>k</w:t>
      </w:r>
      <w:r w:rsidRPr="00306E49">
        <w:rPr>
          <w:rFonts w:ascii="Times New Roman" w:hAnsi="Times New Roman" w:cs="Times New Roman"/>
          <w:szCs w:val="21"/>
        </w:rPr>
        <w:t>后再加</w:t>
      </w:r>
      <w:r w:rsidRPr="00306E49">
        <w:rPr>
          <w:rFonts w:ascii="Times New Roman" w:hAnsi="Times New Roman" w:cs="Times New Roman"/>
          <w:i/>
          <w:szCs w:val="21"/>
        </w:rPr>
        <w:t>b</w:t>
      </w:r>
      <w:r w:rsidRPr="00306E49">
        <w:rPr>
          <w:rFonts w:ascii="Times New Roman" w:hAnsi="Times New Roman" w:cs="Times New Roman"/>
          <w:szCs w:val="21"/>
        </w:rPr>
        <w:t>作为密文字母对应的数字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5AF452CB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当</w:t>
      </w:r>
      <w:r w:rsidRPr="00306E49">
        <w:rPr>
          <w:rFonts w:ascii="Times New Roman" w:hAnsi="Times New Roman" w:cs="Times New Roman"/>
          <w:i/>
          <w:szCs w:val="21"/>
        </w:rPr>
        <w:t>k</w:t>
      </w:r>
      <w:r w:rsidRPr="00306E49">
        <w:rPr>
          <w:rFonts w:ascii="Times New Roman" w:hAnsi="Times New Roman" w:cs="Times New Roman"/>
          <w:szCs w:val="21"/>
        </w:rPr>
        <w:t>=7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b=6</w:t>
      </w:r>
      <w:r w:rsidRPr="00306E49">
        <w:rPr>
          <w:rFonts w:ascii="Times New Roman" w:hAnsi="Times New Roman" w:cs="Times New Roman"/>
          <w:szCs w:val="21"/>
        </w:rPr>
        <w:t>时，如</w:t>
      </w:r>
      <w:proofErr w:type="spellStart"/>
      <w:r w:rsidRPr="00306E49">
        <w:rPr>
          <w:rFonts w:ascii="Times New Roman" w:hAnsi="Times New Roman" w:cs="Times New Roman"/>
          <w:szCs w:val="21"/>
        </w:rPr>
        <w:t>thiscryptosystemisnotsecure</w:t>
      </w:r>
      <w:proofErr w:type="spellEnd"/>
      <w:r w:rsidRPr="00306E49">
        <w:rPr>
          <w:rFonts w:ascii="Times New Roman" w:hAnsi="Times New Roman" w:cs="Times New Roman"/>
          <w:szCs w:val="21"/>
        </w:rPr>
        <w:t>，加密后为</w:t>
      </w:r>
      <w:proofErr w:type="spellStart"/>
      <w:r w:rsidRPr="00306E49">
        <w:rPr>
          <w:rFonts w:ascii="Times New Roman" w:hAnsi="Times New Roman" w:cs="Times New Roman"/>
          <w:szCs w:val="21"/>
        </w:rPr>
        <w:t>jdkcuvshjacscjimkctajciuqvi</w:t>
      </w:r>
      <w:proofErr w:type="spellEnd"/>
      <w:r w:rsidRPr="00306E49">
        <w:rPr>
          <w:rFonts w:ascii="Times New Roman" w:hAnsi="Times New Roman" w:cs="Times New Roman"/>
          <w:szCs w:val="21"/>
        </w:rPr>
        <w:t>,</w:t>
      </w:r>
    </w:p>
    <w:p w14:paraId="6A191042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这相当于把字母把每个字母对应的数字乘以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后加</w:t>
      </w:r>
      <w:r w:rsidRPr="00306E49">
        <w:rPr>
          <w:rFonts w:ascii="Times New Roman" w:hAnsi="Times New Roman" w:cs="Times New Roman"/>
          <w:szCs w:val="21"/>
        </w:rPr>
        <w:t>6</w:t>
      </w:r>
      <w:r w:rsidRPr="00306E49">
        <w:rPr>
          <w:rFonts w:ascii="Times New Roman" w:hAnsi="Times New Roman" w:cs="Times New Roman"/>
          <w:szCs w:val="21"/>
        </w:rPr>
        <w:t>并取模数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，再将所得的余数</w:t>
      </w:r>
      <w:proofErr w:type="gramStart"/>
      <w:r w:rsidRPr="00306E49">
        <w:rPr>
          <w:rFonts w:ascii="Times New Roman" w:hAnsi="Times New Roman" w:cs="Times New Roman"/>
          <w:szCs w:val="21"/>
        </w:rPr>
        <w:t>对应回</w:t>
      </w:r>
      <w:proofErr w:type="gramEnd"/>
      <w:r w:rsidRPr="00306E49">
        <w:rPr>
          <w:rFonts w:ascii="Times New Roman" w:hAnsi="Times New Roman" w:cs="Times New Roman"/>
          <w:szCs w:val="21"/>
        </w:rPr>
        <w:t>字母，即把</w:t>
      </w:r>
      <w:proofErr w:type="spellStart"/>
      <w:r w:rsidRPr="00306E49">
        <w:rPr>
          <w:rFonts w:ascii="Times New Roman" w:hAnsi="Times New Roman" w:cs="Times New Roman"/>
          <w:szCs w:val="21"/>
        </w:rPr>
        <w:t>thiscryptosystemisnotsecure</w:t>
      </w:r>
      <w:proofErr w:type="spellEnd"/>
      <w:r w:rsidRPr="00306E49">
        <w:rPr>
          <w:rFonts w:ascii="Times New Roman" w:hAnsi="Times New Roman" w:cs="Times New Roman"/>
          <w:szCs w:val="21"/>
        </w:rPr>
        <w:t>对应的数字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分别乘以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后加</w:t>
      </w:r>
      <w:r w:rsidRPr="00306E49">
        <w:rPr>
          <w:rFonts w:ascii="Times New Roman" w:hAnsi="Times New Roman" w:cs="Times New Roman"/>
          <w:szCs w:val="21"/>
        </w:rPr>
        <w:t>6</w:t>
      </w:r>
      <w:r w:rsidRPr="00306E49">
        <w:rPr>
          <w:rFonts w:ascii="Times New Roman" w:hAnsi="Times New Roman" w:cs="Times New Roman"/>
          <w:szCs w:val="21"/>
        </w:rPr>
        <w:t>并取模数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，所得的余数</w:t>
      </w:r>
      <w:r w:rsidRPr="00306E49">
        <w:rPr>
          <w:rFonts w:ascii="Times New Roman" w:hAnsi="Times New Roman" w:cs="Times New Roman"/>
          <w:szCs w:val="21"/>
        </w:rPr>
        <w:t>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92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16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，再</w:t>
      </w:r>
      <w:proofErr w:type="gramStart"/>
      <w:r w:rsidRPr="00306E49">
        <w:rPr>
          <w:rFonts w:ascii="Times New Roman" w:hAnsi="Times New Roman" w:cs="Times New Roman"/>
          <w:szCs w:val="21"/>
        </w:rPr>
        <w:t>对应回</w:t>
      </w:r>
      <w:proofErr w:type="gramEnd"/>
      <w:r w:rsidRPr="00306E49">
        <w:rPr>
          <w:rFonts w:ascii="Times New Roman" w:hAnsi="Times New Roman" w:cs="Times New Roman"/>
          <w:szCs w:val="21"/>
        </w:rPr>
        <w:t>字母</w:t>
      </w:r>
      <w:proofErr w:type="spellStart"/>
      <w:r w:rsidRPr="00306E49">
        <w:rPr>
          <w:rFonts w:ascii="Times New Roman" w:hAnsi="Times New Roman" w:cs="Times New Roman"/>
          <w:szCs w:val="21"/>
        </w:rPr>
        <w:t>jdkcuvshjacscjimkctajciuqvi</w:t>
      </w:r>
      <w:proofErr w:type="spellEnd"/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用公式表达为</w:t>
      </w:r>
      <w:r w:rsidRPr="00306E49">
        <w:rPr>
          <w:rFonts w:ascii="Times New Roman" w:hAnsi="Times New Roman" w:cs="Times New Roman"/>
          <w:noProof/>
          <w:position w:val="-14"/>
          <w:szCs w:val="21"/>
        </w:rPr>
        <w:lastRenderedPageBreak/>
        <w:drawing>
          <wp:inline distT="0" distB="0" distL="0" distR="0" wp14:anchorId="3E5AD305" wp14:editId="3D5E35F1">
            <wp:extent cx="1322070" cy="260350"/>
            <wp:effectExtent l="0" t="0" r="0" b="635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，其中</w:t>
      </w:r>
      <w:r w:rsidRPr="00306E49">
        <w:rPr>
          <w:rFonts w:ascii="Times New Roman" w:hAnsi="Times New Roman" w:cs="Times New Roman"/>
          <w:szCs w:val="21"/>
        </w:rPr>
        <w:t>P</w:t>
      </w:r>
      <w:r w:rsidRPr="00306E49">
        <w:rPr>
          <w:rFonts w:ascii="Times New Roman" w:hAnsi="Times New Roman" w:cs="Times New Roman"/>
          <w:szCs w:val="21"/>
        </w:rPr>
        <w:t>为明文字母对应的数字，</w:t>
      </w:r>
      <w:r w:rsidRPr="00306E49">
        <w:rPr>
          <w:rFonts w:ascii="Times New Roman" w:hAnsi="Times New Roman" w:cs="Times New Roman"/>
          <w:szCs w:val="21"/>
        </w:rPr>
        <w:t>E</w:t>
      </w:r>
      <w:r w:rsidRPr="00306E49">
        <w:rPr>
          <w:rFonts w:ascii="Times New Roman" w:hAnsi="Times New Roman" w:cs="Times New Roman"/>
          <w:szCs w:val="21"/>
        </w:rPr>
        <w:t>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显然，由于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noProof/>
          <w:position w:val="-4"/>
          <w:szCs w:val="21"/>
        </w:rPr>
        <w:drawing>
          <wp:inline distT="0" distB="0" distL="0" distR="0" wp14:anchorId="62483132" wp14:editId="0694326B">
            <wp:extent cx="112395" cy="126365"/>
            <wp:effectExtent l="0" t="0" r="1905" b="698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noProof/>
          <w:position w:val="-4"/>
          <w:szCs w:val="21"/>
        </w:rPr>
        <w:drawing>
          <wp:inline distT="0" distB="0" distL="0" distR="0" wp14:anchorId="7E5EF1E2" wp14:editId="1B726217">
            <wp:extent cx="126365" cy="126365"/>
            <wp:effectExtent l="0" t="0" r="6985" b="698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1(mod 26)</w:t>
      </w:r>
      <w:r w:rsidRPr="00306E49">
        <w:rPr>
          <w:rFonts w:ascii="Times New Roman" w:hAnsi="Times New Roman" w:cs="Times New Roman"/>
          <w:szCs w:val="21"/>
        </w:rPr>
        <w:t>，解密时使用公式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E29D0EB" wp14:editId="75408290">
            <wp:extent cx="1385570" cy="196850"/>
            <wp:effectExtent l="0" t="0" r="508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5E919E00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这种密码虽然要复杂些，但多虑几个密文字母统计表与明文字母表的匹配关系也不难解出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20E1F211" w14:textId="006CD0A0" w:rsidR="00370F2E" w:rsidRPr="00306E49" w:rsidRDefault="001C33A3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/>
          <w:b/>
          <w:sz w:val="24"/>
          <w:szCs w:val="24"/>
        </w:rPr>
        <w:t xml:space="preserve">2.1.2 </w:t>
      </w:r>
      <w:r w:rsidRPr="00306E49">
        <w:rPr>
          <w:rFonts w:ascii="Times New Roman" w:hAnsi="Times New Roman" w:cs="Times New Roman"/>
          <w:b/>
          <w:sz w:val="24"/>
          <w:szCs w:val="24"/>
        </w:rPr>
        <w:t>同余的</w:t>
      </w:r>
      <w:r w:rsidR="004D6802">
        <w:rPr>
          <w:rFonts w:ascii="Times New Roman" w:hAnsi="Times New Roman" w:cs="Times New Roman" w:hint="eastAsia"/>
          <w:b/>
          <w:sz w:val="24"/>
          <w:szCs w:val="24"/>
        </w:rPr>
        <w:t>基本</w:t>
      </w:r>
      <w:r w:rsidRPr="00306E49">
        <w:rPr>
          <w:rFonts w:ascii="Times New Roman" w:hAnsi="Times New Roman" w:cs="Times New Roman"/>
          <w:b/>
          <w:sz w:val="24"/>
          <w:szCs w:val="24"/>
        </w:rPr>
        <w:t>性质</w:t>
      </w:r>
    </w:p>
    <w:p w14:paraId="1609F7EE" w14:textId="24D7F11C" w:rsidR="00370F2E" w:rsidRPr="00306E49" w:rsidRDefault="00370F2E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模同余</w:t>
      </w:r>
      <w:r w:rsidR="001C33A3" w:rsidRPr="00306E49">
        <w:rPr>
          <w:rFonts w:ascii="Times New Roman" w:hAnsi="Times New Roman" w:cs="Times New Roman"/>
          <w:szCs w:val="24"/>
        </w:rPr>
        <w:t>具有</w:t>
      </w:r>
      <w:r w:rsidRPr="00306E49">
        <w:rPr>
          <w:rFonts w:ascii="Times New Roman" w:hAnsi="Times New Roman" w:cs="Times New Roman"/>
          <w:szCs w:val="24"/>
        </w:rPr>
        <w:t>等价关系的性质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779338A" w14:textId="1138708E" w:rsidR="00370F2E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="00370F2E" w:rsidRPr="00306E49">
        <w:rPr>
          <w:rFonts w:ascii="Times New Roman" w:hAnsi="Times New Roman" w:cs="Times New Roman"/>
          <w:szCs w:val="24"/>
        </w:rPr>
        <w:t xml:space="preserve"> </w:t>
      </w:r>
      <w:r w:rsidR="00370F2E" w:rsidRPr="00306E49">
        <w:rPr>
          <w:rFonts w:ascii="Times New Roman" w:hAnsi="Times New Roman" w:cs="Times New Roman"/>
          <w:szCs w:val="24"/>
        </w:rPr>
        <w:t>模</w:t>
      </w:r>
      <w:r w:rsidR="00370F2E" w:rsidRPr="00306E49">
        <w:rPr>
          <w:rFonts w:ascii="Times New Roman" w:hAnsi="Times New Roman" w:cs="Times New Roman"/>
          <w:i/>
          <w:szCs w:val="24"/>
        </w:rPr>
        <w:t>m</w:t>
      </w:r>
      <w:r w:rsidR="00370F2E" w:rsidRPr="00306E49">
        <w:rPr>
          <w:rFonts w:ascii="Times New Roman" w:hAnsi="Times New Roman" w:cs="Times New Roman"/>
          <w:szCs w:val="24"/>
        </w:rPr>
        <w:t>同余是等价关系，即</w:t>
      </w:r>
    </w:p>
    <w:p w14:paraId="1FBAF2F3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ⅰ</w:t>
      </w:r>
      <w:r w:rsidRPr="00306E49">
        <w:rPr>
          <w:rFonts w:ascii="Times New Roman" w:hAnsi="Times New Roman" w:cs="Times New Roman"/>
          <w:szCs w:val="24"/>
        </w:rPr>
        <w:t>）（自反性）对任</w:t>
      </w:r>
      <w:proofErr w:type="gramStart"/>
      <w:r w:rsidRPr="00306E49">
        <w:rPr>
          <w:rFonts w:ascii="Times New Roman" w:hAnsi="Times New Roman" w:cs="Times New Roman"/>
          <w:szCs w:val="24"/>
        </w:rPr>
        <w:t>一</w:t>
      </w:r>
      <w:proofErr w:type="gramEnd"/>
      <w:r w:rsidRPr="00306E49">
        <w:rPr>
          <w:rFonts w:ascii="Times New Roman" w:hAnsi="Times New Roman" w:cs="Times New Roman"/>
          <w:szCs w:val="24"/>
        </w:rPr>
        <w:t>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0C23A4E" wp14:editId="36436D58">
            <wp:extent cx="344805" cy="140970"/>
            <wp:effectExtent l="0" t="0" r="0" b="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）；</w:t>
      </w:r>
    </w:p>
    <w:p w14:paraId="6207287F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ⅱ</w:t>
      </w:r>
      <w:r w:rsidRPr="00306E49">
        <w:rPr>
          <w:rFonts w:ascii="Times New Roman" w:hAnsi="Times New Roman" w:cs="Times New Roman"/>
          <w:szCs w:val="24"/>
        </w:rPr>
        <w:t>）（对称性）若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3C6ACD9" wp14:editId="07E1EB02">
            <wp:extent cx="344805" cy="182880"/>
            <wp:effectExtent l="0" t="0" r="0" b="762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1016DF8" wp14:editId="2EE46616">
            <wp:extent cx="344805" cy="182880"/>
            <wp:effectExtent l="0" t="0" r="0" b="762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）；</w:t>
      </w:r>
    </w:p>
    <w:p w14:paraId="47A97045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ⅲ</w:t>
      </w:r>
      <w:r w:rsidRPr="00306E49">
        <w:rPr>
          <w:rFonts w:ascii="Times New Roman" w:hAnsi="Times New Roman" w:cs="Times New Roman"/>
          <w:szCs w:val="24"/>
        </w:rPr>
        <w:t>）（传递性）若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B2D2D2B" wp14:editId="5F2A7B10">
            <wp:extent cx="344805" cy="182880"/>
            <wp:effectExtent l="0" t="0" r="0" b="762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BBFEBFD" wp14:editId="0CCD42E6">
            <wp:extent cx="344805" cy="182880"/>
            <wp:effectExtent l="0" t="0" r="0" b="762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398C19F1" wp14:editId="4ECC08B8">
            <wp:extent cx="344805" cy="140970"/>
            <wp:effectExtent l="0" t="0" r="0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A44E2A1" w14:textId="518988E0" w:rsidR="00370F2E" w:rsidRPr="00306E49" w:rsidRDefault="00370F2E" w:rsidP="00F37E21">
      <w:pPr>
        <w:snapToGrid w:val="0"/>
        <w:spacing w:beforeLines="50" w:before="156"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运用定理</w:t>
      </w:r>
      <w:r w:rsidR="001C33A3" w:rsidRPr="00306E49">
        <w:rPr>
          <w:rFonts w:ascii="Times New Roman" w:hAnsi="Times New Roman" w:cs="Times New Roman"/>
          <w:szCs w:val="24"/>
        </w:rPr>
        <w:t>2.1.</w:t>
      </w:r>
      <w:r w:rsidRPr="00306E49">
        <w:rPr>
          <w:rFonts w:ascii="Times New Roman" w:hAnsi="Times New Roman" w:cs="Times New Roman"/>
          <w:szCs w:val="24"/>
        </w:rPr>
        <w:t>1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3D5FEE84" w14:textId="14CE99BE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="00435A65" w:rsidRPr="00306E49">
        <w:rPr>
          <w:rFonts w:ascii="Times New Roman" w:hAnsi="Times New Roman" w:cs="Times New Roman"/>
          <w:szCs w:val="24"/>
        </w:rPr>
        <w:t>（</w:t>
      </w:r>
      <w:r w:rsidR="00435A65" w:rsidRPr="00306E49">
        <w:rPr>
          <w:rFonts w:ascii="Times New Roman" w:hAnsi="Times New Roman" w:cs="Times New Roman"/>
          <w:szCs w:val="24"/>
        </w:rPr>
        <w:t>ⅰ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（自反性）对任</w:t>
      </w:r>
      <w:proofErr w:type="gramStart"/>
      <w:r w:rsidRPr="00306E49">
        <w:rPr>
          <w:rFonts w:ascii="Times New Roman" w:hAnsi="Times New Roman" w:cs="Times New Roman"/>
          <w:szCs w:val="24"/>
        </w:rPr>
        <w:t>一</w:t>
      </w:r>
      <w:proofErr w:type="gramEnd"/>
      <w:r w:rsidRPr="00306E49">
        <w:rPr>
          <w:rFonts w:ascii="Times New Roman" w:hAnsi="Times New Roman" w:cs="Times New Roman"/>
          <w:szCs w:val="24"/>
        </w:rPr>
        <w:t>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+0·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，所以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4775057" wp14:editId="7051D6BF">
            <wp:extent cx="344805" cy="140970"/>
            <wp:effectExtent l="0" t="0" r="0" b="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62809D97" w14:textId="70EF104A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="00435A65" w:rsidRPr="00306E49">
        <w:rPr>
          <w:rFonts w:ascii="Times New Roman" w:hAnsi="Times New Roman" w:cs="Times New Roman"/>
          <w:szCs w:val="24"/>
        </w:rPr>
        <w:t xml:space="preserve">  </w:t>
      </w:r>
      <w:r w:rsidR="00435A65" w:rsidRPr="00306E49">
        <w:rPr>
          <w:rFonts w:ascii="Times New Roman" w:hAnsi="Times New Roman" w:cs="Times New Roman"/>
          <w:szCs w:val="24"/>
        </w:rPr>
        <w:t>（</w:t>
      </w:r>
      <w:r w:rsidR="00435A65" w:rsidRPr="00306E49">
        <w:rPr>
          <w:rFonts w:ascii="Times New Roman" w:hAnsi="Times New Roman" w:cs="Times New Roman"/>
          <w:szCs w:val="24"/>
        </w:rPr>
        <w:t>ⅱ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（对称性）若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EA83F9F" wp14:editId="679D6F55">
            <wp:extent cx="344805" cy="182880"/>
            <wp:effectExtent l="0" t="0" r="0" b="762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proofErr w:type="spellEnd"/>
      <w:r w:rsidRPr="00306E49">
        <w:rPr>
          <w:rFonts w:ascii="Times New Roman" w:hAnsi="Times New Roman" w:cs="Times New Roman"/>
          <w:szCs w:val="24"/>
        </w:rPr>
        <w:t>，</w:t>
      </w:r>
    </w:p>
    <w:p w14:paraId="2AAEC275" w14:textId="6BA7C2CB" w:rsidR="00370F2E" w:rsidRPr="00537F9F" w:rsidRDefault="00370F2E" w:rsidP="00AC5F22">
      <w:pPr>
        <w:snapToGrid w:val="0"/>
        <w:spacing w:line="360" w:lineRule="auto"/>
        <w:ind w:firstLineChars="1050" w:firstLine="2205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从而有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+(-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537F9F">
        <w:rPr>
          <w:rFonts w:ascii="Times New Roman" w:hAnsi="Times New Roman" w:cs="Times New Roman" w:hint="eastAsia"/>
          <w:iCs/>
          <w:szCs w:val="24"/>
        </w:rPr>
        <w:t>.</w:t>
      </w:r>
    </w:p>
    <w:p w14:paraId="3A209BAE" w14:textId="07946E4B" w:rsidR="00370F2E" w:rsidRPr="00306E49" w:rsidRDefault="00370F2E" w:rsidP="00AC5F22">
      <w:pPr>
        <w:snapToGrid w:val="0"/>
        <w:spacing w:line="360" w:lineRule="auto"/>
        <w:ind w:firstLineChars="1050" w:firstLine="220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position w:val="-4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DC4EF0A" wp14:editId="27132056">
            <wp:extent cx="126365" cy="126365"/>
            <wp:effectExtent l="0" t="0" r="6985" b="6985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 xml:space="preserve"> a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0E9E21C5" w14:textId="77777777" w:rsidR="00AC5F22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="00435A65" w:rsidRPr="00306E49">
        <w:rPr>
          <w:rFonts w:ascii="Times New Roman" w:hAnsi="Times New Roman" w:cs="Times New Roman"/>
          <w:szCs w:val="24"/>
        </w:rPr>
        <w:t xml:space="preserve">   </w:t>
      </w:r>
      <w:r w:rsidR="00435A65" w:rsidRPr="00306E49">
        <w:rPr>
          <w:rFonts w:ascii="Times New Roman" w:hAnsi="Times New Roman" w:cs="Times New Roman"/>
          <w:szCs w:val="24"/>
        </w:rPr>
        <w:t>（</w:t>
      </w:r>
      <w:r w:rsidR="00435A65" w:rsidRPr="00306E49">
        <w:rPr>
          <w:rFonts w:ascii="Times New Roman" w:hAnsi="Times New Roman" w:cs="Times New Roman"/>
          <w:szCs w:val="24"/>
        </w:rPr>
        <w:t>ⅲ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（传递性）若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3CC4495" wp14:editId="6E6FCA96">
            <wp:extent cx="344805" cy="182880"/>
            <wp:effectExtent l="0" t="0" r="0" b="762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1BBE11D" wp14:editId="2FB802DB">
            <wp:extent cx="344805" cy="182880"/>
            <wp:effectExtent l="0" t="0" r="0" b="762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</w:p>
    <w:p w14:paraId="1BBCC123" w14:textId="51820F8B" w:rsidR="00370F2E" w:rsidRPr="00537F9F" w:rsidRDefault="00370F2E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则分别存在整数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15265EC" wp14:editId="111CEAD3">
            <wp:extent cx="147955" cy="239395"/>
            <wp:effectExtent l="0" t="0" r="4445" b="8255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D695D32" wp14:editId="6E291802">
            <wp:extent cx="168910" cy="239395"/>
            <wp:effectExtent l="0" t="0" r="2540" b="8255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98B048E" wp14:editId="253A90EE">
            <wp:extent cx="147955" cy="239395"/>
            <wp:effectExtent l="0" t="0" r="4445" b="8255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c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2D6D007" wp14:editId="15F78705">
            <wp:extent cx="168910" cy="239395"/>
            <wp:effectExtent l="0" t="0" r="2540" b="8255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537F9F">
        <w:rPr>
          <w:rFonts w:ascii="Times New Roman" w:hAnsi="Times New Roman" w:cs="Times New Roman" w:hint="eastAsia"/>
          <w:iCs/>
          <w:szCs w:val="24"/>
        </w:rPr>
        <w:t>.</w:t>
      </w:r>
    </w:p>
    <w:p w14:paraId="3D0187C8" w14:textId="7E6C86A1" w:rsidR="00370F2E" w:rsidRPr="00537F9F" w:rsidRDefault="00370F2E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从而</w:t>
      </w:r>
      <w:r w:rsidR="00435A65" w:rsidRPr="00306E49">
        <w:rPr>
          <w:rFonts w:ascii="Times New Roman" w:hAnsi="Times New Roman" w:cs="Times New Roman"/>
          <w:szCs w:val="24"/>
        </w:rPr>
        <w:t>有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c</w:t>
      </w:r>
      <w:r w:rsidRPr="00306E49">
        <w:rPr>
          <w:rFonts w:ascii="Times New Roman" w:hAnsi="Times New Roman" w:cs="Times New Roman"/>
          <w:szCs w:val="24"/>
        </w:rPr>
        <w:t>+(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4038290" wp14:editId="25B4AD8C">
            <wp:extent cx="147955" cy="239395"/>
            <wp:effectExtent l="0" t="0" r="4445" b="8255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72A888" wp14:editId="0CB826A0">
            <wp:extent cx="168910" cy="239395"/>
            <wp:effectExtent l="0" t="0" r="2540" b="8255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537F9F">
        <w:rPr>
          <w:rFonts w:ascii="Times New Roman" w:hAnsi="Times New Roman" w:cs="Times New Roman" w:hint="eastAsia"/>
          <w:iCs/>
          <w:szCs w:val="24"/>
        </w:rPr>
        <w:t>.</w:t>
      </w:r>
    </w:p>
    <w:p w14:paraId="1392F001" w14:textId="05FD316C" w:rsidR="00370F2E" w:rsidRPr="00306E49" w:rsidRDefault="00370F2E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FAE8AF7" wp14:editId="3615DA1B">
            <wp:extent cx="147955" cy="239395"/>
            <wp:effectExtent l="0" t="0" r="4445" b="8255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F5D165F" wp14:editId="31302F2D">
            <wp:extent cx="168910" cy="239395"/>
            <wp:effectExtent l="0" t="0" r="2540" b="8255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是整数，所以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08EA425" wp14:editId="1B3BEE45">
            <wp:extent cx="344805" cy="140970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070E07BF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404BD266" w14:textId="03EC1C16" w:rsidR="00370F2E" w:rsidRPr="00306E49" w:rsidRDefault="00435A65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2.1.5 </w:t>
      </w:r>
      <w:r w:rsidR="00370F2E" w:rsidRPr="00306E49">
        <w:rPr>
          <w:rFonts w:ascii="Times New Roman" w:hAnsi="Times New Roman" w:cs="Times New Roman"/>
          <w:szCs w:val="24"/>
        </w:rPr>
        <w:t>因为</w:t>
      </w:r>
      <w:r w:rsidR="005557D8"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53083D6" wp14:editId="113EA07B">
            <wp:extent cx="126365" cy="126365"/>
            <wp:effectExtent l="0" t="0" r="6985" b="6985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7D8"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），</w:t>
      </w:r>
      <w:r w:rsidR="005557D8"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A9F4C34" wp14:editId="3C3B1F3D">
            <wp:extent cx="126365" cy="126365"/>
            <wp:effectExtent l="0" t="0" r="6985" b="6985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7D8">
        <w:rPr>
          <w:rFonts w:ascii="Times New Roman" w:hAnsi="Times New Roman" w:cs="Times New Roman" w:hint="eastAsia"/>
          <w:szCs w:val="24"/>
        </w:rPr>
        <w:t>715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），所以</w:t>
      </w:r>
    </w:p>
    <w:p w14:paraId="37D36CBF" w14:textId="1869312F" w:rsidR="00370F2E" w:rsidRPr="00306E49" w:rsidRDefault="005557D8" w:rsidP="00F37E21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32A316A" wp14:editId="44B68992">
            <wp:extent cx="126365" cy="126365"/>
            <wp:effectExtent l="0" t="0" r="6985" b="6985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715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 w:hint="eastAsia"/>
          <w:szCs w:val="24"/>
        </w:rPr>
        <w:t>.</w:t>
      </w:r>
      <w:r w:rsidR="00370F2E" w:rsidRPr="00306E49">
        <w:rPr>
          <w:rFonts w:ascii="Times New Roman" w:hAnsi="Times New Roman" w:cs="Times New Roman"/>
          <w:szCs w:val="24"/>
        </w:rPr>
        <w:t xml:space="preserve">                      </w:t>
      </w:r>
      <w:r>
        <w:rPr>
          <w:rFonts w:ascii="Times New Roman" w:hAnsi="Times New Roman" w:cs="Times New Roman" w:hint="eastAsia"/>
          <w:szCs w:val="24"/>
        </w:rPr>
        <w:t xml:space="preserve">                </w:t>
      </w:r>
      <w:r w:rsidR="00370F2E" w:rsidRPr="00306E49">
        <w:rPr>
          <w:rFonts w:ascii="Times New Roman" w:hAnsi="Times New Roman" w:cs="Times New Roman"/>
          <w:szCs w:val="24"/>
        </w:rPr>
        <w:t>传递性</w:t>
      </w:r>
    </w:p>
    <w:p w14:paraId="44FF9F1F" w14:textId="77777777" w:rsidR="00370F2E" w:rsidRPr="00306E49" w:rsidRDefault="00370F2E" w:rsidP="00BB35CE">
      <w:pPr>
        <w:snapToGrid w:val="0"/>
        <w:spacing w:line="360" w:lineRule="auto"/>
        <w:ind w:firstLineChars="405" w:firstLine="8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同时，我们有</w:t>
      </w:r>
    </w:p>
    <w:p w14:paraId="1D8849E5" w14:textId="133A4119" w:rsidR="00370F2E" w:rsidRPr="00306E49" w:rsidRDefault="005557D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9C88C9E" wp14:editId="0DC7566E">
            <wp:extent cx="126365" cy="126365"/>
            <wp:effectExtent l="0" t="0" r="6985" b="6985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 w:hint="eastAsia"/>
          <w:szCs w:val="24"/>
        </w:rPr>
        <w:t>,</w:t>
      </w:r>
      <w:r w:rsidR="00370F2E" w:rsidRPr="00306E49"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34B62F3" wp14:editId="6E1FC576">
            <wp:extent cx="126365" cy="126365"/>
            <wp:effectExtent l="0" t="0" r="6985" b="6985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 xml:space="preserve">1485 </w:t>
      </w:r>
      <w:r w:rsidR="00370F2E" w:rsidRPr="00306E49">
        <w:rPr>
          <w:rFonts w:ascii="Times New Roman" w:hAnsi="Times New Roman" w:cs="Times New Roman"/>
          <w:szCs w:val="24"/>
        </w:rPr>
        <w:t>(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7)</w:t>
      </w:r>
      <w:r>
        <w:rPr>
          <w:rFonts w:ascii="Times New Roman" w:hAnsi="Times New Roman" w:cs="Times New Roman" w:hint="eastAsia"/>
          <w:szCs w:val="24"/>
        </w:rPr>
        <w:t>,</w:t>
      </w:r>
      <w:r w:rsidR="00370F2E" w:rsidRPr="00306E49">
        <w:rPr>
          <w:rFonts w:ascii="Times New Roman" w:hAnsi="Times New Roman" w:cs="Times New Roman"/>
          <w:szCs w:val="24"/>
        </w:rPr>
        <w:t xml:space="preserve">  </w:t>
      </w:r>
      <w:r>
        <w:rPr>
          <w:rFonts w:ascii="Times New Roman" w:hAnsi="Times New Roman" w:cs="Times New Roman" w:hint="eastAsia"/>
          <w:szCs w:val="24"/>
        </w:rPr>
        <w:t>715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A3F14EA" wp14:editId="7112445A">
            <wp:extent cx="126365" cy="126365"/>
            <wp:effectExtent l="0" t="0" r="6985" b="6985"/>
            <wp:docPr id="78846826" name="图片 78846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 xml:space="preserve">715 </w:t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>
        <w:rPr>
          <w:rFonts w:ascii="Times New Roman" w:hAnsi="Times New Roman" w:cs="Times New Roman" w:hint="eastAsia"/>
          <w:szCs w:val="24"/>
        </w:rPr>
        <w:t>.</w:t>
      </w:r>
      <w:r w:rsidR="00370F2E" w:rsidRPr="00306E49"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 w:hint="eastAsia"/>
          <w:szCs w:val="24"/>
        </w:rPr>
        <w:t xml:space="preserve">            </w:t>
      </w:r>
      <w:r w:rsidR="00370F2E" w:rsidRPr="00306E49">
        <w:rPr>
          <w:rFonts w:ascii="Times New Roman" w:hAnsi="Times New Roman" w:cs="Times New Roman"/>
          <w:szCs w:val="24"/>
        </w:rPr>
        <w:t>自反性</w:t>
      </w:r>
    </w:p>
    <w:p w14:paraId="1087A3AC" w14:textId="77777777" w:rsidR="00370F2E" w:rsidRPr="00306E49" w:rsidRDefault="00370F2E" w:rsidP="00BB35CE">
      <w:pPr>
        <w:snapToGrid w:val="0"/>
        <w:spacing w:line="360" w:lineRule="auto"/>
        <w:ind w:firstLineChars="405" w:firstLine="8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以及</w:t>
      </w:r>
    </w:p>
    <w:p w14:paraId="3E9EA9EB" w14:textId="39341527" w:rsidR="00370F2E" w:rsidRPr="00306E49" w:rsidRDefault="005557D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3E7411E" wp14:editId="69BA0279">
            <wp:extent cx="126365" cy="126365"/>
            <wp:effectExtent l="0" t="0" r="6985" b="6985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 w:hint="eastAsia"/>
          <w:szCs w:val="24"/>
        </w:rPr>
        <w:t>,</w:t>
      </w:r>
      <w:r w:rsidR="00370F2E" w:rsidRPr="00306E49"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 w:hint="eastAsia"/>
          <w:szCs w:val="24"/>
        </w:rPr>
        <w:t>715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FFDCF59" wp14:editId="670858AE">
            <wp:extent cx="126365" cy="126365"/>
            <wp:effectExtent l="0" t="0" r="6985" b="6985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 xml:space="preserve">1485 </w:t>
      </w:r>
      <w:r w:rsidR="00370F2E" w:rsidRPr="00306E49">
        <w:rPr>
          <w:rFonts w:ascii="Times New Roman" w:hAnsi="Times New Roman" w:cs="Times New Roman"/>
          <w:szCs w:val="24"/>
        </w:rPr>
        <w:t>(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7)</w:t>
      </w:r>
      <w:r>
        <w:rPr>
          <w:rFonts w:ascii="Times New Roman" w:hAnsi="Times New Roman" w:cs="Times New Roman" w:hint="eastAsia"/>
          <w:szCs w:val="24"/>
        </w:rPr>
        <w:t>.</w:t>
      </w:r>
      <w:r w:rsidR="00370F2E" w:rsidRPr="00306E49">
        <w:rPr>
          <w:rFonts w:ascii="Times New Roman" w:hAnsi="Times New Roman" w:cs="Times New Roman"/>
          <w:szCs w:val="24"/>
        </w:rPr>
        <w:t xml:space="preserve">      </w:t>
      </w:r>
      <w:r>
        <w:rPr>
          <w:rFonts w:ascii="Times New Roman" w:hAnsi="Times New Roman" w:cs="Times New Roman" w:hint="eastAsia"/>
          <w:szCs w:val="24"/>
        </w:rPr>
        <w:t xml:space="preserve">                           </w:t>
      </w:r>
      <w:r w:rsidR="00370F2E" w:rsidRPr="00306E49">
        <w:rPr>
          <w:rFonts w:ascii="Times New Roman" w:hAnsi="Times New Roman" w:cs="Times New Roman"/>
          <w:szCs w:val="24"/>
        </w:rPr>
        <w:t>对称性</w:t>
      </w:r>
    </w:p>
    <w:p w14:paraId="67E96B32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320791B" w14:textId="1A61234F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因为模同余是等价关系，所以我们有整数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的加法运算和乘法运算的性质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7FD2D40D" w14:textId="4BB6A681" w:rsidR="004219A3" w:rsidRPr="00306E49" w:rsidRDefault="004219A3" w:rsidP="00F37E21">
      <w:pPr>
        <w:tabs>
          <w:tab w:val="left" w:pos="426"/>
        </w:tabs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="00435A65" w:rsidRPr="00306E49">
        <w:rPr>
          <w:rFonts w:ascii="Times New Roman" w:hAnsi="Times New Roman" w:cs="Times New Roman"/>
          <w:b/>
          <w:szCs w:val="24"/>
        </w:rPr>
        <w:t>性质</w:t>
      </w:r>
      <w:r w:rsidR="00435A65" w:rsidRPr="00306E49">
        <w:rPr>
          <w:rFonts w:ascii="Times New Roman" w:hAnsi="Times New Roman" w:cs="Times New Roman"/>
          <w:b/>
          <w:szCs w:val="24"/>
        </w:rPr>
        <w:t xml:space="preserve">2.1.2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CD5C0C" wp14:editId="0DCD0CCD">
            <wp:extent cx="956310" cy="239395"/>
            <wp:effectExtent l="0" t="0" r="0" b="8255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是四个整数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如果</w:t>
      </w:r>
    </w:p>
    <w:p w14:paraId="561DEF5B" w14:textId="61E4690F" w:rsidR="004219A3" w:rsidRPr="00306E49" w:rsidRDefault="004219A3" w:rsidP="00171F05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lastRenderedPageBreak/>
        <w:drawing>
          <wp:inline distT="0" distB="0" distL="0" distR="0" wp14:anchorId="6C50FA85" wp14:editId="55D184E7">
            <wp:extent cx="147955" cy="239395"/>
            <wp:effectExtent l="0" t="0" r="4445" b="8255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9A7A910" wp14:editId="0A5E2385">
            <wp:extent cx="126365" cy="126365"/>
            <wp:effectExtent l="0" t="0" r="6985" b="698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00DC89E" wp14:editId="4A8F10BD">
            <wp:extent cx="140970" cy="239395"/>
            <wp:effectExtent l="0" t="0" r="0" b="8255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BD62E57" wp14:editId="1A2E0B48">
            <wp:extent cx="168910" cy="239395"/>
            <wp:effectExtent l="0" t="0" r="2540" b="8255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2BC8A63" wp14:editId="1E3F5E31">
            <wp:extent cx="126365" cy="126365"/>
            <wp:effectExtent l="0" t="0" r="6985" b="6985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615B615" wp14:editId="6248535A">
            <wp:extent cx="147955" cy="239395"/>
            <wp:effectExtent l="0" t="0" r="4445" b="8255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</w:p>
    <w:p w14:paraId="6CB95EBD" w14:textId="12667315" w:rsidR="004219A3" w:rsidRPr="00306E49" w:rsidRDefault="004219A3" w:rsidP="00171F05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则（</w:t>
      </w:r>
      <w:r w:rsidRPr="00306E49">
        <w:rPr>
          <w:rFonts w:ascii="Times New Roman" w:hAnsi="Times New Roman" w:cs="Times New Roman"/>
          <w:szCs w:val="24"/>
        </w:rPr>
        <w:t>ⅰ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9F70D5C" wp14:editId="4F3AB065">
            <wp:extent cx="147955" cy="239395"/>
            <wp:effectExtent l="0" t="0" r="4445" b="8255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5C86912" wp14:editId="44A29B81">
            <wp:extent cx="168910" cy="239395"/>
            <wp:effectExtent l="0" t="0" r="2540" b="8255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473D1E6" wp14:editId="38A2C405">
            <wp:extent cx="126365" cy="126365"/>
            <wp:effectExtent l="0" t="0" r="6985" b="6985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A482FDC" wp14:editId="510C8B44">
            <wp:extent cx="140970" cy="239395"/>
            <wp:effectExtent l="0" t="0" r="0" b="8255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E60D375" wp14:editId="12B5431D">
            <wp:extent cx="147955" cy="239395"/>
            <wp:effectExtent l="0" t="0" r="4445" b="8255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="00435A65" w:rsidRPr="00306E49">
        <w:rPr>
          <w:rFonts w:ascii="Times New Roman" w:hAnsi="Times New Roman" w:cs="Times New Roman"/>
          <w:szCs w:val="24"/>
        </w:rPr>
        <w:t>;</w:t>
      </w:r>
    </w:p>
    <w:p w14:paraId="1E746589" w14:textId="33A92293" w:rsidR="004219A3" w:rsidRPr="00306E49" w:rsidRDefault="004219A3" w:rsidP="00F37E21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ⅱ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39CDC63" wp14:editId="3512F761">
            <wp:extent cx="147955" cy="239395"/>
            <wp:effectExtent l="0" t="0" r="4445" b="8255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3BF943D" wp14:editId="65B15050">
            <wp:extent cx="168910" cy="239395"/>
            <wp:effectExtent l="0" t="0" r="2540" b="8255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7A6AC93" wp14:editId="00EC3ECA">
            <wp:extent cx="126365" cy="126365"/>
            <wp:effectExtent l="0" t="0" r="6985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03730A9" wp14:editId="26607F10">
            <wp:extent cx="140970" cy="239395"/>
            <wp:effectExtent l="0" t="0" r="0" b="8255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0529226" wp14:editId="029E9E5D">
            <wp:extent cx="147955" cy="239395"/>
            <wp:effectExtent l="0" t="0" r="4445" b="825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7267E965" w14:textId="76D4B8DD" w:rsidR="004219A3" w:rsidRPr="00306E49" w:rsidRDefault="004219A3" w:rsidP="00F37E21">
      <w:pPr>
        <w:tabs>
          <w:tab w:val="left" w:pos="426"/>
        </w:tabs>
        <w:snapToGrid w:val="0"/>
        <w:spacing w:beforeLines="50" w:before="156"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依题设，根据定理</w:t>
      </w:r>
      <w:r w:rsidR="00435A65" w:rsidRPr="00306E49">
        <w:rPr>
          <w:rFonts w:ascii="Times New Roman" w:hAnsi="Times New Roman" w:cs="Times New Roman"/>
          <w:szCs w:val="24"/>
        </w:rPr>
        <w:t>2.1.</w:t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，分别存在整数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BD6B9B" wp14:editId="439EBCB2">
            <wp:extent cx="147955" cy="239395"/>
            <wp:effectExtent l="0" t="0" r="4445" b="8255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FD6152A" wp14:editId="7CB6E4D7">
            <wp:extent cx="168910" cy="239395"/>
            <wp:effectExtent l="0" t="0" r="2540" b="8255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</w:p>
    <w:p w14:paraId="1771C37A" w14:textId="3038088D" w:rsidR="004219A3" w:rsidRPr="00F34D24" w:rsidRDefault="004219A3" w:rsidP="00171F05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2F6DE39" wp14:editId="2AE1E948">
            <wp:extent cx="147955" cy="239395"/>
            <wp:effectExtent l="0" t="0" r="4445" b="8255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3B8151D" wp14:editId="4BA89C4C">
            <wp:extent cx="140970" cy="239395"/>
            <wp:effectExtent l="0" t="0" r="0" b="825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80EBC4C" wp14:editId="5F42974B">
            <wp:extent cx="147955" cy="239395"/>
            <wp:effectExtent l="0" t="0" r="4445" b="8255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85A8362" wp14:editId="7F088F45">
            <wp:extent cx="168910" cy="239395"/>
            <wp:effectExtent l="0" t="0" r="2540" b="8255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36EFCED" wp14:editId="36822305">
            <wp:extent cx="147955" cy="239395"/>
            <wp:effectExtent l="0" t="0" r="4445" b="8255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3E9DE06" wp14:editId="08C34154">
            <wp:extent cx="168910" cy="239395"/>
            <wp:effectExtent l="0" t="0" r="2540" b="8255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F34D24">
        <w:rPr>
          <w:rFonts w:ascii="Times New Roman" w:hAnsi="Times New Roman" w:cs="Times New Roman" w:hint="eastAsia"/>
          <w:iCs/>
          <w:szCs w:val="24"/>
        </w:rPr>
        <w:t>.</w:t>
      </w:r>
    </w:p>
    <w:p w14:paraId="0264D57F" w14:textId="77777777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从而</w:t>
      </w:r>
    </w:p>
    <w:p w14:paraId="715F291F" w14:textId="0A15B021" w:rsidR="004219A3" w:rsidRPr="00F34D24" w:rsidRDefault="004219A3" w:rsidP="00171F05">
      <w:pPr>
        <w:snapToGrid w:val="0"/>
        <w:spacing w:line="360" w:lineRule="auto"/>
        <w:ind w:firstLineChars="1000" w:firstLine="210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DF7626B" wp14:editId="28C07C91">
            <wp:extent cx="147955" cy="239395"/>
            <wp:effectExtent l="0" t="0" r="4445" b="8255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687A5B3" wp14:editId="2CE83FE7">
            <wp:extent cx="168910" cy="239395"/>
            <wp:effectExtent l="0" t="0" r="2540" b="8255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CEC7D32" wp14:editId="439E2A4A">
            <wp:extent cx="140970" cy="239395"/>
            <wp:effectExtent l="0" t="0" r="0" b="8255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78BD7B5" wp14:editId="6D620A75">
            <wp:extent cx="147955" cy="239395"/>
            <wp:effectExtent l="0" t="0" r="4445" b="8255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 w:cs="Times New Roman"/>
          <w:szCs w:val="24"/>
        </w:rPr>
        <w:t>+(</w:t>
      </w:r>
      <w:proofErr w:type="gramEnd"/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DF0DFF" wp14:editId="17EC6414">
            <wp:extent cx="147955" cy="239395"/>
            <wp:effectExtent l="0" t="0" r="4445" b="8255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A28E846" wp14:editId="0E005EBD">
            <wp:extent cx="168910" cy="239395"/>
            <wp:effectExtent l="0" t="0" r="2540" b="8255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F34D24">
        <w:rPr>
          <w:rFonts w:ascii="Times New Roman" w:hAnsi="Times New Roman" w:cs="Times New Roman" w:hint="eastAsia"/>
          <w:iCs/>
          <w:szCs w:val="24"/>
        </w:rPr>
        <w:t>.</w:t>
      </w:r>
    </w:p>
    <w:p w14:paraId="6AB98F1C" w14:textId="114EED0E" w:rsidR="004219A3" w:rsidRPr="00F34D24" w:rsidRDefault="004219A3" w:rsidP="00171F05">
      <w:pPr>
        <w:snapToGrid w:val="0"/>
        <w:spacing w:line="360" w:lineRule="auto"/>
        <w:ind w:firstLineChars="1000" w:firstLine="210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E6389D7" wp14:editId="315CE16A">
            <wp:extent cx="147955" cy="239395"/>
            <wp:effectExtent l="0" t="0" r="4445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BABD0B9" wp14:editId="65E61924">
            <wp:extent cx="168910" cy="239395"/>
            <wp:effectExtent l="0" t="0" r="2540" b="8255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9733E51" wp14:editId="1656C004">
            <wp:extent cx="140970" cy="239395"/>
            <wp:effectExtent l="0" t="0" r="0" b="8255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2AA5F6" wp14:editId="2D1DC93B">
            <wp:extent cx="147955" cy="239395"/>
            <wp:effectExtent l="0" t="0" r="4445" b="8255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02D7D7F" wp14:editId="76D1A66B">
            <wp:extent cx="147955" cy="239395"/>
            <wp:effectExtent l="0" t="0" r="4445" b="8255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C3454A3" wp14:editId="699E7463">
            <wp:extent cx="147955" cy="239395"/>
            <wp:effectExtent l="0" t="0" r="4445" b="8255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E9FF9CE" wp14:editId="437B6124">
            <wp:extent cx="168910" cy="239395"/>
            <wp:effectExtent l="0" t="0" r="2540" b="825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3F5922" wp14:editId="2957D9FC">
            <wp:extent cx="140970" cy="239395"/>
            <wp:effectExtent l="0" t="0" r="0" b="8255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B4B4C96" wp14:editId="01D436B7">
            <wp:extent cx="147955" cy="239395"/>
            <wp:effectExtent l="0" t="0" r="4445" b="8255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2C5EB2A" wp14:editId="4D74CCE5">
            <wp:extent cx="168910" cy="239395"/>
            <wp:effectExtent l="0" t="0" r="2540" b="8255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proofErr w:type="spellEnd"/>
      <w:r w:rsidR="00F34D24">
        <w:rPr>
          <w:rFonts w:ascii="Times New Roman" w:hAnsi="Times New Roman" w:cs="Times New Roman" w:hint="eastAsia"/>
          <w:iCs/>
          <w:szCs w:val="24"/>
        </w:rPr>
        <w:t>.</w:t>
      </w:r>
    </w:p>
    <w:p w14:paraId="6455CEFB" w14:textId="77777777" w:rsidR="00171F05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DDB677A" wp14:editId="25790DD5">
            <wp:extent cx="147955" cy="239395"/>
            <wp:effectExtent l="0" t="0" r="4445" b="8255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1D7629" wp14:editId="22F228E0">
            <wp:extent cx="168910" cy="239395"/>
            <wp:effectExtent l="0" t="0" r="2540" b="8255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64AB745" wp14:editId="6A47327C">
            <wp:extent cx="147955" cy="239395"/>
            <wp:effectExtent l="0" t="0" r="4445" b="8255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B65AAA3" wp14:editId="78A267DE">
            <wp:extent cx="147955" cy="239395"/>
            <wp:effectExtent l="0" t="0" r="4445" b="8255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64FD727" wp14:editId="622A971E">
            <wp:extent cx="168910" cy="239395"/>
            <wp:effectExtent l="0" t="0" r="2540" b="8255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FFDC5E3" wp14:editId="5ACBA401">
            <wp:extent cx="140970" cy="239395"/>
            <wp:effectExtent l="0" t="0" r="0" b="8255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59D83AF" wp14:editId="43558510">
            <wp:extent cx="147955" cy="239395"/>
            <wp:effectExtent l="0" t="0" r="4445" b="8255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6D1B1D5" wp14:editId="7E745D89">
            <wp:extent cx="168910" cy="239395"/>
            <wp:effectExtent l="0" t="0" r="2540" b="8255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都是整数，</w:t>
      </w:r>
    </w:p>
    <w:p w14:paraId="6BB417E2" w14:textId="49588792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所以根据定理</w:t>
      </w:r>
      <w:r w:rsidR="00435A65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，我们有</w:t>
      </w:r>
    </w:p>
    <w:p w14:paraId="77053CD3" w14:textId="58998B83" w:rsidR="004219A3" w:rsidRPr="00306E49" w:rsidRDefault="004219A3" w:rsidP="00171F05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A00961" wp14:editId="760929E7">
            <wp:extent cx="147955" cy="239395"/>
            <wp:effectExtent l="0" t="0" r="4445" b="8255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7948F46" wp14:editId="50D0252A">
            <wp:extent cx="168910" cy="239395"/>
            <wp:effectExtent l="0" t="0" r="2540" b="8255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94963BE" wp14:editId="21C1ADDD">
            <wp:extent cx="126365" cy="126365"/>
            <wp:effectExtent l="0" t="0" r="6985" b="6985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845EC5" wp14:editId="577C856A">
            <wp:extent cx="140970" cy="239395"/>
            <wp:effectExtent l="0" t="0" r="0" b="8255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43470E0" wp14:editId="5C9799B0">
            <wp:extent cx="147955" cy="239395"/>
            <wp:effectExtent l="0" t="0" r="4445" b="8255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</w:p>
    <w:p w14:paraId="2A6251CC" w14:textId="380935AA" w:rsidR="004219A3" w:rsidRPr="00306E49" w:rsidRDefault="004219A3" w:rsidP="00171F05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DB1BE3" wp14:editId="4B633586">
            <wp:extent cx="147955" cy="239395"/>
            <wp:effectExtent l="0" t="0" r="4445" b="8255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2C9BD7E" wp14:editId="7301C804">
            <wp:extent cx="168910" cy="239395"/>
            <wp:effectExtent l="0" t="0" r="2540" b="825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0773F13" wp14:editId="3808816A">
            <wp:extent cx="126365" cy="126365"/>
            <wp:effectExtent l="0" t="0" r="6985" b="6985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9BB8D7F" wp14:editId="74FDF16F">
            <wp:extent cx="140970" cy="239395"/>
            <wp:effectExtent l="0" t="0" r="0" b="8255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B3039EB" wp14:editId="06AFCC60">
            <wp:extent cx="147955" cy="239395"/>
            <wp:effectExtent l="0" t="0" r="4445" b="8255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(</w:t>
      </w:r>
      <w:proofErr w:type="gramStart"/>
      <w:r w:rsidRPr="00306E49">
        <w:rPr>
          <w:rFonts w:ascii="Times New Roman" w:hAnsi="Times New Roman" w:cs="Times New Roman"/>
          <w:i/>
          <w:szCs w:val="24"/>
        </w:rPr>
        <w:t>mod</w:t>
      </w:r>
      <w:proofErr w:type="gramEnd"/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)</w:t>
      </w:r>
    </w:p>
    <w:p w14:paraId="32CD0E05" w14:textId="2ABE085E" w:rsidR="004219A3" w:rsidRPr="00306E49" w:rsidRDefault="004219A3" w:rsidP="003F2687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即定理成立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7A7A54E" w14:textId="2A151563" w:rsidR="004219A3" w:rsidRPr="00306E49" w:rsidRDefault="00435A65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2.1.6 </w:t>
      </w:r>
      <w:r w:rsidR="004219A3" w:rsidRPr="00306E49">
        <w:rPr>
          <w:rFonts w:ascii="Times New Roman" w:hAnsi="Times New Roman" w:cs="Times New Roman"/>
          <w:szCs w:val="24"/>
        </w:rPr>
        <w:t>已知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42AE514" wp14:editId="05DB8C6B">
            <wp:extent cx="126365" cy="126365"/>
            <wp:effectExtent l="0" t="0" r="6985" b="698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），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="00406445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A4FB913" wp14:editId="4F7BE1D2">
            <wp:extent cx="126365" cy="126365"/>
            <wp:effectExtent l="0" t="0" r="6985" b="6985"/>
            <wp:docPr id="181018923" name="图片 18101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i/>
          <w:szCs w:val="24"/>
        </w:rPr>
        <w:t>-</w:t>
      </w:r>
      <w:r w:rsidR="004219A3" w:rsidRPr="00306E49">
        <w:rPr>
          <w:rFonts w:ascii="Times New Roman" w:hAnsi="Times New Roman" w:cs="Times New Roman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），所以</w:t>
      </w:r>
    </w:p>
    <w:p w14:paraId="657D757A" w14:textId="50E18FD5" w:rsidR="004219A3" w:rsidRPr="00306E49" w:rsidRDefault="004219A3" w:rsidP="00F37E21">
      <w:pPr>
        <w:snapToGrid w:val="0"/>
        <w:spacing w:line="360" w:lineRule="auto"/>
        <w:contextualSpacing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="00406445">
        <w:rPr>
          <w:rFonts w:ascii="Times New Roman" w:hAnsi="Times New Roman" w:cs="Times New Roman" w:hint="eastAsia"/>
          <w:szCs w:val="24"/>
        </w:rPr>
        <w:t>3024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+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95C7639" wp14:editId="4CE44218">
            <wp:extent cx="126365" cy="126365"/>
            <wp:effectExtent l="0" t="0" r="6985" b="6985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+</w:t>
      </w:r>
      <w:r w:rsidR="00406445">
        <w:rPr>
          <w:rFonts w:ascii="Times New Roman" w:hAnsi="Times New Roman" w:cs="Times New Roman" w:hint="eastAsia"/>
          <w:szCs w:val="24"/>
        </w:rPr>
        <w:t>(-1)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B305E31" wp14:editId="114A0613">
            <wp:extent cx="126365" cy="126365"/>
            <wp:effectExtent l="0" t="0" r="6985" b="6985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0</w:t>
      </w:r>
      <w:r w:rsidR="0040644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406445">
        <w:rPr>
          <w:rFonts w:ascii="Times New Roman" w:hAnsi="Times New Roman" w:cs="Times New Roman" w:hint="eastAsia"/>
          <w:szCs w:val="24"/>
        </w:rPr>
        <w:t>,</w:t>
      </w:r>
      <w:r w:rsidRPr="00306E49">
        <w:rPr>
          <w:rFonts w:ascii="Times New Roman" w:hAnsi="Times New Roman" w:cs="Times New Roman"/>
          <w:szCs w:val="24"/>
        </w:rPr>
        <w:t xml:space="preserve">        </w:t>
      </w:r>
      <w:r w:rsidR="00406445">
        <w:rPr>
          <w:rFonts w:ascii="Times New Roman" w:hAnsi="Times New Roman" w:cs="Times New Roman" w:hint="eastAsia"/>
          <w:szCs w:val="24"/>
        </w:rPr>
        <w:t>1024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-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99A76D0" wp14:editId="609107F0">
            <wp:extent cx="126365" cy="126365"/>
            <wp:effectExtent l="0" t="0" r="6985" b="6985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-</w:t>
      </w:r>
      <w:r w:rsidR="00406445">
        <w:rPr>
          <w:rFonts w:ascii="Times New Roman" w:hAnsi="Times New Roman" w:cs="Times New Roman" w:hint="eastAsia"/>
          <w:szCs w:val="24"/>
        </w:rPr>
        <w:t>(-</w:t>
      </w:r>
      <w:r w:rsidRPr="00306E49">
        <w:rPr>
          <w:rFonts w:ascii="Times New Roman" w:hAnsi="Times New Roman" w:cs="Times New Roman"/>
          <w:szCs w:val="24"/>
        </w:rPr>
        <w:t>1</w:t>
      </w:r>
      <w:r w:rsidR="00406445">
        <w:rPr>
          <w:rFonts w:ascii="Times New Roman" w:hAnsi="Times New Roman" w:cs="Times New Roman" w:hint="eastAsia"/>
          <w:szCs w:val="24"/>
        </w:rPr>
        <w:t>)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5CCCA86" wp14:editId="36EB90D9">
            <wp:extent cx="126365" cy="126365"/>
            <wp:effectExtent l="0" t="0" r="6985" b="6985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2</w:t>
      </w:r>
      <w:r w:rsidR="0040644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406445">
        <w:rPr>
          <w:rFonts w:ascii="Times New Roman" w:hAnsi="Times New Roman" w:cs="Times New Roman" w:hint="eastAsia"/>
          <w:szCs w:val="24"/>
        </w:rPr>
        <w:t>,</w:t>
      </w:r>
    </w:p>
    <w:p w14:paraId="1910C8DA" w14:textId="503B28EB" w:rsidR="004219A3" w:rsidRPr="00306E49" w:rsidRDefault="004219A3" w:rsidP="00F37E21">
      <w:pPr>
        <w:snapToGrid w:val="0"/>
        <w:spacing w:line="360" w:lineRule="auto"/>
        <w:contextualSpacing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="00406445">
        <w:rPr>
          <w:rFonts w:ascii="Times New Roman" w:hAnsi="Times New Roman" w:cs="Times New Roman" w:hint="eastAsia"/>
          <w:szCs w:val="24"/>
        </w:rPr>
        <w:t>2024000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·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Pr="00306E4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C826307" wp14:editId="63885D97">
            <wp:extent cx="126365" cy="126365"/>
            <wp:effectExtent l="0" t="0" r="6985" b="6985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·</w:t>
      </w:r>
      <w:r w:rsidR="00406445">
        <w:rPr>
          <w:rFonts w:ascii="Times New Roman" w:hAnsi="Times New Roman" w:cs="Times New Roman" w:hint="eastAsia"/>
          <w:szCs w:val="24"/>
        </w:rPr>
        <w:t>(-</w:t>
      </w:r>
      <w:r w:rsidRPr="00306E49">
        <w:rPr>
          <w:rFonts w:ascii="Times New Roman" w:hAnsi="Times New Roman" w:cs="Times New Roman"/>
          <w:szCs w:val="24"/>
        </w:rPr>
        <w:t>1</w:t>
      </w:r>
      <w:r w:rsidR="00406445">
        <w:rPr>
          <w:rFonts w:ascii="Times New Roman" w:hAnsi="Times New Roman" w:cs="Times New Roman" w:hint="eastAsia"/>
          <w:szCs w:val="24"/>
        </w:rPr>
        <w:t>)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11DD032" wp14:editId="2A46EAD9">
            <wp:extent cx="126365" cy="126365"/>
            <wp:effectExtent l="0" t="0" r="6985" b="6985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406445">
        <w:rPr>
          <w:rFonts w:ascii="Times New Roman" w:hAnsi="Times New Roman" w:cs="Times New Roman" w:hint="eastAsia"/>
          <w:szCs w:val="24"/>
        </w:rPr>
        <w:t>,</w:t>
      </w:r>
      <w:r w:rsidRPr="00306E49">
        <w:rPr>
          <w:rFonts w:ascii="Times New Roman" w:hAnsi="Times New Roman" w:cs="Times New Roman"/>
          <w:szCs w:val="24"/>
        </w:rPr>
        <w:t xml:space="preserve">     </w:t>
      </w:r>
      <w:r w:rsidR="00406445">
        <w:rPr>
          <w:rFonts w:ascii="Times New Roman" w:hAnsi="Times New Roman" w:cs="Times New Roman" w:hint="eastAsia"/>
          <w:szCs w:val="24"/>
        </w:rPr>
        <w:t>4096576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="00406445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86DEC10" wp14:editId="6C5D3A19">
            <wp:extent cx="126365" cy="126365"/>
            <wp:effectExtent l="0" t="0" r="6985" b="6985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="00406445" w:rsidRPr="0089186E">
        <w:rPr>
          <w:rFonts w:ascii="Times New Roman" w:hAnsi="Times New Roman" w:cs="Times New Roman" w:hint="eastAsia"/>
          <w:szCs w:val="24"/>
          <w:vertAlign w:val="superscript"/>
        </w:rPr>
        <w:t>2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C7468C3" wp14:editId="029385D9">
            <wp:extent cx="126365" cy="126365"/>
            <wp:effectExtent l="0" t="0" r="6985" b="6985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="0040644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406445">
        <w:rPr>
          <w:rFonts w:ascii="Times New Roman" w:hAnsi="Times New Roman" w:cs="Times New Roman" w:hint="eastAsia"/>
          <w:szCs w:val="24"/>
        </w:rPr>
        <w:t>,</w:t>
      </w:r>
    </w:p>
    <w:p w14:paraId="33F60C84" w14:textId="5D316999" w:rsidR="004219A3" w:rsidRPr="00306E49" w:rsidRDefault="00406445" w:rsidP="003F2687">
      <w:pPr>
        <w:snapToGrid w:val="0"/>
        <w:spacing w:line="360" w:lineRule="auto"/>
        <w:ind w:firstLineChars="300" w:firstLine="63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1000000</w:t>
      </w:r>
      <w:r w:rsidR="004219A3" w:rsidRPr="00306E49"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 w:hint="eastAsia"/>
          <w:szCs w:val="24"/>
        </w:rPr>
        <w:t>1000</w:t>
      </w:r>
      <w:r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9432BA2" wp14:editId="0DB8ED60">
            <wp:extent cx="126365" cy="126365"/>
            <wp:effectExtent l="0" t="0" r="6985" b="6985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(-1)</w:t>
      </w:r>
      <w:r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9D1B2A4" wp14:editId="47AA5367">
            <wp:extent cx="126365" cy="126365"/>
            <wp:effectExtent l="0" t="0" r="6985" b="698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4219A3" w:rsidRPr="00306E49">
        <w:rPr>
          <w:rFonts w:ascii="Times New Roman" w:hAnsi="Times New Roman" w:cs="Times New Roman"/>
          <w:szCs w:val="24"/>
        </w:rPr>
        <w:t xml:space="preserve">1 </w:t>
      </w:r>
      <w:bookmarkStart w:id="11" w:name="_Hlk172201924"/>
      <w:r w:rsidR="004219A3" w:rsidRPr="00306E49">
        <w:rPr>
          <w:rFonts w:ascii="Times New Roman" w:hAnsi="Times New Roman" w:cs="Times New Roman"/>
          <w:szCs w:val="24"/>
        </w:rPr>
        <w:t xml:space="preserve"> (</w:t>
      </w:r>
      <w:proofErr w:type="gramEnd"/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)</w:t>
      </w:r>
      <w:bookmarkEnd w:id="11"/>
      <w:r>
        <w:rPr>
          <w:rFonts w:ascii="Times New Roman" w:hAnsi="Times New Roman" w:cs="Times New Roman" w:hint="eastAsia"/>
          <w:szCs w:val="24"/>
        </w:rPr>
        <w:t>.</w:t>
      </w:r>
    </w:p>
    <w:p w14:paraId="34B50965" w14:textId="3EED9334" w:rsidR="004219A3" w:rsidRPr="00306E49" w:rsidRDefault="00312AB6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2.1.7</w:t>
      </w:r>
      <w:r w:rsidR="00392B38" w:rsidRPr="00306E49">
        <w:rPr>
          <w:rFonts w:ascii="Times New Roman" w:hAnsi="Times New Roman" w:cs="Times New Roman"/>
          <w:b/>
          <w:szCs w:val="24"/>
        </w:rPr>
        <w:t xml:space="preserve"> </w:t>
      </w:r>
      <w:r w:rsidR="00192238" w:rsidRPr="00306E49">
        <w:rPr>
          <w:rFonts w:ascii="Times New Roman" w:hAnsi="Times New Roman" w:cs="Times New Roman"/>
          <w:szCs w:val="24"/>
        </w:rPr>
        <w:t>20</w:t>
      </w:r>
      <w:r w:rsidR="00192238">
        <w:rPr>
          <w:rFonts w:ascii="Times New Roman" w:hAnsi="Times New Roman" w:cs="Times New Roman" w:hint="eastAsia"/>
          <w:szCs w:val="24"/>
        </w:rPr>
        <w:t>24</w:t>
      </w:r>
      <w:r w:rsidR="004219A3" w:rsidRPr="00306E49">
        <w:rPr>
          <w:rFonts w:ascii="Times New Roman" w:hAnsi="Times New Roman" w:cs="Times New Roman"/>
          <w:szCs w:val="24"/>
        </w:rPr>
        <w:t>年</w:t>
      </w:r>
      <w:r w:rsidR="00192238">
        <w:rPr>
          <w:rFonts w:ascii="Times New Roman" w:hAnsi="Times New Roman" w:cs="Times New Roman" w:hint="eastAsia"/>
          <w:szCs w:val="24"/>
        </w:rPr>
        <w:t>9</w:t>
      </w:r>
      <w:r w:rsidR="004219A3" w:rsidRPr="00306E49">
        <w:rPr>
          <w:rFonts w:ascii="Times New Roman" w:hAnsi="Times New Roman" w:cs="Times New Roman"/>
          <w:szCs w:val="24"/>
        </w:rPr>
        <w:t>月</w:t>
      </w:r>
      <w:r w:rsidR="00192238">
        <w:rPr>
          <w:rFonts w:ascii="Times New Roman" w:hAnsi="Times New Roman" w:cs="Times New Roman" w:hint="eastAsia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日是</w:t>
      </w:r>
      <w:r w:rsidR="00192238" w:rsidRPr="00306E49">
        <w:rPr>
          <w:rFonts w:ascii="Times New Roman" w:hAnsi="Times New Roman" w:cs="Times New Roman"/>
          <w:szCs w:val="24"/>
        </w:rPr>
        <w:t>星期</w:t>
      </w:r>
      <w:r w:rsidR="00192238">
        <w:rPr>
          <w:rFonts w:ascii="Times New Roman" w:hAnsi="Times New Roman" w:cs="Times New Roman" w:hint="eastAsia"/>
          <w:szCs w:val="24"/>
        </w:rPr>
        <w:t>日</w:t>
      </w:r>
      <w:r w:rsidR="004219A3" w:rsidRPr="00306E49">
        <w:rPr>
          <w:rFonts w:ascii="Times New Roman" w:hAnsi="Times New Roman" w:cs="Times New Roman"/>
          <w:szCs w:val="24"/>
        </w:rPr>
        <w:t>，问第</w:t>
      </w:r>
      <w:r w:rsidR="000E09C2">
        <w:rPr>
          <w:rFonts w:ascii="Times New Roman" w:hAnsi="Times New Roman" w:cs="Times New Roman" w:hint="eastAsia"/>
          <w:szCs w:val="24"/>
        </w:rPr>
        <w:t>2</w:t>
      </w:r>
      <w:r w:rsidR="000E09C2" w:rsidRPr="00BB35CE">
        <w:rPr>
          <w:rFonts w:ascii="Times New Roman" w:hAnsi="Times New Roman" w:cs="Times New Roman"/>
          <w:szCs w:val="24"/>
          <w:vertAlign w:val="superscript"/>
        </w:rPr>
        <w:t>2024</w:t>
      </w:r>
      <w:r w:rsidR="004219A3" w:rsidRPr="00306E49">
        <w:rPr>
          <w:rFonts w:ascii="Times New Roman" w:hAnsi="Times New Roman" w:cs="Times New Roman"/>
          <w:szCs w:val="24"/>
        </w:rPr>
        <w:t>天后是星期几？</w:t>
      </w:r>
    </w:p>
    <w:p w14:paraId="20362CC7" w14:textId="51319833" w:rsidR="004219A3" w:rsidRPr="00306E49" w:rsidRDefault="004219A3" w:rsidP="00F37E21">
      <w:pPr>
        <w:snapToGrid w:val="0"/>
        <w:spacing w:line="360" w:lineRule="auto"/>
        <w:ind w:firstLineChars="196" w:firstLine="412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312AB6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</w:p>
    <w:p w14:paraId="59609F67" w14:textId="6CFB7A1E" w:rsidR="004219A3" w:rsidRPr="00306E49" w:rsidRDefault="004219A3" w:rsidP="003F2687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position w:val="-4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7E9ECF3" wp14:editId="28CD863F">
            <wp:extent cx="147955" cy="189865"/>
            <wp:effectExtent l="0" t="0" r="4445" b="63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43410C0" wp14:editId="23A76620">
            <wp:extent cx="126365" cy="126365"/>
            <wp:effectExtent l="0" t="0" r="6985" b="6985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C7373EF" wp14:editId="79AB2039">
            <wp:extent cx="182880" cy="189865"/>
            <wp:effectExtent l="0" t="0" r="7620" b="635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4337E07" wp14:editId="0578E453">
            <wp:extent cx="126365" cy="126365"/>
            <wp:effectExtent l="0" t="0" r="6985" b="6985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676A317" wp14:editId="74C0D2B0">
            <wp:extent cx="168910" cy="189865"/>
            <wp:effectExtent l="0" t="0" r="2540" b="635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=8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05B8D50" wp14:editId="7F1ED3F9">
            <wp:extent cx="126365" cy="126365"/>
            <wp:effectExtent l="0" t="0" r="6985" b="6985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1(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845613">
        <w:rPr>
          <w:rFonts w:ascii="Times New Roman" w:hAnsi="Times New Roman" w:cs="Times New Roman" w:hint="eastAsia"/>
          <w:szCs w:val="24"/>
        </w:rPr>
        <w:t>.</w:t>
      </w:r>
    </w:p>
    <w:p w14:paraId="6AD01116" w14:textId="2510D33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="000E09C2" w:rsidRPr="00306E49">
        <w:rPr>
          <w:rFonts w:ascii="Times New Roman" w:hAnsi="Times New Roman" w:cs="Times New Roman"/>
          <w:szCs w:val="24"/>
        </w:rPr>
        <w:t>20</w:t>
      </w:r>
      <w:r w:rsidR="000E09C2">
        <w:rPr>
          <w:rFonts w:ascii="Times New Roman" w:hAnsi="Times New Roman" w:cs="Times New Roman" w:hint="eastAsia"/>
          <w:szCs w:val="24"/>
        </w:rPr>
        <w:t>24</w:t>
      </w:r>
      <w:r w:rsidRPr="00306E49">
        <w:rPr>
          <w:rFonts w:ascii="Times New Roman" w:hAnsi="Times New Roman" w:cs="Times New Roman"/>
          <w:szCs w:val="24"/>
        </w:rPr>
        <w:t>=</w:t>
      </w:r>
      <w:r w:rsidR="000E09C2" w:rsidRPr="00306E49">
        <w:rPr>
          <w:rFonts w:ascii="Times New Roman" w:hAnsi="Times New Roman" w:cs="Times New Roman"/>
          <w:szCs w:val="24"/>
        </w:rPr>
        <w:t>6</w:t>
      </w:r>
      <w:r w:rsidR="000E09C2">
        <w:rPr>
          <w:rFonts w:ascii="Times New Roman" w:hAnsi="Times New Roman" w:cs="Times New Roman" w:hint="eastAsia"/>
          <w:szCs w:val="24"/>
        </w:rPr>
        <w:t>74</w:t>
      </w:r>
      <w:r w:rsidRPr="00306E49">
        <w:rPr>
          <w:rFonts w:ascii="Times New Roman" w:hAnsi="Times New Roman" w:cs="Times New Roman"/>
          <w:szCs w:val="24"/>
        </w:rPr>
        <w:t>·3+2</w:t>
      </w:r>
      <w:r w:rsidRPr="00306E49">
        <w:rPr>
          <w:rFonts w:ascii="Times New Roman" w:hAnsi="Times New Roman" w:cs="Times New Roman"/>
          <w:szCs w:val="24"/>
        </w:rPr>
        <w:t>，所以</w:t>
      </w:r>
    </w:p>
    <w:p w14:paraId="4B2C7945" w14:textId="030644A3" w:rsidR="004219A3" w:rsidRPr="00306E49" w:rsidRDefault="000E09C2" w:rsidP="003F2687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2</w:t>
      </w:r>
      <w:r w:rsidRPr="0089186E">
        <w:rPr>
          <w:rFonts w:ascii="Times New Roman" w:hAnsi="Times New Roman" w:cs="Times New Roman" w:hint="eastAsia"/>
          <w:szCs w:val="24"/>
          <w:vertAlign w:val="superscript"/>
        </w:rPr>
        <w:t>2024</w:t>
      </w:r>
      <w:r>
        <w:rPr>
          <w:rFonts w:ascii="Times New Roman" w:hAnsi="Times New Roman" w:cs="Times New Roman" w:hint="eastAsia"/>
          <w:szCs w:val="24"/>
          <w:vertAlign w:val="superscript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 w:hint="eastAsia"/>
          <w:szCs w:val="24"/>
        </w:rPr>
        <w:t xml:space="preserve"> (2</w:t>
      </w:r>
      <w:r>
        <w:rPr>
          <w:rFonts w:ascii="Times New Roman" w:hAnsi="Times New Roman" w:cs="Times New Roman" w:hint="eastAsia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Cs w:val="24"/>
        </w:rPr>
        <w:t>)</w:t>
      </w:r>
      <w:r w:rsidRPr="00BB35CE">
        <w:rPr>
          <w:rFonts w:ascii="Times New Roman" w:hAnsi="Times New Roman" w:cs="Times New Roman"/>
          <w:szCs w:val="24"/>
          <w:vertAlign w:val="superscript"/>
        </w:rPr>
        <w:t>674</w:t>
      </w:r>
      <w:r w:rsidRPr="00306E49">
        <w:rPr>
          <w:rFonts w:ascii="Times New Roman" w:hAnsi="Times New Roman" w:cs="Times New Roman"/>
          <w:szCs w:val="24"/>
        </w:rPr>
        <w:t>·</w:t>
      </w:r>
      <w:r>
        <w:rPr>
          <w:rFonts w:ascii="Times New Roman" w:hAnsi="Times New Roman" w:cs="Times New Roman" w:hint="eastAsia"/>
          <w:szCs w:val="24"/>
        </w:rPr>
        <w:t>2</w:t>
      </w:r>
      <w:r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725D5AC" wp14:editId="25F1B3AA">
            <wp:extent cx="126365" cy="126365"/>
            <wp:effectExtent l="0" t="0" r="6985" b="6985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1·4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182F3FC" wp14:editId="79230BBC">
            <wp:extent cx="126365" cy="126365"/>
            <wp:effectExtent l="0" t="0" r="6985" b="6985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4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845613">
        <w:rPr>
          <w:rFonts w:ascii="Times New Roman" w:hAnsi="Times New Roman" w:cs="Times New Roman" w:hint="eastAsia"/>
          <w:szCs w:val="24"/>
        </w:rPr>
        <w:t>.</w:t>
      </w:r>
    </w:p>
    <w:p w14:paraId="043524B6" w14:textId="18340641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故</w:t>
      </w:r>
      <w:r w:rsidR="000E09C2" w:rsidRPr="000E09C2">
        <w:rPr>
          <w:rFonts w:ascii="Times New Roman" w:hAnsi="Times New Roman" w:cs="Times New Roman" w:hint="eastAsia"/>
          <w:szCs w:val="24"/>
        </w:rPr>
        <w:t>第</w:t>
      </w:r>
      <w:r w:rsidR="000E09C2" w:rsidRPr="000E09C2">
        <w:rPr>
          <w:rFonts w:ascii="Times New Roman" w:hAnsi="Times New Roman" w:cs="Times New Roman"/>
          <w:szCs w:val="24"/>
        </w:rPr>
        <w:t>22024</w:t>
      </w:r>
      <w:r w:rsidR="000E09C2" w:rsidRPr="000E09C2">
        <w:rPr>
          <w:rFonts w:ascii="Times New Roman" w:hAnsi="Times New Roman" w:cs="Times New Roman"/>
          <w:szCs w:val="24"/>
        </w:rPr>
        <w:t>天后是星期</w:t>
      </w:r>
      <w:r w:rsidR="000E09C2">
        <w:rPr>
          <w:rFonts w:ascii="Times New Roman" w:hAnsi="Times New Roman" w:cs="Times New Roman" w:hint="eastAsia"/>
          <w:szCs w:val="24"/>
        </w:rPr>
        <w:t>四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C3CF9C7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5A4735E3" w14:textId="063C1196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推论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 </w:t>
      </w:r>
      <w:r w:rsidR="004219A3" w:rsidRPr="00306E49">
        <w:rPr>
          <w:rFonts w:ascii="Times New Roman" w:hAnsi="Times New Roman" w:cs="Times New Roman"/>
          <w:szCs w:val="24"/>
        </w:rPr>
        <w:t>若</w:t>
      </w:r>
      <w:r w:rsidR="004219A3" w:rsidRPr="00306E49">
        <w:rPr>
          <w:rFonts w:ascii="Times New Roman" w:hAnsi="Times New Roman" w:cs="Times New Roman"/>
          <w:i/>
          <w:szCs w:val="24"/>
        </w:rPr>
        <w:t>x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CA23D82" wp14:editId="52FD3700">
            <wp:extent cx="126365" cy="126365"/>
            <wp:effectExtent l="0" t="0" r="6985" b="6985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i/>
          <w:szCs w:val="24"/>
        </w:rPr>
        <w:t xml:space="preserve">y </w:t>
      </w:r>
      <w:r w:rsidR="004219A3"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71E5622" wp14:editId="0F037D9A">
            <wp:extent cx="407670" cy="239395"/>
            <wp:effectExtent l="0" t="0" r="0" b="8255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 xml:space="preserve"> 0≤</w:t>
      </w:r>
      <w:r w:rsidR="004219A3" w:rsidRPr="00306E49">
        <w:rPr>
          <w:rFonts w:ascii="Times New Roman" w:hAnsi="Times New Roman" w:cs="Times New Roman"/>
          <w:i/>
          <w:szCs w:val="24"/>
        </w:rPr>
        <w:t>i</w:t>
      </w:r>
      <w:r w:rsidR="004219A3" w:rsidRPr="00306E49">
        <w:rPr>
          <w:rFonts w:ascii="Times New Roman" w:hAnsi="Times New Roman" w:cs="Times New Roman"/>
          <w:szCs w:val="24"/>
        </w:rPr>
        <w:t>≤</w:t>
      </w:r>
      <w:r w:rsidR="004219A3" w:rsidRPr="00306E49">
        <w:rPr>
          <w:rFonts w:ascii="Times New Roman" w:hAnsi="Times New Roman" w:cs="Times New Roman"/>
          <w:i/>
          <w:szCs w:val="24"/>
        </w:rPr>
        <w:t>k</w:t>
      </w:r>
      <w:r w:rsidR="004219A3" w:rsidRPr="00306E49">
        <w:rPr>
          <w:rFonts w:ascii="Times New Roman" w:hAnsi="Times New Roman" w:cs="Times New Roman"/>
          <w:szCs w:val="24"/>
        </w:rPr>
        <w:t>，则</w:t>
      </w:r>
    </w:p>
    <w:p w14:paraId="78EB2332" w14:textId="75375EF5" w:rsidR="004219A3" w:rsidRPr="00306E49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1DB08C8" wp14:editId="3DDF5A78">
            <wp:extent cx="2363470" cy="246380"/>
            <wp:effectExtent l="0" t="0" r="0" b="127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E3779C">
        <w:rPr>
          <w:rFonts w:ascii="Times New Roman" w:hAnsi="Times New Roman" w:cs="Times New Roman" w:hint="eastAsia"/>
          <w:szCs w:val="24"/>
        </w:rPr>
        <w:t>.</w:t>
      </w:r>
    </w:p>
    <w:p w14:paraId="240C3995" w14:textId="70DF78BF" w:rsidR="004219A3" w:rsidRPr="00BB35CE" w:rsidRDefault="004219A3" w:rsidP="003F2687">
      <w:pPr>
        <w:snapToGrid w:val="0"/>
        <w:spacing w:beforeLines="50" w:before="156" w:line="360" w:lineRule="auto"/>
        <w:ind w:firstLineChars="295" w:firstLine="619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x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AEC9D7F" wp14:editId="21129E9C">
            <wp:extent cx="126365" cy="126365"/>
            <wp:effectExtent l="0" t="0" r="6985" b="6985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y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），由</w:t>
      </w:r>
      <w:r w:rsidR="00392B38" w:rsidRPr="00306E49">
        <w:rPr>
          <w:rFonts w:ascii="Times New Roman" w:hAnsi="Times New Roman" w:cs="Times New Roman"/>
          <w:szCs w:val="24"/>
        </w:rPr>
        <w:t>性质</w:t>
      </w:r>
      <w:r w:rsidR="00392B38" w:rsidRPr="00306E49">
        <w:rPr>
          <w:rFonts w:ascii="Times New Roman" w:hAnsi="Times New Roman" w:cs="Times New Roman"/>
          <w:szCs w:val="24"/>
        </w:rPr>
        <w:t>2.1.2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3F2687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262FDDB" wp14:editId="594266B3">
            <wp:extent cx="450215" cy="239395"/>
            <wp:effectExtent l="0" t="0" r="6985" b="825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="00E3779C">
        <w:rPr>
          <w:rFonts w:ascii="Times New Roman" w:hAnsi="Times New Roman" w:cs="Times New Roman" w:hint="eastAsia"/>
          <w:iCs/>
          <w:szCs w:val="24"/>
        </w:rPr>
        <w:t>.</w:t>
      </w:r>
    </w:p>
    <w:p w14:paraId="0409D27D" w14:textId="6A035DDE" w:rsidR="004219A3" w:rsidRPr="00306E49" w:rsidRDefault="004219A3" w:rsidP="003F2687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B1C0E7" wp14:editId="45A870FC">
            <wp:extent cx="407670" cy="239395"/>
            <wp:effectExtent l="0" t="0" r="0" b="825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），（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将它们对应相乘，我们有</w:t>
      </w:r>
    </w:p>
    <w:p w14:paraId="07DCB239" w14:textId="4B10BB26" w:rsidR="004219A3" w:rsidRPr="00BB35CE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lastRenderedPageBreak/>
        <w:drawing>
          <wp:inline distT="0" distB="0" distL="0" distR="0" wp14:anchorId="704251FB" wp14:editId="4DF554FC">
            <wp:extent cx="654050" cy="246380"/>
            <wp:effectExtent l="0" t="0" r="0" b="127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="00E3779C">
        <w:rPr>
          <w:rFonts w:ascii="Times New Roman" w:hAnsi="Times New Roman" w:cs="Times New Roman" w:hint="eastAsia"/>
          <w:iCs/>
          <w:szCs w:val="24"/>
        </w:rPr>
        <w:t>.</w:t>
      </w:r>
    </w:p>
    <w:p w14:paraId="38ADD9A6" w14:textId="1EE09ECB" w:rsidR="004219A3" w:rsidRPr="00306E49" w:rsidRDefault="004219A3" w:rsidP="003F2687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最后，将这些</w:t>
      </w:r>
      <w:r w:rsidR="00305B4F">
        <w:rPr>
          <w:rFonts w:ascii="Times New Roman" w:hAnsi="Times New Roman" w:cs="Times New Roman" w:hint="eastAsia"/>
          <w:szCs w:val="24"/>
        </w:rPr>
        <w:t>式子</w:t>
      </w:r>
      <w:r w:rsidRPr="00306E49">
        <w:rPr>
          <w:rFonts w:ascii="Times New Roman" w:hAnsi="Times New Roman" w:cs="Times New Roman"/>
          <w:szCs w:val="24"/>
        </w:rPr>
        <w:t>左右对应相加，得到</w:t>
      </w:r>
    </w:p>
    <w:p w14:paraId="00837DD7" w14:textId="26A63653" w:rsidR="004219A3" w:rsidRPr="00306E49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B4FF1E3" wp14:editId="184415DD">
            <wp:extent cx="2398395" cy="246380"/>
            <wp:effectExtent l="0" t="0" r="1905" b="127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E3779C">
        <w:rPr>
          <w:rFonts w:ascii="Times New Roman" w:hAnsi="Times New Roman" w:cs="Times New Roman" w:hint="eastAsia"/>
          <w:szCs w:val="24"/>
        </w:rPr>
        <w:t>.</w:t>
      </w:r>
    </w:p>
    <w:p w14:paraId="4F7F4DFD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61DFB52E" w14:textId="4A1B3508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推论</w:t>
      </w:r>
      <w:r w:rsidRPr="00306E49">
        <w:rPr>
          <w:rFonts w:ascii="Times New Roman" w:hAnsi="Times New Roman" w:cs="Times New Roman"/>
          <w:szCs w:val="24"/>
        </w:rPr>
        <w:t>2.1.1</w:t>
      </w:r>
      <w:r w:rsidR="004219A3" w:rsidRPr="00306E49">
        <w:rPr>
          <w:rFonts w:ascii="Times New Roman" w:hAnsi="Times New Roman" w:cs="Times New Roman"/>
          <w:szCs w:val="24"/>
        </w:rPr>
        <w:t>可以帮助我们很快地判断</w:t>
      </w:r>
      <w:proofErr w:type="gramStart"/>
      <w:r w:rsidR="004219A3" w:rsidRPr="00306E49">
        <w:rPr>
          <w:rFonts w:ascii="Times New Roman" w:hAnsi="Times New Roman" w:cs="Times New Roman"/>
          <w:szCs w:val="24"/>
        </w:rPr>
        <w:t>一些数</w:t>
      </w:r>
      <w:proofErr w:type="gramEnd"/>
      <w:r w:rsidR="004219A3" w:rsidRPr="00306E49">
        <w:rPr>
          <w:rFonts w:ascii="Times New Roman" w:hAnsi="Times New Roman" w:cs="Times New Roman"/>
          <w:szCs w:val="24"/>
        </w:rPr>
        <w:t>是否被</w:t>
      </w:r>
      <w:r w:rsidR="004219A3" w:rsidRPr="00306E49">
        <w:rPr>
          <w:rFonts w:ascii="Times New Roman" w:hAnsi="Times New Roman" w:cs="Times New Roman"/>
          <w:szCs w:val="24"/>
        </w:rPr>
        <w:t>3</w:t>
      </w:r>
      <w:r w:rsidR="004219A3" w:rsidRPr="00306E49">
        <w:rPr>
          <w:rFonts w:ascii="Times New Roman" w:hAnsi="Times New Roman" w:cs="Times New Roman"/>
          <w:szCs w:val="24"/>
        </w:rPr>
        <w:t>或</w:t>
      </w:r>
      <w:r w:rsidR="004219A3" w:rsidRPr="00306E49">
        <w:rPr>
          <w:rFonts w:ascii="Times New Roman" w:hAnsi="Times New Roman" w:cs="Times New Roman"/>
          <w:szCs w:val="24"/>
        </w:rPr>
        <w:t>9</w:t>
      </w:r>
      <w:r w:rsidR="004219A3" w:rsidRPr="00306E49">
        <w:rPr>
          <w:rFonts w:ascii="Times New Roman" w:hAnsi="Times New Roman" w:cs="Times New Roman"/>
          <w:szCs w:val="24"/>
        </w:rPr>
        <w:t>整除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700984E1" w14:textId="5777055E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推论</w:t>
      </w:r>
      <w:r w:rsidRPr="00306E49">
        <w:rPr>
          <w:rFonts w:ascii="Times New Roman" w:hAnsi="Times New Roman" w:cs="Times New Roman"/>
          <w:b/>
          <w:szCs w:val="24"/>
        </w:rPr>
        <w:t xml:space="preserve">2.1.2  </w:t>
      </w:r>
      <w:r w:rsidR="004219A3" w:rsidRPr="00306E49">
        <w:rPr>
          <w:rFonts w:ascii="Times New Roman" w:hAnsi="Times New Roman" w:cs="Times New Roman"/>
          <w:szCs w:val="24"/>
        </w:rPr>
        <w:t>设整数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有十进制表示式：</w:t>
      </w:r>
    </w:p>
    <w:p w14:paraId="383B9025" w14:textId="4D8DC378" w:rsidR="004219A3" w:rsidRPr="00306E49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4FF53EE" wp14:editId="6949C169">
            <wp:extent cx="2159635" cy="246380"/>
            <wp:effectExtent l="0" t="0" r="0" b="127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0≤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243895B" wp14:editId="77ECE261">
            <wp:extent cx="147955" cy="239395"/>
            <wp:effectExtent l="0" t="0" r="4445" b="8255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﹤</w:t>
      </w:r>
      <w:r w:rsidRPr="00306E49">
        <w:rPr>
          <w:rFonts w:ascii="Times New Roman" w:hAnsi="Times New Roman" w:cs="Times New Roman"/>
          <w:szCs w:val="24"/>
        </w:rPr>
        <w:t>10</w:t>
      </w:r>
    </w:p>
    <w:p w14:paraId="386304A9" w14:textId="554D55D8" w:rsidR="004219A3" w:rsidRPr="00306E49" w:rsidRDefault="004219A3" w:rsidP="003F2687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3F9553C" wp14:editId="54E3009C">
            <wp:extent cx="182880" cy="239395"/>
            <wp:effectExtent l="0" t="0" r="7620" b="8255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F4784DD" wp14:editId="3805108F">
            <wp:extent cx="407670" cy="239395"/>
            <wp:effectExtent l="0" t="0" r="0" b="8255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；</w:t>
      </w:r>
    </w:p>
    <w:p w14:paraId="7EC1878D" w14:textId="6715D361" w:rsidR="004219A3" w:rsidRPr="00306E49" w:rsidRDefault="004219A3" w:rsidP="003F2687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而</w:t>
      </w:r>
      <w:r w:rsidRPr="00306E49">
        <w:rPr>
          <w:rFonts w:ascii="Times New Roman" w:hAnsi="Times New Roman" w:cs="Times New Roman"/>
          <w:szCs w:val="24"/>
        </w:rPr>
        <w:t>9|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szCs w:val="24"/>
        </w:rPr>
        <w:t>9|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5C0D040" wp14:editId="239BB5DB">
            <wp:extent cx="182880" cy="239395"/>
            <wp:effectExtent l="0" t="0" r="7620" b="8255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1020969" wp14:editId="7374AC9D">
            <wp:extent cx="407670" cy="239395"/>
            <wp:effectExtent l="0" t="0" r="0" b="8255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617A28D4" w14:textId="268379E9" w:rsidR="004219A3" w:rsidRPr="00306E49" w:rsidRDefault="004219A3" w:rsidP="00F37E21">
      <w:pPr>
        <w:snapToGrid w:val="0"/>
        <w:spacing w:beforeLines="50" w:before="156"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szCs w:val="24"/>
        </w:rPr>
        <w:t>10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62FB2AD" wp14:editId="4206BB09">
            <wp:extent cx="126365" cy="126365"/>
            <wp:effectExtent l="0" t="0" r="6985" b="6985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），又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EE64CCC" wp14:editId="603BD00C">
            <wp:extent cx="344805" cy="189865"/>
            <wp:effectExtent l="0" t="0" r="0" b="635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所以，根据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，我们有</w:t>
      </w:r>
    </w:p>
    <w:p w14:paraId="267D298E" w14:textId="3B8BD3A5" w:rsidR="004219A3" w:rsidRPr="00306E49" w:rsidRDefault="004219A3" w:rsidP="003F2687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41CFF8F" wp14:editId="004FF407">
            <wp:extent cx="1941195" cy="246380"/>
            <wp:effectExtent l="0" t="0" r="1905" b="127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784D570" wp14:editId="075E4210">
            <wp:extent cx="126365" cy="126365"/>
            <wp:effectExtent l="0" t="0" r="6985" b="6985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DFCDDEA" wp14:editId="2CF01618">
            <wp:extent cx="182880" cy="239395"/>
            <wp:effectExtent l="0" t="0" r="7620" b="8255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8DA24A3" wp14:editId="78322F2A">
            <wp:extent cx="407670" cy="239395"/>
            <wp:effectExtent l="0" t="0" r="0" b="8255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</w:t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3A13A1E3" w14:textId="26619EF8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3BC57C2" wp14:editId="3791FA9A">
            <wp:extent cx="1941195" cy="246380"/>
            <wp:effectExtent l="0" t="0" r="1905" b="127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B7F7F74" wp14:editId="41242A63">
            <wp:extent cx="126365" cy="126365"/>
            <wp:effectExtent l="0" t="0" r="6985" b="6985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0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</w:t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26A16DC7" w14:textId="1F43DA4B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5492DAE" wp14:editId="12CC4725">
            <wp:extent cx="182880" cy="239395"/>
            <wp:effectExtent l="0" t="0" r="7620" b="8255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36A29F3" wp14:editId="56ADFBA1">
            <wp:extent cx="407670" cy="239395"/>
            <wp:effectExtent l="0" t="0" r="0" b="8255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AD842E5" wp14:editId="20047F36">
            <wp:extent cx="126365" cy="126365"/>
            <wp:effectExtent l="0" t="0" r="6985" b="698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0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</w:t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19FD2A63" w14:textId="77777777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结论对于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=3</w:t>
      </w:r>
      <w:r w:rsidRPr="00306E49">
        <w:rPr>
          <w:rFonts w:ascii="Times New Roman" w:hAnsi="Times New Roman" w:cs="Times New Roman"/>
          <w:szCs w:val="24"/>
        </w:rPr>
        <w:t>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04FC932" w14:textId="7FF691CC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同理，对于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=9</w:t>
      </w:r>
      <w:r w:rsidRPr="00306E49">
        <w:rPr>
          <w:rFonts w:ascii="Times New Roman" w:hAnsi="Times New Roman" w:cs="Times New Roman"/>
          <w:szCs w:val="24"/>
        </w:rPr>
        <w:t>，结论也成立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1444D8D" w14:textId="77777777" w:rsidR="001146C1" w:rsidRPr="00306E49" w:rsidRDefault="001146C1" w:rsidP="00F37E21">
      <w:pPr>
        <w:snapToGrid w:val="0"/>
        <w:spacing w:line="360" w:lineRule="auto"/>
        <w:ind w:firstLineChars="350" w:firstLine="735"/>
        <w:rPr>
          <w:rFonts w:ascii="Times New Roman" w:hAnsi="Times New Roman" w:cs="Times New Roman"/>
          <w:szCs w:val="24"/>
        </w:rPr>
      </w:pPr>
    </w:p>
    <w:p w14:paraId="2FBC4CE1" w14:textId="2A38878C" w:rsidR="004219A3" w:rsidRPr="00306E49" w:rsidRDefault="00392B3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2.1.8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0E6434">
        <w:rPr>
          <w:rFonts w:ascii="Times New Roman" w:hAnsi="Times New Roman" w:cs="Times New Roman" w:hint="eastAsia"/>
          <w:szCs w:val="24"/>
        </w:rPr>
        <w:t>20240901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szCs w:val="24"/>
        </w:rPr>
        <w:t>3|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>9|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141A9FE3" w14:textId="41B69F9A" w:rsidR="004219A3" w:rsidRPr="00306E49" w:rsidRDefault="004219A3" w:rsidP="00F37E21">
      <w:pPr>
        <w:snapToGrid w:val="0"/>
        <w:spacing w:line="360" w:lineRule="auto"/>
        <w:ind w:firstLineChars="196" w:firstLine="412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58B0915" wp14:editId="34C12EB7">
            <wp:extent cx="182880" cy="239395"/>
            <wp:effectExtent l="0" t="0" r="7620" b="8255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1E845D2" wp14:editId="76D1FF23">
            <wp:extent cx="407670" cy="239395"/>
            <wp:effectExtent l="0" t="0" r="0" b="8255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="000E6434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E6434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E6434">
        <w:rPr>
          <w:rFonts w:ascii="Times New Roman" w:hAnsi="Times New Roman" w:cs="Times New Roman" w:hint="eastAsia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+</w:t>
      </w:r>
      <w:r w:rsidR="000E6434">
        <w:rPr>
          <w:rFonts w:ascii="Times New Roman" w:hAnsi="Times New Roman" w:cs="Times New Roman" w:hint="eastAsia"/>
          <w:szCs w:val="24"/>
        </w:rPr>
        <w:t>9</w:t>
      </w:r>
      <w:r w:rsidRPr="00306E49">
        <w:rPr>
          <w:rFonts w:ascii="Times New Roman" w:hAnsi="Times New Roman" w:cs="Times New Roman"/>
          <w:szCs w:val="24"/>
        </w:rPr>
        <w:t>+1=</w:t>
      </w:r>
      <w:r w:rsidR="000E6434">
        <w:rPr>
          <w:rFonts w:ascii="Times New Roman" w:hAnsi="Times New Roman" w:cs="Times New Roman" w:hint="eastAsia"/>
          <w:szCs w:val="24"/>
        </w:rPr>
        <w:t>18.</w:t>
      </w:r>
    </w:p>
    <w:p w14:paraId="5C74716C" w14:textId="570F7901" w:rsidR="004219A3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Pr="00306E49">
        <w:rPr>
          <w:rFonts w:ascii="Times New Roman" w:hAnsi="Times New Roman" w:cs="Times New Roman"/>
          <w:szCs w:val="24"/>
        </w:rPr>
        <w:t>3|</w:t>
      </w:r>
      <w:r w:rsidR="000E6434">
        <w:rPr>
          <w:rFonts w:ascii="Times New Roman" w:hAnsi="Times New Roman" w:cs="Times New Roman" w:hint="eastAsia"/>
          <w:szCs w:val="24"/>
        </w:rPr>
        <w:t>18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9|</w:t>
      </w:r>
      <w:r w:rsidR="000E6434">
        <w:rPr>
          <w:rFonts w:ascii="Times New Roman" w:hAnsi="Times New Roman" w:cs="Times New Roman" w:hint="eastAsia"/>
          <w:szCs w:val="24"/>
        </w:rPr>
        <w:t>18</w:t>
      </w:r>
      <w:r w:rsidRPr="00306E49">
        <w:rPr>
          <w:rFonts w:ascii="Times New Roman" w:hAnsi="Times New Roman" w:cs="Times New Roman"/>
          <w:szCs w:val="24"/>
        </w:rPr>
        <w:t>，根据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2.1.2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1D8A3174" w14:textId="77777777" w:rsidR="000E6434" w:rsidRPr="00306E49" w:rsidRDefault="000E6434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</w:p>
    <w:p w14:paraId="25ED78FC" w14:textId="07A1FC40" w:rsidR="004219A3" w:rsidRPr="00306E49" w:rsidRDefault="004219A3" w:rsidP="00F37E21">
      <w:pPr>
        <w:pStyle w:val="ae"/>
        <w:numPr>
          <w:ilvl w:val="2"/>
          <w:numId w:val="24"/>
        </w:numPr>
        <w:snapToGrid w:val="0"/>
        <w:spacing w:line="360" w:lineRule="auto"/>
        <w:ind w:firstLineChars="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设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=</w:t>
      </w:r>
      <w:r w:rsidR="00061222">
        <w:rPr>
          <w:rFonts w:ascii="Times New Roman" w:hAnsi="Times New Roman" w:hint="eastAsia"/>
          <w:szCs w:val="24"/>
        </w:rPr>
        <w:t>20240922</w:t>
      </w:r>
      <w:r w:rsidRPr="00306E49">
        <w:rPr>
          <w:rFonts w:ascii="Times New Roman" w:hAnsi="Times New Roman"/>
          <w:szCs w:val="24"/>
        </w:rPr>
        <w:t>，则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被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整除，但不被</w:t>
      </w:r>
      <w:r w:rsidRPr="00306E49">
        <w:rPr>
          <w:rFonts w:ascii="Times New Roman" w:hAnsi="Times New Roman"/>
          <w:szCs w:val="24"/>
        </w:rPr>
        <w:t>9</w:t>
      </w:r>
      <w:r w:rsidRPr="00306E49">
        <w:rPr>
          <w:rFonts w:ascii="Times New Roman" w:hAnsi="Times New Roman"/>
          <w:szCs w:val="24"/>
        </w:rPr>
        <w:t>整除</w:t>
      </w:r>
      <w:r w:rsidRPr="00306E49">
        <w:rPr>
          <w:rFonts w:ascii="Times New Roman" w:hAnsi="Times New Roman"/>
          <w:szCs w:val="24"/>
        </w:rPr>
        <w:t xml:space="preserve">. </w:t>
      </w:r>
    </w:p>
    <w:p w14:paraId="1DBE8C55" w14:textId="27607E08" w:rsidR="004219A3" w:rsidRPr="00306E49" w:rsidRDefault="004219A3" w:rsidP="00F37E21">
      <w:pPr>
        <w:snapToGrid w:val="0"/>
        <w:spacing w:line="360" w:lineRule="auto"/>
        <w:ind w:firstLineChars="196" w:firstLine="412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6CB3EF0" wp14:editId="7A5B1945">
            <wp:extent cx="182880" cy="239395"/>
            <wp:effectExtent l="0" t="0" r="7620" b="8255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E3A5920" wp14:editId="04DA8389">
            <wp:extent cx="407670" cy="239395"/>
            <wp:effectExtent l="0" t="0" r="0" b="8255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9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=</w:t>
      </w:r>
      <w:r w:rsidR="00061222">
        <w:rPr>
          <w:rFonts w:ascii="Times New Roman" w:hAnsi="Times New Roman" w:cs="Times New Roman" w:hint="eastAsia"/>
          <w:szCs w:val="24"/>
        </w:rPr>
        <w:t>21</w:t>
      </w:r>
      <w:r w:rsidRPr="00306E49">
        <w:rPr>
          <w:rFonts w:ascii="Times New Roman" w:hAnsi="Times New Roman" w:cs="Times New Roman"/>
          <w:szCs w:val="24"/>
        </w:rPr>
        <w:t>=3·</w:t>
      </w:r>
      <w:r w:rsidR="00061222">
        <w:rPr>
          <w:rFonts w:ascii="Times New Roman" w:hAnsi="Times New Roman" w:cs="Times New Roman" w:hint="eastAsia"/>
          <w:szCs w:val="24"/>
        </w:rPr>
        <w:t>7</w:t>
      </w:r>
      <w:r w:rsidR="00FE3E7E">
        <w:rPr>
          <w:rFonts w:ascii="Times New Roman" w:hAnsi="Times New Roman" w:cs="Times New Roman" w:hint="eastAsia"/>
          <w:szCs w:val="24"/>
        </w:rPr>
        <w:t>,</w:t>
      </w:r>
    </w:p>
    <w:p w14:paraId="321A64C8" w14:textId="2CA15468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Pr="00306E49">
        <w:rPr>
          <w:rFonts w:ascii="Times New Roman" w:hAnsi="Times New Roman" w:cs="Times New Roman"/>
          <w:szCs w:val="24"/>
        </w:rPr>
        <w:t>3|3·</w:t>
      </w:r>
      <w:r w:rsidR="00061222">
        <w:rPr>
          <w:rFonts w:ascii="Times New Roman" w:hAnsi="Times New Roman" w:cs="Times New Roman" w:hint="eastAsia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7A0C99" wp14:editId="5D9BE587">
            <wp:extent cx="112395" cy="196850"/>
            <wp:effectExtent l="0" t="0" r="1905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3·</w:t>
      </w:r>
      <w:r w:rsidR="00061222">
        <w:rPr>
          <w:rFonts w:ascii="Times New Roman" w:hAnsi="Times New Roman" w:cs="Times New Roman" w:hint="eastAsia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2.1.2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84219AF" wp14:editId="49790403">
            <wp:extent cx="112395" cy="196850"/>
            <wp:effectExtent l="0" t="0" r="1905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48E4109" w14:textId="77777777" w:rsidR="00392B38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</w:p>
    <w:p w14:paraId="39992692" w14:textId="6FB3BCAD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同时，推论</w:t>
      </w:r>
      <w:r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可以帮助我们很快地判断</w:t>
      </w:r>
      <w:proofErr w:type="gramStart"/>
      <w:r w:rsidRPr="00306E49">
        <w:rPr>
          <w:rFonts w:ascii="Times New Roman" w:hAnsi="Times New Roman" w:cs="Times New Roman"/>
          <w:szCs w:val="24"/>
        </w:rPr>
        <w:t>一些数</w:t>
      </w:r>
      <w:proofErr w:type="gramEnd"/>
      <w:r w:rsidRPr="00306E49">
        <w:rPr>
          <w:rFonts w:ascii="Times New Roman" w:hAnsi="Times New Roman" w:cs="Times New Roman"/>
          <w:szCs w:val="24"/>
        </w:rPr>
        <w:t>是否被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（或</w:t>
      </w:r>
      <w:r w:rsidRPr="00306E49">
        <w:rPr>
          <w:rFonts w:ascii="Times New Roman" w:hAnsi="Times New Roman" w:cs="Times New Roman"/>
          <w:szCs w:val="24"/>
        </w:rPr>
        <w:t xml:space="preserve">11, 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）整除</w:t>
      </w:r>
      <w:r w:rsidR="00344E1D">
        <w:rPr>
          <w:rFonts w:ascii="Times New Roman" w:hAnsi="Times New Roman" w:cs="Times New Roman" w:hint="eastAsia"/>
          <w:szCs w:val="24"/>
        </w:rPr>
        <w:t>.</w:t>
      </w:r>
    </w:p>
    <w:p w14:paraId="4286F37B" w14:textId="19BBB23E" w:rsidR="004219A3" w:rsidRPr="00306E49" w:rsidRDefault="00392B38" w:rsidP="00000EBA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推论</w:t>
      </w:r>
      <w:r w:rsidRPr="00306E49">
        <w:rPr>
          <w:rFonts w:ascii="Times New Roman" w:hAnsi="Times New Roman" w:cs="Times New Roman"/>
          <w:b/>
          <w:szCs w:val="24"/>
        </w:rPr>
        <w:t>2.1.3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设整数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有</w:t>
      </w:r>
      <w:r w:rsidR="004219A3" w:rsidRPr="00306E49">
        <w:rPr>
          <w:rFonts w:ascii="Times New Roman" w:hAnsi="Times New Roman" w:cs="Times New Roman"/>
          <w:szCs w:val="24"/>
        </w:rPr>
        <w:t>1000</w:t>
      </w:r>
      <w:r w:rsidR="004219A3" w:rsidRPr="00306E49">
        <w:rPr>
          <w:rFonts w:ascii="Times New Roman" w:hAnsi="Times New Roman" w:cs="Times New Roman"/>
          <w:szCs w:val="24"/>
        </w:rPr>
        <w:t>进制表示式：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AE008B9" wp14:editId="4FD20204">
            <wp:extent cx="1582420" cy="246380"/>
            <wp:effectExtent l="0" t="0" r="0" b="127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 xml:space="preserve"> 0≤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FBB52E2" wp14:editId="13F938F6">
            <wp:extent cx="147955" cy="239395"/>
            <wp:effectExtent l="0" t="0" r="4445" b="8255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﹤</w:t>
      </w:r>
      <w:r w:rsidR="004219A3" w:rsidRPr="00306E49">
        <w:rPr>
          <w:rFonts w:ascii="Times New Roman" w:hAnsi="Times New Roman" w:cs="Times New Roman"/>
          <w:szCs w:val="24"/>
        </w:rPr>
        <w:t>1000</w:t>
      </w:r>
      <w:r w:rsidR="00063962">
        <w:rPr>
          <w:rFonts w:ascii="Times New Roman" w:hAnsi="Times New Roman" w:cs="Times New Roman" w:hint="eastAsia"/>
          <w:szCs w:val="24"/>
        </w:rPr>
        <w:t>.</w:t>
      </w:r>
    </w:p>
    <w:p w14:paraId="010415BC" w14:textId="77777777" w:rsidR="00435179" w:rsidRDefault="004219A3" w:rsidP="00435179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szCs w:val="24"/>
        </w:rPr>
        <w:t>7(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 xml:space="preserve">11, 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13)|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="00435179">
        <w:rPr>
          <w:rFonts w:ascii="Times New Roman" w:hAnsi="Times New Roman" w:cs="Times New Roman" w:hint="eastAsia"/>
          <w:szCs w:val="24"/>
        </w:rPr>
        <w:t>：</w:t>
      </w:r>
    </w:p>
    <w:p w14:paraId="42DAACC0" w14:textId="0307124D" w:rsidR="004219A3" w:rsidRPr="00306E49" w:rsidRDefault="004219A3" w:rsidP="00435179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（或</w:t>
      </w:r>
      <w:r w:rsidRPr="00306E49">
        <w:rPr>
          <w:rFonts w:ascii="Times New Roman" w:hAnsi="Times New Roman" w:cs="Times New Roman"/>
          <w:szCs w:val="24"/>
        </w:rPr>
        <w:t xml:space="preserve">11, 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）能整除整数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0679259" wp14:editId="60C9D12E">
            <wp:extent cx="1673860" cy="239395"/>
            <wp:effectExtent l="0" t="0" r="2540" b="8255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5179">
        <w:rPr>
          <w:rFonts w:ascii="Times New Roman" w:hAnsi="Times New Roman" w:cs="Times New Roman" w:hint="eastAsia"/>
          <w:szCs w:val="24"/>
        </w:rPr>
        <w:t>.</w:t>
      </w:r>
    </w:p>
    <w:p w14:paraId="6A1EBACD" w14:textId="1D4F0130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000EBA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392B38"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1000=7·11·13-1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0664FE8" wp14:editId="3BDF7068">
            <wp:extent cx="126365" cy="126365"/>
            <wp:effectExtent l="0" t="0" r="6985" b="6985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</w:p>
    <w:p w14:paraId="3B5B0818" w14:textId="43639219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1000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0141626" wp14:editId="2738D3D9">
            <wp:extent cx="126365" cy="126365"/>
            <wp:effectExtent l="0" t="0" r="6985" b="698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4DA2A9B7" wp14:editId="7A3A367B">
            <wp:extent cx="379730" cy="196850"/>
            <wp:effectExtent l="0" t="0" r="127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455A7B8" wp14:editId="2D417467">
            <wp:extent cx="126365" cy="126365"/>
            <wp:effectExtent l="0" t="0" r="6985" b="6985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51040AC" wp14:editId="5BDFF94E">
            <wp:extent cx="379730" cy="196850"/>
            <wp:effectExtent l="0" t="0" r="127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B8DBFA8" wp14:editId="317FB943">
            <wp:extent cx="126365" cy="126365"/>
            <wp:effectExtent l="0" t="0" r="6985" b="6985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…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7FE5A35" wp14:editId="7B31CBD8">
            <wp:extent cx="126365" cy="126365"/>
            <wp:effectExtent l="0" t="0" r="6985" b="6985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063962">
        <w:rPr>
          <w:rFonts w:ascii="Times New Roman" w:hAnsi="Times New Roman" w:cs="Times New Roman" w:hint="eastAsia"/>
          <w:szCs w:val="24"/>
        </w:rPr>
        <w:t>,</w:t>
      </w:r>
    </w:p>
    <w:p w14:paraId="2799FAEF" w14:textId="5A7AB32B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>以及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3D79CB6" wp14:editId="6FB46A95">
            <wp:extent cx="379730" cy="196850"/>
            <wp:effectExtent l="0" t="0" r="127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1A3DCE4" wp14:editId="460B5C9E">
            <wp:extent cx="126365" cy="126365"/>
            <wp:effectExtent l="0" t="0" r="6985" b="6985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65DEA85" wp14:editId="1F8E3BD0">
            <wp:extent cx="379730" cy="196850"/>
            <wp:effectExtent l="0" t="0" r="127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BFAEC67" wp14:editId="31905154">
            <wp:extent cx="126365" cy="126365"/>
            <wp:effectExtent l="0" t="0" r="6985" b="6985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344BD71A" wp14:editId="0591C655">
            <wp:extent cx="379730" cy="196850"/>
            <wp:effectExtent l="0" t="0" r="127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C87D650" wp14:editId="02B46D09">
            <wp:extent cx="126365" cy="126365"/>
            <wp:effectExtent l="0" t="0" r="6985" b="6985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…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2359B0B" wp14:editId="7BA03B63">
            <wp:extent cx="126365" cy="126365"/>
            <wp:effectExtent l="0" t="0" r="6985" b="6985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1 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063962">
        <w:rPr>
          <w:rFonts w:ascii="Times New Roman" w:hAnsi="Times New Roman" w:cs="Times New Roman" w:hint="eastAsia"/>
          <w:szCs w:val="24"/>
        </w:rPr>
        <w:t>.</w:t>
      </w:r>
    </w:p>
    <w:p w14:paraId="593C7206" w14:textId="59E7333F" w:rsidR="004219A3" w:rsidRPr="00306E49" w:rsidRDefault="004219A3" w:rsidP="00000EBA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，得到</w:t>
      </w:r>
    </w:p>
    <w:p w14:paraId="7EEF29CA" w14:textId="216F3D6D" w:rsidR="004219A3" w:rsidRPr="00306E49" w:rsidRDefault="004219A3" w:rsidP="00000EBA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D89E8FC" wp14:editId="7B7A6485">
            <wp:extent cx="2398395" cy="246380"/>
            <wp:effectExtent l="0" t="0" r="1905" b="127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33E1" w14:textId="2A663271" w:rsidR="004219A3" w:rsidRPr="00306E49" w:rsidRDefault="004219A3" w:rsidP="00000EBA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EBBEC47" wp14:editId="54F3DCB0">
            <wp:extent cx="126365" cy="126365"/>
            <wp:effectExtent l="0" t="0" r="6985" b="6985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A644CBD" wp14:editId="5365C203">
            <wp:extent cx="2279015" cy="246380"/>
            <wp:effectExtent l="0" t="0" r="6985" b="127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FE34" w14:textId="20D7A34E" w:rsidR="004219A3" w:rsidRPr="00306E49" w:rsidRDefault="004219A3" w:rsidP="00000EBA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4E0CCB2" wp14:editId="1A097480">
            <wp:extent cx="126365" cy="126365"/>
            <wp:effectExtent l="0" t="0" r="6985" b="698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F19A0EE" wp14:editId="35C5619A">
            <wp:extent cx="1673860" cy="239395"/>
            <wp:effectExtent l="0" t="0" r="2540" b="825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    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063962">
        <w:rPr>
          <w:rFonts w:ascii="Times New Roman" w:hAnsi="Times New Roman" w:cs="Times New Roman" w:hint="eastAsia"/>
          <w:szCs w:val="24"/>
        </w:rPr>
        <w:t>.</w:t>
      </w:r>
    </w:p>
    <w:p w14:paraId="11018391" w14:textId="560C28CD" w:rsidR="004219A3" w:rsidRPr="00306E49" w:rsidRDefault="004219A3" w:rsidP="00000EBA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szCs w:val="24"/>
        </w:rPr>
        <w:t>7|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7|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3FA341" wp14:editId="2D61DBC8">
            <wp:extent cx="1673860" cy="239395"/>
            <wp:effectExtent l="0" t="0" r="2540" b="825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3962">
        <w:rPr>
          <w:rFonts w:ascii="Times New Roman" w:hAnsi="Times New Roman" w:cs="Times New Roman" w:hint="eastAsia"/>
          <w:szCs w:val="24"/>
        </w:rPr>
        <w:t>,</w:t>
      </w:r>
    </w:p>
    <w:p w14:paraId="02210F32" w14:textId="77777777" w:rsidR="004219A3" w:rsidRPr="00306E49" w:rsidRDefault="004219A3" w:rsidP="00F37E21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即结论对于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=7</w:t>
      </w:r>
      <w:r w:rsidRPr="00306E49">
        <w:rPr>
          <w:rFonts w:ascii="Times New Roman" w:hAnsi="Times New Roman" w:cs="Times New Roman"/>
          <w:szCs w:val="24"/>
        </w:rPr>
        <w:t>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950A983" w14:textId="77777777" w:rsidR="004219A3" w:rsidRPr="00306E49" w:rsidRDefault="004219A3" w:rsidP="00000EBA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同理，结论对于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=11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也成立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239261C" w14:textId="77777777" w:rsidR="00D34BA8" w:rsidRPr="00306E49" w:rsidRDefault="00D34BA8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79EFDF88" w14:textId="442FF545" w:rsidR="004219A3" w:rsidRPr="00306E49" w:rsidRDefault="00D34BA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</w:t>
      </w:r>
      <w:r w:rsidR="000707A9" w:rsidRPr="00306E49">
        <w:rPr>
          <w:rFonts w:ascii="Times New Roman" w:hAnsi="Times New Roman" w:cs="Times New Roman"/>
          <w:b/>
          <w:szCs w:val="24"/>
        </w:rPr>
        <w:t>10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063962">
        <w:rPr>
          <w:rFonts w:ascii="Times New Roman" w:hAnsi="Times New Roman" w:cs="Times New Roman" w:hint="eastAsia"/>
          <w:szCs w:val="24"/>
        </w:rPr>
        <w:t>2024092</w:t>
      </w:r>
      <w:r w:rsidR="0002536B">
        <w:rPr>
          <w:rFonts w:ascii="Times New Roman" w:hAnsi="Times New Roman" w:cs="Times New Roman" w:hint="eastAsia"/>
          <w:szCs w:val="24"/>
        </w:rPr>
        <w:t>0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被</w:t>
      </w:r>
      <w:r w:rsidR="004219A3" w:rsidRPr="00306E49">
        <w:rPr>
          <w:rFonts w:ascii="Times New Roman" w:hAnsi="Times New Roman" w:cs="Times New Roman"/>
          <w:szCs w:val="24"/>
        </w:rPr>
        <w:t>7</w:t>
      </w:r>
      <w:r w:rsidR="004219A3" w:rsidRPr="00306E49">
        <w:rPr>
          <w:rFonts w:ascii="Times New Roman" w:hAnsi="Times New Roman" w:cs="Times New Roman"/>
          <w:szCs w:val="24"/>
        </w:rPr>
        <w:t>整除，但不被</w:t>
      </w:r>
      <w:r w:rsidR="004219A3" w:rsidRPr="00306E49">
        <w:rPr>
          <w:rFonts w:ascii="Times New Roman" w:hAnsi="Times New Roman" w:cs="Times New Roman"/>
          <w:szCs w:val="24"/>
        </w:rPr>
        <w:t>11, 13</w:t>
      </w:r>
      <w:r w:rsidR="004219A3" w:rsidRPr="00306E49">
        <w:rPr>
          <w:rFonts w:ascii="Times New Roman" w:hAnsi="Times New Roman" w:cs="Times New Roman"/>
          <w:szCs w:val="24"/>
        </w:rPr>
        <w:t>整除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21306002" w14:textId="7EE12996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D34BA8" w:rsidRPr="00306E49">
        <w:rPr>
          <w:rFonts w:ascii="Times New Roman" w:hAnsi="Times New Roman" w:cs="Times New Roman"/>
          <w:szCs w:val="24"/>
        </w:rPr>
        <w:t xml:space="preserve"> </w:t>
      </w:r>
      <w:r w:rsidR="0002536B" w:rsidRPr="00BB35CE">
        <w:rPr>
          <w:rFonts w:ascii="Times New Roman" w:hAnsi="Times New Roman" w:cs="Times New Roman"/>
          <w:i/>
          <w:iCs/>
          <w:szCs w:val="24"/>
        </w:rPr>
        <w:t>n</w:t>
      </w:r>
      <w:r w:rsidR="0002536B">
        <w:rPr>
          <w:rFonts w:ascii="Times New Roman" w:hAnsi="Times New Roman" w:cs="Times New Roman" w:hint="eastAsia"/>
          <w:szCs w:val="24"/>
        </w:rPr>
        <w:t xml:space="preserve"> = 20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>1000</w:t>
      </w:r>
      <w:r w:rsidR="0002536B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02536B">
        <w:rPr>
          <w:rFonts w:ascii="Times New Roman" w:hAnsi="Times New Roman" w:cs="Times New Roman" w:hint="eastAsia"/>
          <w:szCs w:val="24"/>
        </w:rPr>
        <w:t>+240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 xml:space="preserve">1000+920, </w:t>
      </w:r>
    </w:p>
    <w:p w14:paraId="46D38396" w14:textId="50CB6D09" w:rsidR="004219A3" w:rsidRPr="00306E49" w:rsidRDefault="004219A3" w:rsidP="00BB35CE">
      <w:pPr>
        <w:snapToGrid w:val="0"/>
        <w:spacing w:line="360" w:lineRule="auto"/>
        <w:ind w:leftChars="200" w:left="420"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="0002536B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1619333" wp14:editId="4758FF97">
            <wp:extent cx="1673860" cy="239395"/>
            <wp:effectExtent l="0" t="0" r="2540" b="8255"/>
            <wp:docPr id="2080563098" name="图片 2080563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36B">
        <w:rPr>
          <w:rFonts w:ascii="Times New Roman" w:hAnsi="Times New Roman" w:cs="Times New Roman" w:hint="eastAsia"/>
          <w:szCs w:val="24"/>
        </w:rPr>
        <w:t>= 920+20-240 = 700 = 2</w:t>
      </w:r>
      <w:r w:rsidR="0002536B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>5</w:t>
      </w:r>
      <w:r w:rsidR="0002536B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>7,</w:t>
      </w:r>
    </w:p>
    <w:p w14:paraId="3B6BE76F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整除，但不被</w:t>
      </w:r>
      <w:r w:rsidRPr="00306E49">
        <w:rPr>
          <w:rFonts w:ascii="Times New Roman" w:hAnsi="Times New Roman" w:cs="Times New Roman"/>
          <w:szCs w:val="24"/>
        </w:rPr>
        <w:t>11,  13</w:t>
      </w:r>
      <w:r w:rsidRPr="00306E49">
        <w:rPr>
          <w:rFonts w:ascii="Times New Roman" w:hAnsi="Times New Roman" w:cs="Times New Roman"/>
          <w:szCs w:val="24"/>
        </w:rPr>
        <w:t>整除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59A7447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016B914D" w14:textId="2722D660" w:rsidR="004219A3" w:rsidRPr="00306E49" w:rsidRDefault="005814C6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="000707A9" w:rsidRPr="00306E49">
        <w:rPr>
          <w:rFonts w:ascii="Times New Roman" w:hAnsi="Times New Roman" w:cs="Times New Roman"/>
          <w:b/>
          <w:szCs w:val="24"/>
        </w:rPr>
        <w:t>1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E614E8">
        <w:rPr>
          <w:rFonts w:ascii="Times New Roman" w:hAnsi="Times New Roman" w:cs="Times New Roman" w:hint="eastAsia"/>
          <w:szCs w:val="24"/>
        </w:rPr>
        <w:t>20240922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被</w:t>
      </w:r>
      <w:r w:rsidR="004219A3" w:rsidRPr="00306E49">
        <w:rPr>
          <w:rFonts w:ascii="Times New Roman" w:hAnsi="Times New Roman" w:cs="Times New Roman"/>
          <w:szCs w:val="24"/>
        </w:rPr>
        <w:t>13</w:t>
      </w:r>
      <w:r w:rsidR="004219A3" w:rsidRPr="00306E49">
        <w:rPr>
          <w:rFonts w:ascii="Times New Roman" w:hAnsi="Times New Roman" w:cs="Times New Roman"/>
          <w:szCs w:val="24"/>
        </w:rPr>
        <w:t>整除，但不被</w:t>
      </w:r>
      <w:r w:rsidR="004219A3" w:rsidRPr="00306E49">
        <w:rPr>
          <w:rFonts w:ascii="Times New Roman" w:hAnsi="Times New Roman" w:cs="Times New Roman"/>
          <w:szCs w:val="24"/>
        </w:rPr>
        <w:t>7,  11</w:t>
      </w:r>
      <w:r w:rsidR="004219A3" w:rsidRPr="00306E49">
        <w:rPr>
          <w:rFonts w:ascii="Times New Roman" w:hAnsi="Times New Roman" w:cs="Times New Roman"/>
          <w:szCs w:val="24"/>
        </w:rPr>
        <w:t>整除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4392E2E8" w14:textId="7E86EE1F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1146C1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  <w:r w:rsidR="001146C1" w:rsidRPr="00306E49">
        <w:rPr>
          <w:rFonts w:ascii="Times New Roman" w:hAnsi="Times New Roman" w:cs="Times New Roman"/>
          <w:szCs w:val="24"/>
        </w:rPr>
        <w:t xml:space="preserve"> </w:t>
      </w:r>
      <w:r w:rsidR="00E614E8" w:rsidRPr="0089186E">
        <w:rPr>
          <w:rFonts w:ascii="Times New Roman" w:hAnsi="Times New Roman" w:cs="Times New Roman" w:hint="eastAsia"/>
          <w:i/>
          <w:iCs/>
          <w:szCs w:val="24"/>
        </w:rPr>
        <w:t>n</w:t>
      </w:r>
      <w:r w:rsidR="00E614E8">
        <w:rPr>
          <w:rFonts w:ascii="Times New Roman" w:hAnsi="Times New Roman" w:cs="Times New Roman" w:hint="eastAsia"/>
          <w:szCs w:val="24"/>
        </w:rPr>
        <w:t xml:space="preserve"> = 20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1000</w:t>
      </w:r>
      <w:r w:rsidR="00E614E8" w:rsidRPr="0089186E">
        <w:rPr>
          <w:rFonts w:ascii="Times New Roman" w:hAnsi="Times New Roman" w:cs="Times New Roman" w:hint="eastAsia"/>
          <w:szCs w:val="24"/>
          <w:vertAlign w:val="superscript"/>
        </w:rPr>
        <w:t>2</w:t>
      </w:r>
      <w:r w:rsidR="00E614E8">
        <w:rPr>
          <w:rFonts w:ascii="Times New Roman" w:hAnsi="Times New Roman" w:cs="Times New Roman" w:hint="eastAsia"/>
          <w:szCs w:val="24"/>
        </w:rPr>
        <w:t>+240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1000+922,</w:t>
      </w:r>
    </w:p>
    <w:p w14:paraId="293D47A1" w14:textId="034F2C8D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="00E614E8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2077690" wp14:editId="535C5F2F">
            <wp:extent cx="1673860" cy="239395"/>
            <wp:effectExtent l="0" t="0" r="2540" b="8255"/>
            <wp:docPr id="1078051104" name="图片 107805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E8">
        <w:rPr>
          <w:rFonts w:ascii="Times New Roman" w:hAnsi="Times New Roman" w:cs="Times New Roman" w:hint="eastAsia"/>
          <w:szCs w:val="24"/>
        </w:rPr>
        <w:t>= 922+20-240 = 702 = 2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3</w:t>
      </w:r>
      <w:r w:rsidR="00E614E8">
        <w:rPr>
          <w:rFonts w:ascii="Times New Roman" w:hAnsi="Times New Roman" w:cs="Times New Roman" w:hint="eastAsia"/>
          <w:szCs w:val="24"/>
          <w:vertAlign w:val="superscript"/>
        </w:rPr>
        <w:t>3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13,</w:t>
      </w:r>
    </w:p>
    <w:p w14:paraId="2EF1A4A9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整除，但不被</w:t>
      </w:r>
      <w:r w:rsidRPr="00306E49">
        <w:rPr>
          <w:rFonts w:ascii="Times New Roman" w:hAnsi="Times New Roman" w:cs="Times New Roman"/>
          <w:szCs w:val="24"/>
        </w:rPr>
        <w:t>7,  11</w:t>
      </w:r>
      <w:r w:rsidRPr="00306E49">
        <w:rPr>
          <w:rFonts w:ascii="Times New Roman" w:hAnsi="Times New Roman" w:cs="Times New Roman"/>
          <w:szCs w:val="24"/>
        </w:rPr>
        <w:t>整除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4AC6765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05076091" w14:textId="5A849D82" w:rsidR="004219A3" w:rsidRPr="00306E49" w:rsidRDefault="001146C1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2.1.3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7F73D5D" wp14:editId="1BC7A3B1">
            <wp:extent cx="1040765" cy="196850"/>
            <wp:effectExtent l="0" t="0" r="6985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如果（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szCs w:val="24"/>
        </w:rPr>
        <w:t>=1</w:t>
      </w:r>
      <w:r w:rsidR="004219A3" w:rsidRPr="00306E49">
        <w:rPr>
          <w:rFonts w:ascii="Times New Roman" w:hAnsi="Times New Roman" w:cs="Times New Roman"/>
          <w:szCs w:val="24"/>
        </w:rPr>
        <w:t>，则</w:t>
      </w:r>
    </w:p>
    <w:p w14:paraId="07104A1C" w14:textId="6BBBFC1C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2F9F2B3" wp14:editId="7670AE86">
            <wp:extent cx="864870" cy="19685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8E7">
        <w:rPr>
          <w:rFonts w:ascii="Times New Roman" w:hAnsi="Times New Roman" w:cs="Times New Roman" w:hint="eastAsia"/>
          <w:szCs w:val="24"/>
        </w:rPr>
        <w:t>.</w:t>
      </w:r>
    </w:p>
    <w:p w14:paraId="16F7C6D4" w14:textId="2D4DF5E3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若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9E095AB" wp14:editId="10EB48A1">
            <wp:extent cx="1040765" cy="196850"/>
            <wp:effectExtent l="0" t="0" r="6985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，则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7DA9664" wp14:editId="1ADCC764">
            <wp:extent cx="717550" cy="196850"/>
            <wp:effectExtent l="0" t="0" r="635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，即</w:t>
      </w:r>
    </w:p>
    <w:p w14:paraId="3A935E66" w14:textId="06D19AFE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7C848EE" wp14:editId="2B28CB61">
            <wp:extent cx="731520" cy="19685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8E7">
        <w:rPr>
          <w:rFonts w:ascii="Times New Roman" w:hAnsi="Times New Roman" w:cs="Times New Roman" w:hint="eastAsia"/>
          <w:szCs w:val="24"/>
        </w:rPr>
        <w:t>.</w:t>
      </w:r>
    </w:p>
    <w:p w14:paraId="72B1B119" w14:textId="335E09B5" w:rsidR="00437C84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因为（</w:t>
      </w:r>
      <w:r w:rsidRPr="00306E49">
        <w:rPr>
          <w:rFonts w:ascii="Times New Roman" w:hAnsi="Times New Roman" w:cs="Times New Roman"/>
          <w:i/>
          <w:szCs w:val="24"/>
        </w:rPr>
        <w:t>d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=1</w:t>
      </w:r>
      <w:r w:rsidRPr="00306E49">
        <w:rPr>
          <w:rFonts w:ascii="Times New Roman" w:hAnsi="Times New Roman" w:cs="Times New Roman"/>
          <w:szCs w:val="24"/>
        </w:rPr>
        <w:t>，根据</w:t>
      </w:r>
      <w:r w:rsidR="00DE20A3" w:rsidRPr="00306E49">
        <w:rPr>
          <w:rFonts w:ascii="Times New Roman" w:hAnsi="Times New Roman" w:cs="Times New Roman"/>
          <w:szCs w:val="24"/>
        </w:rPr>
        <w:t>定理</w:t>
      </w:r>
      <w:r w:rsidR="00DE20A3" w:rsidRPr="00306E49">
        <w:rPr>
          <w:rFonts w:ascii="Times New Roman" w:hAnsi="Times New Roman" w:cs="Times New Roman"/>
          <w:szCs w:val="24"/>
        </w:rPr>
        <w:t>1.2.8</w:t>
      </w:r>
      <w:r w:rsidRPr="00306E49">
        <w:rPr>
          <w:rFonts w:ascii="Times New Roman" w:hAnsi="Times New Roman" w:cs="Times New Roman"/>
          <w:szCs w:val="24"/>
        </w:rPr>
        <w:t>，</w:t>
      </w:r>
    </w:p>
    <w:p w14:paraId="42994F6A" w14:textId="1DD0EA1A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我们有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Pr="00306E49">
        <w:rPr>
          <w:rFonts w:ascii="Times New Roman" w:hAnsi="Times New Roman" w:cs="Times New Roman"/>
          <w:szCs w:val="24"/>
        </w:rPr>
        <w:t>，结论成立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0C8D62A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53CCD1B6" w14:textId="2432388D" w:rsidR="004219A3" w:rsidRPr="00306E49" w:rsidRDefault="000707A9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2.1.12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7D27CE" w:rsidRPr="007D27CE">
        <w:rPr>
          <w:rFonts w:ascii="Times New Roman" w:hAnsi="Times New Roman" w:cs="Times New Roman"/>
          <w:szCs w:val="24"/>
        </w:rPr>
        <w:t>1485</w:t>
      </w:r>
      <w:r w:rsidR="007D27C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42BCD4E" wp14:editId="4F701442">
            <wp:extent cx="126365" cy="126365"/>
            <wp:effectExtent l="0" t="0" r="6985" b="6985"/>
            <wp:docPr id="1934126602" name="图片 193412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7CE" w:rsidRPr="007D27CE">
        <w:rPr>
          <w:rFonts w:ascii="Times New Roman" w:hAnsi="Times New Roman" w:cs="Times New Roman"/>
          <w:szCs w:val="24"/>
        </w:rPr>
        <w:t xml:space="preserve"> 715</w:t>
      </w:r>
      <w:r w:rsidR="007D27CE" w:rsidRPr="00306E49">
        <w:rPr>
          <w:rFonts w:ascii="Times New Roman" w:hAnsi="Times New Roman" w:cs="Times New Roman"/>
          <w:szCs w:val="24"/>
        </w:rPr>
        <w:t xml:space="preserve"> (</w:t>
      </w:r>
      <w:r w:rsidR="007D27CE" w:rsidRPr="00306E49">
        <w:rPr>
          <w:rFonts w:ascii="Times New Roman" w:hAnsi="Times New Roman" w:cs="Times New Roman"/>
          <w:i/>
          <w:szCs w:val="24"/>
        </w:rPr>
        <w:t>mod</w:t>
      </w:r>
      <w:r w:rsidR="007D27CE" w:rsidRPr="00306E49">
        <w:rPr>
          <w:rFonts w:ascii="Times New Roman" w:hAnsi="Times New Roman" w:cs="Times New Roman"/>
          <w:szCs w:val="24"/>
        </w:rPr>
        <w:t xml:space="preserve"> 7)</w:t>
      </w:r>
      <w:r w:rsidR="007D27CE">
        <w:rPr>
          <w:rFonts w:ascii="Times New Roman" w:hAnsi="Times New Roman" w:cs="Times New Roman" w:hint="eastAsia"/>
          <w:szCs w:val="24"/>
        </w:rPr>
        <w:t xml:space="preserve">, (5, 7) = 1,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9A29AB2" wp14:editId="53443D63">
            <wp:extent cx="1568450" cy="19685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所以</w:t>
      </w:r>
      <w:r w:rsidR="007D27CE">
        <w:rPr>
          <w:rFonts w:ascii="Times New Roman" w:hAnsi="Times New Roman" w:cs="Times New Roman" w:hint="eastAsia"/>
          <w:szCs w:val="24"/>
        </w:rPr>
        <w:t xml:space="preserve"> 2</w:t>
      </w:r>
      <w:r w:rsidR="004E68D5">
        <w:rPr>
          <w:rFonts w:ascii="Times New Roman" w:hAnsi="Times New Roman" w:cs="Times New Roman" w:hint="eastAsia"/>
          <w:szCs w:val="24"/>
        </w:rPr>
        <w:t>9</w:t>
      </w:r>
      <w:r w:rsidR="007D27CE">
        <w:rPr>
          <w:rFonts w:ascii="Times New Roman" w:hAnsi="Times New Roman" w:cs="Times New Roman" w:hint="eastAsia"/>
          <w:szCs w:val="24"/>
        </w:rPr>
        <w:t>7</w:t>
      </w:r>
      <w:r w:rsidR="007D27C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5F554A0" wp14:editId="7FBC4082">
            <wp:extent cx="126365" cy="126365"/>
            <wp:effectExtent l="0" t="0" r="6985" b="6985"/>
            <wp:docPr id="682709094" name="图片 68270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7CE">
        <w:rPr>
          <w:rFonts w:ascii="Times New Roman" w:hAnsi="Times New Roman" w:cs="Times New Roman" w:hint="eastAsia"/>
          <w:szCs w:val="24"/>
        </w:rPr>
        <w:t xml:space="preserve"> 143</w:t>
      </w:r>
      <w:r w:rsidR="007D27CE" w:rsidRPr="00306E49">
        <w:rPr>
          <w:rFonts w:ascii="Times New Roman" w:hAnsi="Times New Roman" w:cs="Times New Roman"/>
          <w:szCs w:val="24"/>
        </w:rPr>
        <w:t xml:space="preserve"> (</w:t>
      </w:r>
      <w:r w:rsidR="007D27CE" w:rsidRPr="00306E49">
        <w:rPr>
          <w:rFonts w:ascii="Times New Roman" w:hAnsi="Times New Roman" w:cs="Times New Roman"/>
          <w:i/>
          <w:szCs w:val="24"/>
        </w:rPr>
        <w:t>mod</w:t>
      </w:r>
      <w:r w:rsidR="007D27CE" w:rsidRPr="00306E49">
        <w:rPr>
          <w:rFonts w:ascii="Times New Roman" w:hAnsi="Times New Roman" w:cs="Times New Roman"/>
          <w:szCs w:val="24"/>
        </w:rPr>
        <w:t xml:space="preserve"> 7)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739625C1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623359DE" w14:textId="600B21C7" w:rsidR="004219A3" w:rsidRPr="00306E49" w:rsidRDefault="002171B7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2.1.4 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181A38" w:rsidRPr="00306E49">
        <w:rPr>
          <w:rFonts w:ascii="Times New Roman" w:hAnsi="Times New Roman" w:cs="Times New Roman"/>
          <w:szCs w:val="24"/>
        </w:rPr>
        <w:t>如果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3927A06" wp14:editId="72D58067">
            <wp:extent cx="864870" cy="19685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A38" w:rsidRPr="00306E49">
        <w:rPr>
          <w:rFonts w:ascii="Times New Roman" w:hAnsi="Times New Roman" w:cs="Times New Roman"/>
          <w:szCs w:val="24"/>
        </w:rPr>
        <w:t xml:space="preserve">, </w:t>
      </w:r>
      <w:r w:rsidR="00181A38" w:rsidRPr="00306E49">
        <w:rPr>
          <w:rFonts w:ascii="Times New Roman" w:hAnsi="Times New Roman" w:cs="Times New Roman"/>
          <w:i/>
          <w:szCs w:val="24"/>
        </w:rPr>
        <w:t>k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&gt;</m:t>
        </m:r>
      </m:oMath>
      <w:r w:rsidR="00181A38" w:rsidRPr="00306E49">
        <w:rPr>
          <w:rFonts w:ascii="Times New Roman" w:hAnsi="Times New Roman" w:cs="Times New Roman"/>
          <w:szCs w:val="24"/>
        </w:rPr>
        <w:t xml:space="preserve">0, </w:t>
      </w:r>
      <w:r w:rsidR="004219A3" w:rsidRPr="00306E49">
        <w:rPr>
          <w:rFonts w:ascii="Times New Roman" w:hAnsi="Times New Roman" w:cs="Times New Roman"/>
          <w:szCs w:val="24"/>
        </w:rPr>
        <w:t>则</w:t>
      </w:r>
    </w:p>
    <w:p w14:paraId="670B841F" w14:textId="52BDE92A" w:rsidR="004219A3" w:rsidRPr="00306E49" w:rsidRDefault="00181A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                   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5602175" wp14:editId="4479A555">
            <wp:extent cx="1097280" cy="196850"/>
            <wp:effectExtent l="0" t="0" r="762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7B7">
        <w:rPr>
          <w:rFonts w:ascii="Times New Roman" w:hAnsi="Times New Roman" w:cs="Times New Roman" w:hint="eastAsia"/>
          <w:szCs w:val="24"/>
        </w:rPr>
        <w:t>.</w:t>
      </w:r>
    </w:p>
    <w:p w14:paraId="20218F8C" w14:textId="5E4A4CAC" w:rsidR="00181A38" w:rsidRPr="00306E49" w:rsidRDefault="00181A38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如果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7A05738" wp14:editId="4D3EC1E1">
            <wp:extent cx="864870" cy="196850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, </w:t>
      </w:r>
      <w:r w:rsidRPr="00306E49">
        <w:rPr>
          <w:rFonts w:ascii="Times New Roman" w:hAnsi="Times New Roman" w:cs="Times New Roman"/>
          <w:szCs w:val="24"/>
        </w:rPr>
        <w:t>则存在整数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，使得</w:t>
      </w:r>
    </w:p>
    <w:p w14:paraId="636C4FE1" w14:textId="6BB04B00" w:rsidR="00181A38" w:rsidRPr="000E27B7" w:rsidRDefault="00181A38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 xml:space="preserve">                  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qm</w:t>
      </w:r>
      <w:proofErr w:type="spellEnd"/>
      <w:r w:rsidR="000E27B7">
        <w:rPr>
          <w:rFonts w:ascii="Times New Roman" w:hAnsi="Times New Roman" w:cs="Times New Roman" w:hint="eastAsia"/>
          <w:iCs/>
          <w:sz w:val="24"/>
          <w:szCs w:val="24"/>
        </w:rPr>
        <w:t>.</w:t>
      </w:r>
    </w:p>
    <w:p w14:paraId="4ECEC487" w14:textId="7019D53F" w:rsidR="004B213D" w:rsidRPr="00306E49" w:rsidRDefault="00181A38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进而</w:t>
      </w:r>
      <w:r w:rsidR="004B213D" w:rsidRPr="00306E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E49">
        <w:rPr>
          <w:rFonts w:ascii="Times New Roman" w:hAnsi="Times New Roman" w:cs="Times New Roman"/>
          <w:i/>
          <w:sz w:val="24"/>
          <w:szCs w:val="24"/>
        </w:rPr>
        <w:t>ak</w:t>
      </w:r>
      <w:proofErr w:type="spellEnd"/>
      <w:r w:rsidRPr="00306E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 w:val="24"/>
          <w:szCs w:val="24"/>
        </w:rPr>
        <w:t>bk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qmk</w:t>
      </w:r>
      <w:proofErr w:type="spellEnd"/>
      <w:r w:rsidR="004B213D"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因此</w:t>
      </w:r>
      <w:proofErr w:type="spellStart"/>
      <w:r w:rsidR="004B213D" w:rsidRPr="00306E49">
        <w:rPr>
          <w:rFonts w:ascii="Times New Roman" w:hAnsi="Times New Roman" w:cs="Times New Roman"/>
          <w:i/>
          <w:sz w:val="24"/>
          <w:szCs w:val="24"/>
        </w:rPr>
        <w:t>ak</w:t>
      </w:r>
      <w:proofErr w:type="spellEnd"/>
      <w:r w:rsidR="004B213D" w:rsidRPr="00306E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4B213D" w:rsidRPr="00306E49">
        <w:rPr>
          <w:rFonts w:ascii="Times New Roman" w:hAnsi="Times New Roman" w:cs="Times New Roman"/>
          <w:i/>
          <w:sz w:val="24"/>
          <w:szCs w:val="24"/>
        </w:rPr>
        <w:t>bk</w:t>
      </w:r>
      <w:r w:rsidR="004B213D" w:rsidRPr="00306E49">
        <w:rPr>
          <w:rFonts w:ascii="Times New Roman" w:hAnsi="Times New Roman" w:cs="Times New Roman"/>
          <w:sz w:val="24"/>
          <w:szCs w:val="24"/>
        </w:rPr>
        <w:t>+</w:t>
      </w:r>
      <w:r w:rsidR="004B213D" w:rsidRPr="00306E49">
        <w:rPr>
          <w:rFonts w:ascii="Times New Roman" w:hAnsi="Times New Roman" w:cs="Times New Roman"/>
          <w:i/>
          <w:sz w:val="24"/>
          <w:szCs w:val="24"/>
        </w:rPr>
        <w:t>q</w:t>
      </w:r>
      <w:proofErr w:type="spellEnd"/>
      <w:r w:rsidR="004B213D" w:rsidRPr="00306E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B213D" w:rsidRPr="00306E49">
        <w:rPr>
          <w:rFonts w:ascii="Times New Roman" w:hAnsi="Times New Roman" w:cs="Times New Roman"/>
          <w:i/>
          <w:sz w:val="24"/>
          <w:szCs w:val="24"/>
        </w:rPr>
        <w:t>mk</w:t>
      </w:r>
      <w:proofErr w:type="spellEnd"/>
      <w:r w:rsidR="004B213D" w:rsidRPr="00306E49">
        <w:rPr>
          <w:rFonts w:ascii="Times New Roman" w:hAnsi="Times New Roman" w:cs="Times New Roman"/>
          <w:sz w:val="24"/>
          <w:szCs w:val="24"/>
        </w:rPr>
        <w:t>)</w:t>
      </w:r>
      <w:r w:rsidR="004B213D" w:rsidRPr="00306E49">
        <w:rPr>
          <w:rFonts w:ascii="Times New Roman" w:hAnsi="Times New Roman" w:cs="Times New Roman"/>
          <w:szCs w:val="24"/>
        </w:rPr>
        <w:t xml:space="preserve">, </w:t>
      </w:r>
    </w:p>
    <w:p w14:paraId="0F079AC7" w14:textId="4E38A719" w:rsidR="00181A38" w:rsidRPr="00306E49" w:rsidRDefault="004B213D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根据定理</w:t>
      </w:r>
      <w:r w:rsidRPr="00306E49">
        <w:rPr>
          <w:rFonts w:ascii="Times New Roman" w:hAnsi="Times New Roman" w:cs="Times New Roman"/>
          <w:szCs w:val="24"/>
        </w:rPr>
        <w:t>2.1.1</w:t>
      </w:r>
      <w:r w:rsidR="006B0B9B" w:rsidRPr="00306E49">
        <w:rPr>
          <w:rFonts w:ascii="Times New Roman" w:hAnsi="Times New Roman" w:cs="Times New Roman"/>
          <w:szCs w:val="24"/>
        </w:rPr>
        <w:t>有：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="006B0B9B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91D1FA1" wp14:editId="1D534F16">
            <wp:extent cx="1097280" cy="196850"/>
            <wp:effectExtent l="0" t="0" r="7620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B9B" w:rsidRPr="00306E49">
        <w:rPr>
          <w:rFonts w:ascii="Times New Roman" w:hAnsi="Times New Roman" w:cs="Times New Roman"/>
          <w:szCs w:val="24"/>
        </w:rPr>
        <w:t xml:space="preserve">. </w:t>
      </w:r>
      <w:r w:rsidR="00181A38" w:rsidRPr="00306E49">
        <w:rPr>
          <w:rFonts w:ascii="Times New Roman" w:hAnsi="Times New Roman" w:cs="Times New Roman"/>
          <w:szCs w:val="24"/>
        </w:rPr>
        <w:t>结论成立</w:t>
      </w:r>
      <w:r w:rsidR="00181A38" w:rsidRPr="00306E49">
        <w:rPr>
          <w:rFonts w:ascii="Times New Roman" w:hAnsi="Times New Roman" w:cs="Times New Roman"/>
          <w:szCs w:val="24"/>
        </w:rPr>
        <w:t>.</w:t>
      </w:r>
    </w:p>
    <w:p w14:paraId="6E6856BE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3D4B20F" w14:textId="52330EB3" w:rsidR="004219A3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2.1.13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0E27B7">
        <w:rPr>
          <w:rFonts w:ascii="Times New Roman" w:hAnsi="Times New Roman" w:cs="Times New Roman" w:hint="eastAsia"/>
          <w:szCs w:val="24"/>
        </w:rPr>
        <w:t>31</w:t>
      </w:r>
      <w:r w:rsidR="000E27B7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772B1E5" wp14:editId="161F8286">
            <wp:extent cx="126365" cy="126365"/>
            <wp:effectExtent l="0" t="0" r="6985" b="6985"/>
            <wp:docPr id="1820347574" name="图片 182034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7B7">
        <w:rPr>
          <w:rFonts w:ascii="Times New Roman" w:hAnsi="Times New Roman" w:cs="Times New Roman" w:hint="eastAsia"/>
          <w:szCs w:val="24"/>
        </w:rPr>
        <w:t>3</w:t>
      </w:r>
      <w:r w:rsidR="000E27B7" w:rsidRPr="00306E49">
        <w:rPr>
          <w:rFonts w:ascii="Times New Roman" w:hAnsi="Times New Roman" w:cs="Times New Roman"/>
          <w:szCs w:val="24"/>
        </w:rPr>
        <w:t xml:space="preserve"> (</w:t>
      </w:r>
      <w:r w:rsidR="000E27B7" w:rsidRPr="00306E49">
        <w:rPr>
          <w:rFonts w:ascii="Times New Roman" w:hAnsi="Times New Roman" w:cs="Times New Roman"/>
          <w:i/>
          <w:szCs w:val="24"/>
        </w:rPr>
        <w:t>mod</w:t>
      </w:r>
      <w:r w:rsidR="000E27B7" w:rsidRPr="00306E49">
        <w:rPr>
          <w:rFonts w:ascii="Times New Roman" w:hAnsi="Times New Roman" w:cs="Times New Roman"/>
          <w:szCs w:val="24"/>
        </w:rPr>
        <w:t xml:space="preserve"> 7)</w:t>
      </w:r>
      <w:r w:rsidR="000E27B7">
        <w:rPr>
          <w:rFonts w:ascii="Times New Roman" w:hAnsi="Times New Roman" w:cs="Times New Roman" w:hint="eastAsia"/>
          <w:szCs w:val="24"/>
        </w:rPr>
        <w:t xml:space="preserve">, </w:t>
      </w:r>
      <w:r w:rsidR="000E27B7" w:rsidRPr="00BB35CE">
        <w:rPr>
          <w:rFonts w:ascii="Times New Roman" w:hAnsi="Times New Roman" w:cs="Times New Roman"/>
          <w:i/>
          <w:iCs/>
          <w:szCs w:val="24"/>
        </w:rPr>
        <w:t>k</w:t>
      </w:r>
      <w:r w:rsidR="000E27B7">
        <w:rPr>
          <w:rFonts w:ascii="Times New Roman" w:hAnsi="Times New Roman" w:cs="Times New Roman" w:hint="eastAsia"/>
          <w:szCs w:val="24"/>
        </w:rPr>
        <w:t xml:space="preserve"> = 5&gt;0, </w:t>
      </w:r>
      <w:r w:rsidR="004219A3" w:rsidRPr="00306E49">
        <w:rPr>
          <w:rFonts w:ascii="Times New Roman" w:hAnsi="Times New Roman" w:cs="Times New Roman"/>
          <w:szCs w:val="24"/>
        </w:rPr>
        <w:t>所以</w:t>
      </w:r>
      <w:r w:rsidR="000E27B7">
        <w:rPr>
          <w:rFonts w:ascii="Times New Roman" w:hAnsi="Times New Roman" w:cs="Times New Roman" w:hint="eastAsia"/>
          <w:szCs w:val="24"/>
        </w:rPr>
        <w:t xml:space="preserve"> 155</w:t>
      </w:r>
      <w:r w:rsidR="000E27B7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DC8BD8C" wp14:editId="691C6831">
            <wp:extent cx="126365" cy="126365"/>
            <wp:effectExtent l="0" t="0" r="6985" b="6985"/>
            <wp:docPr id="2118251131" name="图片 211825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7B7">
        <w:rPr>
          <w:rFonts w:ascii="Times New Roman" w:hAnsi="Times New Roman" w:cs="Times New Roman" w:hint="eastAsia"/>
          <w:szCs w:val="24"/>
        </w:rPr>
        <w:t xml:space="preserve">15 </w:t>
      </w:r>
      <w:r w:rsidR="000E27B7" w:rsidRPr="00306E49">
        <w:rPr>
          <w:rFonts w:ascii="Times New Roman" w:hAnsi="Times New Roman" w:cs="Times New Roman"/>
          <w:szCs w:val="24"/>
        </w:rPr>
        <w:t>(</w:t>
      </w:r>
      <w:r w:rsidR="000E27B7" w:rsidRPr="00306E49">
        <w:rPr>
          <w:rFonts w:ascii="Times New Roman" w:hAnsi="Times New Roman" w:cs="Times New Roman"/>
          <w:i/>
          <w:szCs w:val="24"/>
        </w:rPr>
        <w:t>mod</w:t>
      </w:r>
      <w:r w:rsidR="000E27B7" w:rsidRPr="00306E49">
        <w:rPr>
          <w:rFonts w:ascii="Times New Roman" w:hAnsi="Times New Roman" w:cs="Times New Roman"/>
          <w:szCs w:val="24"/>
        </w:rPr>
        <w:t xml:space="preserve"> </w:t>
      </w:r>
      <w:r w:rsidR="000E27B7">
        <w:rPr>
          <w:rFonts w:ascii="Times New Roman" w:hAnsi="Times New Roman" w:cs="Times New Roman" w:hint="eastAsia"/>
          <w:szCs w:val="24"/>
        </w:rPr>
        <w:t>35</w:t>
      </w:r>
      <w:r w:rsidR="000E27B7" w:rsidRPr="00306E49">
        <w:rPr>
          <w:rFonts w:ascii="Times New Roman" w:hAnsi="Times New Roman" w:cs="Times New Roman"/>
          <w:szCs w:val="24"/>
        </w:rPr>
        <w:t>)</w:t>
      </w:r>
      <w:r w:rsidR="000E27B7">
        <w:rPr>
          <w:rFonts w:ascii="Times New Roman" w:hAnsi="Times New Roman" w:cs="Times New Roman" w:hint="eastAsia"/>
          <w:szCs w:val="24"/>
        </w:rPr>
        <w:t>.</w:t>
      </w:r>
    </w:p>
    <w:p w14:paraId="247451E6" w14:textId="77777777" w:rsidR="00E47FF7" w:rsidRPr="00306E49" w:rsidRDefault="00E47FF7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E435587" w14:textId="784905E6" w:rsidR="004219A3" w:rsidRPr="00306E49" w:rsidRDefault="006B0B9B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2.1.5 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CA90778" wp14:editId="20A418C0">
            <wp:extent cx="864870" cy="19685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如果整数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|(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），则</w:t>
      </w:r>
    </w:p>
    <w:p w14:paraId="3834E5FF" w14:textId="7AED401D" w:rsidR="004219A3" w:rsidRPr="00306E49" w:rsidRDefault="004219A3" w:rsidP="00000EBA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24"/>
          <w:szCs w:val="24"/>
        </w:rPr>
        <w:drawing>
          <wp:inline distT="0" distB="0" distL="0" distR="0" wp14:anchorId="3B9055CB" wp14:editId="791807D9">
            <wp:extent cx="977900" cy="393700"/>
            <wp:effectExtent l="0" t="0" r="0" b="635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EBA">
        <w:rPr>
          <w:rFonts w:ascii="Times New Roman" w:hAnsi="Times New Roman" w:cs="Times New Roman" w:hint="eastAsia"/>
          <w:szCs w:val="24"/>
        </w:rPr>
        <w:t>.</w:t>
      </w:r>
    </w:p>
    <w:p w14:paraId="60684C30" w14:textId="568F1986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i/>
          <w:sz w:val="24"/>
          <w:szCs w:val="24"/>
        </w:rPr>
        <w:t>d</w:t>
      </w:r>
      <w:r w:rsidRPr="00306E49">
        <w:rPr>
          <w:rFonts w:ascii="Times New Roman" w:hAnsi="Times New Roman" w:cs="Times New Roman"/>
          <w:sz w:val="24"/>
          <w:szCs w:val="24"/>
        </w:rPr>
        <w:t>|(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，</w:t>
      </w:r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，</w:t>
      </w:r>
      <w:r w:rsidRPr="00306E49">
        <w:rPr>
          <w:rFonts w:ascii="Times New Roman" w:hAnsi="Times New Roman" w:cs="Times New Roman"/>
          <w:i/>
          <w:sz w:val="24"/>
          <w:szCs w:val="24"/>
        </w:rPr>
        <w:t>m</w:t>
      </w:r>
      <w:r w:rsidRPr="00306E49">
        <w:rPr>
          <w:rFonts w:ascii="Times New Roman" w:hAnsi="Times New Roman" w:cs="Times New Roman"/>
          <w:sz w:val="24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，所以存在整数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B38265D" wp14:editId="365E311E">
            <wp:extent cx="647065" cy="196850"/>
            <wp:effectExtent l="0" t="0" r="635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</w:p>
    <w:p w14:paraId="1C3FC480" w14:textId="502E509F" w:rsidR="004219A3" w:rsidRPr="00306E49" w:rsidRDefault="004219A3" w:rsidP="00000EBA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4247A8E" wp14:editId="35EC1AFE">
            <wp:extent cx="2011680" cy="196850"/>
            <wp:effectExtent l="0" t="0" r="762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328C9FFB" w14:textId="4F5D4BB8" w:rsidR="004219A3" w:rsidRPr="00E33DC8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szCs w:val="24"/>
        </w:rPr>
        <w:t>现在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67E58FA" wp14:editId="226B9882">
            <wp:extent cx="864870" cy="19685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，所以存在整数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mk</w:t>
      </w:r>
      <w:proofErr w:type="spellEnd"/>
      <w:r w:rsidR="00E33DC8">
        <w:rPr>
          <w:rFonts w:ascii="Times New Roman" w:hAnsi="Times New Roman" w:cs="Times New Roman" w:hint="eastAsia"/>
          <w:iCs/>
          <w:sz w:val="24"/>
          <w:szCs w:val="24"/>
        </w:rPr>
        <w:t>,</w:t>
      </w:r>
    </w:p>
    <w:p w14:paraId="1A018A93" w14:textId="5BF21798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8283BEC" wp14:editId="096271E5">
            <wp:extent cx="1040765" cy="182880"/>
            <wp:effectExtent l="0" t="0" r="6985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2373CA6B" w14:textId="6C21A996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A8FA30E" wp14:editId="66EC71B6">
            <wp:extent cx="802005" cy="182880"/>
            <wp:effectExtent l="0" t="0" r="0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456BF53B" w14:textId="51C1691E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这就是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36F0D28" wp14:editId="6B0C6D92">
            <wp:extent cx="977900" cy="19685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,</w:t>
      </w:r>
    </w:p>
    <w:p w14:paraId="29E8E45B" w14:textId="5256D80A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position w:val="-24"/>
          <w:szCs w:val="24"/>
        </w:rPr>
      </w:pPr>
      <w:r w:rsidRPr="00306E49">
        <w:rPr>
          <w:rFonts w:ascii="Times New Roman" w:hAnsi="Times New Roman" w:cs="Times New Roman"/>
          <w:szCs w:val="24"/>
        </w:rPr>
        <w:t>或者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="00000EBA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24"/>
          <w:szCs w:val="24"/>
        </w:rPr>
        <w:drawing>
          <wp:inline distT="0" distB="0" distL="0" distR="0" wp14:anchorId="26586C6F" wp14:editId="164A4339">
            <wp:extent cx="977900" cy="393700"/>
            <wp:effectExtent l="0" t="0" r="0" b="635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44536A6D" w14:textId="77777777" w:rsidR="006B0B9B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2551D2BF" w14:textId="283CD1F8" w:rsidR="004219A3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2.1.14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AF785A">
        <w:rPr>
          <w:rFonts w:ascii="Times New Roman" w:hAnsi="Times New Roman" w:cs="Times New Roman" w:hint="eastAsia"/>
          <w:szCs w:val="24"/>
        </w:rPr>
        <w:t>155</w:t>
      </w:r>
      <w:r w:rsidR="00AF785A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955B219" wp14:editId="779E380E">
            <wp:extent cx="126365" cy="126365"/>
            <wp:effectExtent l="0" t="0" r="6985" b="6985"/>
            <wp:docPr id="1131061356" name="图片 113106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5A">
        <w:rPr>
          <w:rFonts w:ascii="Times New Roman" w:hAnsi="Times New Roman" w:cs="Times New Roman" w:hint="eastAsia"/>
          <w:szCs w:val="24"/>
        </w:rPr>
        <w:t xml:space="preserve">15 </w:t>
      </w:r>
      <w:r w:rsidR="00AF785A" w:rsidRPr="00306E49">
        <w:rPr>
          <w:rFonts w:ascii="Times New Roman" w:hAnsi="Times New Roman" w:cs="Times New Roman"/>
          <w:szCs w:val="24"/>
        </w:rPr>
        <w:t>(</w:t>
      </w:r>
      <w:r w:rsidR="00AF785A" w:rsidRPr="00306E49">
        <w:rPr>
          <w:rFonts w:ascii="Times New Roman" w:hAnsi="Times New Roman" w:cs="Times New Roman"/>
          <w:i/>
          <w:szCs w:val="24"/>
        </w:rPr>
        <w:t>mod</w:t>
      </w:r>
      <w:r w:rsidR="00AF785A" w:rsidRPr="00306E49">
        <w:rPr>
          <w:rFonts w:ascii="Times New Roman" w:hAnsi="Times New Roman" w:cs="Times New Roman"/>
          <w:szCs w:val="24"/>
        </w:rPr>
        <w:t xml:space="preserve"> </w:t>
      </w:r>
      <w:r w:rsidR="00AF785A">
        <w:rPr>
          <w:rFonts w:ascii="Times New Roman" w:hAnsi="Times New Roman" w:cs="Times New Roman" w:hint="eastAsia"/>
          <w:szCs w:val="24"/>
        </w:rPr>
        <w:t>35</w:t>
      </w:r>
      <w:r w:rsidR="00AF785A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，所以取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AF785A">
        <w:rPr>
          <w:rFonts w:ascii="Times New Roman" w:hAnsi="Times New Roman" w:cs="Times New Roman" w:hint="eastAsia"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，得到</w:t>
      </w:r>
      <w:r w:rsidR="00AF785A">
        <w:rPr>
          <w:rFonts w:ascii="Times New Roman" w:hAnsi="Times New Roman" w:cs="Times New Roman" w:hint="eastAsia"/>
          <w:szCs w:val="24"/>
        </w:rPr>
        <w:t>31</w:t>
      </w:r>
      <w:r w:rsidR="00AF785A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2E472A2" wp14:editId="710E8FA2">
            <wp:extent cx="126365" cy="126365"/>
            <wp:effectExtent l="0" t="0" r="6985" b="6985"/>
            <wp:docPr id="1494147263" name="图片 149414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5A">
        <w:rPr>
          <w:rFonts w:ascii="Times New Roman" w:hAnsi="Times New Roman" w:cs="Times New Roman" w:hint="eastAsia"/>
          <w:szCs w:val="24"/>
        </w:rPr>
        <w:t>3</w:t>
      </w:r>
      <w:r w:rsidR="00AF785A" w:rsidRPr="00306E49">
        <w:rPr>
          <w:rFonts w:ascii="Times New Roman" w:hAnsi="Times New Roman" w:cs="Times New Roman"/>
          <w:szCs w:val="24"/>
        </w:rPr>
        <w:t xml:space="preserve"> (</w:t>
      </w:r>
      <w:r w:rsidR="00AF785A" w:rsidRPr="00306E49">
        <w:rPr>
          <w:rFonts w:ascii="Times New Roman" w:hAnsi="Times New Roman" w:cs="Times New Roman"/>
          <w:i/>
          <w:szCs w:val="24"/>
        </w:rPr>
        <w:t>mod</w:t>
      </w:r>
      <w:r w:rsidR="00AF785A" w:rsidRPr="00306E49">
        <w:rPr>
          <w:rFonts w:ascii="Times New Roman" w:hAnsi="Times New Roman" w:cs="Times New Roman"/>
          <w:szCs w:val="24"/>
        </w:rPr>
        <w:t xml:space="preserve"> 7)</w:t>
      </w:r>
      <w:r w:rsidR="00AF785A">
        <w:rPr>
          <w:rFonts w:ascii="Times New Roman" w:hAnsi="Times New Roman" w:cs="Times New Roman" w:hint="eastAsia"/>
          <w:szCs w:val="24"/>
        </w:rPr>
        <w:t>.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</w:p>
    <w:p w14:paraId="0AC3EC59" w14:textId="77777777" w:rsidR="006B0B9B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position w:val="-10"/>
          <w:szCs w:val="24"/>
        </w:rPr>
      </w:pPr>
    </w:p>
    <w:p w14:paraId="07B5A2D7" w14:textId="163A67AB" w:rsidR="004219A3" w:rsidRPr="00306E49" w:rsidRDefault="006B0B9B" w:rsidP="00000EBA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2.1.6 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2D0D67E" wp14:editId="7B7CF9C3">
            <wp:extent cx="864870" cy="19685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如果</w:t>
      </w:r>
      <w:proofErr w:type="spellStart"/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|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proofErr w:type="spellEnd"/>
      <w:r w:rsidR="004219A3" w:rsidRPr="00306E49">
        <w:rPr>
          <w:rFonts w:ascii="Times New Roman" w:hAnsi="Times New Roman" w:cs="Times New Roman"/>
          <w:szCs w:val="24"/>
        </w:rPr>
        <w:t>，则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0C17558" wp14:editId="09096CFC">
            <wp:extent cx="836930" cy="196850"/>
            <wp:effectExtent l="0" t="0" r="127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DB3">
        <w:rPr>
          <w:rFonts w:ascii="Times New Roman" w:hAnsi="Times New Roman" w:cs="Times New Roman" w:hint="eastAsia"/>
          <w:szCs w:val="24"/>
        </w:rPr>
        <w:t>.</w:t>
      </w:r>
    </w:p>
    <w:p w14:paraId="5E34DA09" w14:textId="15DB13FE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d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m</w:t>
      </w:r>
      <w:proofErr w:type="spellEnd"/>
      <w:r w:rsidRPr="00306E49">
        <w:rPr>
          <w:rFonts w:ascii="Times New Roman" w:hAnsi="Times New Roman" w:cs="Times New Roman"/>
          <w:szCs w:val="24"/>
        </w:rPr>
        <w:t>，所以存在整数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68BF7514" wp14:editId="31EE1652">
            <wp:extent cx="196850" cy="182880"/>
            <wp:effectExtent l="0" t="0" r="0" b="762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3FB5E61" wp14:editId="11158B79">
            <wp:extent cx="541655" cy="182880"/>
            <wp:effectExtent l="0" t="0" r="0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又因为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D60681C" wp14:editId="385ED9AA">
            <wp:extent cx="864870" cy="19685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</w:p>
    <w:p w14:paraId="311DD833" w14:textId="29830E71" w:rsidR="004219A3" w:rsidRPr="00C41238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mk</w:t>
      </w:r>
      <w:proofErr w:type="spellEnd"/>
      <w:r w:rsidR="00C41238">
        <w:rPr>
          <w:rFonts w:ascii="Times New Roman" w:hAnsi="Times New Roman" w:cs="Times New Roman" w:hint="eastAsia"/>
          <w:iCs/>
          <w:sz w:val="24"/>
          <w:szCs w:val="24"/>
        </w:rPr>
        <w:t>.</w:t>
      </w:r>
    </w:p>
    <w:p w14:paraId="3CF38826" w14:textId="1B7EB19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该式又可以写成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686CED7" wp14:editId="61E45963">
            <wp:extent cx="935355" cy="19685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238">
        <w:rPr>
          <w:rFonts w:ascii="Times New Roman" w:hAnsi="Times New Roman" w:cs="Times New Roman" w:hint="eastAsia"/>
          <w:szCs w:val="24"/>
        </w:rPr>
        <w:t>.</w:t>
      </w:r>
    </w:p>
    <w:p w14:paraId="4FAED7C9" w14:textId="25A65BEE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故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CB9F1AF" wp14:editId="5907A020">
            <wp:extent cx="836930" cy="196850"/>
            <wp:effectExtent l="0" t="0" r="127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238">
        <w:rPr>
          <w:rFonts w:ascii="Times New Roman" w:hAnsi="Times New Roman" w:cs="Times New Roman" w:hint="eastAsia"/>
          <w:szCs w:val="24"/>
        </w:rPr>
        <w:t>.</w:t>
      </w:r>
    </w:p>
    <w:p w14:paraId="01991ECD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6A3F5DB6" w14:textId="293F398B" w:rsidR="004219A3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</w:t>
      </w:r>
      <w:r w:rsidR="00047DB3" w:rsidRPr="00306E49">
        <w:rPr>
          <w:rFonts w:ascii="Times New Roman" w:hAnsi="Times New Roman" w:cs="Times New Roman"/>
          <w:b/>
          <w:szCs w:val="24"/>
        </w:rPr>
        <w:t>1</w:t>
      </w:r>
      <w:r w:rsidR="00047DB3">
        <w:rPr>
          <w:rFonts w:ascii="Times New Roman" w:hAnsi="Times New Roman" w:cs="Times New Roman" w:hint="eastAsia"/>
          <w:b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6C7761">
        <w:rPr>
          <w:rFonts w:ascii="Times New Roman" w:hAnsi="Times New Roman" w:cs="Times New Roman" w:hint="eastAsia"/>
          <w:szCs w:val="24"/>
        </w:rPr>
        <w:t>1</w:t>
      </w:r>
      <w:r w:rsidR="00AB7C9D">
        <w:rPr>
          <w:rFonts w:ascii="Times New Roman" w:hAnsi="Times New Roman" w:cs="Times New Roman" w:hint="eastAsia"/>
          <w:szCs w:val="24"/>
        </w:rPr>
        <w:t>69</w:t>
      </w:r>
      <w:r w:rsidR="006C7761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332CD72" wp14:editId="3F005333">
            <wp:extent cx="126365" cy="126365"/>
            <wp:effectExtent l="0" t="0" r="6985" b="6985"/>
            <wp:docPr id="417781348" name="图片 41778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29</w:t>
      </w:r>
      <w:r w:rsidR="006C7761">
        <w:rPr>
          <w:rFonts w:ascii="Times New Roman" w:hAnsi="Times New Roman" w:cs="Times New Roman" w:hint="eastAsia"/>
          <w:szCs w:val="24"/>
        </w:rPr>
        <w:t xml:space="preserve"> </w:t>
      </w:r>
      <w:r w:rsidR="006C7761" w:rsidRPr="00306E49">
        <w:rPr>
          <w:rFonts w:ascii="Times New Roman" w:hAnsi="Times New Roman" w:cs="Times New Roman"/>
          <w:szCs w:val="24"/>
        </w:rPr>
        <w:t>(</w:t>
      </w:r>
      <w:r w:rsidR="006C7761" w:rsidRPr="00306E49">
        <w:rPr>
          <w:rFonts w:ascii="Times New Roman" w:hAnsi="Times New Roman" w:cs="Times New Roman"/>
          <w:i/>
          <w:szCs w:val="24"/>
        </w:rPr>
        <w:t>mod</w:t>
      </w:r>
      <w:r w:rsidR="006C7761" w:rsidRPr="00306E49">
        <w:rPr>
          <w:rFonts w:ascii="Times New Roman" w:hAnsi="Times New Roman" w:cs="Times New Roman"/>
          <w:szCs w:val="24"/>
        </w:rPr>
        <w:t xml:space="preserve"> </w:t>
      </w:r>
      <w:r w:rsidR="006C7761">
        <w:rPr>
          <w:rFonts w:ascii="Times New Roman" w:hAnsi="Times New Roman" w:cs="Times New Roman" w:hint="eastAsia"/>
          <w:szCs w:val="24"/>
        </w:rPr>
        <w:t>35</w:t>
      </w:r>
      <w:r w:rsidR="006C7761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，所以取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=7</w:t>
      </w:r>
      <w:r w:rsidR="004219A3" w:rsidRPr="00306E49">
        <w:rPr>
          <w:rFonts w:ascii="Times New Roman" w:hAnsi="Times New Roman" w:cs="Times New Roman"/>
          <w:szCs w:val="24"/>
        </w:rPr>
        <w:t>，得到</w:t>
      </w:r>
      <w:r w:rsidR="00AB7C9D">
        <w:rPr>
          <w:rFonts w:ascii="Times New Roman" w:hAnsi="Times New Roman" w:cs="Times New Roman" w:hint="eastAsia"/>
          <w:szCs w:val="24"/>
        </w:rPr>
        <w:t>169</w:t>
      </w:r>
      <w:r w:rsidR="006C7761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E449DD5" wp14:editId="3967D350">
            <wp:extent cx="126365" cy="126365"/>
            <wp:effectExtent l="0" t="0" r="6985" b="6985"/>
            <wp:docPr id="45648306" name="图片 4564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29</w:t>
      </w:r>
      <w:r w:rsidR="006C7761">
        <w:rPr>
          <w:rFonts w:ascii="Times New Roman" w:hAnsi="Times New Roman" w:cs="Times New Roman" w:hint="eastAsia"/>
          <w:szCs w:val="24"/>
        </w:rPr>
        <w:t xml:space="preserve"> </w:t>
      </w:r>
      <w:r w:rsidR="006C7761" w:rsidRPr="00306E49">
        <w:rPr>
          <w:rFonts w:ascii="Times New Roman" w:hAnsi="Times New Roman" w:cs="Times New Roman"/>
          <w:szCs w:val="24"/>
        </w:rPr>
        <w:t>(</w:t>
      </w:r>
      <w:r w:rsidR="006C7761" w:rsidRPr="00306E49">
        <w:rPr>
          <w:rFonts w:ascii="Times New Roman" w:hAnsi="Times New Roman" w:cs="Times New Roman"/>
          <w:i/>
          <w:szCs w:val="24"/>
        </w:rPr>
        <w:t>mod</w:t>
      </w:r>
      <w:r w:rsidR="006C7761" w:rsidRPr="00306E49">
        <w:rPr>
          <w:rFonts w:ascii="Times New Roman" w:hAnsi="Times New Roman" w:cs="Times New Roman"/>
          <w:szCs w:val="24"/>
        </w:rPr>
        <w:t xml:space="preserve"> </w:t>
      </w:r>
      <w:r w:rsidR="00AB7C9D">
        <w:rPr>
          <w:rFonts w:ascii="Times New Roman" w:hAnsi="Times New Roman" w:cs="Times New Roman" w:hint="eastAsia"/>
          <w:szCs w:val="24"/>
        </w:rPr>
        <w:t>7</w:t>
      </w:r>
      <w:r w:rsidR="006C7761" w:rsidRPr="00306E49">
        <w:rPr>
          <w:rFonts w:ascii="Times New Roman" w:hAnsi="Times New Roman" w:cs="Times New Roman"/>
          <w:szCs w:val="24"/>
        </w:rPr>
        <w:t>)</w:t>
      </w:r>
      <w:r w:rsidR="006C7761">
        <w:rPr>
          <w:rFonts w:ascii="Times New Roman" w:hAnsi="Times New Roman" w:cs="Times New Roman" w:hint="eastAsia"/>
          <w:szCs w:val="24"/>
        </w:rPr>
        <w:t>.</w:t>
      </w:r>
    </w:p>
    <w:p w14:paraId="058847F8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0E0A4032" w14:textId="77777777" w:rsidR="00642222" w:rsidRDefault="006B0B9B" w:rsidP="00000EBA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2.1.7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43A8DB0" wp14:editId="61A357EB">
            <wp:extent cx="1680845" cy="239395"/>
            <wp:effectExtent l="0" t="0" r="0" b="825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则</w:t>
      </w:r>
    </w:p>
    <w:p w14:paraId="5098594A" w14:textId="5AAC0D36" w:rsidR="004219A3" w:rsidRPr="00306E49" w:rsidRDefault="00000EBA" w:rsidP="00642222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55A673D" wp14:editId="68834DCD">
            <wp:extent cx="1456055" cy="239395"/>
            <wp:effectExtent l="0" t="0" r="0" b="825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.</w:t>
      </w:r>
    </w:p>
    <w:p w14:paraId="27B108AF" w14:textId="129DA44E" w:rsidR="004219A3" w:rsidRPr="00306E49" w:rsidRDefault="004219A3" w:rsidP="00000EBA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83761E2" wp14:editId="4B6C9507">
            <wp:extent cx="1610995" cy="239395"/>
            <wp:effectExtent l="0" t="0" r="8255" b="8255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则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B2E2F6" wp14:editId="037EE22E">
            <wp:extent cx="1259205" cy="239395"/>
            <wp:effectExtent l="0" t="0" r="0" b="825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FC03" w14:textId="62D8299D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A676CB" w:rsidRPr="00306E49">
        <w:rPr>
          <w:rFonts w:ascii="Times New Roman" w:hAnsi="Times New Roman" w:cs="Times New Roman"/>
          <w:szCs w:val="24"/>
        </w:rPr>
        <w:t>定理</w:t>
      </w:r>
      <w:r w:rsidR="00A676CB" w:rsidRPr="00306E49">
        <w:rPr>
          <w:rFonts w:ascii="Times New Roman" w:hAnsi="Times New Roman" w:cs="Times New Roman"/>
          <w:szCs w:val="24"/>
        </w:rPr>
        <w:t>1.2.14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CB9B243" wp14:editId="103D8554">
            <wp:extent cx="1062355" cy="239395"/>
            <wp:effectExtent l="0" t="0" r="4445" b="825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.</w:t>
      </w:r>
    </w:p>
    <w:p w14:paraId="05FCCDBE" w14:textId="7ADA8F0F" w:rsidR="004219A3" w:rsidRPr="00306E49" w:rsidRDefault="006B0B9B" w:rsidP="00000EBA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>即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AF88556" wp14:editId="0AD00986">
            <wp:extent cx="1378585" cy="239395"/>
            <wp:effectExtent l="0" t="0" r="0" b="825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.</w:t>
      </w:r>
    </w:p>
    <w:p w14:paraId="4E6DAF64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33E997F1" w14:textId="6B7E081A" w:rsidR="004219A3" w:rsidRPr="00306E49" w:rsidRDefault="006B0B9B" w:rsidP="00BB35CE">
      <w:pPr>
        <w:snapToGrid w:val="0"/>
        <w:spacing w:line="360" w:lineRule="auto"/>
        <w:ind w:left="210" w:hangingChars="100" w:hanging="210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</w:t>
      </w:r>
      <w:r w:rsidR="00047DB3" w:rsidRPr="00306E49">
        <w:rPr>
          <w:rFonts w:ascii="Times New Roman" w:hAnsi="Times New Roman" w:cs="Times New Roman"/>
          <w:b/>
          <w:szCs w:val="24"/>
        </w:rPr>
        <w:t>1</w:t>
      </w:r>
      <w:r w:rsidR="00047DB3">
        <w:rPr>
          <w:rFonts w:ascii="Times New Roman" w:hAnsi="Times New Roman" w:cs="Times New Roman" w:hint="eastAsia"/>
          <w:b/>
          <w:szCs w:val="24"/>
        </w:rPr>
        <w:t>6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A1369B">
        <w:rPr>
          <w:rFonts w:ascii="Times New Roman" w:hAnsi="Times New Roman" w:cs="Times New Roman" w:hint="eastAsia"/>
          <w:szCs w:val="24"/>
        </w:rPr>
        <w:t>155</w:t>
      </w:r>
      <w:r w:rsidR="00A1369B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24C21FE" wp14:editId="6DC114E4">
            <wp:extent cx="126365" cy="126365"/>
            <wp:effectExtent l="0" t="0" r="6985" b="6985"/>
            <wp:docPr id="490718207" name="图片 49071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69B">
        <w:rPr>
          <w:rFonts w:ascii="Times New Roman" w:hAnsi="Times New Roman" w:cs="Times New Roman" w:hint="eastAsia"/>
          <w:szCs w:val="24"/>
        </w:rPr>
        <w:t xml:space="preserve">15 </w:t>
      </w:r>
      <w:r w:rsidR="00A1369B" w:rsidRPr="00306E49">
        <w:rPr>
          <w:rFonts w:ascii="Times New Roman" w:hAnsi="Times New Roman" w:cs="Times New Roman"/>
          <w:szCs w:val="24"/>
        </w:rPr>
        <w:t>(</w:t>
      </w:r>
      <w:r w:rsidR="00A1369B" w:rsidRPr="00306E49">
        <w:rPr>
          <w:rFonts w:ascii="Times New Roman" w:hAnsi="Times New Roman" w:cs="Times New Roman"/>
          <w:i/>
          <w:szCs w:val="24"/>
        </w:rPr>
        <w:t>mod</w:t>
      </w:r>
      <w:r w:rsidR="00A1369B" w:rsidRPr="00306E49">
        <w:rPr>
          <w:rFonts w:ascii="Times New Roman" w:hAnsi="Times New Roman" w:cs="Times New Roman"/>
          <w:szCs w:val="24"/>
        </w:rPr>
        <w:t xml:space="preserve"> </w:t>
      </w:r>
      <w:r w:rsidR="00A1369B">
        <w:rPr>
          <w:rFonts w:ascii="Times New Roman" w:hAnsi="Times New Roman" w:cs="Times New Roman" w:hint="eastAsia"/>
          <w:szCs w:val="24"/>
        </w:rPr>
        <w:t>5</w:t>
      </w:r>
      <w:r w:rsidR="00A1369B" w:rsidRPr="00306E49">
        <w:rPr>
          <w:rFonts w:ascii="Times New Roman" w:hAnsi="Times New Roman" w:cs="Times New Roman"/>
          <w:szCs w:val="24"/>
        </w:rPr>
        <w:t>)</w:t>
      </w:r>
      <w:r w:rsidR="00A1369B">
        <w:rPr>
          <w:rFonts w:ascii="Times New Roman" w:hAnsi="Times New Roman" w:cs="Times New Roman" w:hint="eastAsia"/>
          <w:szCs w:val="24"/>
        </w:rPr>
        <w:t>, 155</w:t>
      </w:r>
      <w:r w:rsidR="00A1369B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B8A5C1C" wp14:editId="35FC9B61">
            <wp:extent cx="126365" cy="126365"/>
            <wp:effectExtent l="0" t="0" r="6985" b="6985"/>
            <wp:docPr id="1350965450" name="图片 135096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69B">
        <w:rPr>
          <w:rFonts w:ascii="Times New Roman" w:hAnsi="Times New Roman" w:cs="Times New Roman" w:hint="eastAsia"/>
          <w:szCs w:val="24"/>
        </w:rPr>
        <w:t xml:space="preserve">15 </w:t>
      </w:r>
      <w:r w:rsidR="00A1369B" w:rsidRPr="00306E49">
        <w:rPr>
          <w:rFonts w:ascii="Times New Roman" w:hAnsi="Times New Roman" w:cs="Times New Roman"/>
          <w:szCs w:val="24"/>
        </w:rPr>
        <w:t>(</w:t>
      </w:r>
      <w:r w:rsidR="00A1369B" w:rsidRPr="00306E49">
        <w:rPr>
          <w:rFonts w:ascii="Times New Roman" w:hAnsi="Times New Roman" w:cs="Times New Roman"/>
          <w:i/>
          <w:szCs w:val="24"/>
        </w:rPr>
        <w:t>mod</w:t>
      </w:r>
      <w:r w:rsidR="00A1369B" w:rsidRPr="00306E49">
        <w:rPr>
          <w:rFonts w:ascii="Times New Roman" w:hAnsi="Times New Roman" w:cs="Times New Roman"/>
          <w:szCs w:val="24"/>
        </w:rPr>
        <w:t xml:space="preserve"> </w:t>
      </w:r>
      <w:r w:rsidR="00A1369B">
        <w:rPr>
          <w:rFonts w:ascii="Times New Roman" w:hAnsi="Times New Roman" w:cs="Times New Roman" w:hint="eastAsia"/>
          <w:szCs w:val="24"/>
        </w:rPr>
        <w:t>7</w:t>
      </w:r>
      <w:r w:rsidR="00A1369B" w:rsidRPr="00306E49">
        <w:rPr>
          <w:rFonts w:ascii="Times New Roman" w:hAnsi="Times New Roman" w:cs="Times New Roman"/>
          <w:szCs w:val="24"/>
        </w:rPr>
        <w:t>)</w:t>
      </w:r>
      <w:r w:rsidR="00A1369B">
        <w:rPr>
          <w:rFonts w:ascii="Times New Roman" w:hAnsi="Times New Roman" w:cs="Times New Roman" w:hint="eastAsia"/>
          <w:szCs w:val="24"/>
        </w:rPr>
        <w:t xml:space="preserve">, (5, 7) =1, [5, 7]=35, </w:t>
      </w:r>
      <w:r w:rsidR="004219A3" w:rsidRPr="00306E49">
        <w:rPr>
          <w:rFonts w:ascii="Times New Roman" w:hAnsi="Times New Roman" w:cs="Times New Roman"/>
          <w:szCs w:val="24"/>
        </w:rPr>
        <w:t>所以</w:t>
      </w:r>
      <w:r w:rsidR="00A1369B">
        <w:rPr>
          <w:rFonts w:ascii="Times New Roman" w:hAnsi="Times New Roman" w:cs="Times New Roman" w:hint="eastAsia"/>
          <w:szCs w:val="24"/>
        </w:rPr>
        <w:t xml:space="preserve"> 155</w:t>
      </w:r>
      <w:r w:rsidR="00A1369B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2AE373F" wp14:editId="708A2069">
            <wp:extent cx="126365" cy="126365"/>
            <wp:effectExtent l="0" t="0" r="6985" b="6985"/>
            <wp:docPr id="1252624171" name="图片 125262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69B">
        <w:rPr>
          <w:rFonts w:ascii="Times New Roman" w:hAnsi="Times New Roman" w:cs="Times New Roman" w:hint="eastAsia"/>
          <w:szCs w:val="24"/>
        </w:rPr>
        <w:t xml:space="preserve">15 </w:t>
      </w:r>
      <w:r w:rsidR="00A1369B" w:rsidRPr="00306E49">
        <w:rPr>
          <w:rFonts w:ascii="Times New Roman" w:hAnsi="Times New Roman" w:cs="Times New Roman"/>
          <w:szCs w:val="24"/>
        </w:rPr>
        <w:t>(</w:t>
      </w:r>
      <w:r w:rsidR="00A1369B" w:rsidRPr="00306E49">
        <w:rPr>
          <w:rFonts w:ascii="Times New Roman" w:hAnsi="Times New Roman" w:cs="Times New Roman"/>
          <w:i/>
          <w:szCs w:val="24"/>
        </w:rPr>
        <w:t>mod</w:t>
      </w:r>
      <w:r w:rsidR="00A1369B" w:rsidRPr="00306E49">
        <w:rPr>
          <w:rFonts w:ascii="Times New Roman" w:hAnsi="Times New Roman" w:cs="Times New Roman"/>
          <w:szCs w:val="24"/>
        </w:rPr>
        <w:t xml:space="preserve"> </w:t>
      </w:r>
      <w:r w:rsidR="00A1369B">
        <w:rPr>
          <w:rFonts w:ascii="Times New Roman" w:hAnsi="Times New Roman" w:cs="Times New Roman" w:hint="eastAsia"/>
          <w:szCs w:val="24"/>
        </w:rPr>
        <w:t>35</w:t>
      </w:r>
      <w:r w:rsidR="00A1369B" w:rsidRPr="00306E49">
        <w:rPr>
          <w:rFonts w:ascii="Times New Roman" w:hAnsi="Times New Roman" w:cs="Times New Roman"/>
          <w:szCs w:val="24"/>
        </w:rPr>
        <w:t>)</w:t>
      </w:r>
      <w:r w:rsidR="00A1369B">
        <w:rPr>
          <w:rFonts w:ascii="Times New Roman" w:hAnsi="Times New Roman" w:cs="Times New Roman" w:hint="eastAsia"/>
          <w:szCs w:val="24"/>
        </w:rPr>
        <w:t>.</w:t>
      </w:r>
    </w:p>
    <w:p w14:paraId="1B976E96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91303A3" w14:textId="0BE1BB66" w:rsidR="004219A3" w:rsidRPr="00306E49" w:rsidRDefault="005B4A7C" w:rsidP="00E52073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2.1.8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A7E2E39" wp14:editId="5FFD7DFD">
            <wp:extent cx="864870" cy="19685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5C00232" wp14:editId="18F8B1E6">
            <wp:extent cx="907415" cy="196850"/>
            <wp:effectExtent l="0" t="0" r="6985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58D">
        <w:rPr>
          <w:rFonts w:ascii="Times New Roman" w:hAnsi="Times New Roman" w:cs="Times New Roman" w:hint="eastAsia"/>
          <w:szCs w:val="24"/>
        </w:rPr>
        <w:t>.</w:t>
      </w:r>
    </w:p>
    <w:p w14:paraId="12F2572C" w14:textId="53F759EF" w:rsidR="004219A3" w:rsidRPr="00E6658D" w:rsidRDefault="004219A3" w:rsidP="00E52073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2210890" wp14:editId="2E308B07">
            <wp:extent cx="864870" cy="19685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，则存在整数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mk</w:t>
      </w:r>
      <w:proofErr w:type="spellEnd"/>
      <w:r w:rsidR="00E6658D">
        <w:rPr>
          <w:rFonts w:ascii="Times New Roman" w:hAnsi="Times New Roman" w:cs="Times New Roman" w:hint="eastAsia"/>
          <w:iCs/>
          <w:sz w:val="24"/>
          <w:szCs w:val="24"/>
        </w:rPr>
        <w:t>.</w:t>
      </w:r>
    </w:p>
    <w:p w14:paraId="0125F5A8" w14:textId="76C9FF48" w:rsidR="004219A3" w:rsidRPr="00306E49" w:rsidRDefault="004219A3" w:rsidP="00642222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733BD6" w:rsidRPr="00306E49">
        <w:rPr>
          <w:rFonts w:ascii="Times New Roman" w:hAnsi="Times New Roman" w:cs="Times New Roman"/>
          <w:szCs w:val="24"/>
        </w:rPr>
        <w:t>定理</w:t>
      </w:r>
      <w:r w:rsidR="00733BD6" w:rsidRPr="00306E49">
        <w:rPr>
          <w:rFonts w:ascii="Times New Roman" w:hAnsi="Times New Roman" w:cs="Times New Roman"/>
          <w:szCs w:val="24"/>
        </w:rPr>
        <w:t>1.2.2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8525254" wp14:editId="02FC8EA0">
            <wp:extent cx="907415" cy="196850"/>
            <wp:effectExtent l="0" t="0" r="698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58D">
        <w:rPr>
          <w:rFonts w:ascii="Times New Roman" w:hAnsi="Times New Roman" w:cs="Times New Roman" w:hint="eastAsia"/>
          <w:szCs w:val="24"/>
        </w:rPr>
        <w:t>.</w:t>
      </w:r>
    </w:p>
    <w:p w14:paraId="47835015" w14:textId="490053FB" w:rsidR="004219A3" w:rsidRPr="00BB35CE" w:rsidRDefault="004219A3" w:rsidP="00BB35CE">
      <w:pPr>
        <w:snapToGrid w:val="0"/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bCs/>
          <w:kern w:val="28"/>
          <w:sz w:val="32"/>
          <w:szCs w:val="32"/>
        </w:rPr>
      </w:pP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 xml:space="preserve">2.2 </w:t>
      </w:r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剩余类</w:t>
      </w:r>
    </w:p>
    <w:p w14:paraId="3373C303" w14:textId="1B70F4EF" w:rsidR="00C9260F" w:rsidRPr="00306E49" w:rsidRDefault="00C9260F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同余是一种等价关系，因此可以借助同余对全体整数进行分类，并将每类作为一个</w:t>
      </w:r>
      <w:r w:rsidR="0033246D">
        <w:rPr>
          <w:rFonts w:ascii="Times New Roman" w:hAnsi="Times New Roman" w:cs="Times New Roman" w:hint="eastAsia"/>
          <w:szCs w:val="24"/>
        </w:rPr>
        <w:t>“</w:t>
      </w:r>
      <w:r w:rsidRPr="00306E49">
        <w:rPr>
          <w:rFonts w:ascii="Times New Roman" w:hAnsi="Times New Roman" w:cs="Times New Roman"/>
          <w:szCs w:val="24"/>
        </w:rPr>
        <w:t>数</w:t>
      </w:r>
      <w:r w:rsidR="0033246D">
        <w:rPr>
          <w:rFonts w:ascii="Times New Roman" w:hAnsi="Times New Roman" w:cs="Times New Roman" w:hint="eastAsia"/>
          <w:szCs w:val="24"/>
        </w:rPr>
        <w:t>”</w:t>
      </w:r>
      <w:r w:rsidRPr="00306E49">
        <w:rPr>
          <w:rFonts w:ascii="Times New Roman" w:hAnsi="Times New Roman" w:cs="Times New Roman"/>
          <w:szCs w:val="24"/>
        </w:rPr>
        <w:t>来看待，进而得到一些新性质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3A409A0" w14:textId="5F688A64" w:rsidR="004219A3" w:rsidRPr="00306E49" w:rsidRDefault="004219A3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/>
          <w:b/>
          <w:sz w:val="24"/>
          <w:szCs w:val="24"/>
        </w:rPr>
        <w:t xml:space="preserve">2.2.1 </w:t>
      </w:r>
      <w:r w:rsidRPr="00306E49">
        <w:rPr>
          <w:rFonts w:ascii="Times New Roman" w:hAnsi="Times New Roman" w:cs="Times New Roman"/>
          <w:b/>
          <w:sz w:val="24"/>
          <w:szCs w:val="24"/>
        </w:rPr>
        <w:t>剩余</w:t>
      </w:r>
      <w:r w:rsidR="007729DC" w:rsidRPr="00306E49">
        <w:rPr>
          <w:rFonts w:ascii="Times New Roman" w:hAnsi="Times New Roman" w:cs="Times New Roman"/>
          <w:b/>
          <w:sz w:val="24"/>
          <w:szCs w:val="24"/>
        </w:rPr>
        <w:t>及</w:t>
      </w:r>
      <w:r w:rsidRPr="00306E49">
        <w:rPr>
          <w:rFonts w:ascii="Times New Roman" w:hAnsi="Times New Roman" w:cs="Times New Roman"/>
          <w:b/>
          <w:sz w:val="24"/>
          <w:szCs w:val="24"/>
        </w:rPr>
        <w:t>剩余</w:t>
      </w:r>
      <w:r w:rsidR="007729DC" w:rsidRPr="00306E49">
        <w:rPr>
          <w:rFonts w:ascii="Times New Roman" w:hAnsi="Times New Roman" w:cs="Times New Roman"/>
          <w:b/>
          <w:sz w:val="24"/>
          <w:szCs w:val="24"/>
        </w:rPr>
        <w:t>类</w:t>
      </w:r>
    </w:p>
    <w:p w14:paraId="117C98E3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是一个正整数，对任意整数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，令</w:t>
      </w:r>
    </w:p>
    <w:p w14:paraId="74020465" w14:textId="6F74ECF5" w:rsidR="004219A3" w:rsidRPr="00306E49" w:rsidRDefault="004219A3" w:rsidP="00E52073">
      <w:pPr>
        <w:snapToGrid w:val="0"/>
        <w:spacing w:line="360" w:lineRule="auto"/>
        <w:ind w:firstLine="420"/>
        <w:jc w:val="right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F7406FB" wp14:editId="72E8445A">
            <wp:extent cx="2039620" cy="239395"/>
            <wp:effectExtent l="0" t="0" r="0" b="825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0C0" w:rsidRPr="00306E49">
        <w:rPr>
          <w:rFonts w:ascii="Times New Roman" w:hAnsi="Times New Roman" w:cs="Times New Roman" w:hint="eastAsia"/>
          <w:szCs w:val="24"/>
        </w:rPr>
        <w:t xml:space="preserve"> </w:t>
      </w:r>
      <w:r w:rsidR="00F950C0" w:rsidRPr="00306E49">
        <w:rPr>
          <w:rFonts w:ascii="Times New Roman" w:hAnsi="Times New Roman" w:cs="Times New Roman"/>
          <w:szCs w:val="24"/>
        </w:rPr>
        <w:t xml:space="preserve">                  (2.2.1)</w:t>
      </w:r>
    </w:p>
    <w:p w14:paraId="0C6F7EEC" w14:textId="2A8AC2B8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13CC133" wp14:editId="27D4D20B">
            <wp:extent cx="189865" cy="239395"/>
            <wp:effectExtent l="0" t="0" r="635" b="825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是非空集合，因为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2CC783A" wp14:editId="140ACBA8">
            <wp:extent cx="429260" cy="239395"/>
            <wp:effectExtent l="0" t="0" r="8890" b="825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.</w:t>
      </w:r>
    </w:p>
    <w:p w14:paraId="3B7CEEA2" w14:textId="3BA02E1C" w:rsidR="00EC65A8" w:rsidRPr="00306E49" w:rsidRDefault="00EC65A8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/>
          <w:b/>
          <w:szCs w:val="24"/>
        </w:rPr>
        <w:t xml:space="preserve">2.2.1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2DB9F9B" wp14:editId="7E86E694">
            <wp:extent cx="189865" cy="239395"/>
            <wp:effectExtent l="0" t="0" r="635" b="8255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剩余类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一个剩余类中的任一数叫做该类的</w:t>
      </w:r>
      <w:r w:rsidRPr="00306E49">
        <w:rPr>
          <w:rFonts w:ascii="Times New Roman" w:hAnsi="Times New Roman" w:cs="Times New Roman"/>
          <w:b/>
          <w:szCs w:val="24"/>
        </w:rPr>
        <w:t>剩余</w:t>
      </w:r>
      <w:r w:rsidRPr="00306E49">
        <w:rPr>
          <w:rFonts w:ascii="Times New Roman" w:hAnsi="Times New Roman" w:cs="Times New Roman" w:hint="eastAsia"/>
          <w:b/>
          <w:szCs w:val="24"/>
        </w:rPr>
        <w:t xml:space="preserve"> (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b/>
          <w:szCs w:val="24"/>
        </w:rPr>
        <w:t>代表元</w:t>
      </w:r>
      <w:r w:rsidRPr="00306E49">
        <w:rPr>
          <w:rFonts w:ascii="Times New Roman" w:hAnsi="Times New Roman" w:cs="Times New Roman" w:hint="eastAsia"/>
          <w:b/>
          <w:szCs w:val="24"/>
        </w:rPr>
        <w:t>)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C64CA53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1B29A89" w14:textId="42315559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b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EC65A8" w:rsidRPr="00306E49">
        <w:rPr>
          <w:rFonts w:ascii="Times New Roman" w:hAnsi="Times New Roman" w:cs="Times New Roman" w:hint="eastAsia"/>
          <w:b/>
          <w:szCs w:val="24"/>
        </w:rPr>
        <w:t>2</w:t>
      </w:r>
      <w:r w:rsidR="00EC65A8" w:rsidRPr="00306E49">
        <w:rPr>
          <w:rFonts w:ascii="Times New Roman" w:hAnsi="Times New Roman" w:cs="Times New Roman"/>
          <w:b/>
          <w:szCs w:val="24"/>
        </w:rPr>
        <w:t>.2.</w:t>
      </w:r>
      <w:r w:rsidRPr="00306E49">
        <w:rPr>
          <w:rFonts w:ascii="Times New Roman" w:hAnsi="Times New Roman" w:cs="Times New Roman"/>
          <w:b/>
          <w:szCs w:val="24"/>
        </w:rPr>
        <w:t xml:space="preserve">1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是一个正整数，则</w:t>
      </w:r>
    </w:p>
    <w:p w14:paraId="2BDF3F14" w14:textId="0666A15A" w:rsidR="004219A3" w:rsidRPr="00306E49" w:rsidRDefault="00071619" w:rsidP="00F37E21">
      <w:pPr>
        <w:snapToGrid w:val="0"/>
        <w:spacing w:line="360" w:lineRule="auto"/>
        <w:ind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(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i</w:t>
      </w:r>
      <w:proofErr w:type="spellEnd"/>
      <w:r w:rsidRPr="00306E49">
        <w:rPr>
          <w:rFonts w:ascii="Times New Roman" w:hAnsi="Times New Roman" w:cs="Times New Roman"/>
          <w:szCs w:val="24"/>
        </w:rPr>
        <w:t xml:space="preserve">) </w:t>
      </w:r>
      <w:r w:rsidR="00EC65A8" w:rsidRPr="00306E49">
        <w:rPr>
          <w:rFonts w:ascii="Times New Roman" w:hAnsi="Times New Roman" w:cs="Times New Roman"/>
          <w:szCs w:val="24"/>
        </w:rPr>
        <w:t xml:space="preserve">  </w:t>
      </w:r>
      <w:r w:rsidR="004219A3" w:rsidRPr="00306E49">
        <w:rPr>
          <w:rFonts w:ascii="Times New Roman" w:hAnsi="Times New Roman" w:cs="Times New Roman"/>
          <w:szCs w:val="24"/>
        </w:rPr>
        <w:t>任一整数必包含在一个</w:t>
      </w:r>
      <w:r w:rsidR="004219A3" w:rsidRPr="00306E49">
        <w:rPr>
          <w:rFonts w:ascii="Times New Roman" w:hAnsi="Times New Roman" w:cs="Times New Roman"/>
          <w:noProof/>
          <w:position w:val="-12"/>
        </w:rPr>
        <w:drawing>
          <wp:inline distT="0" distB="0" distL="0" distR="0" wp14:anchorId="492D137A" wp14:editId="71F97340">
            <wp:extent cx="189865" cy="239395"/>
            <wp:effectExtent l="0" t="0" r="635" b="825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中，</w:t>
      </w:r>
      <w:r w:rsidR="004219A3" w:rsidRPr="00306E49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6150FC75" wp14:editId="5B09ED5D">
            <wp:extent cx="788035" cy="182880"/>
            <wp:effectExtent l="0" t="0" r="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；</w:t>
      </w:r>
    </w:p>
    <w:p w14:paraId="0EEE0852" w14:textId="3D8BAC12" w:rsidR="004219A3" w:rsidRPr="00306E49" w:rsidRDefault="00EC65A8" w:rsidP="00F37E21">
      <w:pPr>
        <w:snapToGrid w:val="0"/>
        <w:spacing w:line="360" w:lineRule="auto"/>
        <w:ind w:left="420" w:firstLineChars="100" w:firstLine="210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 xml:space="preserve">) 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F20172" wp14:editId="2A81920E">
            <wp:extent cx="506730" cy="239395"/>
            <wp:effectExtent l="0" t="0" r="7620" b="825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的充分必要条件是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12E76AA" wp14:editId="403D338C">
            <wp:extent cx="864870" cy="19685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 w:rsidRPr="00306E49">
        <w:rPr>
          <w:rFonts w:ascii="Times New Roman" w:hAnsi="Times New Roman" w:cs="Times New Roman"/>
          <w:szCs w:val="24"/>
        </w:rPr>
        <w:t>；</w:t>
      </w:r>
    </w:p>
    <w:p w14:paraId="15A4D1F5" w14:textId="1508C482" w:rsidR="004219A3" w:rsidRPr="00306E49" w:rsidRDefault="00EC65A8" w:rsidP="00F37E21">
      <w:pPr>
        <w:snapToGrid w:val="0"/>
        <w:spacing w:line="360" w:lineRule="auto"/>
        <w:ind w:left="420" w:firstLineChars="100" w:firstLine="2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E8B2229" wp14:editId="16CF640B">
            <wp:extent cx="189865" cy="239395"/>
            <wp:effectExtent l="0" t="0" r="635" b="825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与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AAA66E6" wp14:editId="1B1C95F2">
            <wp:extent cx="189865" cy="239395"/>
            <wp:effectExtent l="0" t="0" r="635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的交集为空集的充分必要条件是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63A3D87" wp14:editId="39BA0D37">
            <wp:extent cx="864870" cy="1968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6F17500F" w14:textId="70C7CF1F" w:rsidR="004219A3" w:rsidRPr="00306E49" w:rsidRDefault="004219A3" w:rsidP="00F37E21">
      <w:pPr>
        <w:snapToGrid w:val="0"/>
        <w:spacing w:line="360" w:lineRule="auto"/>
        <w:ind w:left="1260" w:hangingChars="600" w:hanging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i</w:t>
      </w:r>
      <w:proofErr w:type="spellEnd"/>
      <w:r w:rsidRPr="00306E49">
        <w:rPr>
          <w:rFonts w:ascii="Times New Roman" w:hAnsi="Times New Roman" w:cs="Times New Roman"/>
          <w:szCs w:val="24"/>
        </w:rPr>
        <w:t>）设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为任一整数，根据</w:t>
      </w:r>
      <w:r w:rsidR="004673D9">
        <w:rPr>
          <w:rFonts w:ascii="Times New Roman" w:hAnsi="Times New Roman" w:cs="Times New Roman"/>
          <w:szCs w:val="24"/>
        </w:rPr>
        <w:t>欧几里德</w:t>
      </w:r>
      <w:r w:rsidRPr="00306E49">
        <w:rPr>
          <w:rFonts w:ascii="Times New Roman" w:hAnsi="Times New Roman" w:cs="Times New Roman"/>
          <w:szCs w:val="24"/>
        </w:rPr>
        <w:t>除法，</w:t>
      </w:r>
    </w:p>
    <w:p w14:paraId="51481859" w14:textId="035F2BB5" w:rsidR="004219A3" w:rsidRPr="00306E49" w:rsidRDefault="004219A3" w:rsidP="00F37E21">
      <w:pPr>
        <w:snapToGrid w:val="0"/>
        <w:spacing w:line="360" w:lineRule="auto"/>
        <w:ind w:leftChars="592" w:left="1243"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存在惟一的整数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使得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35731D1" wp14:editId="6D7CD187">
            <wp:extent cx="1413510" cy="19685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55DAE4E0" w14:textId="4AA1861F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因此，我们有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31F0D98" wp14:editId="6FDE9FB3">
            <wp:extent cx="843915" cy="19685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包含在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95964EC" wp14:editId="68C54A28">
            <wp:extent cx="189865" cy="239395"/>
            <wp:effectExtent l="0" t="0" r="635" b="825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中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98B3759" w14:textId="2989361D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581905F" wp14:editId="62A9DCD1">
            <wp:extent cx="724535" cy="239395"/>
            <wp:effectExtent l="0" t="0" r="0" b="825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，所以必要性成立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63FC5B89" w14:textId="1E73C597" w:rsidR="004219A3" w:rsidRPr="00306E49" w:rsidRDefault="004219A3" w:rsidP="00F37E21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充分性</w:t>
      </w:r>
      <w:r w:rsidR="00F950C0" w:rsidRPr="00306E49">
        <w:rPr>
          <w:rFonts w:ascii="Times New Roman" w:hAnsi="Times New Roman" w:cs="Times New Roman" w:hint="eastAsia"/>
          <w:szCs w:val="24"/>
        </w:rPr>
        <w:t>：</w:t>
      </w:r>
      <w:r w:rsidRPr="00306E49">
        <w:rPr>
          <w:rFonts w:ascii="Times New Roman" w:hAnsi="Times New Roman" w:cs="Times New Roman"/>
          <w:szCs w:val="24"/>
        </w:rPr>
        <w:t>设整数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满足关系式（</w:t>
      </w:r>
      <w:r w:rsidR="00272162" w:rsidRPr="00306E49">
        <w:rPr>
          <w:rFonts w:ascii="Times New Roman" w:hAnsi="Times New Roman" w:cs="Times New Roman" w:hint="eastAsia"/>
          <w:szCs w:val="24"/>
        </w:rPr>
        <w:t>2</w:t>
      </w:r>
      <w:r w:rsidR="00272162" w:rsidRPr="00306E49">
        <w:rPr>
          <w:rFonts w:ascii="Times New Roman" w:hAnsi="Times New Roman" w:cs="Times New Roman"/>
          <w:szCs w:val="24"/>
        </w:rPr>
        <w:t>.2.</w:t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），即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68C4FCB" wp14:editId="2E3671A5">
            <wp:extent cx="864870" cy="1968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23D9B5DC" w14:textId="244F4932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要证明：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FDE234A" wp14:editId="5A8E2BB9">
            <wp:extent cx="506730" cy="239395"/>
            <wp:effectExtent l="0" t="0" r="7620" b="825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，对任意的整数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FCDA87" wp14:editId="7003821B">
            <wp:extent cx="407670" cy="239395"/>
            <wp:effectExtent l="0" t="0" r="0" b="825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A581E46" wp14:editId="3831969A">
            <wp:extent cx="843915" cy="19685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2DD91466" w14:textId="494CA7C6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由（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i</w:t>
      </w:r>
      <w:proofErr w:type="spellEnd"/>
      <w:r w:rsidRPr="00306E49">
        <w:rPr>
          <w:rFonts w:ascii="Times New Roman" w:hAnsi="Times New Roman" w:cs="Times New Roman"/>
          <w:szCs w:val="24"/>
        </w:rPr>
        <w:t>）式及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）（对称性），我们有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18E23DE" wp14:editId="46C3E8DA">
            <wp:extent cx="864870" cy="19685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50F8AD3E" w14:textId="5F00FEB4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>再由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）（传递性），我们得到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502DD94" wp14:editId="59FC46B6">
            <wp:extent cx="843915" cy="19685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6F1AFCC3" w14:textId="461C6611" w:rsidR="004219A3" w:rsidRPr="00306E49" w:rsidRDefault="004219A3" w:rsidP="00F37E21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这说明，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9FB6032" wp14:editId="05C161F9">
            <wp:extent cx="407670" cy="239395"/>
            <wp:effectExtent l="0" t="0" r="0" b="825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以及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 w:hint="eastAsia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Cs w:val="24"/>
          </w:rPr>
          <m:t>⊏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 w:hint="eastAsia"/>
                <w:szCs w:val="24"/>
              </w:rPr>
              <m:t>b</m:t>
            </m:r>
          </m:sub>
        </m:sSub>
      </m:oMath>
      <w:r w:rsidR="005047A6">
        <w:rPr>
          <w:rFonts w:ascii="Times New Roman" w:hAnsi="Times New Roman" w:cs="Times New Roman" w:hint="eastAsia"/>
          <w:szCs w:val="24"/>
        </w:rPr>
        <w:t>.</w:t>
      </w:r>
    </w:p>
    <w:p w14:paraId="6642D4EA" w14:textId="57C8E54E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同样，对任意的整数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872EB3" wp14:editId="0B24433B">
            <wp:extent cx="407670" cy="239395"/>
            <wp:effectExtent l="0" t="0" r="0" b="825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F177AB2" wp14:editId="07AD6B82">
            <wp:extent cx="843915" cy="1968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6AF68B52" w14:textId="3347027A" w:rsidR="004219A3" w:rsidRPr="00306E49" w:rsidRDefault="00272162" w:rsidP="00642222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由</w:t>
      </w:r>
      <w:r w:rsidRPr="00306E49">
        <w:rPr>
          <w:rFonts w:ascii="Times New Roman" w:hAnsi="Times New Roman" w:cs="Times New Roman"/>
          <w:szCs w:val="24"/>
        </w:rPr>
        <w:t>式（</w:t>
      </w:r>
      <w:r w:rsidRPr="00306E49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.2.1</w:t>
      </w:r>
      <w:r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szCs w:val="24"/>
        </w:rPr>
        <w:t>及</w:t>
      </w:r>
      <w:r w:rsidRPr="00306E49">
        <w:rPr>
          <w:rFonts w:ascii="Times New Roman" w:hAnsi="Times New Roman" w:cs="Times New Roman"/>
          <w:szCs w:val="24"/>
        </w:rPr>
        <w:t>性质</w:t>
      </w:r>
      <w:r w:rsidRPr="00306E49">
        <w:rPr>
          <w:rFonts w:ascii="Times New Roman" w:hAnsi="Times New Roman" w:cs="Times New Roman"/>
          <w:szCs w:val="24"/>
        </w:rPr>
        <w:t>2.1.1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iii</w:t>
      </w:r>
      <w:r w:rsidR="004219A3" w:rsidRPr="00306E49">
        <w:rPr>
          <w:rFonts w:ascii="Times New Roman" w:hAnsi="Times New Roman" w:cs="Times New Roman"/>
          <w:szCs w:val="24"/>
        </w:rPr>
        <w:t>）（传递性），我们得到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2CAC745" wp14:editId="5CAA21FD">
            <wp:extent cx="843915" cy="19685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0F4BC326" w14:textId="22056974" w:rsidR="004219A3" w:rsidRPr="00306E49" w:rsidRDefault="004219A3" w:rsidP="00F37E21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这说明，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84B7C48" wp14:editId="50D3DB53">
            <wp:extent cx="407670" cy="239395"/>
            <wp:effectExtent l="0" t="0" r="0" b="825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以及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Cs w:val="24"/>
          </w:rPr>
          <m:t>⊏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a</m:t>
            </m:r>
          </m:sub>
        </m:sSub>
      </m:oMath>
      <w:r w:rsidR="005047A6">
        <w:rPr>
          <w:rFonts w:ascii="Times New Roman" w:hAnsi="Times New Roman" w:cs="Times New Roman" w:hint="eastAsia"/>
          <w:szCs w:val="24"/>
        </w:rPr>
        <w:t>.</w:t>
      </w:r>
    </w:p>
    <w:p w14:paraId="688A541B" w14:textId="68D27ACF" w:rsidR="004219A3" w:rsidRPr="00306E49" w:rsidRDefault="004219A3" w:rsidP="00F37E21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故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50B2F7C" wp14:editId="4843B70E">
            <wp:extent cx="506730" cy="239395"/>
            <wp:effectExtent l="0" t="0" r="7620" b="825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.</w:t>
      </w:r>
    </w:p>
    <w:p w14:paraId="1DC97EB4" w14:textId="5955F1A9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）由（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）立即得到必要性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E51A66C" w14:textId="77777777" w:rsidR="00272162" w:rsidRPr="00306E49" w:rsidRDefault="00272162" w:rsidP="00F37E21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充分性</w:t>
      </w:r>
      <w:r w:rsidRPr="00306E49">
        <w:rPr>
          <w:rFonts w:ascii="Times New Roman" w:hAnsi="Times New Roman" w:cs="Times New Roman" w:hint="eastAsia"/>
          <w:szCs w:val="24"/>
        </w:rPr>
        <w:t>：</w:t>
      </w:r>
      <w:r w:rsidR="004219A3" w:rsidRPr="00306E49">
        <w:rPr>
          <w:rFonts w:ascii="Times New Roman" w:hAnsi="Times New Roman" w:cs="Times New Roman"/>
          <w:szCs w:val="24"/>
        </w:rPr>
        <w:t>反证法</w:t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</w:p>
    <w:p w14:paraId="560E92A3" w14:textId="2369D65E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假设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929784C" wp14:editId="0DBA88C5">
            <wp:extent cx="189865" cy="239395"/>
            <wp:effectExtent l="0" t="0" r="635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6F8C3B1" wp14:editId="1EFB56D2">
            <wp:extent cx="189865" cy="239395"/>
            <wp:effectExtent l="0" t="0" r="635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</w:t>
      </w:r>
      <w:proofErr w:type="gramStart"/>
      <w:r w:rsidRPr="00306E49">
        <w:rPr>
          <w:rFonts w:ascii="Times New Roman" w:hAnsi="Times New Roman" w:cs="Times New Roman"/>
          <w:szCs w:val="24"/>
        </w:rPr>
        <w:t>交集非</w:t>
      </w:r>
      <w:proofErr w:type="gramEnd"/>
      <w:r w:rsidRPr="00306E49">
        <w:rPr>
          <w:rFonts w:ascii="Times New Roman" w:hAnsi="Times New Roman" w:cs="Times New Roman"/>
          <w:szCs w:val="24"/>
        </w:rPr>
        <w:t>空，即存在整数</w:t>
      </w:r>
      <w:r w:rsidRPr="00306E49">
        <w:rPr>
          <w:rFonts w:ascii="Times New Roman" w:hAnsi="Times New Roman" w:cs="Times New Roman"/>
          <w:i/>
          <w:szCs w:val="24"/>
        </w:rPr>
        <w:t>c</w:t>
      </w:r>
      <w:r w:rsidRPr="00306E49">
        <w:rPr>
          <w:rFonts w:ascii="Times New Roman" w:hAnsi="Times New Roman" w:cs="Times New Roman"/>
          <w:szCs w:val="24"/>
        </w:rPr>
        <w:t>满足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0782D1B" wp14:editId="40A792CE">
            <wp:extent cx="407670" cy="239395"/>
            <wp:effectExtent l="0" t="0" r="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及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D670315" wp14:editId="79EFF53D">
            <wp:extent cx="407670" cy="239395"/>
            <wp:effectExtent l="0" t="0" r="0" b="825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</w:p>
    <w:p w14:paraId="403C04D2" w14:textId="2983EE68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3EDFECB" wp14:editId="2B159DFE">
            <wp:extent cx="843915" cy="19685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及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C547FA3" wp14:editId="59170CD2">
            <wp:extent cx="843915" cy="1968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477C1C65" w14:textId="44AB4C60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对</w:t>
      </w:r>
      <w:r w:rsidR="001B164A">
        <w:rPr>
          <w:rFonts w:ascii="Times New Roman" w:hAnsi="Times New Roman" w:cs="Times New Roman" w:hint="eastAsia"/>
          <w:szCs w:val="24"/>
        </w:rPr>
        <w:t>于</w:t>
      </w:r>
      <w:r w:rsidR="001B164A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9AE841F" wp14:editId="070F4386">
            <wp:extent cx="843915" cy="196850"/>
            <wp:effectExtent l="0" t="0" r="0" b="0"/>
            <wp:docPr id="1307649232" name="图片 1307649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，应用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）（对称性），我们有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40B14FCB" wp14:editId="5C0D8E3A">
            <wp:extent cx="843915" cy="19685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4044E16A" w14:textId="160683F2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再由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）（传递性），我们得到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D4EEA16" wp14:editId="3C080F00">
            <wp:extent cx="864870" cy="1968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2D888317" w14:textId="47FB9D1A" w:rsidR="004219A3" w:rsidRPr="00306E49" w:rsidRDefault="004219A3" w:rsidP="00F37E21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这与假设矛盾，故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772D28" wp14:editId="409FA7F8">
            <wp:extent cx="189865" cy="239395"/>
            <wp:effectExtent l="0" t="0" r="635" b="825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20BFF06" wp14:editId="3062F85F">
            <wp:extent cx="189865" cy="239395"/>
            <wp:effectExtent l="0" t="0" r="635" b="825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的交集为空集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DBB4E8B" w14:textId="440E504D" w:rsidR="004219A3" w:rsidRPr="00306E49" w:rsidRDefault="00C01D32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306E49">
        <w:rPr>
          <w:rFonts w:ascii="Times New Roman" w:hAnsi="Times New Roman" w:cs="Times New Roman"/>
          <w:b/>
          <w:sz w:val="24"/>
          <w:szCs w:val="24"/>
        </w:rPr>
        <w:t xml:space="preserve">.2.2 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完全剩余系</w:t>
      </w:r>
    </w:p>
    <w:p w14:paraId="35C0DCB3" w14:textId="6FAC881A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="00165591" w:rsidRPr="00306E49">
        <w:rPr>
          <w:rFonts w:ascii="Times New Roman" w:hAnsi="Times New Roman" w:cs="Times New Roman" w:hint="eastAsia"/>
          <w:b/>
          <w:szCs w:val="24"/>
        </w:rPr>
        <w:t>2</w:t>
      </w:r>
      <w:r w:rsidR="00165591" w:rsidRPr="00306E49">
        <w:rPr>
          <w:rFonts w:ascii="Times New Roman" w:hAnsi="Times New Roman" w:cs="Times New Roman"/>
          <w:b/>
          <w:szCs w:val="24"/>
        </w:rPr>
        <w:t>.2.2</w:t>
      </w:r>
      <w:r w:rsidR="00C01D32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若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9E57CF1" wp14:editId="7C55DD36">
            <wp:extent cx="759460" cy="239395"/>
            <wp:effectExtent l="0" t="0" r="2540" b="825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</w:t>
      </w:r>
      <w:r w:rsidRPr="00306E49">
        <w:rPr>
          <w:rFonts w:ascii="Times New Roman" w:hAnsi="Times New Roman" w:cs="Times New Roman"/>
          <w:i/>
          <w:szCs w:val="24"/>
        </w:rPr>
        <w:t>m</w:t>
      </w:r>
      <w:proofErr w:type="gramStart"/>
      <w:r w:rsidRPr="00306E49">
        <w:rPr>
          <w:rFonts w:ascii="Times New Roman" w:hAnsi="Times New Roman" w:cs="Times New Roman"/>
          <w:szCs w:val="24"/>
        </w:rPr>
        <w:t>个</w:t>
      </w:r>
      <w:proofErr w:type="gramEnd"/>
      <w:r w:rsidRPr="00306E49">
        <w:rPr>
          <w:rFonts w:ascii="Times New Roman" w:hAnsi="Times New Roman" w:cs="Times New Roman"/>
          <w:szCs w:val="24"/>
        </w:rPr>
        <w:t>整数，并且其中任何两个数都不在同一剩余类里，则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3F6F933" wp14:editId="708EB7A1">
            <wp:extent cx="759460" cy="239395"/>
            <wp:effectExtent l="0" t="0" r="2540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</w:t>
      </w:r>
      <w:r w:rsidRPr="00306E49">
        <w:rPr>
          <w:rFonts w:ascii="Times New Roman" w:hAnsi="Times New Roman" w:cs="Times New Roman"/>
          <w:b/>
          <w:szCs w:val="24"/>
        </w:rPr>
        <w:t>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7885C603" w14:textId="3B790004" w:rsidR="004219A3" w:rsidRPr="00306E49" w:rsidRDefault="00C01D32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position w:val="-12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根据定义，</w:t>
      </w:r>
      <w:r w:rsidR="004219A3" w:rsidRPr="00306E49">
        <w:rPr>
          <w:rFonts w:ascii="Times New Roman" w:hAnsi="Times New Roman" w:cs="Times New Roman"/>
          <w:szCs w:val="24"/>
        </w:rPr>
        <w:t>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的剩余类有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proofErr w:type="gramStart"/>
      <w:r w:rsidR="004219A3" w:rsidRPr="00306E49">
        <w:rPr>
          <w:rFonts w:ascii="Times New Roman" w:hAnsi="Times New Roman" w:cs="Times New Roman"/>
          <w:szCs w:val="24"/>
        </w:rPr>
        <w:t>个</w:t>
      </w:r>
      <w:proofErr w:type="gramEnd"/>
      <w:r w:rsidR="00FA4F20">
        <w:rPr>
          <w:rFonts w:ascii="Times New Roman" w:hAnsi="Times New Roman" w:cs="Times New Roman" w:hint="eastAsia"/>
          <w:szCs w:val="24"/>
        </w:rPr>
        <w:t>:</w:t>
      </w:r>
      <w:r w:rsidRPr="00306E49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4C2F697" wp14:editId="6D7FE0FB">
            <wp:extent cx="907415" cy="239395"/>
            <wp:effectExtent l="0" t="0" r="6985" b="825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.</w:t>
      </w:r>
    </w:p>
    <w:p w14:paraId="3F0A68B6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0D5FDF45" w14:textId="2A61DDE3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="00C01D32" w:rsidRPr="00306E49">
        <w:rPr>
          <w:rFonts w:ascii="Times New Roman" w:hAnsi="Times New Roman" w:cs="Times New Roman" w:hint="eastAsia"/>
          <w:b/>
          <w:szCs w:val="24"/>
        </w:rPr>
        <w:t>2</w:t>
      </w:r>
      <w:r w:rsidR="00C01D32" w:rsidRPr="00306E49">
        <w:rPr>
          <w:rFonts w:ascii="Times New Roman" w:hAnsi="Times New Roman" w:cs="Times New Roman"/>
          <w:b/>
          <w:szCs w:val="24"/>
        </w:rPr>
        <w:t>.2.</w:t>
      </w:r>
      <w:r w:rsidRPr="00306E49">
        <w:rPr>
          <w:rFonts w:ascii="Times New Roman" w:hAnsi="Times New Roman" w:cs="Times New Roman"/>
          <w:b/>
          <w:szCs w:val="24"/>
        </w:rPr>
        <w:t xml:space="preserve">1 </w:t>
      </w:r>
      <w:r w:rsidRPr="00306E49">
        <w:rPr>
          <w:rFonts w:ascii="Times New Roman" w:hAnsi="Times New Roman" w:cs="Times New Roman"/>
          <w:szCs w:val="24"/>
        </w:rPr>
        <w:t>设正整数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对任意整数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，集合</w:t>
      </w:r>
    </w:p>
    <w:p w14:paraId="320502AE" w14:textId="078A05E4" w:rsidR="004219A3" w:rsidRPr="00306E49" w:rsidRDefault="00FA4F20" w:rsidP="00BB35CE">
      <w:pPr>
        <w:snapToGrid w:val="0"/>
        <w:spacing w:line="360" w:lineRule="auto"/>
        <w:ind w:firstLine="2694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8B37B44" wp14:editId="488CCA07">
            <wp:extent cx="189865" cy="239395"/>
            <wp:effectExtent l="0" t="0" r="635" b="8255"/>
            <wp:docPr id="1308253508" name="图片 130825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={</w:t>
      </w:r>
      <w:r w:rsidRPr="00BB35CE">
        <w:rPr>
          <w:rFonts w:ascii="Times New Roman" w:hAnsi="Times New Roman" w:cs="Times New Roman"/>
          <w:i/>
          <w:iCs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+12</w:t>
      </w:r>
      <w:r w:rsidRPr="00BB35CE">
        <w:rPr>
          <w:rFonts w:ascii="Times New Roman" w:hAnsi="Times New Roman" w:cs="Times New Roman"/>
          <w:i/>
          <w:iCs/>
          <w:szCs w:val="24"/>
        </w:rPr>
        <w:t>k</w:t>
      </w:r>
      <w:r>
        <w:rPr>
          <w:rFonts w:ascii="Times New Roman" w:hAnsi="Times New Roman" w:cs="Times New Roman" w:hint="eastAsia"/>
          <w:szCs w:val="24"/>
        </w:rPr>
        <w:t>|</w:t>
      </w:r>
      <w:r w:rsidRPr="00BB35CE">
        <w:rPr>
          <w:rFonts w:ascii="Times New Roman" w:hAnsi="Times New Roman" w:cs="Times New Roman"/>
          <w:i/>
          <w:iCs/>
          <w:szCs w:val="24"/>
        </w:rPr>
        <w:t>k</w:t>
      </w:r>
      <m:oMath>
        <m:r>
          <w:rPr>
            <w:rFonts w:ascii="Cambria Math" w:hAnsi="Cambria Math" w:cs="Times New Roman"/>
            <w:szCs w:val="24"/>
          </w:rPr>
          <m:t>∈</m:t>
        </m:r>
        <m:r>
          <m:rPr>
            <m:sty m:val="bi"/>
          </m:rPr>
          <w:rPr>
            <w:rFonts w:ascii="Cambria Math" w:hAnsi="Cambria Math" w:cs="Times New Roman"/>
            <w:szCs w:val="24"/>
          </w:rPr>
          <m:t>Z</m:t>
        </m:r>
      </m:oMath>
      <w:r>
        <w:rPr>
          <w:rFonts w:ascii="Times New Roman" w:hAnsi="Times New Roman" w:cs="Times New Roman" w:hint="eastAsia"/>
          <w:szCs w:val="24"/>
        </w:rPr>
        <w:t>}</w:t>
      </w:r>
    </w:p>
    <w:p w14:paraId="054491ED" w14:textId="00AFD583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的剩余类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54651FA" w14:textId="612C437E" w:rsidR="00C01D32" w:rsidRPr="00306E49" w:rsidRDefault="00C01D32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则</w:t>
      </w:r>
      <w:r w:rsidRPr="00306E49">
        <w:rPr>
          <w:rFonts w:ascii="Times New Roman" w:hAnsi="Times New Roman" w:cs="Times New Roman"/>
          <w:szCs w:val="24"/>
        </w:rPr>
        <w:t>完全剩余系</w:t>
      </w:r>
      <w:r w:rsidRPr="00306E49">
        <w:rPr>
          <w:rFonts w:ascii="Times New Roman" w:hAnsi="Times New Roman" w:cs="Times New Roman" w:hint="eastAsia"/>
          <w:szCs w:val="24"/>
        </w:rPr>
        <w:t>为：</w:t>
      </w:r>
    </w:p>
    <w:p w14:paraId="329ED3DE" w14:textId="749EA162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0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3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6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</w:t>
      </w:r>
      <w:r w:rsidR="00FA4F20">
        <w:rPr>
          <w:rFonts w:ascii="Times New Roman" w:hAnsi="Times New Roman" w:cs="Times New Roman" w:hint="eastAsia"/>
          <w:szCs w:val="24"/>
        </w:rPr>
        <w:t>, 10, 11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232A9EB" w14:textId="04A21F8C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3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6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9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10</w:t>
      </w:r>
      <w:r w:rsidR="00FA4F20">
        <w:rPr>
          <w:rFonts w:ascii="Times New Roman" w:hAnsi="Times New Roman" w:cs="Times New Roman" w:hint="eastAsia"/>
          <w:szCs w:val="24"/>
        </w:rPr>
        <w:t>, 11, 12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CAD4DAD" w14:textId="5AA0EEF0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0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-2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-3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-4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-5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-6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-9</w:t>
      </w:r>
      <w:r w:rsidR="00FA4F20">
        <w:rPr>
          <w:rFonts w:ascii="Times New Roman" w:hAnsi="Times New Roman" w:cs="Times New Roman" w:hint="eastAsia"/>
          <w:szCs w:val="24"/>
        </w:rPr>
        <w:t>, -10, -11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5F89AD41" w14:textId="7E104D34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10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15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20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="00FA4F20" w:rsidRPr="00306E49">
        <w:rPr>
          <w:rFonts w:ascii="Times New Roman" w:hAnsi="Times New Roman" w:cs="Times New Roman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30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35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40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45, 50, 55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FC8746D" w14:textId="19CDB503" w:rsidR="004219A3" w:rsidRPr="00306E49" w:rsidRDefault="00FA4F20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12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26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9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52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65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78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91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104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117, 130, 143</w:t>
      </w:r>
      <w:r w:rsidR="004219A3" w:rsidRPr="00306E49">
        <w:rPr>
          <w:rFonts w:ascii="Times New Roman" w:hAnsi="Times New Roman" w:cs="Times New Roman"/>
          <w:szCs w:val="24"/>
        </w:rPr>
        <w:t>为模</w:t>
      </w:r>
      <w:r w:rsidRPr="00306E49"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的一个完全剩余系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60035FF5" w14:textId="77777777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</w:p>
    <w:p w14:paraId="395D9DB2" w14:textId="77777777" w:rsidR="00C01D32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/>
          <w:b/>
          <w:szCs w:val="24"/>
        </w:rPr>
        <w:t>2</w:t>
      </w:r>
      <w:r w:rsidR="00C01D32" w:rsidRPr="00306E49">
        <w:rPr>
          <w:rFonts w:ascii="Times New Roman" w:hAnsi="Times New Roman" w:cs="Times New Roman" w:hint="eastAsia"/>
          <w:b/>
          <w:szCs w:val="24"/>
        </w:rPr>
        <w:t>.2</w:t>
      </w:r>
      <w:r w:rsidR="00C01D32" w:rsidRPr="00306E49">
        <w:rPr>
          <w:rFonts w:ascii="Times New Roman" w:hAnsi="Times New Roman" w:cs="Times New Roman"/>
          <w:b/>
          <w:szCs w:val="24"/>
        </w:rPr>
        <w:t>.2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是一个正整数，则</w:t>
      </w:r>
      <w:r w:rsidRPr="00306E49">
        <w:rPr>
          <w:rFonts w:ascii="Times New Roman" w:hAnsi="Times New Roman" w:cs="Times New Roman"/>
          <w:i/>
          <w:szCs w:val="24"/>
        </w:rPr>
        <w:t>m</w:t>
      </w:r>
      <w:proofErr w:type="gramStart"/>
      <w:r w:rsidRPr="00306E49">
        <w:rPr>
          <w:rFonts w:ascii="Times New Roman" w:hAnsi="Times New Roman" w:cs="Times New Roman"/>
          <w:szCs w:val="24"/>
        </w:rPr>
        <w:t>个</w:t>
      </w:r>
      <w:proofErr w:type="gramEnd"/>
      <w:r w:rsidRPr="00306E49">
        <w:rPr>
          <w:rFonts w:ascii="Times New Roman" w:hAnsi="Times New Roman" w:cs="Times New Roman"/>
          <w:szCs w:val="24"/>
        </w:rPr>
        <w:t>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F87D0F9" wp14:editId="4B2E8628">
            <wp:extent cx="759460" cy="239395"/>
            <wp:effectExtent l="0" t="0" r="254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为模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的一个完全剩余系的</w:t>
      </w:r>
      <w:r w:rsidRPr="00306E49">
        <w:rPr>
          <w:rFonts w:ascii="Times New Roman" w:hAnsi="Times New Roman" w:cs="Times New Roman"/>
          <w:szCs w:val="24"/>
        </w:rPr>
        <w:lastRenderedPageBreak/>
        <w:t>充分必要条件是它们模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两两</w:t>
      </w:r>
      <w:proofErr w:type="gramStart"/>
      <w:r w:rsidRPr="00306E49">
        <w:rPr>
          <w:rFonts w:ascii="Times New Roman" w:hAnsi="Times New Roman" w:cs="Times New Roman"/>
          <w:szCs w:val="24"/>
        </w:rPr>
        <w:t>不</w:t>
      </w:r>
      <w:proofErr w:type="gramEnd"/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07B1B526" w14:textId="77777777" w:rsidR="00C01D32" w:rsidRPr="00306E49" w:rsidRDefault="004219A3" w:rsidP="00F37E21">
      <w:pPr>
        <w:snapToGrid w:val="0"/>
        <w:spacing w:line="360" w:lineRule="auto"/>
        <w:ind w:firstLineChars="250" w:firstLine="52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868E528" wp14:editId="075151F0">
            <wp:extent cx="759460" cy="239395"/>
            <wp:effectExtent l="0" t="0" r="254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</w:t>
      </w:r>
    </w:p>
    <w:p w14:paraId="19540BC3" w14:textId="691EE61E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C01D32" w:rsidRPr="00306E49">
        <w:rPr>
          <w:rFonts w:ascii="Times New Roman" w:hAnsi="Times New Roman" w:cs="Times New Roman"/>
          <w:szCs w:val="24"/>
        </w:rPr>
        <w:t>定理</w:t>
      </w:r>
      <w:r w:rsidR="00C01D32" w:rsidRPr="00306E49">
        <w:rPr>
          <w:rFonts w:ascii="Times New Roman" w:hAnsi="Times New Roman" w:cs="Times New Roman" w:hint="eastAsia"/>
          <w:szCs w:val="24"/>
        </w:rPr>
        <w:t>2</w:t>
      </w:r>
      <w:r w:rsidR="00C01D32" w:rsidRPr="00306E49">
        <w:rPr>
          <w:rFonts w:ascii="Times New Roman" w:hAnsi="Times New Roman" w:cs="Times New Roman"/>
          <w:szCs w:val="24"/>
        </w:rPr>
        <w:t>.2.1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），它们模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两两</w:t>
      </w:r>
      <w:proofErr w:type="gramStart"/>
      <w:r w:rsidRPr="00306E49">
        <w:rPr>
          <w:rFonts w:ascii="Times New Roman" w:hAnsi="Times New Roman" w:cs="Times New Roman"/>
          <w:szCs w:val="24"/>
        </w:rPr>
        <w:t>不</w:t>
      </w:r>
      <w:proofErr w:type="gramEnd"/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853FFFF" w14:textId="17FF5D0A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反过来，设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B2BFD63" wp14:editId="12D888A8">
            <wp:extent cx="759460" cy="239395"/>
            <wp:effectExtent l="0" t="0" r="2540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两两</w:t>
      </w:r>
      <w:proofErr w:type="gramStart"/>
      <w:r w:rsidRPr="00306E49">
        <w:rPr>
          <w:rFonts w:ascii="Times New Roman" w:hAnsi="Times New Roman" w:cs="Times New Roman"/>
          <w:szCs w:val="24"/>
        </w:rPr>
        <w:t>不</w:t>
      </w:r>
      <w:proofErr w:type="gramEnd"/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5990B067" w14:textId="3C72D0D9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根据定理</w:t>
      </w:r>
      <w:r w:rsidR="00C01D32" w:rsidRPr="00306E49">
        <w:rPr>
          <w:rFonts w:ascii="Times New Roman" w:hAnsi="Times New Roman" w:cs="Times New Roman" w:hint="eastAsia"/>
          <w:szCs w:val="24"/>
        </w:rPr>
        <w:t>2</w:t>
      </w:r>
      <w:r w:rsidR="00C01D32" w:rsidRPr="00306E49">
        <w:rPr>
          <w:rFonts w:ascii="Times New Roman" w:hAnsi="Times New Roman" w:cs="Times New Roman"/>
          <w:szCs w:val="24"/>
        </w:rPr>
        <w:t>.2.1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），这</w:t>
      </w:r>
      <w:r w:rsidRPr="00306E49">
        <w:rPr>
          <w:rFonts w:ascii="Times New Roman" w:hAnsi="Times New Roman" w:cs="Times New Roman"/>
          <w:i/>
          <w:szCs w:val="24"/>
        </w:rPr>
        <w:t>m</w:t>
      </w:r>
      <w:proofErr w:type="gramStart"/>
      <w:r w:rsidRPr="00306E49">
        <w:rPr>
          <w:rFonts w:ascii="Times New Roman" w:hAnsi="Times New Roman" w:cs="Times New Roman"/>
          <w:szCs w:val="24"/>
        </w:rPr>
        <w:t>个</w:t>
      </w:r>
      <w:proofErr w:type="gramEnd"/>
      <w:r w:rsidRPr="00306E49">
        <w:rPr>
          <w:rFonts w:ascii="Times New Roman" w:hAnsi="Times New Roman" w:cs="Times New Roman"/>
          <w:szCs w:val="24"/>
        </w:rPr>
        <w:t>整数中的任何两个整数都不在同一个剩余类里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1ECC464C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因此，它们成为模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DB19426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408D34AB" w14:textId="500811A6" w:rsidR="004219A3" w:rsidRPr="00306E49" w:rsidRDefault="00C01D32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 xml:space="preserve">.2.3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是一个正整数，则</w:t>
      </w:r>
    </w:p>
    <w:p w14:paraId="042A6D2D" w14:textId="3D22AA11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i</w:t>
      </w:r>
      <w:proofErr w:type="spellEnd"/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1A467E0" wp14:editId="78ADC31A">
            <wp:extent cx="788035" cy="1968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最小非负完全剩余系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6AAAFDC9" w14:textId="488C476A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B31DCF6" wp14:editId="1E3A95A9">
            <wp:extent cx="864870" cy="1968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proofErr w:type="gramStart"/>
      <w:r w:rsidRPr="00306E49">
        <w:rPr>
          <w:rFonts w:ascii="Times New Roman" w:hAnsi="Times New Roman" w:cs="Times New Roman"/>
          <w:b/>
          <w:szCs w:val="24"/>
        </w:rPr>
        <w:t>最小正</w:t>
      </w:r>
      <w:proofErr w:type="gramEnd"/>
      <w:r w:rsidRPr="00306E49">
        <w:rPr>
          <w:rFonts w:ascii="Times New Roman" w:hAnsi="Times New Roman" w:cs="Times New Roman"/>
          <w:b/>
          <w:szCs w:val="24"/>
        </w:rPr>
        <w:t>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CD6E8D4" w14:textId="179906FF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2F68204" wp14:editId="4314FF75">
            <wp:extent cx="1083310" cy="19685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最大非正完全剩余系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BAEDA92" w14:textId="7C29AAEE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iv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5E69338" wp14:editId="56DD2036">
            <wp:extent cx="1230630" cy="196850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最大负完全剩余系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E03C671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v</w:t>
      </w:r>
      <w:r w:rsidRPr="00306E49">
        <w:rPr>
          <w:rFonts w:ascii="Times New Roman" w:hAnsi="Times New Roman" w:cs="Times New Roman"/>
          <w:szCs w:val="24"/>
        </w:rPr>
        <w:t>）当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分别为偶数时，</w:t>
      </w:r>
    </w:p>
    <w:p w14:paraId="11E0A7C2" w14:textId="79FFF56D" w:rsidR="004219A3" w:rsidRPr="00306E49" w:rsidRDefault="004219A3" w:rsidP="00642222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49AA94EC" wp14:editId="2B97CF7F">
            <wp:extent cx="2693670" cy="19685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749F" w14:textId="77777777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或</w:t>
      </w:r>
    </w:p>
    <w:p w14:paraId="2AD6EBFA" w14:textId="4DAA8ABD" w:rsidR="004219A3" w:rsidRPr="00306E49" w:rsidRDefault="004219A3" w:rsidP="00642222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02009D0" wp14:editId="14EC70A8">
            <wp:extent cx="2595245" cy="1968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4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A52C" w14:textId="77777777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的一个完全剩余系；</w:t>
      </w:r>
    </w:p>
    <w:p w14:paraId="18BED584" w14:textId="7FB3A3A6" w:rsidR="004219A3" w:rsidRPr="00306E49" w:rsidRDefault="004219A3" w:rsidP="00E26D9E">
      <w:pPr>
        <w:snapToGrid w:val="0"/>
        <w:spacing w:line="360" w:lineRule="auto"/>
        <w:ind w:firstLineChars="250" w:firstLine="52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当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分别为奇数时，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8252F80" wp14:editId="3DAEAA3B">
            <wp:extent cx="2173605" cy="1968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6C11EF02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上述两个完全剩余系统称为模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</w:t>
      </w:r>
      <w:r w:rsidRPr="00306E49">
        <w:rPr>
          <w:rFonts w:ascii="Times New Roman" w:hAnsi="Times New Roman" w:cs="Times New Roman"/>
          <w:b/>
          <w:szCs w:val="24"/>
        </w:rPr>
        <w:t>绝对值最小完全剩余系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FE06A46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b/>
          <w:szCs w:val="24"/>
        </w:rPr>
      </w:pPr>
    </w:p>
    <w:p w14:paraId="6F59EBC6" w14:textId="364C2DCF" w:rsidR="004219A3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/>
          <w:b/>
          <w:szCs w:val="24"/>
        </w:rPr>
        <w:t>2</w:t>
      </w:r>
      <w:r w:rsidRPr="00306E49">
        <w:rPr>
          <w:rFonts w:ascii="Times New Roman" w:hAnsi="Times New Roman" w:cs="Times New Roman" w:hint="eastAsia"/>
          <w:b/>
          <w:szCs w:val="24"/>
        </w:rPr>
        <w:t>.2</w:t>
      </w:r>
      <w:r w:rsidRPr="00306E49">
        <w:rPr>
          <w:rFonts w:ascii="Times New Roman" w:hAnsi="Times New Roman" w:cs="Times New Roman"/>
          <w:b/>
          <w:szCs w:val="24"/>
        </w:rPr>
        <w:t>.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3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是正整数，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是满足（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szCs w:val="24"/>
        </w:rPr>
        <w:t>=1</w:t>
      </w:r>
      <w:r w:rsidR="004219A3" w:rsidRPr="00306E49">
        <w:rPr>
          <w:rFonts w:ascii="Times New Roman" w:hAnsi="Times New Roman" w:cs="Times New Roman"/>
          <w:szCs w:val="24"/>
        </w:rPr>
        <w:t>的整数，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是任意整数</w:t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若</w:t>
      </w:r>
      <w:r w:rsidR="004219A3" w:rsidRPr="00306E49">
        <w:rPr>
          <w:rFonts w:ascii="Times New Roman" w:hAnsi="Times New Roman" w:cs="Times New Roman"/>
          <w:i/>
          <w:szCs w:val="24"/>
        </w:rPr>
        <w:t>x</w:t>
      </w:r>
      <w:r w:rsidR="004219A3" w:rsidRPr="00306E49">
        <w:rPr>
          <w:rFonts w:ascii="Times New Roman" w:hAnsi="Times New Roman" w:cs="Times New Roman"/>
          <w:szCs w:val="24"/>
        </w:rPr>
        <w:t>是遍历模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的一个完全剩余系，则</w:t>
      </w:r>
      <w:proofErr w:type="spellStart"/>
      <w:r w:rsidR="004219A3" w:rsidRPr="00306E49">
        <w:rPr>
          <w:rFonts w:ascii="Times New Roman" w:hAnsi="Times New Roman" w:cs="Times New Roman"/>
          <w:i/>
          <w:szCs w:val="24"/>
        </w:rPr>
        <w:t>ax</w:t>
      </w:r>
      <w:r w:rsidR="004219A3" w:rsidRPr="00306E49">
        <w:rPr>
          <w:rFonts w:ascii="Times New Roman" w:hAnsi="Times New Roman" w:cs="Times New Roman"/>
          <w:szCs w:val="24"/>
        </w:rPr>
        <w:t>+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="004219A3" w:rsidRPr="00306E49">
        <w:rPr>
          <w:rFonts w:ascii="Times New Roman" w:hAnsi="Times New Roman" w:cs="Times New Roman"/>
          <w:szCs w:val="24"/>
        </w:rPr>
        <w:t>也遍历模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的一个完全剩余系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50DBDF32" w14:textId="77777777" w:rsidR="000D5BEF" w:rsidRPr="00306E49" w:rsidRDefault="004219A3" w:rsidP="00F37E21">
      <w:pPr>
        <w:snapToGrid w:val="0"/>
        <w:spacing w:line="360" w:lineRule="auto"/>
        <w:ind w:firstLineChars="250" w:firstLine="52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根据定理</w:t>
      </w:r>
      <w:r w:rsidRPr="00306E49">
        <w:rPr>
          <w:rFonts w:ascii="Times New Roman" w:hAnsi="Times New Roman" w:cs="Times New Roman"/>
          <w:szCs w:val="24"/>
        </w:rPr>
        <w:t>2</w:t>
      </w:r>
      <w:r w:rsidR="000D5BEF" w:rsidRPr="00306E49">
        <w:rPr>
          <w:rFonts w:ascii="Times New Roman" w:hAnsi="Times New Roman" w:cs="Times New Roman"/>
          <w:szCs w:val="24"/>
        </w:rPr>
        <w:t>.2.2</w:t>
      </w:r>
      <w:r w:rsidRPr="00306E49">
        <w:rPr>
          <w:rFonts w:ascii="Times New Roman" w:hAnsi="Times New Roman" w:cs="Times New Roman"/>
          <w:szCs w:val="24"/>
        </w:rPr>
        <w:t>，我们只需证明：当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59C3185" wp14:editId="7AD8D2E1">
            <wp:extent cx="907415" cy="239395"/>
            <wp:effectExtent l="0" t="0" r="6985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的一个完全剩余系时，</w:t>
      </w:r>
    </w:p>
    <w:p w14:paraId="3C6E42EB" w14:textId="77777777" w:rsidR="000D5BEF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i/>
          <w:szCs w:val="24"/>
        </w:rPr>
        <w:t>m</w:t>
      </w:r>
      <w:proofErr w:type="gramStart"/>
      <w:r w:rsidRPr="00306E49">
        <w:rPr>
          <w:rFonts w:ascii="Times New Roman" w:hAnsi="Times New Roman" w:cs="Times New Roman"/>
          <w:szCs w:val="24"/>
        </w:rPr>
        <w:t>个</w:t>
      </w:r>
      <w:proofErr w:type="gramEnd"/>
      <w:r w:rsidRPr="00306E49">
        <w:rPr>
          <w:rFonts w:ascii="Times New Roman" w:hAnsi="Times New Roman" w:cs="Times New Roman"/>
          <w:szCs w:val="24"/>
        </w:rPr>
        <w:t>整数</w:t>
      </w:r>
      <w:r w:rsidR="000D5BEF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42483FE" wp14:editId="20677A45">
            <wp:extent cx="2103120" cy="239395"/>
            <wp:effectExtent l="0" t="0" r="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两两</w:t>
      </w:r>
      <w:proofErr w:type="gramStart"/>
      <w:r w:rsidRPr="00306E49">
        <w:rPr>
          <w:rFonts w:ascii="Times New Roman" w:hAnsi="Times New Roman" w:cs="Times New Roman"/>
          <w:szCs w:val="24"/>
        </w:rPr>
        <w:t>不</w:t>
      </w:r>
      <w:proofErr w:type="gramEnd"/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30A08D81" w14:textId="17A2468D" w:rsidR="004219A3" w:rsidRPr="00306E49" w:rsidRDefault="000D5BEF" w:rsidP="00642222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如果</w:t>
      </w:r>
      <w:r w:rsidR="004219A3" w:rsidRPr="00306E49">
        <w:rPr>
          <w:rFonts w:ascii="Times New Roman" w:hAnsi="Times New Roman" w:cs="Times New Roman"/>
          <w:szCs w:val="24"/>
        </w:rPr>
        <w:t>，存在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7E8AED2" wp14:editId="135281FA">
            <wp:extent cx="147955" cy="239395"/>
            <wp:effectExtent l="0" t="0" r="4445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4877864" wp14:editId="0BD831F3">
            <wp:extent cx="569595" cy="246380"/>
            <wp:effectExtent l="0" t="0" r="1905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使得</w:t>
      </w:r>
      <w:r w:rsidR="00642222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0C2286D2" wp14:editId="65AE6EDD">
            <wp:extent cx="1561465" cy="246380"/>
            <wp:effectExtent l="0" t="0" r="635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9BA">
        <w:rPr>
          <w:rFonts w:ascii="Times New Roman" w:hAnsi="Times New Roman" w:cs="Times New Roman" w:hint="eastAsia"/>
          <w:szCs w:val="24"/>
        </w:rPr>
        <w:t>.</w:t>
      </w:r>
    </w:p>
    <w:p w14:paraId="767C4DCA" w14:textId="77777777" w:rsidR="000D5BEF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239AEEBF" wp14:editId="50CD8100">
            <wp:extent cx="829945" cy="246380"/>
            <wp:effectExtent l="0" t="0" r="8255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因为（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=1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09C5E1AB" wp14:editId="380B54D5">
            <wp:extent cx="626110" cy="246380"/>
            <wp:effectExtent l="0" t="0" r="254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</w:p>
    <w:p w14:paraId="2594F8E9" w14:textId="1C80063F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这说明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6F0D27" wp14:editId="3CCFC554">
            <wp:extent cx="147955" cy="239395"/>
            <wp:effectExtent l="0" t="0" r="4445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4A585534" wp14:editId="3C9A7CD5">
            <wp:extent cx="168910" cy="246380"/>
            <wp:effectExtent l="0" t="0" r="254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同余，与假设矛盾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5F1DC39B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proofErr w:type="spellStart"/>
      <w:r w:rsidRPr="00306E49">
        <w:rPr>
          <w:rFonts w:ascii="Times New Roman" w:hAnsi="Times New Roman" w:cs="Times New Roman"/>
          <w:i/>
          <w:szCs w:val="24"/>
        </w:rPr>
        <w:t>ax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Pr="00306E49">
        <w:rPr>
          <w:rFonts w:ascii="Times New Roman" w:hAnsi="Times New Roman" w:cs="Times New Roman"/>
          <w:szCs w:val="24"/>
        </w:rPr>
        <w:t>也遍历模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3E5FDA8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0952BFE8" w14:textId="4035422C" w:rsidR="00C01D32" w:rsidRPr="00306E49" w:rsidRDefault="00C01D32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 xml:space="preserve">.2.2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6559BA" w:rsidRPr="00306E49">
        <w:rPr>
          <w:rFonts w:ascii="Times New Roman" w:hAnsi="Times New Roman" w:cs="Times New Roman"/>
          <w:szCs w:val="24"/>
        </w:rPr>
        <w:t>1</w:t>
      </w:r>
      <w:r w:rsidR="006559BA"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6559BA">
        <w:rPr>
          <w:rFonts w:ascii="Times New Roman" w:hAnsi="Times New Roman" w:cs="Times New Roman" w:hint="eastAsia"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6559BA">
        <w:rPr>
          <w:rFonts w:ascii="Times New Roman" w:hAnsi="Times New Roman" w:cs="Times New Roman" w:hint="eastAsia"/>
          <w:szCs w:val="24"/>
        </w:rPr>
        <w:t>3</w:t>
      </w:r>
      <w:r w:rsidR="004219A3" w:rsidRPr="00306E49">
        <w:rPr>
          <w:rFonts w:ascii="Times New Roman" w:hAnsi="Times New Roman" w:cs="Times New Roman"/>
          <w:szCs w:val="24"/>
        </w:rPr>
        <w:t>，则形为</w:t>
      </w:r>
      <w:proofErr w:type="spellStart"/>
      <w:r w:rsidR="004219A3" w:rsidRPr="00306E49">
        <w:rPr>
          <w:rFonts w:ascii="Times New Roman" w:hAnsi="Times New Roman" w:cs="Times New Roman"/>
          <w:i/>
          <w:szCs w:val="24"/>
        </w:rPr>
        <w:t>ax</w:t>
      </w:r>
      <w:r w:rsidR="004219A3" w:rsidRPr="00306E49">
        <w:rPr>
          <w:rFonts w:ascii="Times New Roman" w:hAnsi="Times New Roman" w:cs="Times New Roman"/>
          <w:szCs w:val="24"/>
        </w:rPr>
        <w:t>+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proofErr w:type="spellEnd"/>
      <w:r w:rsidR="004219A3" w:rsidRPr="00306E49">
        <w:rPr>
          <w:rFonts w:ascii="Times New Roman" w:hAnsi="Times New Roman" w:cs="Times New Roman"/>
          <w:szCs w:val="24"/>
        </w:rPr>
        <w:t>的</w:t>
      </w:r>
      <w:r w:rsidR="006559BA" w:rsidRPr="00306E49">
        <w:rPr>
          <w:rFonts w:ascii="Times New Roman" w:hAnsi="Times New Roman" w:cs="Times New Roman"/>
          <w:szCs w:val="24"/>
        </w:rPr>
        <w:t>1</w:t>
      </w:r>
      <w:r w:rsidR="006559BA"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个数</w:t>
      </w:r>
      <w:r w:rsidR="000821D1" w:rsidRPr="00306E49">
        <w:rPr>
          <w:rFonts w:ascii="Times New Roman" w:hAnsi="Times New Roman" w:cs="Times New Roman" w:hint="eastAsia"/>
          <w:szCs w:val="24"/>
        </w:rPr>
        <w:t>:</w:t>
      </w:r>
    </w:p>
    <w:p w14:paraId="7940E288" w14:textId="00B09382" w:rsidR="004219A3" w:rsidRPr="00306E49" w:rsidRDefault="006559BA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23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28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33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38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43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 xml:space="preserve">48, 53, 58 </w:t>
      </w:r>
      <w:r w:rsidR="004219A3" w:rsidRPr="00306E49">
        <w:rPr>
          <w:rFonts w:ascii="Times New Roman" w:hAnsi="Times New Roman" w:cs="Times New Roman"/>
          <w:szCs w:val="24"/>
        </w:rPr>
        <w:t>构成模</w:t>
      </w:r>
      <w:r w:rsidRPr="00306E49"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的一个完全剩余系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4D955EDD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b/>
          <w:szCs w:val="24"/>
        </w:rPr>
      </w:pPr>
    </w:p>
    <w:p w14:paraId="76651D12" w14:textId="5E0911EB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0D5BEF" w:rsidRPr="00306E49">
        <w:rPr>
          <w:rFonts w:ascii="Times New Roman" w:hAnsi="Times New Roman" w:cs="Times New Roman" w:hint="eastAsia"/>
          <w:b/>
          <w:szCs w:val="24"/>
        </w:rPr>
        <w:t>2</w:t>
      </w:r>
      <w:r w:rsidR="000D5BEF" w:rsidRPr="00306E49">
        <w:rPr>
          <w:rFonts w:ascii="Times New Roman" w:hAnsi="Times New Roman" w:cs="Times New Roman"/>
          <w:b/>
          <w:szCs w:val="24"/>
        </w:rPr>
        <w:t>.2.</w:t>
      </w:r>
      <w:r w:rsidRPr="00306E49">
        <w:rPr>
          <w:rFonts w:ascii="Times New Roman" w:hAnsi="Times New Roman" w:cs="Times New Roman"/>
          <w:b/>
          <w:szCs w:val="24"/>
        </w:rPr>
        <w:t xml:space="preserve">4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9C98308" wp14:editId="4495DC2A">
            <wp:extent cx="429260" cy="239395"/>
            <wp:effectExtent l="0" t="0" r="889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是两个互素的正整数，若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2B4AD44" wp14:editId="501C11CB">
            <wp:extent cx="344805" cy="239395"/>
            <wp:effectExtent l="0" t="0" r="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分别遍历模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867B7A2" wp14:editId="02010CF6">
            <wp:extent cx="429260" cy="239395"/>
            <wp:effectExtent l="0" t="0" r="889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的完全剩余系，则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DFCA8F4" wp14:editId="016121CB">
            <wp:extent cx="724535" cy="239395"/>
            <wp:effectExtent l="0" t="0" r="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遍历模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0EA8717" wp14:editId="07A69D2A">
            <wp:extent cx="344805" cy="239395"/>
            <wp:effectExtent l="0" t="0" r="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019451C" w14:textId="66010B0C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04D26F2" wp14:editId="1D5B4B39">
            <wp:extent cx="344805" cy="239395"/>
            <wp:effectExtent l="0" t="0" r="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分别遍历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DBBE1E" wp14:editId="27E5CC21">
            <wp:extent cx="429260" cy="239395"/>
            <wp:effectExtent l="0" t="0" r="889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个数时，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B198B8B" wp14:editId="0B65E903">
            <wp:extent cx="724535" cy="239395"/>
            <wp:effectExtent l="0" t="0" r="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遍历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E0B3D11" wp14:editId="5B3D301D">
            <wp:extent cx="344805" cy="239395"/>
            <wp:effectExtent l="0" t="0" r="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 w:cs="Times New Roman"/>
          <w:szCs w:val="24"/>
        </w:rPr>
        <w:t>个</w:t>
      </w:r>
      <w:proofErr w:type="gramEnd"/>
      <w:r w:rsidRPr="00306E49">
        <w:rPr>
          <w:rFonts w:ascii="Times New Roman" w:hAnsi="Times New Roman" w:cs="Times New Roman"/>
          <w:szCs w:val="24"/>
        </w:rPr>
        <w:t>整数，</w:t>
      </w:r>
    </w:p>
    <w:p w14:paraId="047D0989" w14:textId="5DA65B33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所以只需证明这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032B2C2" wp14:editId="67706382">
            <wp:extent cx="344805" cy="239395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 w:cs="Times New Roman"/>
          <w:szCs w:val="24"/>
        </w:rPr>
        <w:t>个</w:t>
      </w:r>
      <w:proofErr w:type="gramEnd"/>
      <w:r w:rsidRPr="00306E49">
        <w:rPr>
          <w:rFonts w:ascii="Times New Roman" w:hAnsi="Times New Roman" w:cs="Times New Roman"/>
          <w:szCs w:val="24"/>
        </w:rPr>
        <w:t>整数模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4008071" wp14:editId="2577A6B3">
            <wp:extent cx="344805" cy="23939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两两</w:t>
      </w:r>
      <w:proofErr w:type="gramStart"/>
      <w:r w:rsidRPr="00306E49">
        <w:rPr>
          <w:rFonts w:ascii="Times New Roman" w:hAnsi="Times New Roman" w:cs="Times New Roman"/>
          <w:szCs w:val="24"/>
        </w:rPr>
        <w:t>不</w:t>
      </w:r>
      <w:proofErr w:type="gramEnd"/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4BE36F63" w14:textId="0DAB5D53" w:rsidR="004219A3" w:rsidRPr="00306E49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如果</w:t>
      </w:r>
      <w:r w:rsidR="004219A3" w:rsidRPr="00306E49">
        <w:rPr>
          <w:rFonts w:ascii="Times New Roman" w:hAnsi="Times New Roman" w:cs="Times New Roman"/>
          <w:szCs w:val="24"/>
        </w:rPr>
        <w:t>，若整数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24C18DD" wp14:editId="72683E43">
            <wp:extent cx="344805" cy="239395"/>
            <wp:effectExtent l="0" t="0" r="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C629765" wp14:editId="4F336D7D">
            <wp:extent cx="372745" cy="239395"/>
            <wp:effectExtent l="0" t="0" r="825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满足</w:t>
      </w:r>
    </w:p>
    <w:p w14:paraId="6F34FFA8" w14:textId="29CAEEA6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D56F7F9" wp14:editId="7D01DE85">
            <wp:extent cx="2335530" cy="239395"/>
            <wp:effectExtent l="0" t="0" r="762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9BA">
        <w:rPr>
          <w:rFonts w:ascii="Times New Roman" w:hAnsi="Times New Roman" w:cs="Times New Roman" w:hint="eastAsia"/>
          <w:szCs w:val="24"/>
        </w:rPr>
        <w:t>.</w:t>
      </w:r>
    </w:p>
    <w:p w14:paraId="4FAA7735" w14:textId="1495D832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则根据</w:t>
      </w:r>
      <w:r w:rsidR="000D5BEF" w:rsidRPr="00306E49">
        <w:rPr>
          <w:rFonts w:ascii="Times New Roman" w:hAnsi="Times New Roman" w:cs="Times New Roman"/>
          <w:szCs w:val="24"/>
        </w:rPr>
        <w:t>性质</w:t>
      </w:r>
      <w:r w:rsidR="000D5BEF" w:rsidRPr="00306E49">
        <w:rPr>
          <w:rFonts w:ascii="Times New Roman" w:hAnsi="Times New Roman" w:cs="Times New Roman"/>
          <w:szCs w:val="24"/>
        </w:rPr>
        <w:t>2.1.6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0D5BEF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C73F615" wp14:editId="0F84AF3F">
            <wp:extent cx="2173605" cy="23939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2561" w14:textId="3ECDF0A7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或者</w:t>
      </w:r>
      <w:r w:rsidR="000D5BEF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7B44950" wp14:editId="4968E7AE">
            <wp:extent cx="1350645" cy="239395"/>
            <wp:effectExtent l="0" t="0" r="190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36D5">
        <w:rPr>
          <w:rFonts w:ascii="Times New Roman" w:hAnsi="Times New Roman" w:cs="Times New Roman" w:hint="eastAsia"/>
          <w:szCs w:val="24"/>
        </w:rPr>
        <w:t>.</w:t>
      </w:r>
    </w:p>
    <w:p w14:paraId="36E819FB" w14:textId="77777777" w:rsidR="000D5BEF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进而，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A6D590E" wp14:editId="2D6442BB">
            <wp:extent cx="935355" cy="23939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14BBDBA6" w14:textId="5AA995E3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FFE4381" wp14:editId="6C20D2A2">
            <wp:extent cx="731520" cy="23939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，所以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8708867" wp14:editId="54C1274A">
            <wp:extent cx="647065" cy="239395"/>
            <wp:effectExtent l="0" t="0" r="63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，故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02D9768" wp14:editId="33ED0623">
            <wp:extent cx="147955" cy="239395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0164F45" wp14:editId="238C0459">
            <wp:extent cx="168910" cy="2393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2EBBF6A" wp14:editId="1039D936">
            <wp:extent cx="189865" cy="239395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05E627E1" w14:textId="11179F72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 </w:t>
      </w:r>
      <w:r w:rsidR="000D5BEF" w:rsidRPr="00306E49">
        <w:rPr>
          <w:rFonts w:ascii="Times New Roman" w:hAnsi="Times New Roman" w:cs="Times New Roman"/>
          <w:szCs w:val="24"/>
        </w:rPr>
        <w:t xml:space="preserve">  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同理，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91B2BEF" wp14:editId="1B70441D">
            <wp:extent cx="168910" cy="2393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27162FE" wp14:editId="019AA480">
            <wp:extent cx="175895" cy="23939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2EF64B7" wp14:editId="11A4183C">
            <wp:extent cx="196850" cy="23939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 xml:space="preserve">.  </w:t>
      </w:r>
      <w:r w:rsidRPr="00306E49">
        <w:rPr>
          <w:rFonts w:ascii="Times New Roman" w:hAnsi="Times New Roman" w:cs="Times New Roman"/>
          <w:szCs w:val="24"/>
        </w:rPr>
        <w:t>因此，</w:t>
      </w:r>
      <w:r w:rsidR="00AD36D5">
        <w:rPr>
          <w:rFonts w:ascii="Times New Roman" w:hAnsi="Times New Roman" w:cs="Times New Roman" w:hint="eastAsia"/>
          <w:szCs w:val="24"/>
        </w:rPr>
        <w:t>结论</w:t>
      </w:r>
      <w:r w:rsidRPr="00306E49">
        <w:rPr>
          <w:rFonts w:ascii="Times New Roman" w:hAnsi="Times New Roman" w:cs="Times New Roman"/>
          <w:szCs w:val="24"/>
        </w:rPr>
        <w:t>成立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9F5774C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7C0ECDCC" w14:textId="58BACC95" w:rsidR="004219A3" w:rsidRPr="00306E49" w:rsidRDefault="000D5BEF" w:rsidP="00E26D9E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.2.3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p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q</w:t>
      </w:r>
      <w:r w:rsidR="004219A3" w:rsidRPr="00306E49">
        <w:rPr>
          <w:rFonts w:ascii="Times New Roman" w:hAnsi="Times New Roman" w:cs="Times New Roman"/>
          <w:szCs w:val="24"/>
        </w:rPr>
        <w:t>是两个不同的素数，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是它们的乘积，则对任意的整数</w:t>
      </w:r>
      <w:r w:rsidR="004219A3" w:rsidRPr="00306E49">
        <w:rPr>
          <w:rFonts w:ascii="Times New Roman" w:hAnsi="Times New Roman" w:cs="Times New Roman"/>
          <w:i/>
          <w:szCs w:val="24"/>
        </w:rPr>
        <w:t>c</w:t>
      </w:r>
      <w:r w:rsidR="004219A3" w:rsidRPr="00306E49">
        <w:rPr>
          <w:rFonts w:ascii="Times New Roman" w:hAnsi="Times New Roman" w:cs="Times New Roman"/>
          <w:szCs w:val="24"/>
        </w:rPr>
        <w:t>，存在惟一的一对整数</w:t>
      </w:r>
      <w:r w:rsidR="004219A3" w:rsidRPr="00306E49">
        <w:rPr>
          <w:rFonts w:ascii="Times New Roman" w:hAnsi="Times New Roman" w:cs="Times New Roman"/>
          <w:i/>
          <w:szCs w:val="24"/>
        </w:rPr>
        <w:t>x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y</w:t>
      </w:r>
      <w:r w:rsidR="004219A3" w:rsidRPr="00306E49">
        <w:rPr>
          <w:rFonts w:ascii="Times New Roman" w:hAnsi="Times New Roman" w:cs="Times New Roman"/>
          <w:szCs w:val="24"/>
        </w:rPr>
        <w:t>满足</w:t>
      </w:r>
      <w:r w:rsidR="00E26D9E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44F7B466" wp14:editId="031E50BD">
            <wp:extent cx="2560320" cy="196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867">
        <w:rPr>
          <w:rFonts w:ascii="Times New Roman" w:hAnsi="Times New Roman" w:cs="Times New Roman" w:hint="eastAsia"/>
          <w:szCs w:val="24"/>
        </w:rPr>
        <w:t>.</w:t>
      </w:r>
    </w:p>
    <w:p w14:paraId="5EF9F847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i/>
          <w:szCs w:val="24"/>
        </w:rPr>
        <w:t>p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是两个不同的素数，所以</w:t>
      </w:r>
      <w:r w:rsidRPr="00306E49">
        <w:rPr>
          <w:rFonts w:ascii="Times New Roman" w:hAnsi="Times New Roman" w:cs="Times New Roman"/>
          <w:i/>
          <w:szCs w:val="24"/>
        </w:rPr>
        <w:t>p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是互素的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36B6AEA9" w14:textId="524C9B40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根据定理</w:t>
      </w:r>
      <w:r w:rsidR="000D5BEF" w:rsidRPr="00306E49">
        <w:rPr>
          <w:rFonts w:ascii="Times New Roman" w:hAnsi="Times New Roman" w:cs="Times New Roman" w:hint="eastAsia"/>
          <w:szCs w:val="24"/>
        </w:rPr>
        <w:t>2</w:t>
      </w:r>
      <w:r w:rsidR="000D5BEF" w:rsidRPr="00306E49">
        <w:rPr>
          <w:rFonts w:ascii="Times New Roman" w:hAnsi="Times New Roman" w:cs="Times New Roman"/>
          <w:szCs w:val="24"/>
        </w:rPr>
        <w:t>.2.</w:t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及其证明知</w:t>
      </w:r>
      <w:r w:rsidR="002D19FF"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x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y</w:t>
      </w:r>
      <w:r w:rsidRPr="00306E49">
        <w:rPr>
          <w:rFonts w:ascii="Times New Roman" w:hAnsi="Times New Roman" w:cs="Times New Roman"/>
          <w:szCs w:val="24"/>
        </w:rPr>
        <w:t>分别遍历模</w:t>
      </w:r>
      <w:r w:rsidRPr="00306E49">
        <w:rPr>
          <w:rFonts w:ascii="Times New Roman" w:hAnsi="Times New Roman" w:cs="Times New Roman"/>
          <w:i/>
          <w:szCs w:val="24"/>
        </w:rPr>
        <w:t>p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的完全剩余系时，</w:t>
      </w:r>
    </w:p>
    <w:p w14:paraId="19574E55" w14:textId="76E8C594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DD07775" wp14:editId="4804B035">
            <wp:extent cx="499110" cy="1828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遍历模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183AB80" wp14:editId="0A071899">
            <wp:extent cx="457200" cy="16891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的完全剩余系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4564CA8D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因此，存在惟一的一对整数</w:t>
      </w:r>
      <w:r w:rsidRPr="00306E49">
        <w:rPr>
          <w:rFonts w:ascii="Times New Roman" w:hAnsi="Times New Roman" w:cs="Times New Roman"/>
          <w:i/>
          <w:szCs w:val="24"/>
        </w:rPr>
        <w:t>x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y</w:t>
      </w:r>
      <w:r w:rsidRPr="00306E49">
        <w:rPr>
          <w:rFonts w:ascii="Times New Roman" w:hAnsi="Times New Roman" w:cs="Times New Roman"/>
          <w:szCs w:val="24"/>
        </w:rPr>
        <w:t>满足</w:t>
      </w:r>
    </w:p>
    <w:p w14:paraId="46BB5B7D" w14:textId="262DC652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3575232" wp14:editId="4B56F1BB">
            <wp:extent cx="2560320" cy="196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9FF">
        <w:rPr>
          <w:rFonts w:ascii="Times New Roman" w:hAnsi="Times New Roman" w:cs="Times New Roman" w:hint="eastAsia"/>
          <w:position w:val="-10"/>
          <w:szCs w:val="24"/>
        </w:rPr>
        <w:t>.</w:t>
      </w:r>
    </w:p>
    <w:p w14:paraId="65CEBEBB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position w:val="-10"/>
          <w:szCs w:val="24"/>
        </w:rPr>
      </w:pPr>
    </w:p>
    <w:p w14:paraId="1D9C2F3F" w14:textId="0773A5B4" w:rsidR="00C01D32" w:rsidRPr="00306E49" w:rsidRDefault="00C01D32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306E49">
        <w:rPr>
          <w:rFonts w:ascii="Times New Roman" w:hAnsi="Times New Roman" w:cs="Times New Roman"/>
          <w:b/>
          <w:sz w:val="24"/>
          <w:szCs w:val="24"/>
        </w:rPr>
        <w:t xml:space="preserve">.2.3 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简化剩余系及欧拉函数</w:t>
      </w:r>
    </w:p>
    <w:p w14:paraId="53C5E041" w14:textId="2E7808B8" w:rsidR="000D5BEF" w:rsidRPr="00306E49" w:rsidRDefault="00D016C5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hint="eastAsia"/>
          <w:szCs w:val="24"/>
        </w:rPr>
        <w:t>这节，</w:t>
      </w:r>
      <w:r w:rsidR="000D5BEF" w:rsidRPr="00306E49">
        <w:rPr>
          <w:rFonts w:ascii="Times New Roman" w:hAnsi="Times New Roman"/>
          <w:szCs w:val="24"/>
        </w:rPr>
        <w:t>我们讨论剩余</w:t>
      </w:r>
      <w:r w:rsidRPr="00306E49">
        <w:rPr>
          <w:rFonts w:ascii="Times New Roman" w:hAnsi="Times New Roman" w:hint="eastAsia"/>
          <w:i/>
          <w:szCs w:val="24"/>
        </w:rPr>
        <w:t>a</w:t>
      </w:r>
      <w:proofErr w:type="gramStart"/>
      <w:r w:rsidR="000D5BEF" w:rsidRPr="00306E49">
        <w:rPr>
          <w:rFonts w:ascii="Times New Roman" w:hAnsi="Times New Roman"/>
          <w:szCs w:val="24"/>
        </w:rPr>
        <w:t>与</w:t>
      </w:r>
      <w:r w:rsidRPr="00306E49">
        <w:rPr>
          <w:rFonts w:ascii="Times New Roman" w:hAnsi="Times New Roman" w:hint="eastAsia"/>
          <w:szCs w:val="24"/>
        </w:rPr>
        <w:t>模</w:t>
      </w:r>
      <w:proofErr w:type="gramEnd"/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互素的剩余类的</w:t>
      </w:r>
      <w:r w:rsidRPr="00306E49">
        <w:rPr>
          <w:rFonts w:ascii="Times New Roman" w:hAnsi="Times New Roman" w:hint="eastAsia"/>
          <w:szCs w:val="24"/>
        </w:rPr>
        <w:t>情况</w:t>
      </w:r>
      <w:r w:rsidR="000D5BEF" w:rsidRPr="00306E49">
        <w:rPr>
          <w:rFonts w:ascii="Times New Roman" w:hAnsi="Times New Roman"/>
          <w:szCs w:val="24"/>
        </w:rPr>
        <w:t>.</w:t>
      </w:r>
    </w:p>
    <w:p w14:paraId="48323D8E" w14:textId="5FECCC7D" w:rsidR="000D5BEF" w:rsidRPr="00306E49" w:rsidRDefault="00D016C5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 xml:space="preserve">.2.4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是一个正整数，则</w:t>
      </w:r>
      <w:r w:rsidR="000D5BEF" w:rsidRPr="00306E49">
        <w:rPr>
          <w:rFonts w:ascii="Times New Roman" w:hAnsi="Times New Roman"/>
          <w:i/>
          <w:szCs w:val="24"/>
        </w:rPr>
        <w:t>m</w:t>
      </w:r>
      <w:proofErr w:type="gramStart"/>
      <w:r w:rsidR="000D5BEF" w:rsidRPr="00306E49">
        <w:rPr>
          <w:rFonts w:ascii="Times New Roman" w:hAnsi="Times New Roman"/>
          <w:szCs w:val="24"/>
        </w:rPr>
        <w:t>个</w:t>
      </w:r>
      <w:proofErr w:type="gramEnd"/>
      <w:r w:rsidR="000D5BEF" w:rsidRPr="00306E49">
        <w:rPr>
          <w:rFonts w:ascii="Times New Roman" w:hAnsi="Times New Roman"/>
          <w:szCs w:val="24"/>
        </w:rPr>
        <w:t>整数</w:t>
      </w:r>
      <w:r w:rsidR="000D5BEF" w:rsidRPr="00306E49">
        <w:rPr>
          <w:rFonts w:ascii="Times New Roman" w:hAnsi="Times New Roman"/>
          <w:szCs w:val="24"/>
        </w:rPr>
        <w:t>0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…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-1</w:t>
      </w:r>
      <w:r w:rsidR="000D5BEF" w:rsidRPr="00306E49">
        <w:rPr>
          <w:rFonts w:ascii="Times New Roman" w:hAnsi="Times New Roman"/>
          <w:szCs w:val="24"/>
        </w:rPr>
        <w:t>中与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互素的整数的个数，记作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F8AEBCE" wp14:editId="1F851834">
            <wp:extent cx="351790" cy="196850"/>
            <wp:effectExtent l="0" t="0" r="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，通常叫做欧拉（</w:t>
      </w:r>
      <w:r w:rsidR="00E532D5" w:rsidRPr="00306E49">
        <w:rPr>
          <w:rFonts w:ascii="Times New Roman" w:hAnsi="Times New Roman"/>
          <w:i/>
          <w:szCs w:val="24"/>
        </w:rPr>
        <w:t>Euler</w:t>
      </w:r>
      <w:r w:rsidR="000D5BEF" w:rsidRPr="00306E49">
        <w:rPr>
          <w:rFonts w:ascii="Times New Roman" w:hAnsi="Times New Roman"/>
          <w:szCs w:val="24"/>
        </w:rPr>
        <w:t>）函数</w:t>
      </w:r>
      <w:r w:rsidR="000D5BEF" w:rsidRPr="00306E49">
        <w:rPr>
          <w:rFonts w:ascii="Times New Roman" w:hAnsi="Times New Roman"/>
          <w:szCs w:val="24"/>
        </w:rPr>
        <w:t>.</w:t>
      </w:r>
    </w:p>
    <w:p w14:paraId="4A70536B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16ABC944" w14:textId="7F383EC5" w:rsidR="00D016C5" w:rsidRPr="00306E49" w:rsidRDefault="00D016C5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.2.4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</w:t>
      </w:r>
      <w:r w:rsidR="00BC271C" w:rsidRPr="00306E49">
        <w:rPr>
          <w:rFonts w:ascii="Times New Roman" w:hAnsi="Times New Roman"/>
          <w:szCs w:val="24"/>
        </w:rPr>
        <w:t>1</w:t>
      </w:r>
      <w:r w:rsidR="00BC271C">
        <w:rPr>
          <w:rFonts w:ascii="Times New Roman" w:hAnsi="Times New Roman" w:hint="eastAsia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，则</w:t>
      </w:r>
      <w:r w:rsidR="00BC271C" w:rsidRPr="00306E49">
        <w:rPr>
          <w:rFonts w:ascii="Times New Roman" w:hAnsi="Times New Roman"/>
          <w:szCs w:val="24"/>
        </w:rPr>
        <w:t>1</w:t>
      </w:r>
      <w:r w:rsidR="00BC271C">
        <w:rPr>
          <w:rFonts w:ascii="Times New Roman" w:hAnsi="Times New Roman" w:hint="eastAsia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个整数</w:t>
      </w:r>
      <w:r w:rsidR="000D5BEF" w:rsidRPr="00306E49">
        <w:rPr>
          <w:rFonts w:ascii="Times New Roman" w:hAnsi="Times New Roman"/>
          <w:szCs w:val="24"/>
        </w:rPr>
        <w:t>0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4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5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6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8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9</w:t>
      </w:r>
      <w:r w:rsidR="00BC271C">
        <w:rPr>
          <w:rFonts w:ascii="Times New Roman" w:hAnsi="Times New Roman" w:hint="eastAsia"/>
          <w:szCs w:val="24"/>
        </w:rPr>
        <w:t>, 10, 11</w:t>
      </w:r>
      <w:r w:rsidR="000D5BEF" w:rsidRPr="00306E49">
        <w:rPr>
          <w:rFonts w:ascii="Times New Roman" w:hAnsi="Times New Roman"/>
          <w:szCs w:val="24"/>
        </w:rPr>
        <w:t>中</w:t>
      </w:r>
    </w:p>
    <w:p w14:paraId="523CF9C0" w14:textId="3C14D5A8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与</w:t>
      </w:r>
      <w:r w:rsidR="00BC271C" w:rsidRPr="00306E49">
        <w:rPr>
          <w:rFonts w:ascii="Times New Roman" w:hAnsi="Times New Roman"/>
          <w:szCs w:val="24"/>
        </w:rPr>
        <w:t>1</w:t>
      </w:r>
      <w:r w:rsidR="00BC271C">
        <w:rPr>
          <w:rFonts w:ascii="Times New Roman" w:hAnsi="Times New Roman" w:hint="eastAsia"/>
          <w:szCs w:val="24"/>
        </w:rPr>
        <w:t>2</w:t>
      </w:r>
      <w:r w:rsidRPr="00306E49">
        <w:rPr>
          <w:rFonts w:ascii="Times New Roman" w:hAnsi="Times New Roman"/>
          <w:szCs w:val="24"/>
        </w:rPr>
        <w:t>互素的整数为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="00BC271C">
        <w:rPr>
          <w:rFonts w:ascii="Times New Roman" w:hAnsi="Times New Roman" w:hint="eastAsia"/>
          <w:szCs w:val="24"/>
        </w:rPr>
        <w:t>5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，</w:t>
      </w:r>
      <w:r w:rsidR="00BC271C">
        <w:rPr>
          <w:rFonts w:ascii="Times New Roman" w:hAnsi="Times New Roman" w:hint="eastAsia"/>
          <w:szCs w:val="24"/>
        </w:rPr>
        <w:t>11</w:t>
      </w:r>
      <w:r w:rsidR="00D016C5" w:rsidRPr="00306E49">
        <w:rPr>
          <w:rFonts w:ascii="Times New Roman" w:hAnsi="Times New Roman" w:hint="eastAsia"/>
          <w:szCs w:val="24"/>
        </w:rPr>
        <w:t>.</w:t>
      </w:r>
      <w:r w:rsidR="00D016C5" w:rsidRPr="00306E49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所以</w:t>
      </w:r>
      <m:oMath>
        <m:r>
          <w:rPr>
            <w:rFonts w:ascii="Cambria Math" w:hAnsi="Cambria Math"/>
            <w:szCs w:val="24"/>
          </w:rPr>
          <m:t>φ(12)</m:t>
        </m:r>
      </m:oMath>
      <w:r w:rsidR="00BC271C">
        <w:rPr>
          <w:rFonts w:ascii="Times New Roman" w:hAnsi="Times New Roman" w:hint="eastAsia"/>
          <w:szCs w:val="24"/>
        </w:rPr>
        <w:t xml:space="preserve"> = 4</w:t>
      </w:r>
      <w:r w:rsidRPr="00306E49">
        <w:rPr>
          <w:rFonts w:ascii="Times New Roman" w:hAnsi="Times New Roman"/>
          <w:szCs w:val="24"/>
        </w:rPr>
        <w:t>.</w:t>
      </w:r>
    </w:p>
    <w:p w14:paraId="174BC298" w14:textId="77777777" w:rsidR="00D016C5" w:rsidRPr="00306E49" w:rsidRDefault="00D016C5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.2.5</w:t>
      </w:r>
      <w:r w:rsidR="000D5BEF" w:rsidRPr="00306E49">
        <w:rPr>
          <w:rFonts w:ascii="Times New Roman" w:hAnsi="Times New Roman"/>
          <w:szCs w:val="24"/>
        </w:rPr>
        <w:t>当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为素数时</w:t>
      </w:r>
      <w:r w:rsidR="000D5BEF" w:rsidRPr="00306E49">
        <w:rPr>
          <w:rFonts w:ascii="Times New Roman" w:hAnsi="Times New Roman" w:hint="eastAsia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则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…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-1</w:t>
      </w:r>
      <w:r w:rsidR="000D5BEF" w:rsidRPr="00306E49">
        <w:rPr>
          <w:rFonts w:ascii="Times New Roman" w:hAnsi="Times New Roman" w:hint="eastAsia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中</w:t>
      </w:r>
    </w:p>
    <w:p w14:paraId="04207011" w14:textId="71319C72" w:rsidR="000D5BEF" w:rsidRPr="00306E49" w:rsidRDefault="000D5BEF" w:rsidP="00F37E21">
      <w:pPr>
        <w:snapToGrid w:val="0"/>
        <w:spacing w:line="360" w:lineRule="auto"/>
        <w:ind w:firstLineChars="350" w:firstLine="73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lastRenderedPageBreak/>
        <w:t>与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互素的整数为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 w:hint="eastAsia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所以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4F30B66" wp14:editId="1B092186">
            <wp:extent cx="775335" cy="196850"/>
            <wp:effectExtent l="0" t="0" r="5715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6B77E0F7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70FE44AF" w14:textId="249D88C4" w:rsidR="000D5BEF" w:rsidRPr="00306E49" w:rsidRDefault="00D016C5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.2.5</w:t>
      </w:r>
      <w:r w:rsidR="000D5BEF" w:rsidRPr="00306E49">
        <w:rPr>
          <w:rFonts w:ascii="Times New Roman" w:hAnsi="Times New Roman" w:hint="eastAsia"/>
          <w:szCs w:val="24"/>
        </w:rPr>
        <w:t>对于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857C082" wp14:editId="69812938">
            <wp:extent cx="451485" cy="237490"/>
            <wp:effectExtent l="0" t="0" r="5715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素数</w:t>
      </w:r>
      <w:proofErr w:type="gramStart"/>
      <w:r w:rsidR="000D5BEF" w:rsidRPr="00306E49">
        <w:rPr>
          <w:rFonts w:ascii="Times New Roman" w:hAnsi="Times New Roman"/>
          <w:szCs w:val="24"/>
        </w:rPr>
        <w:t>幂</w:t>
      </w:r>
      <w:proofErr w:type="gramEnd"/>
      <w:r w:rsidR="000D5BEF" w:rsidRPr="00306E49">
        <w:rPr>
          <w:rFonts w:ascii="Times New Roman" w:hAnsi="Times New Roman"/>
          <w:szCs w:val="24"/>
        </w:rPr>
        <w:t>时，</w:t>
      </w:r>
      <m:oMath>
        <m:r>
          <w:rPr>
            <w:rFonts w:ascii="Cambria Math" w:hAnsi="Cambria Math"/>
            <w:szCs w:val="24"/>
          </w:rPr>
          <m:t>φ(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)</m:t>
        </m:r>
      </m:oMath>
      <w:r w:rsidR="00384F30">
        <w:rPr>
          <w:rFonts w:ascii="Times New Roman" w:hAnsi="Times New Roman" w:hint="eastAsia"/>
          <w:szCs w:val="24"/>
        </w:rPr>
        <w:t>=</w:t>
      </w:r>
      <w:r w:rsidR="00384F30" w:rsidRPr="00384F30">
        <w:rPr>
          <w:rFonts w:ascii="Cambria Math" w:hAnsi="Cambria Math"/>
          <w:i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(p-1)</m:t>
        </m:r>
      </m:oMath>
      <w:r w:rsidR="000D5BEF" w:rsidRPr="00306E49">
        <w:rPr>
          <w:rFonts w:ascii="Times New Roman" w:hAnsi="Times New Roman" w:hint="eastAsia"/>
          <w:szCs w:val="24"/>
        </w:rPr>
        <w:t xml:space="preserve">. </w:t>
      </w:r>
    </w:p>
    <w:p w14:paraId="659DEF93" w14:textId="77777777" w:rsidR="000D5BEF" w:rsidRPr="00306E49" w:rsidRDefault="000D5BEF" w:rsidP="00F37E21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E5B337A" wp14:editId="6BD2A6D6">
            <wp:extent cx="451485" cy="237490"/>
            <wp:effectExtent l="0" t="0" r="5715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素数</w:t>
      </w:r>
      <w:proofErr w:type="gramStart"/>
      <w:r w:rsidRPr="00306E49">
        <w:rPr>
          <w:rFonts w:ascii="Times New Roman" w:hAnsi="Times New Roman"/>
          <w:szCs w:val="24"/>
        </w:rPr>
        <w:t>幂</w:t>
      </w:r>
      <w:proofErr w:type="gramEnd"/>
      <w:r w:rsidRPr="00306E49">
        <w:rPr>
          <w:rFonts w:ascii="Times New Roman" w:hAnsi="Times New Roman"/>
          <w:szCs w:val="24"/>
        </w:rPr>
        <w:t>时，从</w:t>
      </w:r>
      <w:r w:rsidRPr="00306E49">
        <w:rPr>
          <w:rFonts w:ascii="Times New Roman" w:hAnsi="Times New Roman" w:hint="eastAsia"/>
          <w:szCs w:val="24"/>
        </w:rPr>
        <w:t>1</w:t>
      </w:r>
      <w:r w:rsidRPr="00306E49">
        <w:rPr>
          <w:rFonts w:ascii="Times New Roman" w:hAnsi="Times New Roman" w:hint="eastAsia"/>
          <w:szCs w:val="24"/>
        </w:rPr>
        <w:t>到</w:t>
      </w:r>
      <w:r w:rsidRPr="00306E49">
        <w:rPr>
          <w:rFonts w:ascii="Times New Roman" w:hAnsi="Times New Roman" w:hint="eastAsia"/>
          <w:i/>
          <w:szCs w:val="24"/>
        </w:rPr>
        <w:t>n</w:t>
      </w:r>
      <w:r w:rsidRPr="00306E49">
        <w:rPr>
          <w:rFonts w:ascii="Times New Roman" w:hAnsi="Times New Roman" w:hint="eastAsia"/>
          <w:szCs w:val="24"/>
        </w:rPr>
        <w:t>的整数为</w:t>
      </w:r>
    </w:p>
    <w:p w14:paraId="76FCB9EF" w14:textId="5D04FE1A" w:rsidR="000D5BEF" w:rsidRPr="00306E49" w:rsidRDefault="000D5BEF" w:rsidP="00F37E21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50"/>
          <w:szCs w:val="24"/>
        </w:rPr>
        <w:drawing>
          <wp:inline distT="0" distB="0" distL="0" distR="0" wp14:anchorId="0B573F94" wp14:editId="2D2ED088">
            <wp:extent cx="2882265" cy="694690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361">
        <w:rPr>
          <w:rFonts w:ascii="Times New Roman" w:hAnsi="Times New Roman" w:hint="eastAsia"/>
          <w:szCs w:val="24"/>
        </w:rPr>
        <w:t>.</w:t>
      </w:r>
    </w:p>
    <w:p w14:paraId="5875F65E" w14:textId="77777777" w:rsidR="000D5BEF" w:rsidRPr="00306E49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共有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802BAFC" wp14:editId="1BCC3DA0">
            <wp:extent cx="451485" cy="237490"/>
            <wp:effectExtent l="0" t="0" r="5715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整数，其中与</w:t>
      </w:r>
      <w:r w:rsidRPr="00306E49">
        <w:rPr>
          <w:rFonts w:ascii="Times New Roman" w:hAnsi="Times New Roman"/>
          <w:i/>
          <w:szCs w:val="24"/>
        </w:rPr>
        <w:t>n</w:t>
      </w:r>
      <w:proofErr w:type="gramStart"/>
      <w:r w:rsidRPr="00306E49">
        <w:rPr>
          <w:rFonts w:ascii="Times New Roman" w:hAnsi="Times New Roman"/>
          <w:szCs w:val="24"/>
        </w:rPr>
        <w:t>不</w:t>
      </w:r>
      <w:proofErr w:type="gramEnd"/>
      <w:r w:rsidRPr="00306E49">
        <w:rPr>
          <w:rFonts w:ascii="Times New Roman" w:hAnsi="Times New Roman"/>
          <w:szCs w:val="24"/>
        </w:rPr>
        <w:t>互素的整数为</w:t>
      </w:r>
    </w:p>
    <w:p w14:paraId="40794765" w14:textId="77777777" w:rsidR="000D5BEF" w:rsidRPr="00306E49" w:rsidRDefault="000D5BEF" w:rsidP="00F37E21">
      <w:pPr>
        <w:snapToGrid w:val="0"/>
        <w:spacing w:line="360" w:lineRule="auto"/>
        <w:ind w:firstLineChars="900" w:firstLine="189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564E225" wp14:editId="0A444FB4">
            <wp:extent cx="1823085" cy="237490"/>
            <wp:effectExtent l="0" t="0" r="5715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FF7" w14:textId="7A7FCF64" w:rsidR="000D5BEF" w:rsidRPr="00A93361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/>
          <w:iCs/>
          <w:szCs w:val="24"/>
        </w:rPr>
      </w:pPr>
      <w:r w:rsidRPr="00306E49">
        <w:rPr>
          <w:rFonts w:ascii="Times New Roman" w:hAnsi="Times New Roman"/>
          <w:szCs w:val="24"/>
        </w:rPr>
        <w:t>共有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9B270F2" wp14:editId="4DA3FBD5">
            <wp:extent cx="306705" cy="237490"/>
            <wp:effectExtent l="0" t="0" r="0" b="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整数，因此，</w:t>
      </w:r>
      <m:oMath>
        <m:r>
          <w:rPr>
            <w:rFonts w:ascii="Cambria Math" w:hAnsi="Cambria Math"/>
            <w:szCs w:val="24"/>
          </w:rPr>
          <m:t>φ(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)</m:t>
        </m:r>
      </m:oMath>
      <w:r w:rsidR="00A93361">
        <w:rPr>
          <w:rFonts w:ascii="Times New Roman" w:hAnsi="Times New Roman" w:hint="eastAsia"/>
          <w:szCs w:val="24"/>
        </w:rPr>
        <w:t>=</w:t>
      </w:r>
      <w:r w:rsidR="00A93361" w:rsidRPr="00384F30">
        <w:rPr>
          <w:rFonts w:ascii="Cambria Math" w:hAnsi="Cambria Math"/>
          <w:i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(p-1)</m:t>
        </m:r>
      </m:oMath>
      <w:r w:rsidR="00A93361">
        <w:rPr>
          <w:rFonts w:ascii="Cambria Math" w:hAnsi="Cambria Math" w:hint="eastAsia"/>
          <w:iCs/>
          <w:szCs w:val="24"/>
        </w:rPr>
        <w:t>.</w:t>
      </w:r>
    </w:p>
    <w:p w14:paraId="3C352B24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b/>
          <w:szCs w:val="24"/>
        </w:rPr>
      </w:pPr>
    </w:p>
    <w:p w14:paraId="5EC4D7B2" w14:textId="46A6F021" w:rsidR="000D5BEF" w:rsidRPr="00306E49" w:rsidRDefault="006D4BF9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6</w:t>
      </w:r>
      <w:r w:rsidR="000D5BEF" w:rsidRPr="00306E49">
        <w:rPr>
          <w:rFonts w:ascii="Times New Roman" w:hAnsi="Times New Roman" w:hint="eastAsia"/>
          <w:b/>
          <w:szCs w:val="24"/>
        </w:rPr>
        <w:t xml:space="preserve"> </w:t>
      </w:r>
      <w:r w:rsidR="000D5BEF" w:rsidRPr="00306E49">
        <w:rPr>
          <w:rFonts w:ascii="Times New Roman" w:hAnsi="Times New Roman" w:hint="eastAsia"/>
          <w:szCs w:val="24"/>
        </w:rPr>
        <w:t>设</w:t>
      </w:r>
      <w:r w:rsidR="000D5BEF" w:rsidRPr="00306E49">
        <w:rPr>
          <w:rFonts w:ascii="Times New Roman" w:hAnsi="Times New Roman" w:hint="eastAsia"/>
          <w:i/>
          <w:szCs w:val="24"/>
        </w:rPr>
        <w:t>m</w:t>
      </w:r>
      <w:r w:rsidR="000D5BEF" w:rsidRPr="00306E49">
        <w:rPr>
          <w:rFonts w:ascii="Times New Roman" w:hAnsi="Times New Roman" w:hint="eastAsia"/>
          <w:szCs w:val="24"/>
        </w:rPr>
        <w:t>=</w:t>
      </w:r>
      <w:r w:rsidR="003D4E31" w:rsidRPr="00306E49">
        <w:rPr>
          <w:rFonts w:ascii="Times New Roman" w:hAnsi="Times New Roman" w:hint="eastAsia"/>
          <w:szCs w:val="24"/>
        </w:rPr>
        <w:t>7</w:t>
      </w:r>
      <w:r w:rsidR="003D4E31">
        <w:rPr>
          <w:rFonts w:ascii="Times New Roman" w:hAnsi="Times New Roman" w:hint="eastAsia"/>
          <w:szCs w:val="24"/>
          <w:vertAlign w:val="superscript"/>
        </w:rPr>
        <w:t>3</w:t>
      </w:r>
      <w:r w:rsidR="000D5BEF" w:rsidRPr="00306E49">
        <w:rPr>
          <w:rFonts w:ascii="Times New Roman" w:hAnsi="Times New Roman" w:hint="eastAsia"/>
          <w:szCs w:val="24"/>
        </w:rPr>
        <w:t>，</w:t>
      </w:r>
      <w:r w:rsidR="000D5BEF" w:rsidRPr="00306E49"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 w:hint="eastAsia"/>
          <w:szCs w:val="24"/>
        </w:rPr>
        <w:t>则</w:t>
      </w:r>
      <w:r w:rsidR="000D5BEF" w:rsidRPr="00306E49">
        <w:rPr>
          <w:rFonts w:ascii="Times New Roman" w:hAnsi="Times New Roman" w:hint="eastAsia"/>
          <w:i/>
          <w:szCs w:val="24"/>
        </w:rPr>
        <w:t>m</w:t>
      </w:r>
      <w:r w:rsidR="000D5BEF" w:rsidRPr="00306E49">
        <w:rPr>
          <w:rFonts w:ascii="Times New Roman" w:hAnsi="Times New Roman" w:hint="eastAsia"/>
          <w:szCs w:val="24"/>
        </w:rPr>
        <w:t>的欧拉函数值为</w:t>
      </w:r>
      <w:r w:rsidR="003D4E31">
        <w:rPr>
          <w:rFonts w:ascii="Times New Roman" w:hAnsi="Times New Roman" w:hint="eastAsia"/>
          <w:szCs w:val="24"/>
        </w:rPr>
        <w:t>294.</w:t>
      </w:r>
    </w:p>
    <w:p w14:paraId="5CE4C4B7" w14:textId="77777777" w:rsidR="006D4BF9" w:rsidRDefault="006D4BF9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342B2A33" w14:textId="794AA970" w:rsidR="000D5BEF" w:rsidRPr="00306E49" w:rsidRDefault="006D4BF9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5</w:t>
      </w:r>
      <w:r w:rsidRPr="006D4BF9">
        <w:rPr>
          <w:rFonts w:ascii="Times New Roman" w:hAnsi="Times New Roman" w:hint="eastAsia"/>
          <w:szCs w:val="24"/>
        </w:rPr>
        <w:t>如果</w:t>
      </w:r>
      <w:r w:rsidR="000D5BEF" w:rsidRPr="00306E49">
        <w:rPr>
          <w:rFonts w:ascii="Times New Roman" w:hAnsi="Times New Roman"/>
          <w:szCs w:val="24"/>
        </w:rPr>
        <w:t>一个模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的剩余类</w:t>
      </w:r>
      <w:r>
        <w:rPr>
          <w:rFonts w:ascii="Times New Roman" w:hAnsi="Times New Roman" w:hint="eastAsia"/>
          <w:szCs w:val="24"/>
        </w:rPr>
        <w:t>中，</w:t>
      </w:r>
      <w:r w:rsidRPr="00306E49">
        <w:rPr>
          <w:rFonts w:ascii="Times New Roman" w:hAnsi="Times New Roman"/>
          <w:szCs w:val="24"/>
        </w:rPr>
        <w:t>存在一个与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互素的剩余</w:t>
      </w:r>
      <w:r>
        <w:rPr>
          <w:rFonts w:ascii="Times New Roman" w:hAnsi="Times New Roman" w:hint="eastAsia"/>
          <w:szCs w:val="24"/>
        </w:rPr>
        <w:t>，则该</w:t>
      </w:r>
      <w:r w:rsidRPr="00306E49">
        <w:rPr>
          <w:rFonts w:ascii="Times New Roman" w:hAnsi="Times New Roman"/>
          <w:szCs w:val="24"/>
        </w:rPr>
        <w:t>剩余类</w:t>
      </w:r>
      <w:r w:rsidR="000D5BEF" w:rsidRPr="00306E49">
        <w:rPr>
          <w:rFonts w:ascii="Times New Roman" w:hAnsi="Times New Roman"/>
          <w:szCs w:val="24"/>
        </w:rPr>
        <w:t>叫做</w:t>
      </w:r>
      <w:r w:rsidR="000D5BEF" w:rsidRPr="006D4BF9">
        <w:rPr>
          <w:rFonts w:ascii="Times New Roman" w:hAnsi="Times New Roman"/>
          <w:b/>
          <w:szCs w:val="24"/>
        </w:rPr>
        <w:t>简化剩余类</w:t>
      </w:r>
      <w:r w:rsidR="000D5BEF" w:rsidRPr="00306E49">
        <w:rPr>
          <w:rFonts w:ascii="Times New Roman" w:hAnsi="Times New Roman"/>
          <w:szCs w:val="24"/>
        </w:rPr>
        <w:t>.</w:t>
      </w:r>
    </w:p>
    <w:p w14:paraId="76FEC143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26492645" w14:textId="5A7FC319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注：这个定义与</w:t>
      </w:r>
      <w:r w:rsidR="00F7637A" w:rsidRPr="00306E49">
        <w:rPr>
          <w:rFonts w:ascii="Times New Roman" w:hAnsi="Times New Roman"/>
          <w:szCs w:val="24"/>
        </w:rPr>
        <w:t>剩余类</w:t>
      </w:r>
      <w:r w:rsidR="00F7637A">
        <w:rPr>
          <w:rFonts w:ascii="Times New Roman" w:hAnsi="Times New Roman" w:hint="eastAsia"/>
          <w:szCs w:val="24"/>
        </w:rPr>
        <w:t>中</w:t>
      </w:r>
      <w:r w:rsidRPr="00306E49">
        <w:rPr>
          <w:rFonts w:ascii="Times New Roman" w:hAnsi="Times New Roman"/>
          <w:szCs w:val="24"/>
        </w:rPr>
        <w:t>剩余的选取无关</w:t>
      </w:r>
      <w:r w:rsidR="00F7637A">
        <w:rPr>
          <w:rFonts w:ascii="Times New Roman" w:hAnsi="Times New Roman" w:hint="eastAsia"/>
          <w:szCs w:val="24"/>
        </w:rPr>
        <w:t>.</w:t>
      </w:r>
    </w:p>
    <w:p w14:paraId="5F4DF384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4C83EF9C" w14:textId="717D7B8D" w:rsidR="000D5BEF" w:rsidRPr="00306E49" w:rsidRDefault="00F7637A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6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3C6735C" wp14:editId="2883EC8B">
            <wp:extent cx="326390" cy="260985"/>
            <wp:effectExtent l="0" t="0" r="0" b="5715"/>
            <wp:docPr id="595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</w:t>
      </w:r>
      <w:proofErr w:type="gramStart"/>
      <w:r w:rsidR="000D5BEF" w:rsidRPr="00306E49">
        <w:rPr>
          <w:rFonts w:ascii="Times New Roman" w:hAnsi="Times New Roman"/>
          <w:szCs w:val="24"/>
        </w:rPr>
        <w:t>同一模</w:t>
      </w:r>
      <w:proofErr w:type="gramEnd"/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剩余类的两个剩余，则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F444206" wp14:editId="6EED04C1">
            <wp:extent cx="130810" cy="260985"/>
            <wp:effectExtent l="0" t="0" r="2540" b="5715"/>
            <wp:docPr id="594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</w:t>
      </w:r>
      <w:r w:rsidR="000D5BEF" w:rsidRPr="00306E49">
        <w:rPr>
          <w:rFonts w:ascii="Times New Roman" w:hAnsi="Times New Roman"/>
          <w:b/>
          <w:szCs w:val="24"/>
        </w:rPr>
        <w:t>充分必要</w:t>
      </w:r>
      <w:r w:rsidR="000D5BEF" w:rsidRPr="00306E49">
        <w:rPr>
          <w:rFonts w:ascii="Times New Roman" w:hAnsi="Times New Roman"/>
          <w:szCs w:val="24"/>
        </w:rPr>
        <w:t>条件是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8A5C376" wp14:editId="22C17698">
            <wp:extent cx="130810" cy="260985"/>
            <wp:effectExtent l="0" t="0" r="2540" b="5715"/>
            <wp:docPr id="593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</w:t>
      </w:r>
      <w:r w:rsidR="000D5BEF" w:rsidRPr="00306E49">
        <w:rPr>
          <w:rFonts w:ascii="Times New Roman" w:hAnsi="Times New Roman"/>
          <w:szCs w:val="24"/>
        </w:rPr>
        <w:t>.</w:t>
      </w:r>
    </w:p>
    <w:p w14:paraId="25C0D750" w14:textId="7561553D" w:rsidR="000D5BEF" w:rsidRPr="00306E49" w:rsidRDefault="000D5BEF" w:rsidP="00F37E21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依题设，我们有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A485331" wp14:editId="65974A82">
            <wp:extent cx="718185" cy="260985"/>
            <wp:effectExtent l="0" t="0" r="5715" b="5715"/>
            <wp:docPr id="592" name="图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4E31">
        <w:rPr>
          <w:rFonts w:ascii="Times New Roman" w:hAnsi="Times New Roman" w:hint="eastAsia"/>
          <w:szCs w:val="24"/>
        </w:rPr>
        <w:t>.</w:t>
      </w:r>
    </w:p>
    <w:p w14:paraId="7210E204" w14:textId="2297BB33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F7637A">
        <w:rPr>
          <w:rFonts w:ascii="Times New Roman" w:hAnsi="Times New Roman"/>
          <w:szCs w:val="24"/>
        </w:rPr>
        <w:t>根据</w:t>
      </w:r>
      <w:r w:rsidR="00F7637A" w:rsidRPr="00F7637A">
        <w:rPr>
          <w:rFonts w:ascii="Times New Roman" w:hAnsi="Times New Roman"/>
          <w:szCs w:val="24"/>
        </w:rPr>
        <w:t>定理</w:t>
      </w:r>
      <w:r w:rsidR="00F7637A" w:rsidRPr="00F7637A">
        <w:rPr>
          <w:rFonts w:ascii="Times New Roman" w:hAnsi="Times New Roman" w:hint="eastAsia"/>
          <w:szCs w:val="24"/>
        </w:rPr>
        <w:t>1.2.</w:t>
      </w:r>
      <w:r w:rsidR="00F7637A" w:rsidRPr="00F7637A">
        <w:rPr>
          <w:rFonts w:ascii="Times New Roman" w:hAnsi="Times New Roman"/>
          <w:szCs w:val="24"/>
        </w:rPr>
        <w:t>2</w:t>
      </w:r>
      <w:r w:rsidRPr="00F7637A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3AC6A06" wp14:editId="59644758">
            <wp:extent cx="914400" cy="260985"/>
            <wp:effectExtent l="0" t="0" r="0" b="5715"/>
            <wp:docPr id="591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</w:p>
    <w:p w14:paraId="0CBB9803" w14:textId="09D639C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86C3F40" wp14:editId="53A55C64">
            <wp:extent cx="588010" cy="260985"/>
            <wp:effectExtent l="0" t="0" r="2540" b="5715"/>
            <wp:docPr id="590" name="图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的充分必要条件是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BC33047" wp14:editId="7D305743">
            <wp:extent cx="653415" cy="260985"/>
            <wp:effectExtent l="0" t="0" r="0" b="5715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13C35594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47B6C1DE" w14:textId="668412B7" w:rsidR="000D5BEF" w:rsidRPr="00306E49" w:rsidRDefault="00F7637A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6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是一个正整数，在模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的所有不同简化剩余类中，从每个类任取</w:t>
      </w:r>
      <w:proofErr w:type="gramStart"/>
      <w:r w:rsidR="000D5BEF" w:rsidRPr="00306E49">
        <w:rPr>
          <w:rFonts w:ascii="Times New Roman" w:hAnsi="Times New Roman"/>
          <w:szCs w:val="24"/>
        </w:rPr>
        <w:t>一</w:t>
      </w:r>
      <w:proofErr w:type="gramEnd"/>
      <w:r w:rsidR="000D5BEF" w:rsidRPr="00306E49">
        <w:rPr>
          <w:rFonts w:ascii="Times New Roman" w:hAnsi="Times New Roman"/>
          <w:szCs w:val="24"/>
        </w:rPr>
        <w:t>个数组成的整数的集合，叫做模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</w:t>
      </w:r>
      <w:r w:rsidR="000D5BEF" w:rsidRPr="00F7637A">
        <w:rPr>
          <w:rFonts w:ascii="Times New Roman" w:hAnsi="Times New Roman"/>
          <w:b/>
          <w:szCs w:val="24"/>
        </w:rPr>
        <w:t>简化剩余系</w:t>
      </w:r>
      <w:r w:rsidR="000D5BEF" w:rsidRPr="00306E49">
        <w:rPr>
          <w:rFonts w:ascii="Times New Roman" w:hAnsi="Times New Roman"/>
          <w:szCs w:val="24"/>
        </w:rPr>
        <w:t>.</w:t>
      </w:r>
    </w:p>
    <w:p w14:paraId="493836D7" w14:textId="2A6269AF" w:rsidR="000D5BEF" w:rsidRPr="00306E49" w:rsidRDefault="00F7637A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由定义可知，</w:t>
      </w:r>
      <w:r w:rsidR="000D5BEF" w:rsidRPr="00306E49">
        <w:rPr>
          <w:rFonts w:ascii="Times New Roman" w:hAnsi="Times New Roman"/>
          <w:szCs w:val="24"/>
        </w:rPr>
        <w:t>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的一个简化剩余系的元素的个数为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A1FC5D8" wp14:editId="39E54597">
            <wp:extent cx="326390" cy="196215"/>
            <wp:effectExtent l="0" t="0" r="0" b="0"/>
            <wp:docPr id="588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0C9CC41B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751BE5CB" w14:textId="664DBA18" w:rsidR="000D5BEF" w:rsidRPr="00306E49" w:rsidRDefault="00E26D9E" w:rsidP="00BB35CE">
      <w:pPr>
        <w:snapToGrid w:val="0"/>
        <w:spacing w:line="360" w:lineRule="auto"/>
        <w:ind w:firstLineChars="202" w:firstLine="424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是一个正整数，则</w:t>
      </w:r>
    </w:p>
    <w:p w14:paraId="4A4BA078" w14:textId="78F15260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proofErr w:type="spellStart"/>
      <w:r w:rsidRPr="00306E49">
        <w:rPr>
          <w:rFonts w:ascii="Times New Roman" w:hAnsi="Times New Roman"/>
          <w:i/>
          <w:szCs w:val="24"/>
        </w:rPr>
        <w:t>i</w:t>
      </w:r>
      <w:proofErr w:type="spellEnd"/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FF5D633" wp14:editId="051B073D">
            <wp:extent cx="783590" cy="196215"/>
            <wp:effectExtent l="0" t="0" r="0" b="0"/>
            <wp:docPr id="587" name="图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最小非负简化剩余系</w:t>
      </w:r>
      <w:r w:rsidRPr="00306E49">
        <w:rPr>
          <w:rFonts w:ascii="Times New Roman" w:hAnsi="Times New Roman"/>
          <w:szCs w:val="24"/>
        </w:rPr>
        <w:t>；</w:t>
      </w:r>
    </w:p>
    <w:p w14:paraId="52580205" w14:textId="4CF77626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lastRenderedPageBreak/>
        <w:t>（</w:t>
      </w:r>
      <w:r w:rsidRPr="00306E49">
        <w:rPr>
          <w:rFonts w:ascii="Times New Roman" w:hAnsi="Times New Roman"/>
          <w:i/>
          <w:szCs w:val="24"/>
        </w:rPr>
        <w:t>ii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5271720" wp14:editId="67A8ACBB">
            <wp:extent cx="848995" cy="196215"/>
            <wp:effectExtent l="0" t="0" r="0" b="0"/>
            <wp:docPr id="586" name="图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proofErr w:type="gramStart"/>
      <w:r w:rsidRPr="00306E49">
        <w:rPr>
          <w:rFonts w:ascii="Times New Roman" w:hAnsi="Times New Roman"/>
          <w:b/>
          <w:szCs w:val="24"/>
        </w:rPr>
        <w:t>最小正简化</w:t>
      </w:r>
      <w:proofErr w:type="gramEnd"/>
      <w:r w:rsidRPr="00306E49">
        <w:rPr>
          <w:rFonts w:ascii="Times New Roman" w:hAnsi="Times New Roman"/>
          <w:b/>
          <w:szCs w:val="24"/>
        </w:rPr>
        <w:t>剩余系</w:t>
      </w:r>
      <w:r w:rsidRPr="00306E49">
        <w:rPr>
          <w:rFonts w:ascii="Times New Roman" w:hAnsi="Times New Roman"/>
          <w:szCs w:val="24"/>
        </w:rPr>
        <w:t>；</w:t>
      </w:r>
    </w:p>
    <w:p w14:paraId="15525F46" w14:textId="148E8230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iii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7AF1419" wp14:editId="7AA12ED4">
            <wp:extent cx="1110615" cy="196215"/>
            <wp:effectExtent l="0" t="0" r="0" b="0"/>
            <wp:docPr id="585" name="图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最大非正简化剩余系</w:t>
      </w:r>
      <w:r w:rsidRPr="00306E49">
        <w:rPr>
          <w:rFonts w:ascii="Times New Roman" w:hAnsi="Times New Roman"/>
          <w:szCs w:val="24"/>
        </w:rPr>
        <w:t>；</w:t>
      </w:r>
    </w:p>
    <w:p w14:paraId="141DB1A9" w14:textId="6B4093B9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iv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2A2C506" wp14:editId="28FF7537">
            <wp:extent cx="1240790" cy="196215"/>
            <wp:effectExtent l="0" t="0" r="0" b="0"/>
            <wp:docPr id="584" name="图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最大负简化剩余系</w:t>
      </w:r>
      <w:r w:rsidRPr="00306E49">
        <w:rPr>
          <w:rFonts w:ascii="Times New Roman" w:hAnsi="Times New Roman"/>
          <w:szCs w:val="24"/>
        </w:rPr>
        <w:t>；</w:t>
      </w:r>
    </w:p>
    <w:p w14:paraId="523560D5" w14:textId="5E396551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v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96D24A9" wp14:editId="6BC0CB05">
            <wp:extent cx="848995" cy="196215"/>
            <wp:effectExtent l="0" t="0" r="0" b="0"/>
            <wp:docPr id="583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proofErr w:type="gramStart"/>
      <w:r w:rsidRPr="00306E49">
        <w:rPr>
          <w:rFonts w:ascii="Times New Roman" w:hAnsi="Times New Roman"/>
          <w:b/>
          <w:szCs w:val="24"/>
        </w:rPr>
        <w:t>最小正简化</w:t>
      </w:r>
      <w:proofErr w:type="gramEnd"/>
      <w:r w:rsidRPr="00306E49">
        <w:rPr>
          <w:rFonts w:ascii="Times New Roman" w:hAnsi="Times New Roman"/>
          <w:b/>
          <w:szCs w:val="24"/>
        </w:rPr>
        <w:t>剩余系</w:t>
      </w:r>
      <w:r w:rsidRPr="00306E49">
        <w:rPr>
          <w:rFonts w:ascii="Times New Roman" w:hAnsi="Times New Roman"/>
          <w:szCs w:val="24"/>
        </w:rPr>
        <w:t>；</w:t>
      </w:r>
    </w:p>
    <w:p w14:paraId="64D0AD4F" w14:textId="77777777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vi</w:t>
      </w:r>
      <w:r w:rsidRPr="00306E49">
        <w:rPr>
          <w:rFonts w:ascii="Times New Roman" w:hAnsi="Times New Roman"/>
          <w:szCs w:val="24"/>
        </w:rPr>
        <w:t>）当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分别为偶数时，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</w:p>
    <w:p w14:paraId="3495990D" w14:textId="15D4E7F3" w:rsidR="000D5BEF" w:rsidRPr="00306E49" w:rsidRDefault="000D5BEF" w:rsidP="00E26D9E">
      <w:pPr>
        <w:snapToGrid w:val="0"/>
        <w:spacing w:line="360" w:lineRule="auto"/>
        <w:ind w:firstLineChars="650" w:firstLine="136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B244B0E" wp14:editId="0381638E">
            <wp:extent cx="2677795" cy="196215"/>
            <wp:effectExtent l="0" t="0" r="8255" b="0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0B99" w14:textId="59A35E2A" w:rsidR="000D5BEF" w:rsidRPr="00306E49" w:rsidRDefault="000D5BEF" w:rsidP="00E26D9E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或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A601288" wp14:editId="505FDE55">
            <wp:extent cx="2612390" cy="196215"/>
            <wp:effectExtent l="0" t="0" r="0" b="0"/>
            <wp:docPr id="581" name="图片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9545" w14:textId="77777777" w:rsidR="000D5BEF" w:rsidRPr="00306E49" w:rsidRDefault="000D5BEF" w:rsidP="00F37E21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 w:hint="eastAsia"/>
          <w:szCs w:val="24"/>
        </w:rPr>
        <w:t>.</w:t>
      </w:r>
    </w:p>
    <w:p w14:paraId="426032F5" w14:textId="673F3A7C" w:rsidR="000D5BEF" w:rsidRPr="00306E49" w:rsidRDefault="000D5BEF" w:rsidP="00E26D9E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分别为奇数时，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2B3B8F5" wp14:editId="3F1CDD6B">
            <wp:extent cx="2155190" cy="196215"/>
            <wp:effectExtent l="0" t="0" r="0" b="0"/>
            <wp:docPr id="580" name="图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 w:hint="eastAsia"/>
          <w:szCs w:val="24"/>
        </w:rPr>
        <w:t>.</w:t>
      </w:r>
    </w:p>
    <w:p w14:paraId="7F8FACE7" w14:textId="77777777" w:rsidR="000D5BEF" w:rsidRPr="00306E49" w:rsidRDefault="000D5BEF" w:rsidP="00F37E21">
      <w:pPr>
        <w:snapToGrid w:val="0"/>
        <w:spacing w:line="360" w:lineRule="auto"/>
        <w:ind w:firstLineChars="450" w:firstLine="94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上述两个简化剩余系统称为模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</w:t>
      </w:r>
      <w:r w:rsidRPr="00306E49">
        <w:rPr>
          <w:rFonts w:ascii="Times New Roman" w:hAnsi="Times New Roman"/>
          <w:b/>
          <w:szCs w:val="24"/>
        </w:rPr>
        <w:t>绝对值最小简化剩余系</w:t>
      </w:r>
      <w:r w:rsidRPr="00306E49">
        <w:rPr>
          <w:rFonts w:ascii="Times New Roman" w:hAnsi="Times New Roman"/>
          <w:szCs w:val="24"/>
        </w:rPr>
        <w:t>.</w:t>
      </w:r>
    </w:p>
    <w:p w14:paraId="45E91A32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88A5C1A" w14:textId="1F71B98D" w:rsidR="000D5BEF" w:rsidRPr="00306E49" w:rsidRDefault="00424DE1" w:rsidP="00424DE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7</w:t>
      </w:r>
      <w:r w:rsidR="000D5BEF" w:rsidRPr="00306E49">
        <w:rPr>
          <w:rFonts w:ascii="Times New Roman" w:hAnsi="Times New Roman"/>
          <w:b/>
          <w:szCs w:val="24"/>
        </w:rPr>
        <w:t xml:space="preserve">  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19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29</w:t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szCs w:val="24"/>
        </w:rPr>
        <w:t>30</w:t>
      </w:r>
      <w:r w:rsidR="000D5BEF" w:rsidRPr="00306E49">
        <w:rPr>
          <w:rFonts w:ascii="Times New Roman" w:hAnsi="Times New Roman"/>
          <w:szCs w:val="24"/>
        </w:rPr>
        <w:t>的简化剩余系，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D7F1845" wp14:editId="1239E99D">
            <wp:extent cx="588010" cy="196215"/>
            <wp:effectExtent l="0" t="0" r="2540" b="0"/>
            <wp:docPr id="578" name="图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4EFC4668" w14:textId="5CF96655" w:rsidR="000D5BEF" w:rsidRPr="00306E49" w:rsidRDefault="00424DE1" w:rsidP="00424DE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8</w:t>
      </w:r>
      <w:r w:rsidR="000D5BEF" w:rsidRPr="00306E49">
        <w:rPr>
          <w:rFonts w:ascii="Times New Roman" w:hAnsi="Times New Roman"/>
          <w:b/>
          <w:szCs w:val="24"/>
        </w:rPr>
        <w:t xml:space="preserve">  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4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5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6</w:t>
      </w:r>
      <w:r w:rsidR="00FC3BEA">
        <w:rPr>
          <w:rFonts w:ascii="Times New Roman" w:hAnsi="Times New Roman" w:hint="eastAsia"/>
          <w:szCs w:val="24"/>
        </w:rPr>
        <w:t>, 7, 8, 9, 10, 11, 12</w:t>
      </w:r>
      <w:r w:rsidR="000D5BEF" w:rsidRPr="00306E49">
        <w:rPr>
          <w:rFonts w:ascii="Times New Roman" w:hAnsi="Times New Roman"/>
          <w:szCs w:val="24"/>
        </w:rPr>
        <w:t>是模</w:t>
      </w:r>
      <w:r w:rsidR="00FC3BEA">
        <w:rPr>
          <w:rFonts w:ascii="Times New Roman" w:hAnsi="Times New Roman" w:hint="eastAsia"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的简化剩余系，</w:t>
      </w:r>
      <m:oMath>
        <m:r>
          <w:rPr>
            <w:rFonts w:ascii="Cambria Math" w:hAnsi="Cambria Math"/>
            <w:szCs w:val="24"/>
          </w:rPr>
          <m:t>φ(13)</m:t>
        </m:r>
      </m:oMath>
      <w:r w:rsidR="00FC3BEA">
        <w:rPr>
          <w:rFonts w:ascii="Times New Roman" w:hAnsi="Times New Roman" w:hint="eastAsia"/>
          <w:szCs w:val="24"/>
        </w:rPr>
        <w:t>=12</w:t>
      </w:r>
      <w:r w:rsidR="000D5BEF" w:rsidRPr="00306E49">
        <w:rPr>
          <w:rFonts w:ascii="Times New Roman" w:hAnsi="Times New Roman"/>
          <w:szCs w:val="24"/>
        </w:rPr>
        <w:t>.</w:t>
      </w:r>
    </w:p>
    <w:p w14:paraId="3F25F260" w14:textId="42CE5DBE" w:rsidR="000D5BEF" w:rsidRPr="00306E49" w:rsidRDefault="00424DE1" w:rsidP="00424DE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>注：</w:t>
      </w:r>
      <w:r w:rsidR="000D5BEF" w:rsidRPr="00306E49">
        <w:rPr>
          <w:rFonts w:ascii="Times New Roman" w:hAnsi="Times New Roman"/>
          <w:szCs w:val="24"/>
        </w:rPr>
        <w:t>当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为奇数时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…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-1</w:t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的简化剩余系，所以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9CAB79D" wp14:editId="636D27A1">
            <wp:extent cx="783590" cy="196215"/>
            <wp:effectExtent l="0" t="0" r="0" b="0"/>
            <wp:docPr id="576" name="图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2DD02A9D" w14:textId="77777777" w:rsidR="000D5BEF" w:rsidRPr="00306E49" w:rsidRDefault="000D5BEF" w:rsidP="00F37E21">
      <w:pPr>
        <w:snapToGrid w:val="0"/>
        <w:spacing w:line="360" w:lineRule="auto"/>
        <w:ind w:firstLineChars="196" w:firstLine="412"/>
        <w:rPr>
          <w:rFonts w:ascii="Times New Roman" w:hAnsi="Times New Roman"/>
          <w:szCs w:val="24"/>
        </w:rPr>
      </w:pPr>
    </w:p>
    <w:p w14:paraId="25FF856E" w14:textId="45BC8E53" w:rsidR="000D5BEF" w:rsidRPr="00306E49" w:rsidRDefault="00594E6B" w:rsidP="00594E6B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是一个正整数，若</w:t>
      </w:r>
      <w:r w:rsidR="000D5BEF"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50F2F7BF" wp14:editId="070EBFAE">
            <wp:extent cx="653415" cy="260985"/>
            <wp:effectExtent l="0" t="0" r="0" b="5715"/>
            <wp:docPr id="575" name="图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41741F1" wp14:editId="0F50264F">
            <wp:extent cx="326390" cy="196215"/>
            <wp:effectExtent l="0" t="0" r="0" b="0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0D5BEF" w:rsidRPr="00306E49">
        <w:rPr>
          <w:rFonts w:ascii="Times New Roman" w:hAnsi="Times New Roman"/>
          <w:szCs w:val="24"/>
        </w:rPr>
        <w:t>个</w:t>
      </w:r>
      <w:proofErr w:type="gramEnd"/>
      <w:r w:rsidR="000D5BEF" w:rsidRPr="00306E49">
        <w:rPr>
          <w:rFonts w:ascii="Times New Roman" w:hAnsi="Times New Roman"/>
          <w:szCs w:val="24"/>
        </w:rPr>
        <w:t>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互素的整数，并且两两模</w:t>
      </w:r>
      <w:r w:rsidR="000D5BEF" w:rsidRPr="00306E49">
        <w:rPr>
          <w:rFonts w:ascii="Times New Roman" w:hAnsi="Times New Roman"/>
          <w:i/>
          <w:szCs w:val="24"/>
        </w:rPr>
        <w:t>m</w:t>
      </w:r>
      <w:proofErr w:type="gramStart"/>
      <w:r w:rsidR="000D5BEF" w:rsidRPr="00306E49">
        <w:rPr>
          <w:rFonts w:ascii="Times New Roman" w:hAnsi="Times New Roman"/>
          <w:szCs w:val="24"/>
        </w:rPr>
        <w:t>不</w:t>
      </w:r>
      <w:proofErr w:type="gramEnd"/>
      <w:r w:rsidR="000D5BEF" w:rsidRPr="00306E49">
        <w:rPr>
          <w:rFonts w:ascii="Times New Roman" w:hAnsi="Times New Roman"/>
          <w:szCs w:val="24"/>
        </w:rPr>
        <w:t>同余，则</w:t>
      </w:r>
      <w:r w:rsidR="000D5BEF"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5B496F13" wp14:editId="735AF8C6">
            <wp:extent cx="653415" cy="260985"/>
            <wp:effectExtent l="0" t="0" r="0" b="5715"/>
            <wp:docPr id="573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</w:t>
      </w:r>
      <w:r w:rsidR="000D5BEF" w:rsidRPr="00306E49">
        <w:rPr>
          <w:rFonts w:ascii="Times New Roman" w:hAnsi="Times New Roman"/>
          <w:szCs w:val="24"/>
        </w:rPr>
        <w:t xml:space="preserve">. </w:t>
      </w:r>
    </w:p>
    <w:p w14:paraId="01D23FB9" w14:textId="450699A6" w:rsidR="000D5BEF" w:rsidRPr="00306E49" w:rsidRDefault="000D5BEF" w:rsidP="00BB35CE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根据定理的</w:t>
      </w:r>
      <w:r w:rsidRPr="00BB35CE">
        <w:rPr>
          <w:rFonts w:ascii="Times New Roman" w:hAnsi="Times New Roman" w:hint="eastAsia"/>
          <w:color w:val="000000" w:themeColor="text1"/>
          <w:szCs w:val="24"/>
        </w:rPr>
        <w:t>假设条件及定理</w:t>
      </w:r>
      <w:r w:rsidRPr="00BB35CE">
        <w:rPr>
          <w:rFonts w:ascii="Times New Roman" w:hAnsi="Times New Roman"/>
          <w:color w:val="000000" w:themeColor="text1"/>
          <w:szCs w:val="24"/>
        </w:rPr>
        <w:t>2</w:t>
      </w:r>
      <w:r w:rsidR="00FC3BEA" w:rsidRPr="00BB35CE">
        <w:rPr>
          <w:rFonts w:ascii="Times New Roman" w:hAnsi="Times New Roman"/>
          <w:color w:val="000000" w:themeColor="text1"/>
          <w:szCs w:val="24"/>
        </w:rPr>
        <w:t>.2.1</w:t>
      </w:r>
      <w:r w:rsidRPr="00306E49">
        <w:rPr>
          <w:rFonts w:ascii="Times New Roman" w:hAnsi="Times New Roman"/>
          <w:szCs w:val="24"/>
        </w:rPr>
        <w:t>知</w:t>
      </w:r>
      <w:r w:rsidR="00FC3BEA">
        <w:rPr>
          <w:rFonts w:ascii="Times New Roman" w:hAnsi="Times New Roman" w:hint="eastAsia"/>
          <w:szCs w:val="24"/>
        </w:rPr>
        <w:t>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B371268" wp14:editId="620576B3">
            <wp:extent cx="326390" cy="196215"/>
            <wp:effectExtent l="0" t="0" r="0" b="0"/>
            <wp:docPr id="572" name="图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7AC9E5D6" wp14:editId="638318F5">
            <wp:extent cx="653415" cy="260985"/>
            <wp:effectExtent l="0" t="0" r="0" b="5715"/>
            <wp:docPr id="571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的所有不同简化剩余类的剩余</w:t>
      </w:r>
      <w:r w:rsidRPr="00306E49">
        <w:rPr>
          <w:rFonts w:ascii="Times New Roman" w:hAnsi="Times New Roman"/>
          <w:szCs w:val="24"/>
        </w:rPr>
        <w:t xml:space="preserve">. </w:t>
      </w:r>
    </w:p>
    <w:p w14:paraId="79E34A49" w14:textId="09DE33AC" w:rsidR="000D5BEF" w:rsidRPr="00306E49" w:rsidRDefault="000D5BEF" w:rsidP="00F37E21">
      <w:pPr>
        <w:snapToGrid w:val="0"/>
        <w:spacing w:line="360" w:lineRule="auto"/>
        <w:ind w:firstLineChars="350" w:firstLine="7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2E833C94" wp14:editId="69DACC58">
            <wp:extent cx="653415" cy="260985"/>
            <wp:effectExtent l="0" t="0" r="0" b="5715"/>
            <wp:docPr id="570" name="图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/>
          <w:szCs w:val="24"/>
        </w:rPr>
        <w:t>.</w:t>
      </w:r>
    </w:p>
    <w:p w14:paraId="1FA5C790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35E59F3A" w14:textId="315A94D6" w:rsidR="000D5BEF" w:rsidRPr="00306E49" w:rsidRDefault="00594E6B" w:rsidP="00594E6B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8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是满足（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的整数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如果</w:t>
      </w:r>
      <w:r w:rsidR="000D5BEF" w:rsidRPr="00306E49">
        <w:rPr>
          <w:rFonts w:ascii="Times New Roman" w:hAnsi="Times New Roman"/>
          <w:i/>
          <w:szCs w:val="24"/>
        </w:rPr>
        <w:t>x</w:t>
      </w:r>
      <w:r w:rsidR="000D5BEF" w:rsidRPr="00306E49">
        <w:rPr>
          <w:rFonts w:ascii="Times New Roman" w:hAnsi="Times New Roman"/>
          <w:szCs w:val="24"/>
        </w:rPr>
        <w:t>遍历模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的一个简化剩余系，则</w:t>
      </w:r>
      <w:r w:rsidR="000D5BEF" w:rsidRPr="00306E49">
        <w:rPr>
          <w:rFonts w:ascii="Times New Roman" w:hAnsi="Times New Roman"/>
          <w:i/>
          <w:szCs w:val="24"/>
        </w:rPr>
        <w:t>ax</w:t>
      </w:r>
      <w:r w:rsidR="000D5BEF" w:rsidRPr="00306E49">
        <w:rPr>
          <w:rFonts w:ascii="Times New Roman" w:hAnsi="Times New Roman"/>
          <w:szCs w:val="24"/>
        </w:rPr>
        <w:t>也遍历模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</w:t>
      </w:r>
      <w:r w:rsidR="000D5BEF" w:rsidRPr="00306E49">
        <w:rPr>
          <w:rFonts w:ascii="Times New Roman" w:hAnsi="Times New Roman"/>
          <w:szCs w:val="24"/>
        </w:rPr>
        <w:t>.</w:t>
      </w:r>
    </w:p>
    <w:p w14:paraId="1CD29954" w14:textId="48E67283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因为（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，（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</w:t>
      </w:r>
      <w:r w:rsidR="00BA0229" w:rsidRPr="00BB35CE">
        <w:rPr>
          <w:rFonts w:ascii="Times New Roman" w:hAnsi="Times New Roman" w:hint="eastAsia"/>
          <w:color w:val="000000" w:themeColor="text1"/>
          <w:szCs w:val="24"/>
        </w:rPr>
        <w:t>推论</w:t>
      </w:r>
      <w:r w:rsidR="00BA0229" w:rsidRPr="00BB35CE">
        <w:rPr>
          <w:rFonts w:ascii="Times New Roman" w:hAnsi="Times New Roman"/>
          <w:color w:val="000000" w:themeColor="text1"/>
          <w:szCs w:val="24"/>
        </w:rPr>
        <w:t>1.2.1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我们有（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</w:p>
    <w:p w14:paraId="5650EB34" w14:textId="77777777" w:rsidR="000D5BEF" w:rsidRPr="00306E49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这说明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是简化剩余类的剩余</w:t>
      </w:r>
      <w:r w:rsidRPr="00306E49">
        <w:rPr>
          <w:rFonts w:ascii="Times New Roman" w:hAnsi="Times New Roman"/>
          <w:szCs w:val="24"/>
        </w:rPr>
        <w:t xml:space="preserve">. </w:t>
      </w:r>
    </w:p>
    <w:p w14:paraId="795C12DD" w14:textId="6CFFB652" w:rsidR="000D5BEF" w:rsidRPr="00306E49" w:rsidRDefault="000D5BEF" w:rsidP="0068396C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又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BB7BABA" wp14:editId="76E93E16">
            <wp:extent cx="1110615" cy="260985"/>
            <wp:effectExtent l="0" t="0" r="0" b="5715"/>
            <wp:docPr id="569" name="图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时，有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2835DEA" wp14:editId="2C2F02DE">
            <wp:extent cx="979805" cy="260985"/>
            <wp:effectExtent l="0" t="0" r="0" b="5715"/>
            <wp:docPr id="568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</w:p>
    <w:p w14:paraId="00E9179E" w14:textId="1CD0F0BA" w:rsidR="000D5BEF" w:rsidRPr="00306E49" w:rsidRDefault="000D5BEF" w:rsidP="00BB35CE">
      <w:pPr>
        <w:snapToGrid w:val="0"/>
        <w:spacing w:line="360" w:lineRule="auto"/>
        <w:ind w:firstLineChars="350" w:firstLine="7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lastRenderedPageBreak/>
        <w:t>因此，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的一个简化剩余系时，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遍历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4B6CD07" wp14:editId="05F48175">
            <wp:extent cx="326390" cy="196215"/>
            <wp:effectExtent l="0" t="0" r="0" b="0"/>
            <wp:docPr id="567" name="图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个数，且它们两两模</w:t>
      </w:r>
      <w:r w:rsidRPr="00306E49">
        <w:rPr>
          <w:rFonts w:ascii="Times New Roman" w:hAnsi="Times New Roman"/>
          <w:i/>
          <w:szCs w:val="24"/>
        </w:rPr>
        <w:t>m</w:t>
      </w:r>
      <w:proofErr w:type="gramStart"/>
      <w:r w:rsidRPr="00306E49">
        <w:rPr>
          <w:rFonts w:ascii="Times New Roman" w:hAnsi="Times New Roman"/>
          <w:szCs w:val="24"/>
        </w:rPr>
        <w:t>不</w:t>
      </w:r>
      <w:proofErr w:type="gramEnd"/>
      <w:r w:rsidRPr="00306E49">
        <w:rPr>
          <w:rFonts w:ascii="Times New Roman" w:hAnsi="Times New Roman"/>
          <w:szCs w:val="24"/>
        </w:rPr>
        <w:t>同余</w:t>
      </w:r>
      <w:r w:rsidRPr="00306E49">
        <w:rPr>
          <w:rFonts w:ascii="Times New Roman" w:hAnsi="Times New Roman"/>
          <w:szCs w:val="24"/>
        </w:rPr>
        <w:t xml:space="preserve">. 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BA0229" w:rsidRPr="00BB35CE">
        <w:rPr>
          <w:rFonts w:ascii="Times New Roman" w:hAnsi="Times New Roman"/>
          <w:color w:val="000000" w:themeColor="text1"/>
          <w:szCs w:val="24"/>
        </w:rPr>
        <w:t>2.2.7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 w:hint="eastAsia"/>
          <w:szCs w:val="24"/>
        </w:rPr>
        <w:t>.</w:t>
      </w:r>
    </w:p>
    <w:p w14:paraId="093BAF37" w14:textId="07B5E3D4" w:rsidR="000D5BEF" w:rsidRPr="00306E49" w:rsidRDefault="000D5BEF" w:rsidP="0068396C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1BD87E7" w14:textId="01CF517D" w:rsidR="000D5BEF" w:rsidRPr="00306E49" w:rsidRDefault="00777CBD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9</w:t>
      </w:r>
      <w:r w:rsidR="000D5BEF" w:rsidRPr="00306E49">
        <w:rPr>
          <w:rFonts w:ascii="Times New Roman" w:hAnsi="Times New Roman"/>
          <w:b/>
          <w:szCs w:val="24"/>
        </w:rPr>
        <w:t xml:space="preserve">  </w:t>
      </w:r>
      <w:r w:rsidR="000D5BEF" w:rsidRPr="00306E49">
        <w:rPr>
          <w:rFonts w:ascii="Times New Roman" w:hAnsi="Times New Roman"/>
          <w:szCs w:val="24"/>
        </w:rPr>
        <w:t>已知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19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29</w:t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szCs w:val="24"/>
        </w:rPr>
        <w:t>30</w:t>
      </w:r>
      <w:r w:rsidR="000D5BEF" w:rsidRPr="00306E49">
        <w:rPr>
          <w:rFonts w:ascii="Times New Roman" w:hAnsi="Times New Roman"/>
          <w:szCs w:val="24"/>
        </w:rPr>
        <w:t>的简化剩余系，（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30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，所以</w:t>
      </w:r>
    </w:p>
    <w:p w14:paraId="6F1393BA" w14:textId="7AA76D89" w:rsidR="000D5BEF" w:rsidRPr="00306E49" w:rsidRDefault="000D5BEF" w:rsidP="008B6633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46"/>
          <w:szCs w:val="24"/>
        </w:rPr>
        <w:drawing>
          <wp:inline distT="0" distB="0" distL="0" distR="0" wp14:anchorId="43E4320D" wp14:editId="62D68924">
            <wp:extent cx="3265805" cy="653415"/>
            <wp:effectExtent l="0" t="0" r="0" b="0"/>
            <wp:docPr id="566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szCs w:val="24"/>
        </w:rPr>
        <w:t>.</w:t>
      </w:r>
    </w:p>
    <w:p w14:paraId="5D1730D1" w14:textId="1CACFF7B" w:rsidR="000D5BEF" w:rsidRPr="00306E49" w:rsidRDefault="000D5BEF" w:rsidP="00777CBD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460F284" wp14:editId="526F8E25">
            <wp:extent cx="3265805" cy="196215"/>
            <wp:effectExtent l="0" t="0" r="0" b="0"/>
            <wp:docPr id="565" name="图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是模</w:t>
      </w:r>
      <w:r w:rsidRPr="00306E49">
        <w:rPr>
          <w:rFonts w:ascii="Times New Roman" w:hAnsi="Times New Roman"/>
          <w:szCs w:val="24"/>
        </w:rPr>
        <w:t>30</w:t>
      </w:r>
      <w:r w:rsidRPr="00306E49">
        <w:rPr>
          <w:rFonts w:ascii="Times New Roman" w:hAnsi="Times New Roman"/>
          <w:szCs w:val="24"/>
        </w:rPr>
        <w:t>的简化剩余系</w:t>
      </w:r>
      <w:r w:rsidRPr="00306E49">
        <w:rPr>
          <w:rFonts w:ascii="Times New Roman" w:hAnsi="Times New Roman"/>
          <w:szCs w:val="24"/>
        </w:rPr>
        <w:t>.</w:t>
      </w:r>
    </w:p>
    <w:p w14:paraId="5DB8B1A4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1183DA1D" w14:textId="73FBDB2E" w:rsidR="000D5BEF" w:rsidRPr="00306E49" w:rsidRDefault="00777CBD" w:rsidP="00777CBD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10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表示第一列数，为与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互素的给定数，</w:t>
      </w:r>
      <w:r w:rsidR="000D5BEF" w:rsidRPr="00306E49">
        <w:rPr>
          <w:rFonts w:ascii="Times New Roman" w:hAnsi="Times New Roman"/>
          <w:i/>
          <w:szCs w:val="24"/>
        </w:rPr>
        <w:t>x</w:t>
      </w:r>
      <w:r w:rsidR="000D5BEF" w:rsidRPr="00306E49">
        <w:rPr>
          <w:rFonts w:ascii="Times New Roman" w:hAnsi="Times New Roman"/>
          <w:szCs w:val="24"/>
        </w:rPr>
        <w:t>表示第一行数，遍历模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的简化剩余系，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所在行与</w:t>
      </w:r>
      <w:r w:rsidR="000D5BEF" w:rsidRPr="00306E49">
        <w:rPr>
          <w:rFonts w:ascii="Times New Roman" w:hAnsi="Times New Roman"/>
          <w:i/>
          <w:szCs w:val="24"/>
        </w:rPr>
        <w:t>x</w:t>
      </w:r>
      <w:r w:rsidR="000D5BEF" w:rsidRPr="00306E49">
        <w:rPr>
          <w:rFonts w:ascii="Times New Roman" w:hAnsi="Times New Roman"/>
          <w:szCs w:val="24"/>
        </w:rPr>
        <w:t>所在列的交叉位置表示</w:t>
      </w:r>
      <w:r w:rsidR="000D5BEF" w:rsidRPr="00306E49">
        <w:rPr>
          <w:rFonts w:ascii="Times New Roman" w:hAnsi="Times New Roman"/>
          <w:i/>
          <w:szCs w:val="24"/>
        </w:rPr>
        <w:t>ax</w:t>
      </w:r>
      <w:r w:rsidR="000D5BEF" w:rsidRPr="00306E49">
        <w:rPr>
          <w:rFonts w:ascii="Times New Roman" w:hAnsi="Times New Roman"/>
          <w:szCs w:val="24"/>
        </w:rPr>
        <w:t>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最小非负剩余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则我们得到如下的列表：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9"/>
        <w:gridCol w:w="813"/>
        <w:gridCol w:w="850"/>
        <w:gridCol w:w="884"/>
        <w:gridCol w:w="817"/>
        <w:gridCol w:w="851"/>
        <w:gridCol w:w="850"/>
      </w:tblGrid>
      <w:tr w:rsidR="00777CBD" w:rsidRPr="00306E49" w14:paraId="0B266818" w14:textId="77777777" w:rsidTr="00777CBD">
        <w:trPr>
          <w:trHeight w:hRule="exact" w:val="634"/>
          <w:jc w:val="center"/>
        </w:trPr>
        <w:tc>
          <w:tcPr>
            <w:tcW w:w="1309" w:type="dxa"/>
            <w:tcBorders>
              <w:tl2br w:val="single" w:sz="4" w:space="0" w:color="auto"/>
            </w:tcBorders>
            <w:vAlign w:val="center"/>
          </w:tcPr>
          <w:p w14:paraId="0A5355D7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i/>
                <w:szCs w:val="24"/>
              </w:rPr>
              <w:t>a</w:t>
            </w:r>
            <w:r w:rsidRPr="00306E49">
              <w:rPr>
                <w:rFonts w:ascii="Times New Roman" w:hAnsi="Times New Roman"/>
                <w:szCs w:val="24"/>
              </w:rPr>
              <w:t xml:space="preserve">        </w:t>
            </w:r>
            <w:r w:rsidRPr="00306E49">
              <w:rPr>
                <w:rFonts w:ascii="Times New Roman" w:hAnsi="Times New Roman"/>
                <w:i/>
                <w:szCs w:val="24"/>
              </w:rPr>
              <w:t>x</w:t>
            </w:r>
            <w:r w:rsidRPr="00306E49">
              <w:rPr>
                <w:rFonts w:ascii="Times New Roman" w:hAnsi="Times New Roman"/>
                <w:szCs w:val="24"/>
              </w:rPr>
              <w:t xml:space="preserve">    </w:t>
            </w:r>
            <w:proofErr w:type="spellStart"/>
            <w:r w:rsidRPr="00306E49">
              <w:rPr>
                <w:rFonts w:ascii="Times New Roman" w:hAnsi="Times New Roman"/>
                <w:i/>
                <w:szCs w:val="24"/>
              </w:rPr>
              <w:t>x</w:t>
            </w:r>
            <w:proofErr w:type="spellEnd"/>
          </w:p>
        </w:tc>
        <w:tc>
          <w:tcPr>
            <w:tcW w:w="813" w:type="dxa"/>
            <w:vAlign w:val="center"/>
          </w:tcPr>
          <w:p w14:paraId="3A10E1A3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4ACFD7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84" w:type="dxa"/>
            <w:vAlign w:val="center"/>
          </w:tcPr>
          <w:p w14:paraId="6B846A23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17" w:type="dxa"/>
            <w:vAlign w:val="center"/>
          </w:tcPr>
          <w:p w14:paraId="51E8AB7D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6607AE1A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4FAF1787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</w:tr>
      <w:tr w:rsidR="00777CBD" w:rsidRPr="00306E49" w14:paraId="3D755674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5B74103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13" w:type="dxa"/>
            <w:vAlign w:val="center"/>
          </w:tcPr>
          <w:p w14:paraId="0E9F3AB2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0D9B65EE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84" w:type="dxa"/>
            <w:vAlign w:val="center"/>
          </w:tcPr>
          <w:p w14:paraId="1DA215D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17" w:type="dxa"/>
            <w:vAlign w:val="center"/>
          </w:tcPr>
          <w:p w14:paraId="6E2C52F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3577854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453FD90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</w:tr>
      <w:tr w:rsidR="00777CBD" w:rsidRPr="00306E49" w14:paraId="441602C0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59827E7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7E3ADC18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331A736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84" w:type="dxa"/>
            <w:vAlign w:val="center"/>
          </w:tcPr>
          <w:p w14:paraId="18C981BF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17" w:type="dxa"/>
            <w:vAlign w:val="center"/>
          </w:tcPr>
          <w:p w14:paraId="05833BA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16934EA8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2C3D3B3B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777CBD" w:rsidRPr="00306E49" w14:paraId="1E8F53FA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1B74620F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13" w:type="dxa"/>
            <w:vAlign w:val="center"/>
          </w:tcPr>
          <w:p w14:paraId="5AE298EA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42111D1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84" w:type="dxa"/>
            <w:vAlign w:val="center"/>
          </w:tcPr>
          <w:p w14:paraId="25955A77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17" w:type="dxa"/>
            <w:vAlign w:val="center"/>
          </w:tcPr>
          <w:p w14:paraId="6DBC44AB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6AA3523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1696498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</w:tr>
      <w:tr w:rsidR="00777CBD" w:rsidRPr="00306E49" w14:paraId="6331BA2E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7B955D6E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13" w:type="dxa"/>
            <w:vAlign w:val="center"/>
          </w:tcPr>
          <w:p w14:paraId="2C2E4D5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7597FD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84" w:type="dxa"/>
            <w:vAlign w:val="center"/>
          </w:tcPr>
          <w:p w14:paraId="0F89F2F0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17" w:type="dxa"/>
            <w:vAlign w:val="center"/>
          </w:tcPr>
          <w:p w14:paraId="3A398B8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4CAA5F3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3F1351B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</w:tr>
      <w:tr w:rsidR="00777CBD" w:rsidRPr="00306E49" w14:paraId="6F280D49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05C0707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13" w:type="dxa"/>
            <w:vAlign w:val="center"/>
          </w:tcPr>
          <w:p w14:paraId="42A78BCD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30AB1A0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84" w:type="dxa"/>
            <w:vAlign w:val="center"/>
          </w:tcPr>
          <w:p w14:paraId="2F116CBC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17" w:type="dxa"/>
            <w:vAlign w:val="center"/>
          </w:tcPr>
          <w:p w14:paraId="4A85300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728F69AE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2D637D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</w:tr>
      <w:tr w:rsidR="00777CBD" w:rsidRPr="00306E49" w14:paraId="70DA012A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6E92AAD8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13" w:type="dxa"/>
            <w:vAlign w:val="center"/>
          </w:tcPr>
          <w:p w14:paraId="0BB1250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25E5F0BB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84" w:type="dxa"/>
            <w:vAlign w:val="center"/>
          </w:tcPr>
          <w:p w14:paraId="01510D7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17" w:type="dxa"/>
            <w:vAlign w:val="center"/>
          </w:tcPr>
          <w:p w14:paraId="1D7DD49D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7F524AB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13098FB0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</w:tr>
    </w:tbl>
    <w:p w14:paraId="766BAB3B" w14:textId="77777777" w:rsidR="000D5BEF" w:rsidRPr="00306E49" w:rsidRDefault="000D5BEF" w:rsidP="00F37E21">
      <w:pPr>
        <w:snapToGrid w:val="0"/>
        <w:spacing w:beforeLines="50" w:before="156"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其中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所在行的数表示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随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的简化剩余系</w:t>
      </w:r>
      <w:r w:rsidRPr="00306E49">
        <w:rPr>
          <w:rFonts w:ascii="Times New Roman" w:hAnsi="Times New Roman"/>
          <w:szCs w:val="24"/>
        </w:rPr>
        <w:t>.</w:t>
      </w:r>
    </w:p>
    <w:p w14:paraId="1D302D48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b/>
          <w:szCs w:val="24"/>
        </w:rPr>
      </w:pPr>
    </w:p>
    <w:p w14:paraId="7F058DFC" w14:textId="7FAD0FFB" w:rsidR="000D5BEF" w:rsidRPr="00306E49" w:rsidRDefault="00777CBD" w:rsidP="00777CBD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9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是满足（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的整数，则存在整数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6448AF8" wp14:editId="78A5CC44">
            <wp:extent cx="783590" cy="196215"/>
            <wp:effectExtent l="0" t="0" r="0" b="0"/>
            <wp:docPr id="564" name="图片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使得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E941DD6" wp14:editId="0A05D805">
            <wp:extent cx="979805" cy="196215"/>
            <wp:effectExtent l="0" t="0" r="0" b="0"/>
            <wp:docPr id="563" name="图片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szCs w:val="24"/>
        </w:rPr>
        <w:t>.</w:t>
      </w:r>
    </w:p>
    <w:p w14:paraId="1324F8DB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proofErr w:type="gramStart"/>
      <w:r w:rsidRPr="00306E49">
        <w:rPr>
          <w:rFonts w:ascii="Times New Roman" w:hAnsi="Times New Roman"/>
          <w:b/>
          <w:szCs w:val="24"/>
        </w:rPr>
        <w:t>一</w:t>
      </w:r>
      <w:proofErr w:type="gramEnd"/>
      <w:r w:rsidRPr="00306E49">
        <w:rPr>
          <w:rFonts w:ascii="Times New Roman" w:hAnsi="Times New Roman"/>
          <w:szCs w:val="24"/>
        </w:rPr>
        <w:t>（存在性证明）</w:t>
      </w:r>
    </w:p>
    <w:p w14:paraId="196E1D2F" w14:textId="718F615F" w:rsidR="000D5BEF" w:rsidRPr="00306E49" w:rsidRDefault="000D5BEF" w:rsidP="00BB35CE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因为（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，根据定理</w:t>
      </w:r>
      <w:r w:rsidR="00163751">
        <w:rPr>
          <w:rFonts w:ascii="Times New Roman" w:hAnsi="Times New Roman" w:hint="eastAsia"/>
          <w:szCs w:val="24"/>
        </w:rPr>
        <w:t>2.2.8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的一个最小简化剩余系时，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也遍历模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/>
          <w:szCs w:val="24"/>
        </w:rPr>
        <w:t xml:space="preserve">. </w:t>
      </w:r>
    </w:p>
    <w:p w14:paraId="30624AB3" w14:textId="66F7B423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因此，存在整数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349A177" wp14:editId="21AC3847">
            <wp:extent cx="1045210" cy="196215"/>
            <wp:effectExtent l="0" t="0" r="2540" b="0"/>
            <wp:docPr id="562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使得</w:t>
      </w:r>
      <w:r w:rsidRPr="00306E49">
        <w:rPr>
          <w:rFonts w:ascii="Times New Roman" w:hAnsi="Times New Roman"/>
          <w:noProof/>
          <w:position w:val="-6"/>
          <w:szCs w:val="24"/>
        </w:rPr>
        <w:drawing>
          <wp:inline distT="0" distB="0" distL="0" distR="0" wp14:anchorId="0AC41C7D" wp14:editId="0E0E5C2D">
            <wp:extent cx="260985" cy="196215"/>
            <wp:effectExtent l="0" t="0" r="5715" b="0"/>
            <wp:docPr id="561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属于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的剩余类，即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0859B1D" wp14:editId="2977F241">
            <wp:extent cx="979805" cy="196215"/>
            <wp:effectExtent l="0" t="0" r="0" b="0"/>
            <wp:docPr id="560" name="图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hint="eastAsia"/>
          <w:position w:val="-10"/>
          <w:szCs w:val="24"/>
        </w:rPr>
        <w:t>.</w:t>
      </w:r>
    </w:p>
    <w:p w14:paraId="31DDC94F" w14:textId="2529FB9E" w:rsidR="000D5BEF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证二</w:t>
      </w:r>
      <w:r w:rsidRPr="00306E49">
        <w:rPr>
          <w:rFonts w:ascii="Times New Roman" w:hAnsi="Times New Roman"/>
          <w:szCs w:val="24"/>
        </w:rPr>
        <w:t>（构造性证明）</w:t>
      </w:r>
    </w:p>
    <w:p w14:paraId="56A6A72D" w14:textId="24976CAE" w:rsidR="00777CBD" w:rsidRPr="00306E49" w:rsidRDefault="00777CBD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因为在实际运用中，我们常常需要具体地求出整数，所以我们运用广义</w:t>
      </w:r>
      <w:r w:rsidR="004673D9">
        <w:rPr>
          <w:rFonts w:ascii="Times New Roman" w:hAnsi="Times New Roman"/>
          <w:szCs w:val="24"/>
        </w:rPr>
        <w:t>欧几里德</w:t>
      </w:r>
      <w:r w:rsidRPr="00306E49">
        <w:rPr>
          <w:rFonts w:ascii="Times New Roman" w:hAnsi="Times New Roman"/>
          <w:szCs w:val="24"/>
        </w:rPr>
        <w:t>除法给出</w:t>
      </w:r>
      <w:r>
        <w:rPr>
          <w:rFonts w:ascii="Times New Roman" w:hAnsi="Times New Roman" w:hint="eastAsia"/>
          <w:szCs w:val="24"/>
        </w:rPr>
        <w:t>该</w:t>
      </w:r>
      <w:r w:rsidRPr="00306E49">
        <w:rPr>
          <w:rFonts w:ascii="Times New Roman" w:hAnsi="Times New Roman"/>
          <w:szCs w:val="24"/>
        </w:rPr>
        <w:t>定理的构造性证明</w:t>
      </w:r>
      <w:r w:rsidRPr="00306E49">
        <w:rPr>
          <w:rFonts w:ascii="Times New Roman" w:hAnsi="Times New Roman"/>
          <w:szCs w:val="24"/>
        </w:rPr>
        <w:t>.</w:t>
      </w:r>
    </w:p>
    <w:p w14:paraId="2480B89D" w14:textId="603109BA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因为（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777CBD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运用广义</w:t>
      </w:r>
      <w:r w:rsidR="004673D9">
        <w:rPr>
          <w:rFonts w:ascii="Times New Roman" w:hAnsi="Times New Roman"/>
          <w:szCs w:val="24"/>
        </w:rPr>
        <w:t>欧几里德</w:t>
      </w:r>
      <w:r w:rsidRPr="00306E49">
        <w:rPr>
          <w:rFonts w:ascii="Times New Roman" w:hAnsi="Times New Roman"/>
          <w:szCs w:val="24"/>
        </w:rPr>
        <w:t>除法，</w:t>
      </w:r>
    </w:p>
    <w:p w14:paraId="5226EDBE" w14:textId="74E172D7" w:rsidR="000D5BEF" w:rsidRPr="00306E49" w:rsidRDefault="000D5BEF" w:rsidP="00777CBD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我们可找到整数</w:t>
      </w:r>
      <w:r w:rsidRPr="00306E49">
        <w:rPr>
          <w:rFonts w:ascii="Times New Roman" w:hAnsi="Times New Roman"/>
          <w:i/>
          <w:szCs w:val="24"/>
        </w:rPr>
        <w:t>s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t</w:t>
      </w:r>
      <w:r w:rsidRPr="00306E49">
        <w:rPr>
          <w:rFonts w:ascii="Times New Roman" w:hAnsi="Times New Roman"/>
          <w:szCs w:val="24"/>
        </w:rPr>
        <w:t>使得</w:t>
      </w:r>
      <w:proofErr w:type="spellStart"/>
      <w:r w:rsidRPr="00306E49">
        <w:rPr>
          <w:rFonts w:ascii="Times New Roman" w:hAnsi="Times New Roman"/>
          <w:i/>
          <w:szCs w:val="24"/>
        </w:rPr>
        <w:t>sa</w:t>
      </w:r>
      <w:r w:rsidRPr="00306E49">
        <w:rPr>
          <w:rFonts w:ascii="Times New Roman" w:hAnsi="Times New Roman"/>
          <w:szCs w:val="24"/>
        </w:rPr>
        <w:t>+</w:t>
      </w:r>
      <w:r w:rsidRPr="00306E49">
        <w:rPr>
          <w:rFonts w:ascii="Times New Roman" w:hAnsi="Times New Roman"/>
          <w:i/>
          <w:szCs w:val="24"/>
        </w:rPr>
        <w:t>tm</w:t>
      </w:r>
      <w:proofErr w:type="spellEnd"/>
      <w:r w:rsidRPr="00306E49">
        <w:rPr>
          <w:rFonts w:ascii="Times New Roman" w:hAnsi="Times New Roman"/>
          <w:szCs w:val="24"/>
        </w:rPr>
        <w:t>=</w:t>
      </w: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="00163751">
        <w:rPr>
          <w:rFonts w:ascii="Times New Roman" w:hAnsi="Times New Roman" w:hint="eastAsia"/>
          <w:szCs w:val="24"/>
        </w:rPr>
        <w:t>.</w:t>
      </w:r>
    </w:p>
    <w:p w14:paraId="3A7B6FC2" w14:textId="01E702E5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09C67C0" wp14:editId="57567F75">
            <wp:extent cx="914400" cy="196215"/>
            <wp:effectExtent l="0" t="0" r="0" b="0"/>
            <wp:docPr id="559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满足</w:t>
      </w:r>
      <w:r w:rsidR="00163751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B6B6A1B" wp14:editId="52D25823">
            <wp:extent cx="979805" cy="196215"/>
            <wp:effectExtent l="0" t="0" r="0" b="0"/>
            <wp:docPr id="1708930547" name="图片 170893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position w:val="-10"/>
          <w:szCs w:val="24"/>
        </w:rPr>
        <w:t>.</w:t>
      </w:r>
    </w:p>
    <w:p w14:paraId="5E485754" w14:textId="77777777" w:rsidR="00777CBD" w:rsidRDefault="00777CBD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5824976" w14:textId="65814F14" w:rsidR="000D5BEF" w:rsidRPr="00306E49" w:rsidRDefault="00777CBD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11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表示与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根据定理</w:t>
      </w:r>
      <w:r w:rsidR="00163751">
        <w:rPr>
          <w:rFonts w:ascii="Times New Roman" w:hAnsi="Times New Roman" w:hint="eastAsia"/>
          <w:szCs w:val="24"/>
        </w:rPr>
        <w:t>2.2.9</w:t>
      </w:r>
      <w:r w:rsidR="000D5BEF" w:rsidRPr="00306E49">
        <w:rPr>
          <w:rFonts w:ascii="Times New Roman" w:hAnsi="Times New Roman"/>
          <w:szCs w:val="24"/>
        </w:rPr>
        <w:t>，我们得到：</w:t>
      </w:r>
    </w:p>
    <w:p w14:paraId="02490851" w14:textId="2D98A372" w:rsidR="000D5BEF" w:rsidRPr="00306E49" w:rsidRDefault="000D5BEF" w:rsidP="00777CBD">
      <w:pPr>
        <w:snapToGrid w:val="0"/>
        <w:spacing w:line="360" w:lineRule="auto"/>
        <w:ind w:firstLineChars="1100" w:firstLine="231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28"/>
          <w:szCs w:val="24"/>
        </w:rPr>
        <w:drawing>
          <wp:inline distT="0" distB="0" distL="0" distR="0" wp14:anchorId="30C88AA5" wp14:editId="27149349">
            <wp:extent cx="2286000" cy="457200"/>
            <wp:effectExtent l="0" t="0" r="0" b="0"/>
            <wp:docPr id="557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szCs w:val="24"/>
        </w:rPr>
        <w:t>.</w:t>
      </w:r>
    </w:p>
    <w:p w14:paraId="46D0B3BD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b/>
          <w:szCs w:val="24"/>
        </w:rPr>
      </w:pPr>
    </w:p>
    <w:p w14:paraId="3449C6D6" w14:textId="6A57BAA0" w:rsidR="00F11282" w:rsidRDefault="00777CBD" w:rsidP="00777CBD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12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F11282">
        <w:rPr>
          <w:rFonts w:ascii="Times New Roman" w:hAnsi="Times New Roman"/>
          <w:i/>
          <w:sz w:val="24"/>
          <w:szCs w:val="24"/>
        </w:rPr>
        <w:t>m</w:t>
      </w:r>
      <w:r w:rsidR="000D5BEF"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65521</w:t>
      </w:r>
      <w:r w:rsidR="000D5BEF" w:rsidRPr="00F11282">
        <w:rPr>
          <w:rFonts w:ascii="Times New Roman" w:hAnsi="Times New Roman"/>
          <w:sz w:val="24"/>
          <w:szCs w:val="24"/>
        </w:rPr>
        <w:t>，</w:t>
      </w:r>
      <w:r w:rsidR="000D5BEF" w:rsidRPr="00F11282">
        <w:rPr>
          <w:rFonts w:ascii="Times New Roman" w:hAnsi="Times New Roman"/>
          <w:i/>
          <w:sz w:val="24"/>
          <w:szCs w:val="24"/>
        </w:rPr>
        <w:t>a</w:t>
      </w:r>
      <w:r w:rsidR="000D5BEF"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32749</w:t>
      </w:r>
      <w:r w:rsidR="000D5BEF" w:rsidRPr="00306E49">
        <w:rPr>
          <w:rFonts w:ascii="Times New Roman" w:hAnsi="Times New Roman"/>
          <w:szCs w:val="24"/>
        </w:rPr>
        <w:t>.</w:t>
      </w:r>
      <w:r w:rsidR="00F11282">
        <w:rPr>
          <w:rFonts w:ascii="Times New Roman" w:hAnsi="Times New Roman"/>
          <w:szCs w:val="24"/>
        </w:rPr>
        <w:t xml:space="preserve"> </w:t>
      </w:r>
    </w:p>
    <w:p w14:paraId="4F08708A" w14:textId="70C5829A" w:rsidR="000D5BEF" w:rsidRPr="00306E49" w:rsidRDefault="000D5BEF" w:rsidP="00F1128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由广义</w:t>
      </w:r>
      <w:r w:rsidR="004673D9">
        <w:rPr>
          <w:rFonts w:ascii="Times New Roman" w:hAnsi="Times New Roman"/>
          <w:szCs w:val="24"/>
        </w:rPr>
        <w:t>欧几里德</w:t>
      </w:r>
      <w:r w:rsidRPr="00306E49">
        <w:rPr>
          <w:rFonts w:ascii="Times New Roman" w:hAnsi="Times New Roman"/>
          <w:szCs w:val="24"/>
        </w:rPr>
        <w:t>除法，可找到整数</w:t>
      </w:r>
      <w:r w:rsidRPr="00F11282">
        <w:rPr>
          <w:rFonts w:ascii="Times New Roman" w:hAnsi="Times New Roman"/>
          <w:i/>
          <w:sz w:val="24"/>
          <w:szCs w:val="24"/>
        </w:rPr>
        <w:t>s</w:t>
      </w:r>
      <w:r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11391</w:t>
      </w:r>
      <w:r w:rsidRPr="00F11282">
        <w:rPr>
          <w:rFonts w:ascii="Times New Roman" w:hAnsi="Times New Roman"/>
          <w:sz w:val="24"/>
          <w:szCs w:val="24"/>
        </w:rPr>
        <w:t>，</w:t>
      </w:r>
      <w:r w:rsidRPr="00F11282">
        <w:rPr>
          <w:rFonts w:ascii="Times New Roman" w:hAnsi="Times New Roman"/>
          <w:i/>
          <w:sz w:val="24"/>
          <w:szCs w:val="24"/>
        </w:rPr>
        <w:t>t</w:t>
      </w:r>
      <w:r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-22790</w:t>
      </w:r>
      <w:r w:rsidRPr="00306E49">
        <w:rPr>
          <w:rFonts w:ascii="Times New Roman" w:hAnsi="Times New Roman"/>
          <w:szCs w:val="24"/>
        </w:rPr>
        <w:t>使得</w:t>
      </w:r>
      <w:r w:rsidR="00777CBD">
        <w:rPr>
          <w:rFonts w:ascii="Times New Roman" w:hAnsi="Times New Roman" w:hint="eastAsia"/>
          <w:szCs w:val="24"/>
        </w:rPr>
        <w:t xml:space="preserve"> </w:t>
      </w:r>
      <w:r w:rsidR="00163751">
        <w:rPr>
          <w:rFonts w:ascii="Times New Roman" w:hAnsi="Times New Roman" w:hint="eastAsia"/>
          <w:szCs w:val="24"/>
        </w:rPr>
        <w:t>11391</w:t>
      </w:r>
      <w:r w:rsidR="00163751">
        <w:rPr>
          <w:rFonts w:ascii="Times New Roman" w:hAnsi="Times New Roman" w:hint="eastAsia"/>
          <w:szCs w:val="24"/>
        </w:rPr>
        <w:sym w:font="Wingdings" w:char="F09E"/>
      </w:r>
      <w:r w:rsidR="00163751">
        <w:rPr>
          <w:rFonts w:ascii="Times New Roman" w:hAnsi="Times New Roman" w:hint="eastAsia"/>
          <w:szCs w:val="24"/>
        </w:rPr>
        <w:t>65521-22790</w:t>
      </w:r>
      <w:r w:rsidR="00904478">
        <w:rPr>
          <w:rFonts w:ascii="Times New Roman" w:hAnsi="Times New Roman"/>
          <w:szCs w:val="24"/>
        </w:rPr>
        <w:sym w:font="Wingdings" w:char="F09E"/>
      </w:r>
      <w:r w:rsidR="00904478">
        <w:rPr>
          <w:rFonts w:ascii="Times New Roman" w:hAnsi="Times New Roman" w:hint="eastAsia"/>
          <w:szCs w:val="24"/>
        </w:rPr>
        <w:t>32749 = 1.</w:t>
      </w:r>
    </w:p>
    <w:p w14:paraId="48C2BCBE" w14:textId="010469C2" w:rsidR="000D5BEF" w:rsidRPr="00306E49" w:rsidRDefault="000D5BEF" w:rsidP="00F11282">
      <w:pPr>
        <w:snapToGrid w:val="0"/>
        <w:spacing w:line="360" w:lineRule="auto"/>
        <w:ind w:firstLineChars="200" w:firstLine="42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="00904478" w:rsidRPr="00BB35CE">
        <w:rPr>
          <w:rFonts w:ascii="Times New Roman" w:hAnsi="Times New Roman"/>
          <w:i/>
          <w:iCs/>
          <w:szCs w:val="24"/>
        </w:rPr>
        <w:t>a</w:t>
      </w:r>
      <w:r w:rsidR="00904478">
        <w:rPr>
          <w:rFonts w:ascii="Times New Roman" w:hAnsi="Times New Roman" w:hint="eastAsia"/>
          <w:szCs w:val="24"/>
        </w:rPr>
        <w:t xml:space="preserve">' = -22790 </w:t>
      </w:r>
      <m:oMath>
        <m:r>
          <w:rPr>
            <w:rFonts w:ascii="Cambria Math" w:hAnsi="Cambria Math"/>
            <w:szCs w:val="24"/>
          </w:rPr>
          <m:t>≡</m:t>
        </m:r>
      </m:oMath>
      <w:r w:rsidR="00904478">
        <w:rPr>
          <w:rFonts w:ascii="Times New Roman" w:hAnsi="Times New Roman" w:hint="eastAsia"/>
          <w:szCs w:val="24"/>
        </w:rPr>
        <w:t xml:space="preserve"> 42731 (mod 65521) </w:t>
      </w:r>
      <w:r w:rsidRPr="00306E49">
        <w:rPr>
          <w:rFonts w:ascii="Times New Roman" w:hAnsi="Times New Roman"/>
          <w:szCs w:val="24"/>
        </w:rPr>
        <w:t>使得</w:t>
      </w:r>
      <w:r w:rsidR="00904478">
        <w:rPr>
          <w:rFonts w:ascii="Times New Roman" w:hAnsi="Times New Roman" w:hint="eastAsia"/>
          <w:szCs w:val="24"/>
        </w:rPr>
        <w:t xml:space="preserve"> 42731</w:t>
      </w:r>
      <w:r w:rsidR="00904478">
        <w:rPr>
          <w:rFonts w:ascii="Times New Roman" w:hAnsi="Times New Roman"/>
          <w:szCs w:val="24"/>
        </w:rPr>
        <w:sym w:font="Wingdings" w:char="F09E"/>
      </w:r>
      <w:r w:rsidR="00904478">
        <w:rPr>
          <w:rFonts w:ascii="Times New Roman" w:hAnsi="Times New Roman" w:hint="eastAsia"/>
          <w:szCs w:val="24"/>
        </w:rPr>
        <w:t>32749</w:t>
      </w:r>
      <w:r w:rsidR="00F11282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904478">
        <w:rPr>
          <w:rFonts w:ascii="Times New Roman" w:hAnsi="Times New Roman" w:hint="eastAsia"/>
          <w:szCs w:val="24"/>
        </w:rPr>
        <w:t>1 (mod 65521).</w:t>
      </w:r>
    </w:p>
    <w:p w14:paraId="71CF920C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position w:val="-10"/>
          <w:szCs w:val="24"/>
        </w:rPr>
      </w:pPr>
    </w:p>
    <w:p w14:paraId="28FBB62B" w14:textId="77777777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b/>
          <w:szCs w:val="24"/>
        </w:rPr>
      </w:pPr>
    </w:p>
    <w:p w14:paraId="5B884B1D" w14:textId="5CE4AB4D" w:rsidR="000D5BEF" w:rsidRPr="00306E49" w:rsidRDefault="00A814D5" w:rsidP="00A814D5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10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D60F5CB" wp14:editId="2B23A808">
            <wp:extent cx="391795" cy="260985"/>
            <wp:effectExtent l="0" t="0" r="8255" b="5715"/>
            <wp:docPr id="553" name="图片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是互素的两个正整数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如果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BC26695" wp14:editId="43D81E62">
            <wp:extent cx="326390" cy="260985"/>
            <wp:effectExtent l="0" t="0" r="0" b="5715"/>
            <wp:docPr id="552" name="图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分别遍历模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BE62318" wp14:editId="01ACDA94">
            <wp:extent cx="196215" cy="260985"/>
            <wp:effectExtent l="0" t="0" r="0" b="5715"/>
            <wp:docPr id="551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和</w:t>
      </w:r>
      <w:proofErr w:type="gramStart"/>
      <w:r w:rsidR="000D5BEF" w:rsidRPr="00306E49">
        <w:rPr>
          <w:rFonts w:ascii="Times New Roman" w:hAnsi="Times New Roman"/>
          <w:szCs w:val="24"/>
        </w:rPr>
        <w:t>模</w:t>
      </w:r>
      <w:proofErr w:type="gramEnd"/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6DD15B4" wp14:editId="0A607715">
            <wp:extent cx="196215" cy="260985"/>
            <wp:effectExtent l="0" t="0" r="0" b="5715"/>
            <wp:docPr id="550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的简化剩余系，则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A9666E4" wp14:editId="6B5098C7">
            <wp:extent cx="718185" cy="260985"/>
            <wp:effectExtent l="0" t="0" r="5715" b="5715"/>
            <wp:docPr id="549" name="图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遍历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6F62420" wp14:editId="74AEBD7D">
            <wp:extent cx="326390" cy="260985"/>
            <wp:effectExtent l="0" t="0" r="0" b="5715"/>
            <wp:docPr id="548" name="图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的简化剩余系</w:t>
      </w:r>
      <w:r w:rsidR="000D5BEF" w:rsidRPr="00306E49">
        <w:rPr>
          <w:rFonts w:ascii="Times New Roman" w:hAnsi="Times New Roman"/>
          <w:szCs w:val="24"/>
        </w:rPr>
        <w:t>.</w:t>
      </w:r>
    </w:p>
    <w:p w14:paraId="716FF2CD" w14:textId="5E5A9FA3" w:rsidR="000D5BEF" w:rsidRPr="00306E49" w:rsidRDefault="000D5BEF" w:rsidP="00A814D5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首先</w:t>
      </w:r>
      <w:r w:rsidR="00A814D5">
        <w:rPr>
          <w:rFonts w:ascii="Times New Roman" w:hAnsi="Times New Roman" w:hint="eastAsia"/>
          <w:szCs w:val="24"/>
        </w:rPr>
        <w:t>,</w:t>
      </w:r>
      <w:r w:rsidR="00A814D5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BD4BDA9" wp14:editId="1B37F010">
            <wp:extent cx="1437005" cy="260985"/>
            <wp:effectExtent l="0" t="0" r="0" b="5715"/>
            <wp:docPr id="547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时，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B7CD4A8" wp14:editId="317D4A65">
            <wp:extent cx="1437005" cy="260985"/>
            <wp:effectExtent l="0" t="0" r="0" b="5715"/>
            <wp:docPr id="546" name="图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98C8" w14:textId="6B275EE5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事实上，因为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EF73030" wp14:editId="2B796183">
            <wp:extent cx="718185" cy="260985"/>
            <wp:effectExtent l="0" t="0" r="5715" b="5715"/>
            <wp:docPr id="545" name="图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0759DB" w:rsidRPr="00BB35CE">
        <w:rPr>
          <w:rFonts w:ascii="Times New Roman" w:hAnsi="Times New Roman"/>
          <w:color w:val="000000" w:themeColor="text1"/>
          <w:szCs w:val="24"/>
        </w:rPr>
        <w:t>1.2.2</w:t>
      </w:r>
      <w:r w:rsidRPr="00BB35CE">
        <w:rPr>
          <w:rFonts w:ascii="Times New Roman" w:hAnsi="Times New Roman" w:hint="eastAsia"/>
          <w:color w:val="000000" w:themeColor="text1"/>
          <w:szCs w:val="24"/>
        </w:rPr>
        <w:t>和定理</w:t>
      </w:r>
      <w:r w:rsidRPr="00BB35CE">
        <w:rPr>
          <w:rFonts w:ascii="Times New Roman" w:hAnsi="Times New Roman"/>
          <w:color w:val="000000" w:themeColor="text1"/>
          <w:szCs w:val="24"/>
        </w:rPr>
        <w:t>1</w:t>
      </w:r>
      <w:r w:rsidR="000759DB" w:rsidRPr="00BB35CE">
        <w:rPr>
          <w:rFonts w:ascii="Times New Roman" w:hAnsi="Times New Roman"/>
          <w:color w:val="000000" w:themeColor="text1"/>
          <w:szCs w:val="24"/>
        </w:rPr>
        <w:t>.2.8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</w:t>
      </w:r>
    </w:p>
    <w:p w14:paraId="3A6C29AB" w14:textId="24E52C57" w:rsidR="000D5BEF" w:rsidRPr="00306E49" w:rsidRDefault="000D5BEF" w:rsidP="00A814D5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30"/>
          <w:szCs w:val="24"/>
        </w:rPr>
        <w:drawing>
          <wp:inline distT="0" distB="0" distL="0" distR="0" wp14:anchorId="5C005E5A" wp14:editId="5634E9CB">
            <wp:extent cx="2612390" cy="457200"/>
            <wp:effectExtent l="0" t="0" r="0" b="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9DB">
        <w:rPr>
          <w:rFonts w:ascii="Times New Roman" w:hAnsi="Times New Roman" w:hint="eastAsia"/>
          <w:szCs w:val="24"/>
        </w:rPr>
        <w:t>.</w:t>
      </w:r>
    </w:p>
    <w:p w14:paraId="7A987FF9" w14:textId="77AE4360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再根据</w:t>
      </w:r>
      <w:r w:rsidR="00135D4B" w:rsidRPr="00BB35CE">
        <w:rPr>
          <w:rFonts w:ascii="Times New Roman" w:hAnsi="Times New Roman" w:hint="eastAsia"/>
          <w:color w:val="000000" w:themeColor="text1"/>
          <w:szCs w:val="24"/>
        </w:rPr>
        <w:t>推论</w:t>
      </w:r>
      <w:r w:rsidR="00135D4B" w:rsidRPr="00BB35CE">
        <w:rPr>
          <w:rFonts w:ascii="Times New Roman" w:hAnsi="Times New Roman"/>
          <w:color w:val="000000" w:themeColor="text1"/>
          <w:szCs w:val="24"/>
        </w:rPr>
        <w:t>1.2.1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我们得到</w:t>
      </w:r>
      <w:r w:rsidR="00A814D5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5309663" wp14:editId="1717A452">
            <wp:extent cx="1437005" cy="260985"/>
            <wp:effectExtent l="0" t="0" r="0" b="5715"/>
            <wp:docPr id="543" name="图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6652" w14:textId="1E04E04B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其次</w:t>
      </w:r>
      <w:r w:rsidR="00A814D5">
        <w:rPr>
          <w:rFonts w:ascii="Times New Roman" w:hAnsi="Times New Roman" w:hint="eastAsia"/>
          <w:szCs w:val="24"/>
        </w:rPr>
        <w:t>,</w:t>
      </w:r>
      <w:r w:rsidR="00A814D5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证明模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40618D4" wp14:editId="2B1F413F">
            <wp:extent cx="326390" cy="260985"/>
            <wp:effectExtent l="0" t="0" r="0" b="5715"/>
            <wp:docPr id="542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的任一简化剩余可表示为</w:t>
      </w:r>
    </w:p>
    <w:p w14:paraId="0ACC432A" w14:textId="6273068E" w:rsidR="000D5BEF" w:rsidRPr="00306E49" w:rsidRDefault="000D5BEF" w:rsidP="00F37E21">
      <w:pPr>
        <w:snapToGrid w:val="0"/>
        <w:spacing w:line="360" w:lineRule="auto"/>
        <w:ind w:right="840"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8F32DB7" wp14:editId="4175E22F">
            <wp:extent cx="718185" cy="260985"/>
            <wp:effectExtent l="0" t="0" r="5715" b="5715"/>
            <wp:docPr id="541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position w:val="-12"/>
          <w:szCs w:val="24"/>
        </w:rPr>
        <w:t xml:space="preserve">           </w:t>
      </w:r>
      <w:r w:rsidRPr="00306E49">
        <w:rPr>
          <w:rFonts w:ascii="Times New Roman" w:hAnsi="Times New Roman"/>
          <w:szCs w:val="24"/>
        </w:rPr>
        <w:t>其中：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42DC83B" wp14:editId="132B766E">
            <wp:extent cx="1502410" cy="260985"/>
            <wp:effectExtent l="0" t="0" r="2540" b="5715"/>
            <wp:docPr id="540" name="图片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</w:p>
    <w:p w14:paraId="09472BB4" w14:textId="724F5B97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事实上，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135D4B" w:rsidRPr="00BB35CE">
        <w:rPr>
          <w:rFonts w:ascii="Times New Roman" w:hAnsi="Times New Roman"/>
          <w:color w:val="000000" w:themeColor="text1"/>
          <w:szCs w:val="24"/>
        </w:rPr>
        <w:t>2.2.</w:t>
      </w:r>
      <w:r w:rsidRPr="00BB35CE">
        <w:rPr>
          <w:rFonts w:ascii="Times New Roman" w:hAnsi="Times New Roman"/>
          <w:color w:val="000000" w:themeColor="text1"/>
          <w:szCs w:val="24"/>
        </w:rPr>
        <w:t>4</w:t>
      </w:r>
      <w:r w:rsidRPr="00306E49">
        <w:rPr>
          <w:rFonts w:ascii="Times New Roman" w:hAnsi="Times New Roman"/>
          <w:szCs w:val="24"/>
        </w:rPr>
        <w:t>，模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B6757ED" wp14:editId="7AF08483">
            <wp:extent cx="326390" cy="260985"/>
            <wp:effectExtent l="0" t="0" r="0" b="5715"/>
            <wp:docPr id="539" name="图片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的任一剩余可以表示为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6A4E66F" wp14:editId="5E4A6D0C">
            <wp:extent cx="718185" cy="260985"/>
            <wp:effectExtent l="0" t="0" r="5715" b="5715"/>
            <wp:docPr id="538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D4B">
        <w:rPr>
          <w:rFonts w:ascii="Times New Roman" w:hAnsi="Times New Roman" w:hint="eastAsia"/>
          <w:szCs w:val="24"/>
        </w:rPr>
        <w:t>.</w:t>
      </w:r>
    </w:p>
    <w:p w14:paraId="0A644B32" w14:textId="07369D05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因此，当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F28E0CD" wp14:editId="25AD5F88">
            <wp:extent cx="1437005" cy="260985"/>
            <wp:effectExtent l="0" t="0" r="0" b="5715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时，我们有</w:t>
      </w:r>
    </w:p>
    <w:p w14:paraId="44A5767C" w14:textId="6A0F5A2D" w:rsidR="000D5BEF" w:rsidRPr="00306E49" w:rsidRDefault="000D5BEF" w:rsidP="00A814D5">
      <w:pPr>
        <w:snapToGrid w:val="0"/>
        <w:spacing w:line="360" w:lineRule="auto"/>
        <w:ind w:firstLineChars="950" w:firstLine="199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E450651" wp14:editId="5EB6920D">
            <wp:extent cx="2546985" cy="260985"/>
            <wp:effectExtent l="0" t="0" r="5715" b="5715"/>
            <wp:docPr id="536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D4B">
        <w:rPr>
          <w:rFonts w:ascii="Times New Roman" w:hAnsi="Times New Roman" w:hint="eastAsia"/>
          <w:szCs w:val="24"/>
        </w:rPr>
        <w:t>.</w:t>
      </w:r>
    </w:p>
    <w:p w14:paraId="1ABF4B2A" w14:textId="681AAB7D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同理，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9103634" wp14:editId="44240C72">
            <wp:extent cx="718185" cy="260985"/>
            <wp:effectExtent l="0" t="0" r="5715" b="5715"/>
            <wp:docPr id="535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14D5">
        <w:rPr>
          <w:rFonts w:ascii="Times New Roman" w:hAnsi="Times New Roman" w:hint="eastAsia"/>
          <w:szCs w:val="24"/>
        </w:rPr>
        <w:t>.</w:t>
      </w:r>
      <w:r w:rsidR="00A814D5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结论成立</w:t>
      </w:r>
      <w:r w:rsidRPr="00306E49">
        <w:rPr>
          <w:rFonts w:ascii="Times New Roman" w:hAnsi="Times New Roman" w:hint="eastAsia"/>
          <w:szCs w:val="24"/>
        </w:rPr>
        <w:t>.</w:t>
      </w:r>
    </w:p>
    <w:p w14:paraId="2BDE0F9D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6C5220C0" w14:textId="7F9817B8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从定理</w:t>
      </w:r>
      <w:r w:rsidR="00A82CD8" w:rsidRPr="00306E49">
        <w:rPr>
          <w:rFonts w:ascii="Times New Roman" w:hAnsi="Times New Roman" w:cs="Times New Roman" w:hint="eastAsia"/>
          <w:b/>
          <w:szCs w:val="24"/>
        </w:rPr>
        <w:t>2</w:t>
      </w:r>
      <w:r w:rsidR="00A82CD8" w:rsidRPr="00306E49">
        <w:rPr>
          <w:rFonts w:ascii="Times New Roman" w:hAnsi="Times New Roman" w:cs="Times New Roman"/>
          <w:b/>
          <w:szCs w:val="24"/>
        </w:rPr>
        <w:t>.2.</w:t>
      </w:r>
      <w:r w:rsidR="00A82CD8">
        <w:rPr>
          <w:rFonts w:ascii="Times New Roman" w:hAnsi="Times New Roman" w:cs="Times New Roman"/>
          <w:b/>
          <w:szCs w:val="24"/>
        </w:rPr>
        <w:t>10</w:t>
      </w:r>
      <w:r w:rsidRPr="00306E49">
        <w:rPr>
          <w:rFonts w:ascii="Times New Roman" w:hAnsi="Times New Roman"/>
          <w:szCs w:val="24"/>
        </w:rPr>
        <w:t>我们可以推出欧拉函数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DFC4E92" wp14:editId="3A0D0DCE">
            <wp:extent cx="130810" cy="196215"/>
            <wp:effectExtent l="0" t="0" r="2540" b="0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的性质（即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35EFD2C" wp14:editId="087B95F7">
            <wp:extent cx="130810" cy="196215"/>
            <wp:effectExtent l="0" t="0" r="2540" b="0"/>
            <wp:docPr id="533" name="图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是所谓的乘性函数）</w:t>
      </w:r>
      <w:r w:rsidRPr="00306E49">
        <w:rPr>
          <w:rFonts w:ascii="Times New Roman" w:hAnsi="Times New Roman"/>
          <w:szCs w:val="24"/>
        </w:rPr>
        <w:t>.</w:t>
      </w:r>
    </w:p>
    <w:p w14:paraId="67903792" w14:textId="026B5EA4" w:rsidR="000D5BEF" w:rsidRPr="00306E49" w:rsidRDefault="00A82CD8" w:rsidP="00A82CD8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11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是互素的两个正整数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则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E235B6D" wp14:editId="2967E75F">
            <wp:extent cx="1175385" cy="196215"/>
            <wp:effectExtent l="0" t="0" r="5715" b="0"/>
            <wp:docPr id="532" name="图片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C11F" w14:textId="7D0D99A3" w:rsidR="000D5BEF" w:rsidRPr="00306E49" w:rsidRDefault="000D5BEF" w:rsidP="00A82CD8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 w:hint="eastAsia"/>
          <w:b/>
          <w:szCs w:val="24"/>
        </w:rPr>
        <w:t xml:space="preserve"> 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08727E" w:rsidRPr="00BB35CE">
        <w:rPr>
          <w:rFonts w:ascii="Times New Roman" w:hAnsi="Times New Roman"/>
          <w:color w:val="000000" w:themeColor="text1"/>
          <w:szCs w:val="24"/>
        </w:rPr>
        <w:t>2.2.10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的简化剩余系，共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D77214B" wp14:editId="47AA35F0">
            <wp:extent cx="326390" cy="196215"/>
            <wp:effectExtent l="0" t="0" r="0" b="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整数，</w:t>
      </w:r>
    </w:p>
    <w:p w14:paraId="71ED7702" w14:textId="5B09C475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以及</w:t>
      </w:r>
      <w:r w:rsidRPr="00306E49">
        <w:rPr>
          <w:rFonts w:ascii="Times New Roman" w:hAnsi="Times New Roman"/>
          <w:i/>
          <w:szCs w:val="24"/>
        </w:rPr>
        <w:t>y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的简化剩余系</w:t>
      </w:r>
      <w:r w:rsidRPr="00306E49">
        <w:rPr>
          <w:rFonts w:ascii="Times New Roman" w:hAnsi="Times New Roman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共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E44F2AA" wp14:editId="079ADC80">
            <wp:extent cx="326390" cy="196215"/>
            <wp:effectExtent l="0" t="0" r="0" b="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06E49">
        <w:rPr>
          <w:rFonts w:ascii="Times New Roman" w:hAnsi="Times New Roman"/>
          <w:szCs w:val="24"/>
        </w:rPr>
        <w:t>个</w:t>
      </w:r>
      <w:proofErr w:type="gramEnd"/>
      <w:r w:rsidRPr="00306E49">
        <w:rPr>
          <w:rFonts w:ascii="Times New Roman" w:hAnsi="Times New Roman"/>
          <w:szCs w:val="24"/>
        </w:rPr>
        <w:t>整数时，</w:t>
      </w:r>
    </w:p>
    <w:p w14:paraId="3DFB8322" w14:textId="7EB61F4E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proofErr w:type="spellStart"/>
      <w:r w:rsidRPr="00306E49">
        <w:rPr>
          <w:rFonts w:ascii="Times New Roman" w:hAnsi="Times New Roman"/>
          <w:i/>
          <w:szCs w:val="24"/>
        </w:rPr>
        <w:lastRenderedPageBreak/>
        <w:t>ym</w:t>
      </w:r>
      <w:r w:rsidRPr="00306E49">
        <w:rPr>
          <w:rFonts w:ascii="Times New Roman" w:hAnsi="Times New Roman"/>
          <w:szCs w:val="24"/>
        </w:rPr>
        <w:t>+</w:t>
      </w:r>
      <w:r w:rsidRPr="00306E49">
        <w:rPr>
          <w:rFonts w:ascii="Times New Roman" w:hAnsi="Times New Roman"/>
          <w:i/>
          <w:szCs w:val="24"/>
        </w:rPr>
        <w:t>xn</w:t>
      </w:r>
      <w:proofErr w:type="spellEnd"/>
      <w:r w:rsidRPr="00306E49">
        <w:rPr>
          <w:rFonts w:ascii="Times New Roman" w:hAnsi="Times New Roman"/>
          <w:szCs w:val="24"/>
        </w:rPr>
        <w:t>遍历</w:t>
      </w:r>
      <w:proofErr w:type="spellStart"/>
      <w:r w:rsidRPr="00306E49">
        <w:rPr>
          <w:rFonts w:ascii="Times New Roman" w:hAnsi="Times New Roman"/>
          <w:i/>
          <w:szCs w:val="24"/>
        </w:rPr>
        <w:t>mn</w:t>
      </w:r>
      <w:proofErr w:type="spellEnd"/>
      <w:r w:rsidRPr="00306E49">
        <w:rPr>
          <w:rFonts w:ascii="Times New Roman" w:hAnsi="Times New Roman"/>
          <w:szCs w:val="24"/>
        </w:rPr>
        <w:t>的简化剩余系，其整数个数为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61E5B58" wp14:editId="711CF37E">
            <wp:extent cx="653415" cy="196215"/>
            <wp:effectExtent l="0" t="0" r="0" b="0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74E28F7B" w14:textId="690C73ED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proofErr w:type="gramStart"/>
      <w:r w:rsidRPr="00306E49">
        <w:rPr>
          <w:rFonts w:ascii="Times New Roman" w:hAnsi="Times New Roman"/>
          <w:szCs w:val="24"/>
        </w:rPr>
        <w:t>但模</w:t>
      </w:r>
      <w:proofErr w:type="spellStart"/>
      <w:proofErr w:type="gramEnd"/>
      <w:r w:rsidRPr="00306E49">
        <w:rPr>
          <w:rFonts w:ascii="Times New Roman" w:hAnsi="Times New Roman"/>
          <w:i/>
          <w:szCs w:val="24"/>
        </w:rPr>
        <w:t>mn</w:t>
      </w:r>
      <w:proofErr w:type="spellEnd"/>
      <w:r w:rsidRPr="00306E49">
        <w:rPr>
          <w:rFonts w:ascii="Times New Roman" w:hAnsi="Times New Roman"/>
          <w:szCs w:val="24"/>
        </w:rPr>
        <w:t>的简化剩余系的元素个数又为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5A314E9" wp14:editId="231EA0D3">
            <wp:extent cx="457200" cy="196215"/>
            <wp:effectExtent l="0" t="0" r="0" b="0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</w:p>
    <w:p w14:paraId="32A7639C" w14:textId="36FC6194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因此，所以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C661599" wp14:editId="11C112D6">
            <wp:extent cx="1175385" cy="196215"/>
            <wp:effectExtent l="0" t="0" r="5715" b="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hint="eastAsia"/>
          <w:szCs w:val="24"/>
        </w:rPr>
        <w:t>.</w:t>
      </w:r>
    </w:p>
    <w:p w14:paraId="0E3B4256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126C857B" w14:textId="38B9D90B" w:rsidR="000D5BEF" w:rsidRDefault="00A82CD8" w:rsidP="00A82CD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13  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φ(143)</m:t>
        </m:r>
      </m:oMath>
      <w:r w:rsidR="0008727E">
        <w:rPr>
          <w:rFonts w:ascii="Times New Roman" w:hAnsi="Times New Roman" w:hint="eastAsia"/>
          <w:szCs w:val="24"/>
        </w:rPr>
        <w:t xml:space="preserve"> = </w:t>
      </w:r>
      <m:oMath>
        <m:r>
          <w:rPr>
            <w:rFonts w:ascii="Cambria Math" w:hAnsi="Cambria Math"/>
            <w:szCs w:val="24"/>
          </w:rPr>
          <m:t>φ(11)φ(13)</m:t>
        </m:r>
      </m:oMath>
      <w:r w:rsidR="0008727E">
        <w:rPr>
          <w:rFonts w:ascii="Times New Roman" w:hAnsi="Times New Roman" w:hint="eastAsia"/>
          <w:szCs w:val="24"/>
        </w:rPr>
        <w:t xml:space="preserve"> = 10</w:t>
      </w:r>
      <w:r w:rsidR="0008727E">
        <w:rPr>
          <w:rFonts w:ascii="Times New Roman" w:hAnsi="Times New Roman"/>
          <w:szCs w:val="24"/>
        </w:rPr>
        <w:sym w:font="Wingdings" w:char="F09E"/>
      </w:r>
      <w:r w:rsidR="0008727E">
        <w:rPr>
          <w:rFonts w:ascii="Times New Roman" w:hAnsi="Times New Roman" w:hint="eastAsia"/>
          <w:szCs w:val="24"/>
        </w:rPr>
        <w:t xml:space="preserve">12 = 120. </w:t>
      </w:r>
    </w:p>
    <w:p w14:paraId="3DF08A61" w14:textId="22F14004" w:rsidR="0008727E" w:rsidRPr="00306E49" w:rsidRDefault="0008727E" w:rsidP="00BB35CE">
      <w:pPr>
        <w:snapToGrid w:val="0"/>
        <w:spacing w:line="360" w:lineRule="auto"/>
        <w:ind w:firstLineChars="540" w:firstLine="1134"/>
        <w:rPr>
          <w:rFonts w:ascii="Times New Roman" w:hAnsi="Times New Roman"/>
          <w:szCs w:val="24"/>
        </w:rPr>
      </w:pPr>
      <m:oMath>
        <m:r>
          <w:rPr>
            <w:rFonts w:ascii="Cambria Math" w:hAnsi="Cambria Math"/>
            <w:szCs w:val="24"/>
          </w:rPr>
          <m:t>φ(105)</m:t>
        </m:r>
      </m:oMath>
      <w:r>
        <w:rPr>
          <w:rFonts w:ascii="Times New Roman" w:hAnsi="Times New Roman" w:hint="eastAsia"/>
          <w:szCs w:val="24"/>
        </w:rPr>
        <w:t xml:space="preserve"> = </w:t>
      </w:r>
      <m:oMath>
        <m:r>
          <w:rPr>
            <w:rFonts w:ascii="Cambria Math" w:hAnsi="Cambria Math"/>
            <w:szCs w:val="24"/>
          </w:rPr>
          <m:t>φ(3)φ(5)φ(7)</m:t>
        </m:r>
      </m:oMath>
      <w:r>
        <w:rPr>
          <w:rFonts w:ascii="Times New Roman" w:hAnsi="Times New Roman" w:hint="eastAsia"/>
          <w:szCs w:val="24"/>
        </w:rPr>
        <w:t xml:space="preserve"> = 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6 = 48.</w:t>
      </w:r>
    </w:p>
    <w:p w14:paraId="7C4CD0C7" w14:textId="77777777" w:rsidR="000D5BEF" w:rsidRPr="00306E49" w:rsidRDefault="000D5BEF" w:rsidP="00BB35CE">
      <w:pPr>
        <w:snapToGrid w:val="0"/>
        <w:spacing w:line="360" w:lineRule="auto"/>
        <w:ind w:firstLineChars="500" w:firstLine="1050"/>
        <w:rPr>
          <w:rFonts w:ascii="Times New Roman" w:hAnsi="Times New Roman"/>
          <w:b/>
          <w:szCs w:val="24"/>
        </w:rPr>
      </w:pPr>
    </w:p>
    <w:p w14:paraId="29F24B92" w14:textId="44AC170E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下面给出欧拉函数的计算</w:t>
      </w:r>
      <w:r w:rsidR="00951C5E">
        <w:rPr>
          <w:rFonts w:ascii="Times New Roman" w:hAnsi="Times New Roman" w:hint="eastAsia"/>
          <w:szCs w:val="24"/>
        </w:rPr>
        <w:t>公式</w:t>
      </w:r>
      <w:r w:rsidR="00951C5E">
        <w:rPr>
          <w:rFonts w:ascii="Times New Roman" w:hAnsi="Times New Roman" w:hint="eastAsia"/>
          <w:szCs w:val="24"/>
        </w:rPr>
        <w:t>.</w:t>
      </w:r>
    </w:p>
    <w:p w14:paraId="5F74F2EA" w14:textId="134D0F7F" w:rsidR="000D5BEF" w:rsidRPr="00306E49" w:rsidRDefault="00A82CD8" w:rsidP="00A82CD8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12 </w:t>
      </w:r>
      <w:r w:rsidR="000D5BEF" w:rsidRPr="00306E49">
        <w:rPr>
          <w:rFonts w:ascii="Times New Roman" w:hAnsi="Times New Roman"/>
          <w:szCs w:val="24"/>
        </w:rPr>
        <w:t>设正整数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有标准因数分解式为</w:t>
      </w:r>
      <w:r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/>
          <w:noProof/>
          <w:position w:val="-32"/>
          <w:szCs w:val="24"/>
        </w:rPr>
        <w:drawing>
          <wp:inline distT="0" distB="0" distL="0" distR="0" wp14:anchorId="2A2B1982" wp14:editId="09CC8329">
            <wp:extent cx="1371600" cy="391795"/>
            <wp:effectExtent l="0" t="0" r="0" b="8255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,</w:t>
      </w:r>
    </w:p>
    <w:p w14:paraId="7342B2AB" w14:textId="34D79B99" w:rsidR="000D5BEF" w:rsidRPr="00306E49" w:rsidRDefault="000D5BEF" w:rsidP="00A82CD8">
      <w:pPr>
        <w:snapToGrid w:val="0"/>
        <w:spacing w:line="360" w:lineRule="auto"/>
        <w:ind w:firstLineChars="700" w:firstLine="147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则</w:t>
      </w:r>
      <w:r w:rsidR="0068396C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32"/>
          <w:szCs w:val="24"/>
        </w:rPr>
        <w:drawing>
          <wp:inline distT="0" distB="0" distL="0" distR="0" wp14:anchorId="527E5981" wp14:editId="6F15E623">
            <wp:extent cx="2546985" cy="457200"/>
            <wp:effectExtent l="0" t="0" r="5715" b="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.</w:t>
      </w:r>
    </w:p>
    <w:p w14:paraId="60CD4693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hint="eastAsia"/>
          <w:b/>
          <w:szCs w:val="24"/>
        </w:rPr>
        <w:t>证</w:t>
      </w:r>
      <w:r w:rsidRPr="00306E49">
        <w:rPr>
          <w:rFonts w:ascii="Times New Roman" w:hAnsi="Times New Roman" w:hint="eastAsia"/>
          <w:b/>
          <w:szCs w:val="24"/>
        </w:rPr>
        <w:t xml:space="preserve">  </w:t>
      </w:r>
      <w:r w:rsidRPr="00306E49">
        <w:rPr>
          <w:rFonts w:ascii="Times New Roman" w:hAnsi="Times New Roman"/>
          <w:szCs w:val="24"/>
        </w:rPr>
        <w:t>根据欧拉函数的可乘性</w:t>
      </w:r>
      <w:r w:rsidRPr="00306E49">
        <w:rPr>
          <w:rFonts w:ascii="Times New Roman" w:hAnsi="Times New Roman" w:hint="eastAsia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</w:t>
      </w:r>
    </w:p>
    <w:p w14:paraId="3E196A5E" w14:textId="69820BBB" w:rsidR="000D5BEF" w:rsidRPr="00306E49" w:rsidRDefault="000D5BEF" w:rsidP="0068396C">
      <w:pPr>
        <w:snapToGrid w:val="0"/>
        <w:spacing w:line="360" w:lineRule="auto"/>
        <w:ind w:firstLineChars="1050" w:firstLine="220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2"/>
          <w:szCs w:val="24"/>
        </w:rPr>
        <w:drawing>
          <wp:inline distT="0" distB="0" distL="0" distR="0" wp14:anchorId="543C9C6D" wp14:editId="0709611D">
            <wp:extent cx="1697990" cy="1175385"/>
            <wp:effectExtent l="0" t="0" r="0" b="5715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.</w:t>
      </w:r>
    </w:p>
    <w:p w14:paraId="0C0846FA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5A00DF6D" w14:textId="7C1BEB5A" w:rsidR="000D5BEF" w:rsidRPr="00306E49" w:rsidRDefault="00A82CD8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>注</w:t>
      </w:r>
      <w:r>
        <w:rPr>
          <w:rFonts w:ascii="Times New Roman" w:hAnsi="Times New Roman" w:hint="eastAsia"/>
          <w:b/>
          <w:szCs w:val="24"/>
        </w:rPr>
        <w:t>1</w:t>
      </w:r>
      <w:r>
        <w:rPr>
          <w:rFonts w:ascii="Times New Roman" w:hAnsi="Times New Roman" w:hint="eastAsia"/>
          <w:b/>
          <w:szCs w:val="24"/>
        </w:rPr>
        <w:t>：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q</w:t>
      </w:r>
      <w:r w:rsidR="000D5BEF" w:rsidRPr="00306E49">
        <w:rPr>
          <w:rFonts w:ascii="Times New Roman" w:hAnsi="Times New Roman"/>
          <w:szCs w:val="24"/>
        </w:rPr>
        <w:t>是不同的素数，则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449F763" wp14:editId="0A22D82A">
            <wp:extent cx="1371600" cy="196215"/>
            <wp:effectExtent l="0" t="0" r="0" b="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.</w:t>
      </w:r>
    </w:p>
    <w:p w14:paraId="5B979A26" w14:textId="00DD0EAE" w:rsidR="000D5BEF" w:rsidRPr="00306E49" w:rsidRDefault="000D5BEF" w:rsidP="00A82CD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 xml:space="preserve">    </w:t>
      </w:r>
      <w:r w:rsidRPr="00306E49">
        <w:rPr>
          <w:rFonts w:ascii="Times New Roman" w:hAnsi="Times New Roman"/>
          <w:b/>
          <w:szCs w:val="24"/>
        </w:rPr>
        <w:t>注</w:t>
      </w:r>
      <w:r w:rsidR="00A82CD8">
        <w:rPr>
          <w:rFonts w:ascii="Times New Roman" w:hAnsi="Times New Roman"/>
          <w:b/>
          <w:szCs w:val="24"/>
        </w:rPr>
        <w:t>2</w:t>
      </w:r>
      <w:r w:rsidRPr="00306E49">
        <w:rPr>
          <w:rFonts w:ascii="Times New Roman" w:hAnsi="Times New Roman"/>
          <w:b/>
          <w:szCs w:val="24"/>
        </w:rPr>
        <w:t>：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为合数，且不知道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的因数分解式时，通常很难求出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的欧拉函数值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FFBD106" wp14:editId="53386A98">
            <wp:extent cx="326390" cy="196215"/>
            <wp:effectExtent l="0" t="0" r="0" b="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67C9D267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4499B905" w14:textId="07D7B48F" w:rsidR="000D5BEF" w:rsidRPr="00306E49" w:rsidRDefault="00A82CD8" w:rsidP="00A82CD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14 </w:t>
      </w:r>
      <w:r w:rsidR="000D5BEF" w:rsidRPr="00306E49">
        <w:rPr>
          <w:rFonts w:ascii="Times New Roman" w:hAnsi="Times New Roman"/>
          <w:szCs w:val="24"/>
        </w:rPr>
        <w:t>设正整数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是两个不同素数的乘积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如果知道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和欧拉函数值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A8EE06B" wp14:editId="38DE9EA1">
            <wp:extent cx="326390" cy="196215"/>
            <wp:effectExtent l="0" t="0" r="0" b="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，则可求出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的因数分解式</w:t>
      </w:r>
      <w:r w:rsidR="000D5BEF" w:rsidRPr="00306E49">
        <w:rPr>
          <w:rFonts w:ascii="Times New Roman" w:hAnsi="Times New Roman"/>
          <w:szCs w:val="24"/>
        </w:rPr>
        <w:t>.</w:t>
      </w:r>
    </w:p>
    <w:p w14:paraId="585BDB78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考虑未知数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q</w:t>
      </w:r>
      <w:r w:rsidRPr="00306E49">
        <w:rPr>
          <w:rFonts w:ascii="Times New Roman" w:hAnsi="Times New Roman"/>
          <w:szCs w:val="24"/>
        </w:rPr>
        <w:t>的方程组：</w:t>
      </w:r>
    </w:p>
    <w:p w14:paraId="56FF5E96" w14:textId="0E597F70" w:rsidR="000D5BEF" w:rsidRPr="00306E49" w:rsidRDefault="000D5BEF" w:rsidP="00A82CD8">
      <w:pPr>
        <w:snapToGrid w:val="0"/>
        <w:spacing w:line="360" w:lineRule="auto"/>
        <w:ind w:firstLineChars="1100" w:firstLine="231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30"/>
          <w:szCs w:val="24"/>
        </w:rPr>
        <w:drawing>
          <wp:inline distT="0" distB="0" distL="0" distR="0" wp14:anchorId="564451D8" wp14:editId="699B8566">
            <wp:extent cx="1240790" cy="457200"/>
            <wp:effectExtent l="0" t="0" r="0" b="0"/>
            <wp:docPr id="517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9216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根据多项式的根与系数之间的关系，我们可以从二次方程</w:t>
      </w:r>
    </w:p>
    <w:p w14:paraId="31DD178E" w14:textId="1434CD86" w:rsidR="000D5BEF" w:rsidRPr="00306E49" w:rsidRDefault="000D5BEF" w:rsidP="00A82CD8">
      <w:pPr>
        <w:snapToGrid w:val="0"/>
        <w:spacing w:line="360" w:lineRule="auto"/>
        <w:ind w:firstLineChars="900" w:firstLine="189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604B7BE" wp14:editId="0AC72075">
            <wp:extent cx="1632585" cy="260985"/>
            <wp:effectExtent l="0" t="0" r="5715" b="5715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79F5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求出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的因数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q</w:t>
      </w:r>
      <w:r w:rsidRPr="00306E49">
        <w:rPr>
          <w:rFonts w:ascii="Times New Roman" w:hAnsi="Times New Roman"/>
          <w:szCs w:val="24"/>
        </w:rPr>
        <w:t>.</w:t>
      </w:r>
    </w:p>
    <w:p w14:paraId="06975423" w14:textId="77777777" w:rsidR="00424DE1" w:rsidRPr="00306E49" w:rsidRDefault="00424DE1" w:rsidP="00424DE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306E49">
        <w:rPr>
          <w:rFonts w:ascii="Times New Roman" w:hAnsi="Times New Roman" w:cs="Times New Roman"/>
          <w:b/>
          <w:sz w:val="24"/>
          <w:szCs w:val="24"/>
        </w:rPr>
        <w:t xml:space="preserve">.2.4 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欧拉定理、费马小定理及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Wilson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定理</w:t>
      </w:r>
    </w:p>
    <w:p w14:paraId="6C87284F" w14:textId="0ADA1934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hint="eastAsia"/>
          <w:szCs w:val="24"/>
        </w:rPr>
        <w:t>在实际应用中，经常要考虑模</w:t>
      </w:r>
      <w:proofErr w:type="gramStart"/>
      <w:r w:rsidR="0083668E">
        <w:rPr>
          <w:rFonts w:ascii="Times New Roman" w:hAnsi="Times New Roman" w:hint="eastAsia"/>
          <w:szCs w:val="24"/>
        </w:rPr>
        <w:t>幂</w:t>
      </w:r>
      <w:proofErr w:type="gramEnd"/>
      <w:r w:rsidR="002C386A">
        <w:rPr>
          <w:rFonts w:ascii="Times New Roman" w:hAnsi="Times New Roman" w:hint="eastAsia"/>
          <w:szCs w:val="24"/>
        </w:rPr>
        <w:t>运算</w:t>
      </w:r>
      <w:r w:rsidR="007C4CC9">
        <w:rPr>
          <w:rFonts w:ascii="Times New Roman" w:hAnsi="Times New Roman" w:hint="eastAsia"/>
          <w:szCs w:val="24"/>
        </w:rPr>
        <w:t>，即</w:t>
      </w:r>
      <w:r w:rsidR="007C4CC9">
        <w:rPr>
          <w:rFonts w:ascii="Times New Roman" w:hAnsi="Times New Roman" w:hint="eastAsia"/>
          <w:szCs w:val="24"/>
        </w:rPr>
        <w:t xml:space="preserve"> </w:t>
      </w:r>
      <w:proofErr w:type="spellStart"/>
      <w:r w:rsidR="007C4CC9" w:rsidRPr="00BB35CE">
        <w:rPr>
          <w:rFonts w:ascii="Times New Roman" w:hAnsi="Times New Roman"/>
          <w:i/>
          <w:iCs/>
          <w:szCs w:val="24"/>
        </w:rPr>
        <w:t>a</w:t>
      </w:r>
      <w:r w:rsidR="007C4CC9" w:rsidRPr="00BB35CE">
        <w:rPr>
          <w:rFonts w:ascii="Times New Roman" w:hAnsi="Times New Roman"/>
          <w:i/>
          <w:iCs/>
          <w:szCs w:val="24"/>
          <w:vertAlign w:val="superscript"/>
        </w:rPr>
        <w:t>k</w:t>
      </w:r>
      <w:proofErr w:type="spellEnd"/>
      <w:r w:rsidR="007C4CC9">
        <w:rPr>
          <w:rFonts w:ascii="Times New Roman" w:hAnsi="Times New Roman" w:hint="eastAsia"/>
          <w:szCs w:val="24"/>
        </w:rPr>
        <w:t xml:space="preserve"> (mod </w:t>
      </w:r>
      <w:r w:rsidR="007C4CC9" w:rsidRPr="00BB35CE">
        <w:rPr>
          <w:rFonts w:ascii="Times New Roman" w:hAnsi="Times New Roman"/>
          <w:i/>
          <w:iCs/>
          <w:szCs w:val="24"/>
        </w:rPr>
        <w:t>m</w:t>
      </w:r>
      <w:r w:rsidR="007C4CC9">
        <w:rPr>
          <w:rFonts w:ascii="Times New Roman" w:hAnsi="Times New Roman" w:hint="eastAsia"/>
          <w:szCs w:val="24"/>
        </w:rPr>
        <w:t>)</w:t>
      </w:r>
      <w:r w:rsidRPr="00306E49">
        <w:rPr>
          <w:rFonts w:ascii="Times New Roman" w:hAnsi="Times New Roman" w:hint="eastAsia"/>
          <w:szCs w:val="24"/>
        </w:rPr>
        <w:t xml:space="preserve">. </w:t>
      </w:r>
      <w:r w:rsidR="007C4CC9">
        <w:rPr>
          <w:rFonts w:ascii="Times New Roman" w:hAnsi="Times New Roman" w:hint="eastAsia"/>
          <w:szCs w:val="24"/>
        </w:rPr>
        <w:t>为此</w:t>
      </w:r>
      <w:r w:rsidR="007C4CC9">
        <w:rPr>
          <w:rFonts w:ascii="Times New Roman" w:hAnsi="Times New Roman" w:hint="eastAsia"/>
          <w:szCs w:val="24"/>
        </w:rPr>
        <w:t xml:space="preserve">, </w:t>
      </w:r>
      <w:r w:rsidR="00A82CD8">
        <w:rPr>
          <w:rFonts w:ascii="Times New Roman" w:hAnsi="Times New Roman" w:hint="eastAsia"/>
          <w:szCs w:val="24"/>
        </w:rPr>
        <w:t>本节</w:t>
      </w:r>
      <w:r w:rsidRPr="00306E49">
        <w:rPr>
          <w:rFonts w:ascii="Times New Roman" w:hAnsi="Times New Roman" w:hint="eastAsia"/>
          <w:szCs w:val="24"/>
        </w:rPr>
        <w:t>我们</w:t>
      </w:r>
      <w:r w:rsidR="007C4CC9">
        <w:rPr>
          <w:rFonts w:ascii="Times New Roman" w:hAnsi="Times New Roman" w:hint="eastAsia"/>
          <w:szCs w:val="24"/>
        </w:rPr>
        <w:t>先</w:t>
      </w:r>
      <w:r w:rsidRPr="00306E49">
        <w:rPr>
          <w:rFonts w:ascii="Times New Roman" w:hAnsi="Times New Roman" w:hint="eastAsia"/>
          <w:szCs w:val="24"/>
        </w:rPr>
        <w:t>学习三个</w:t>
      </w:r>
      <w:r w:rsidR="00A82CD8">
        <w:rPr>
          <w:rFonts w:ascii="Times New Roman" w:hAnsi="Times New Roman" w:hint="eastAsia"/>
          <w:szCs w:val="24"/>
        </w:rPr>
        <w:t>重要</w:t>
      </w:r>
      <w:r w:rsidR="007C4CC9">
        <w:rPr>
          <w:rFonts w:ascii="Times New Roman" w:hAnsi="Times New Roman" w:hint="eastAsia"/>
          <w:szCs w:val="24"/>
        </w:rPr>
        <w:lastRenderedPageBreak/>
        <w:t>的</w:t>
      </w:r>
      <w:r w:rsidRPr="00306E49">
        <w:rPr>
          <w:rFonts w:ascii="Times New Roman" w:hAnsi="Times New Roman" w:hint="eastAsia"/>
          <w:szCs w:val="24"/>
        </w:rPr>
        <w:t>定理</w:t>
      </w:r>
      <w:r w:rsidRPr="00306E49">
        <w:rPr>
          <w:rFonts w:ascii="Times New Roman" w:hAnsi="Times New Roman" w:hint="eastAsia"/>
          <w:szCs w:val="24"/>
        </w:rPr>
        <w:t xml:space="preserve">. </w:t>
      </w:r>
    </w:p>
    <w:p w14:paraId="7774CEB2" w14:textId="1C6BC6DF" w:rsidR="000D5BEF" w:rsidRPr="00306E49" w:rsidRDefault="00383DF8" w:rsidP="00383DF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15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=2</w:t>
      </w:r>
      <w:r w:rsidR="000D5BEF" w:rsidRPr="00306E49">
        <w:rPr>
          <w:rFonts w:ascii="Times New Roman" w:hAnsi="Times New Roman"/>
          <w:szCs w:val="24"/>
        </w:rPr>
        <w:t>，我们有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75357D1" wp14:editId="6146B9E2">
            <wp:extent cx="1240790" cy="196215"/>
            <wp:effectExtent l="0" t="0" r="0" b="0"/>
            <wp:docPr id="49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572A8616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考虑模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的最小非负简化剩余系</w:t>
      </w:r>
      <w:r w:rsidRPr="00306E49">
        <w:rPr>
          <w:rFonts w:ascii="Times New Roman" w:hAnsi="Times New Roman"/>
          <w:i/>
          <w:szCs w:val="24"/>
        </w:rPr>
        <w:t xml:space="preserve">x </w:t>
      </w:r>
      <w:r w:rsidRPr="00306E49">
        <w:rPr>
          <w:rFonts w:ascii="Times New Roman" w:hAnsi="Times New Roman"/>
          <w:szCs w:val="24"/>
        </w:rPr>
        <w:t>=  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4,  5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6</w:t>
      </w:r>
      <w:r w:rsidRPr="00306E49">
        <w:rPr>
          <w:rFonts w:ascii="Times New Roman" w:hAnsi="Times New Roman"/>
          <w:szCs w:val="24"/>
        </w:rPr>
        <w:t>，我们有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i/>
          <w:szCs w:val="24"/>
        </w:rPr>
        <w:t>x=</w:t>
      </w:r>
    </w:p>
    <w:p w14:paraId="1566EAE9" w14:textId="37D772B7" w:rsidR="000D5BEF" w:rsidRPr="00306E49" w:rsidRDefault="000D5BEF" w:rsidP="0068396C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28"/>
          <w:szCs w:val="24"/>
        </w:rPr>
        <w:drawing>
          <wp:inline distT="0" distB="0" distL="0" distR="0" wp14:anchorId="335CC38B" wp14:editId="4F34CE34">
            <wp:extent cx="2286000" cy="457200"/>
            <wp:effectExtent l="0" t="0" r="0" b="0"/>
            <wp:docPr id="49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BC38" w14:textId="6C058CC5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上述</w:t>
      </w:r>
      <w:r w:rsidR="00A96902">
        <w:rPr>
          <w:rFonts w:ascii="Times New Roman" w:hAnsi="Times New Roman" w:hint="eastAsia"/>
          <w:szCs w:val="24"/>
        </w:rPr>
        <w:t>式子</w:t>
      </w:r>
      <w:r w:rsidRPr="00306E49">
        <w:rPr>
          <w:rFonts w:ascii="Times New Roman" w:hAnsi="Times New Roman"/>
          <w:szCs w:val="24"/>
        </w:rPr>
        <w:t>左右对应相乘，得到</w:t>
      </w:r>
    </w:p>
    <w:p w14:paraId="6F97866F" w14:textId="120C992E" w:rsidR="000D5BEF" w:rsidRPr="00306E49" w:rsidRDefault="000D5BEF" w:rsidP="0068396C">
      <w:pPr>
        <w:snapToGrid w:val="0"/>
        <w:spacing w:line="360" w:lineRule="auto"/>
        <w:ind w:firstLineChars="750" w:firstLine="157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8C68471" wp14:editId="7999883E">
            <wp:extent cx="3396615" cy="196215"/>
            <wp:effectExtent l="0" t="0" r="0" b="0"/>
            <wp:docPr id="494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103E" w14:textId="08537705" w:rsidR="000D5BEF" w:rsidRPr="00306E49" w:rsidRDefault="000D5BEF" w:rsidP="0068396C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或</w:t>
      </w:r>
      <w:r w:rsidR="0068396C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2D38777" wp14:editId="3380F0BD">
            <wp:extent cx="2482215" cy="260985"/>
            <wp:effectExtent l="0" t="0" r="0" b="5715"/>
            <wp:docPr id="493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79F" w14:textId="0231D863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注意到</w:t>
      </w:r>
      <w:r w:rsidR="00AB5AB2">
        <w:rPr>
          <w:rFonts w:ascii="Times New Roman" w:hAnsi="Times New Roman" w:hint="eastAsia"/>
          <w:szCs w:val="24"/>
        </w:rPr>
        <w:t xml:space="preserve"> </w:t>
      </w:r>
      <w:r w:rsidR="00AB5AB2">
        <w:rPr>
          <w:rFonts w:ascii="Times New Roman" w:hAnsi="Times New Roman"/>
          <w:szCs w:val="24"/>
        </w:rPr>
        <w:t xml:space="preserve"> 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800C4B6" wp14:editId="5712BF7F">
            <wp:extent cx="3396615" cy="196215"/>
            <wp:effectExtent l="0" t="0" r="0" b="0"/>
            <wp:docPr id="492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5532" w14:textId="09AEBA56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故</w:t>
      </w:r>
      <w:r w:rsidR="007C4CC9">
        <w:rPr>
          <w:rFonts w:ascii="Times New Roman" w:hAnsi="Times New Roman" w:hint="eastAsia"/>
          <w:szCs w:val="24"/>
        </w:rPr>
        <w:t xml:space="preserve"> 2</w:t>
      </w:r>
      <w:r w:rsidR="007C4CC9" w:rsidRPr="00BB35CE">
        <w:rPr>
          <w:rFonts w:ascii="Times New Roman" w:hAnsi="Times New Roman"/>
          <w:szCs w:val="24"/>
          <w:vertAlign w:val="superscript"/>
        </w:rPr>
        <w:t>6</w:t>
      </w:r>
      <m:oMath>
        <m:r>
          <w:rPr>
            <w:rFonts w:ascii="Cambria Math" w:hAnsi="Cambria Math"/>
            <w:szCs w:val="24"/>
          </w:rPr>
          <m:t>≡</m:t>
        </m:r>
      </m:oMath>
      <w:r w:rsidR="007C4CC9">
        <w:rPr>
          <w:rFonts w:ascii="Times New Roman" w:hAnsi="Times New Roman" w:hint="eastAsia"/>
          <w:szCs w:val="24"/>
        </w:rPr>
        <w:t xml:space="preserve"> 1 (mod 7)</w:t>
      </w:r>
      <w:r w:rsidRPr="00306E49">
        <w:rPr>
          <w:rFonts w:ascii="Times New Roman" w:hAnsi="Times New Roman"/>
          <w:szCs w:val="24"/>
        </w:rPr>
        <w:t>.</w:t>
      </w:r>
    </w:p>
    <w:p w14:paraId="66432F1C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3A733E1B" w14:textId="0BFA039F" w:rsidR="000D5BEF" w:rsidRPr="00306E49" w:rsidRDefault="00383DF8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16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=30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，我们有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042AB7B" wp14:editId="7077D472">
            <wp:extent cx="1371600" cy="196215"/>
            <wp:effectExtent l="0" t="0" r="0" b="0"/>
            <wp:docPr id="490" name="图片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72227217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考虑</w:t>
      </w:r>
      <w:r w:rsidRPr="00383DF8">
        <w:rPr>
          <w:rFonts w:ascii="Times New Roman" w:hAnsi="Times New Roman"/>
          <w:szCs w:val="24"/>
        </w:rPr>
        <w:t>模</w:t>
      </w:r>
      <w:r w:rsidRPr="00383DF8">
        <w:rPr>
          <w:rFonts w:ascii="Times New Roman" w:hAnsi="Times New Roman"/>
          <w:szCs w:val="24"/>
        </w:rPr>
        <w:t>30</w:t>
      </w:r>
      <w:r w:rsidRPr="00306E49">
        <w:rPr>
          <w:rFonts w:ascii="Times New Roman" w:hAnsi="Times New Roman"/>
          <w:szCs w:val="24"/>
        </w:rPr>
        <w:t>的最小非负简化剩余系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13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17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19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23,  29</w:t>
      </w:r>
      <w:r w:rsidRPr="00306E49">
        <w:rPr>
          <w:rFonts w:ascii="Times New Roman" w:hAnsi="Times New Roman"/>
          <w:szCs w:val="24"/>
        </w:rPr>
        <w:t>，我们有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=</w:t>
      </w:r>
    </w:p>
    <w:p w14:paraId="2E7FC5DB" w14:textId="1FE3D9F3" w:rsidR="000D5BEF" w:rsidRPr="00306E49" w:rsidRDefault="000D5BEF" w:rsidP="00AB5AB2">
      <w:pPr>
        <w:snapToGrid w:val="0"/>
        <w:spacing w:line="360" w:lineRule="auto"/>
        <w:ind w:firstLineChars="850" w:firstLine="178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46"/>
          <w:szCs w:val="24"/>
        </w:rPr>
        <w:drawing>
          <wp:inline distT="0" distB="0" distL="0" distR="0" wp14:anchorId="58B96ABE" wp14:editId="5CFE392A">
            <wp:extent cx="3723005" cy="653415"/>
            <wp:effectExtent l="0" t="0" r="0" b="0"/>
            <wp:docPr id="489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32CE" w14:textId="6F485AB2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上述</w:t>
      </w:r>
      <w:r w:rsidR="00A96902">
        <w:rPr>
          <w:rFonts w:ascii="Times New Roman" w:hAnsi="Times New Roman" w:hint="eastAsia"/>
          <w:szCs w:val="24"/>
        </w:rPr>
        <w:t>式子</w:t>
      </w:r>
      <w:r w:rsidRPr="00306E49">
        <w:rPr>
          <w:rFonts w:ascii="Times New Roman" w:hAnsi="Times New Roman"/>
          <w:szCs w:val="24"/>
        </w:rPr>
        <w:t>左右对应相乘，得到</w:t>
      </w:r>
    </w:p>
    <w:p w14:paraId="1267F749" w14:textId="4936A57B" w:rsidR="000D5BEF" w:rsidRPr="00306E49" w:rsidRDefault="000D5BEF" w:rsidP="00AB5AB2">
      <w:pPr>
        <w:snapToGrid w:val="0"/>
        <w:spacing w:line="360" w:lineRule="auto"/>
        <w:ind w:firstLineChars="1050" w:firstLine="220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28"/>
          <w:szCs w:val="24"/>
        </w:rPr>
        <w:drawing>
          <wp:inline distT="0" distB="0" distL="0" distR="0" wp14:anchorId="5C40EBCA" wp14:editId="5005E79F">
            <wp:extent cx="3069590" cy="457200"/>
            <wp:effectExtent l="0" t="0" r="0" b="0"/>
            <wp:docPr id="488" name="图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BF60" w14:textId="6CDCC14B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或</w:t>
      </w:r>
      <w:r w:rsidRPr="00306E49">
        <w:rPr>
          <w:rFonts w:ascii="Times New Roman" w:hAnsi="Times New Roman" w:hint="eastAsia"/>
          <w:position w:val="-10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1A28C62" wp14:editId="03F47AB1">
            <wp:extent cx="3918585" cy="260985"/>
            <wp:effectExtent l="0" t="0" r="5715" b="5715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F4C">
        <w:rPr>
          <w:rFonts w:ascii="Times New Roman" w:hAnsi="Times New Roman" w:hint="eastAsia"/>
          <w:position w:val="-10"/>
          <w:szCs w:val="24"/>
        </w:rPr>
        <w:t>.</w:t>
      </w:r>
    </w:p>
    <w:p w14:paraId="7CD7F3E3" w14:textId="3823F14C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注意到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3F069F0" wp14:editId="2250FBCE">
            <wp:extent cx="2089785" cy="196215"/>
            <wp:effectExtent l="0" t="0" r="5715" b="0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490C" w14:textId="3B41DD19" w:rsidR="000D5BEF" w:rsidRPr="00306E49" w:rsidRDefault="000D5BEF" w:rsidP="00383DF8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故</w:t>
      </w:r>
      <w:r w:rsidR="00876F4C">
        <w:rPr>
          <w:rFonts w:ascii="Times New Roman" w:hAnsi="Times New Roman" w:hint="eastAsia"/>
          <w:szCs w:val="24"/>
        </w:rPr>
        <w:t xml:space="preserve">  7</w:t>
      </w:r>
      <w:r w:rsidR="00876F4C">
        <w:rPr>
          <w:rFonts w:ascii="Times New Roman" w:hAnsi="Times New Roman" w:hint="eastAsia"/>
          <w:szCs w:val="24"/>
          <w:vertAlign w:val="superscript"/>
        </w:rPr>
        <w:t>8</w:t>
      </w:r>
      <m:oMath>
        <m:r>
          <w:rPr>
            <w:rFonts w:ascii="Cambria Math" w:hAnsi="Cambria Math"/>
            <w:szCs w:val="24"/>
          </w:rPr>
          <m:t>≡</m:t>
        </m:r>
      </m:oMath>
      <w:r w:rsidR="00876F4C">
        <w:rPr>
          <w:rFonts w:ascii="Times New Roman" w:hAnsi="Times New Roman" w:hint="eastAsia"/>
          <w:szCs w:val="24"/>
        </w:rPr>
        <w:t xml:space="preserve"> 1 (mod 30)</w:t>
      </w:r>
      <w:r w:rsidR="00876F4C" w:rsidRPr="00306E49">
        <w:rPr>
          <w:rFonts w:ascii="Times New Roman" w:hAnsi="Times New Roman"/>
          <w:szCs w:val="24"/>
        </w:rPr>
        <w:t>.</w:t>
      </w:r>
    </w:p>
    <w:p w14:paraId="36631552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1235BAF7" w14:textId="3363B928" w:rsidR="000D5BEF" w:rsidRPr="00306E49" w:rsidRDefault="00383DF8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如上例题</w:t>
      </w:r>
      <w:r w:rsidR="000D5BEF" w:rsidRPr="00306E49">
        <w:rPr>
          <w:rFonts w:ascii="Times New Roman" w:hAnsi="Times New Roman"/>
          <w:szCs w:val="24"/>
        </w:rPr>
        <w:t>可推广为一般的结论，即欧拉</w:t>
      </w:r>
      <w:r w:rsidRPr="00306E49">
        <w:rPr>
          <w:rFonts w:ascii="Times New Roman" w:hAnsi="Times New Roman"/>
          <w:szCs w:val="24"/>
        </w:rPr>
        <w:t>（</w:t>
      </w:r>
      <w:r w:rsidR="00E532D5" w:rsidRPr="00306E49">
        <w:rPr>
          <w:rFonts w:ascii="Times New Roman" w:hAnsi="Times New Roman"/>
          <w:i/>
          <w:szCs w:val="24"/>
        </w:rPr>
        <w:t>Euler</w:t>
      </w:r>
      <w:r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定理</w:t>
      </w:r>
      <w:r w:rsidR="000D5BEF" w:rsidRPr="00306E49">
        <w:rPr>
          <w:rFonts w:ascii="Times New Roman" w:hAnsi="Times New Roman"/>
          <w:szCs w:val="24"/>
        </w:rPr>
        <w:t>.</w:t>
      </w:r>
    </w:p>
    <w:p w14:paraId="1BDA7064" w14:textId="14ED5947" w:rsidR="000D5BEF" w:rsidRPr="00306E49" w:rsidRDefault="00837851" w:rsidP="0083785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（</w:t>
      </w:r>
      <w:r w:rsidR="00383DF8" w:rsidRPr="00383DF8">
        <w:rPr>
          <w:rFonts w:ascii="Times New Roman" w:hAnsi="Times New Roman"/>
          <w:b/>
          <w:szCs w:val="24"/>
        </w:rPr>
        <w:t>欧拉定理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是大于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的整数，如果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是满足（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的整数，则</w:t>
      </w:r>
    </w:p>
    <w:p w14:paraId="26167097" w14:textId="19C366AD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548710A" wp14:editId="5E07E340">
            <wp:extent cx="1110615" cy="260985"/>
            <wp:effectExtent l="0" t="0" r="0" b="5715"/>
            <wp:docPr id="484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F70">
        <w:rPr>
          <w:rFonts w:ascii="Times New Roman" w:hAnsi="Times New Roman" w:hint="eastAsia"/>
          <w:position w:val="-10"/>
          <w:szCs w:val="24"/>
        </w:rPr>
        <w:t>.</w:t>
      </w:r>
    </w:p>
    <w:p w14:paraId="406F8320" w14:textId="02C4BBFF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 </w:t>
      </w:r>
      <w:r w:rsidRPr="00306E49">
        <w:rPr>
          <w:rFonts w:ascii="Times New Roman" w:hAnsi="Times New Roman"/>
          <w:szCs w:val="24"/>
        </w:rPr>
        <w:t>取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37254AF9" wp14:editId="21458324">
            <wp:extent cx="653415" cy="260985"/>
            <wp:effectExtent l="0" t="0" r="0" b="5715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为模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</w:t>
      </w:r>
      <w:proofErr w:type="gramStart"/>
      <w:r w:rsidRPr="00306E49">
        <w:rPr>
          <w:rFonts w:ascii="Times New Roman" w:hAnsi="Times New Roman"/>
          <w:szCs w:val="24"/>
        </w:rPr>
        <w:t>最小正简化</w:t>
      </w:r>
      <w:proofErr w:type="gramEnd"/>
      <w:r w:rsidRPr="00306E49">
        <w:rPr>
          <w:rFonts w:ascii="Times New Roman" w:hAnsi="Times New Roman"/>
          <w:szCs w:val="24"/>
        </w:rPr>
        <w:t>剩余系，</w:t>
      </w:r>
    </w:p>
    <w:p w14:paraId="3207E5F6" w14:textId="17E534F1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则当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是满足（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的整数时，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0751B0" w:rsidRPr="00BB35CE">
        <w:rPr>
          <w:rFonts w:ascii="Times New Roman" w:hAnsi="Times New Roman"/>
          <w:color w:val="000000" w:themeColor="text1"/>
          <w:szCs w:val="24"/>
        </w:rPr>
        <w:t>2.2.8</w:t>
      </w:r>
      <w:r w:rsidR="000751B0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2CBA1118" wp14:editId="61F69B5B">
            <wp:extent cx="783590" cy="260985"/>
            <wp:effectExtent l="0" t="0" r="0" b="5715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也为模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的一个简化剩余系，这就是说，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792E8900" wp14:editId="3DB67F71">
            <wp:extent cx="783590" cy="260985"/>
            <wp:effectExtent l="0" t="0" r="0" b="5715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proofErr w:type="gramStart"/>
      <w:r w:rsidRPr="00306E49">
        <w:rPr>
          <w:rFonts w:ascii="Times New Roman" w:hAnsi="Times New Roman"/>
          <w:szCs w:val="24"/>
        </w:rPr>
        <w:t>最小正</w:t>
      </w:r>
      <w:proofErr w:type="gramEnd"/>
      <w:r w:rsidRPr="00306E49">
        <w:rPr>
          <w:rFonts w:ascii="Times New Roman" w:hAnsi="Times New Roman"/>
          <w:szCs w:val="24"/>
        </w:rPr>
        <w:t>剩余是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094AC98D" wp14:editId="00DEEEB3">
            <wp:extent cx="653415" cy="260985"/>
            <wp:effectExtent l="0" t="0" r="0" b="5715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的一个排列</w:t>
      </w:r>
      <w:r w:rsidRPr="00306E49">
        <w:rPr>
          <w:rFonts w:ascii="Times New Roman" w:hAnsi="Times New Roman"/>
          <w:szCs w:val="24"/>
        </w:rPr>
        <w:t xml:space="preserve">. </w:t>
      </w:r>
    </w:p>
    <w:p w14:paraId="740DEA14" w14:textId="44A0AFB8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故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1522E624" wp14:editId="78A4116F">
            <wp:extent cx="979805" cy="260985"/>
            <wp:effectExtent l="0" t="0" r="0" b="5715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proofErr w:type="gramStart"/>
      <w:r w:rsidRPr="00306E49">
        <w:rPr>
          <w:rFonts w:ascii="Times New Roman" w:hAnsi="Times New Roman"/>
          <w:szCs w:val="24"/>
        </w:rPr>
        <w:t>最小正</w:t>
      </w:r>
      <w:proofErr w:type="gramEnd"/>
      <w:r w:rsidRPr="00306E49">
        <w:rPr>
          <w:rFonts w:ascii="Times New Roman" w:hAnsi="Times New Roman"/>
          <w:szCs w:val="24"/>
        </w:rPr>
        <w:t>剩余和乘积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76E3A43A" wp14:editId="407AF1D0">
            <wp:extent cx="653415" cy="260985"/>
            <wp:effectExtent l="0" t="0" r="0" b="5715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proofErr w:type="gramStart"/>
      <w:r w:rsidRPr="00306E49">
        <w:rPr>
          <w:rFonts w:ascii="Times New Roman" w:hAnsi="Times New Roman"/>
          <w:szCs w:val="24"/>
        </w:rPr>
        <w:t>最小正</w:t>
      </w:r>
      <w:proofErr w:type="gramEnd"/>
      <w:r w:rsidRPr="00306E49">
        <w:rPr>
          <w:rFonts w:ascii="Times New Roman" w:hAnsi="Times New Roman"/>
          <w:szCs w:val="24"/>
        </w:rPr>
        <w:t>剩余相等</w:t>
      </w:r>
      <w:r w:rsidRPr="00306E49">
        <w:rPr>
          <w:rFonts w:ascii="Times New Roman" w:hAnsi="Times New Roman"/>
          <w:szCs w:val="24"/>
        </w:rPr>
        <w:t xml:space="preserve">. </w:t>
      </w:r>
    </w:p>
    <w:p w14:paraId="469A56D4" w14:textId="048DB82A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BB35CE">
        <w:rPr>
          <w:rFonts w:ascii="Times New Roman" w:hAnsi="Times New Roman" w:hint="eastAsia"/>
          <w:color w:val="000000" w:themeColor="text1"/>
          <w:szCs w:val="24"/>
        </w:rPr>
        <w:lastRenderedPageBreak/>
        <w:t>根据定理</w:t>
      </w:r>
      <w:r w:rsidR="00E748CE" w:rsidRPr="00BB35CE">
        <w:rPr>
          <w:rFonts w:ascii="Times New Roman" w:hAnsi="Times New Roman"/>
          <w:color w:val="000000" w:themeColor="text1"/>
          <w:szCs w:val="24"/>
        </w:rPr>
        <w:t>2.1.2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</w:t>
      </w:r>
      <w:r w:rsidR="00AB5AB2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16204B45" wp14:editId="5E05A0B6">
            <wp:extent cx="2220595" cy="260985"/>
            <wp:effectExtent l="0" t="0" r="8255" b="5715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2537A716" w14:textId="50F07EC1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="00AB5AB2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6FF455D4" wp14:editId="51601A17">
            <wp:extent cx="2025015" cy="260985"/>
            <wp:effectExtent l="0" t="0" r="0" b="5715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390A60A7" w14:textId="5EC7FBD9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又从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0B8D95F6" wp14:editId="70777763">
            <wp:extent cx="1632585" cy="260985"/>
            <wp:effectExtent l="0" t="0" r="5715" b="5715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及</w:t>
      </w:r>
      <w:r w:rsidR="00E748CE">
        <w:rPr>
          <w:rFonts w:ascii="Times New Roman" w:hAnsi="Times New Roman" w:hint="eastAsia"/>
          <w:szCs w:val="24"/>
        </w:rPr>
        <w:t>推论</w:t>
      </w:r>
      <w:r w:rsidR="00E748CE">
        <w:rPr>
          <w:rFonts w:ascii="Times New Roman" w:hAnsi="Times New Roman" w:hint="eastAsia"/>
          <w:szCs w:val="24"/>
        </w:rPr>
        <w:t>1.2.1</w:t>
      </w:r>
      <w:r w:rsidRPr="00306E49">
        <w:rPr>
          <w:rFonts w:ascii="Times New Roman" w:hAnsi="Times New Roman"/>
          <w:szCs w:val="24"/>
        </w:rPr>
        <w:t>，可推出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51BEC03A" wp14:editId="0AE98DE0">
            <wp:extent cx="1045210" cy="260985"/>
            <wp:effectExtent l="0" t="0" r="2540" b="5715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284AB6DC" w14:textId="53762EC2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从而，</w:t>
      </w:r>
      <w:r w:rsidRPr="00383DF8">
        <w:rPr>
          <w:rFonts w:ascii="Times New Roman" w:hAnsi="Times New Roman"/>
          <w:color w:val="FF0000"/>
          <w:szCs w:val="24"/>
        </w:rPr>
        <w:t>根据</w:t>
      </w:r>
      <w:r w:rsidR="00E748CE">
        <w:rPr>
          <w:rFonts w:ascii="Times New Roman" w:hAnsi="Times New Roman" w:hint="eastAsia"/>
          <w:color w:val="FF0000"/>
          <w:szCs w:val="24"/>
        </w:rPr>
        <w:t>性质</w:t>
      </w:r>
      <w:r w:rsidR="00E748CE">
        <w:rPr>
          <w:rFonts w:ascii="Times New Roman" w:hAnsi="Times New Roman" w:hint="eastAsia"/>
          <w:color w:val="FF0000"/>
          <w:szCs w:val="24"/>
        </w:rPr>
        <w:t>2.1.3</w:t>
      </w:r>
      <w:r w:rsidRPr="00383DF8">
        <w:rPr>
          <w:rFonts w:ascii="Times New Roman" w:hAnsi="Times New Roman"/>
          <w:color w:val="FF0000"/>
          <w:szCs w:val="24"/>
        </w:rPr>
        <w:t>，</w:t>
      </w:r>
      <w:r w:rsidRPr="00306E49">
        <w:rPr>
          <w:rFonts w:ascii="Times New Roman" w:hAnsi="Times New Roman"/>
          <w:szCs w:val="24"/>
        </w:rPr>
        <w:t>得到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DE16450" wp14:editId="5D792754">
            <wp:extent cx="1306195" cy="260985"/>
            <wp:effectExtent l="0" t="0" r="8255" b="5715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589A6E86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378EFF6B" w14:textId="545FD1AD" w:rsidR="000D5BEF" w:rsidRPr="00306E49" w:rsidRDefault="00983099" w:rsidP="00983099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17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=1</w:t>
      </w:r>
      <w:r w:rsidR="00E748CE">
        <w:rPr>
          <w:rFonts w:ascii="Times New Roman" w:hAnsi="Times New Roman" w:hint="eastAsia"/>
          <w:szCs w:val="24"/>
        </w:rPr>
        <w:t>9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=</w:t>
      </w:r>
      <w:r w:rsidR="00E748CE">
        <w:rPr>
          <w:rFonts w:ascii="Times New Roman" w:hAnsi="Times New Roman" w:hint="eastAsia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，我们有（</w:t>
      </w:r>
      <w:r w:rsidR="00E748CE">
        <w:rPr>
          <w:rFonts w:ascii="Times New Roman" w:hAnsi="Times New Roman" w:hint="eastAsia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</w:t>
      </w:r>
      <w:r w:rsidR="00E748CE">
        <w:rPr>
          <w:rFonts w:ascii="Times New Roman" w:hAnsi="Times New Roman" w:hint="eastAsia"/>
          <w:szCs w:val="24"/>
        </w:rPr>
        <w:t>9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，</w:t>
      </w:r>
      <m:oMath>
        <m:r>
          <w:rPr>
            <w:rFonts w:ascii="Cambria Math" w:hAnsi="Cambria Math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19</m:t>
            </m:r>
          </m:e>
        </m:d>
        <m:r>
          <w:rPr>
            <w:rFonts w:ascii="Cambria Math" w:hAnsi="Cambria Math"/>
            <w:szCs w:val="24"/>
          </w:rPr>
          <m:t>=18</m:t>
        </m:r>
      </m:oMath>
      <w:r w:rsidR="000D5BEF" w:rsidRPr="00306E49">
        <w:rPr>
          <w:rFonts w:ascii="Times New Roman" w:hAnsi="Times New Roman"/>
          <w:szCs w:val="24"/>
        </w:rPr>
        <w:t>，故</w:t>
      </w:r>
      <w:r w:rsidR="00E748CE">
        <w:rPr>
          <w:rFonts w:ascii="Times New Roman" w:hAnsi="Times New Roman" w:hint="eastAsia"/>
          <w:szCs w:val="24"/>
        </w:rPr>
        <w:t xml:space="preserve"> 3</w:t>
      </w:r>
      <w:r w:rsidR="00E748CE" w:rsidRPr="00BB35CE">
        <w:rPr>
          <w:rFonts w:ascii="Times New Roman" w:hAnsi="Times New Roman"/>
          <w:szCs w:val="24"/>
          <w:vertAlign w:val="superscript"/>
        </w:rPr>
        <w:t>18</w:t>
      </w:r>
      <m:oMath>
        <m:r>
          <w:rPr>
            <w:rFonts w:ascii="Cambria Math" w:hAnsi="Cambria Math"/>
            <w:szCs w:val="24"/>
          </w:rPr>
          <m:t xml:space="preserve"> ≡1 </m:t>
        </m:r>
      </m:oMath>
      <w:r w:rsidR="00E748CE">
        <w:rPr>
          <w:rFonts w:ascii="Times New Roman" w:hAnsi="Times New Roman" w:hint="eastAsia"/>
          <w:szCs w:val="24"/>
        </w:rPr>
        <w:t>(mod 19).</w:t>
      </w:r>
    </w:p>
    <w:p w14:paraId="30B5A90D" w14:textId="73B9747E" w:rsidR="000D5BEF" w:rsidRPr="00306E49" w:rsidRDefault="000D5BEF" w:rsidP="00983099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设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=</w:t>
      </w:r>
      <w:r w:rsidR="001810BA">
        <w:rPr>
          <w:rFonts w:ascii="Times New Roman" w:hAnsi="Times New Roman" w:hint="eastAsia"/>
          <w:szCs w:val="24"/>
        </w:rPr>
        <w:t xml:space="preserve"> 31</w:t>
      </w:r>
      <w:r w:rsidRPr="00306E49">
        <w:rPr>
          <w:rFonts w:ascii="Times New Roman" w:hAnsi="Times New Roman"/>
          <w:szCs w:val="24"/>
        </w:rPr>
        <w:t>，</w:t>
      </w:r>
      <w:r w:rsidR="001810BA" w:rsidRPr="00BB35CE">
        <w:rPr>
          <w:rFonts w:ascii="Times New Roman" w:hAnsi="Times New Roman"/>
          <w:i/>
          <w:iCs/>
          <w:szCs w:val="24"/>
        </w:rPr>
        <w:t>a</w:t>
      </w:r>
      <w:r w:rsidR="001810BA">
        <w:rPr>
          <w:rFonts w:ascii="Times New Roman" w:hAnsi="Times New Roman" w:hint="eastAsia"/>
          <w:szCs w:val="24"/>
        </w:rPr>
        <w:t xml:space="preserve"> = 2</w:t>
      </w:r>
      <w:r w:rsidRPr="00306E49">
        <w:rPr>
          <w:rFonts w:ascii="Times New Roman" w:hAnsi="Times New Roman"/>
          <w:szCs w:val="24"/>
        </w:rPr>
        <w:t>，我们有（</w:t>
      </w:r>
      <w:r w:rsidR="001810BA" w:rsidRPr="00BB35CE">
        <w:rPr>
          <w:rFonts w:ascii="Times New Roman" w:hAnsi="Times New Roman"/>
          <w:iCs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="001810BA">
        <w:rPr>
          <w:rFonts w:ascii="Times New Roman" w:hAnsi="Times New Roman" w:hint="eastAsia"/>
          <w:szCs w:val="24"/>
        </w:rPr>
        <w:t>31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</w:t>
      </w:r>
      <m:oMath>
        <m:r>
          <w:rPr>
            <w:rFonts w:ascii="Cambria Math" w:hAnsi="Cambria Math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31</m:t>
            </m:r>
          </m:e>
        </m:d>
        <m:r>
          <w:rPr>
            <w:rFonts w:ascii="Cambria Math" w:hAnsi="Cambria Math"/>
            <w:szCs w:val="24"/>
          </w:rPr>
          <m:t>=30</m:t>
        </m:r>
      </m:oMath>
      <w:r w:rsidR="001810BA"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故</w:t>
      </w:r>
      <w:r w:rsidR="001810BA">
        <w:rPr>
          <w:rFonts w:ascii="Times New Roman" w:hAnsi="Times New Roman" w:hint="eastAsia"/>
          <w:szCs w:val="24"/>
        </w:rPr>
        <w:t xml:space="preserve"> 2</w:t>
      </w:r>
      <w:r w:rsidR="001810BA">
        <w:rPr>
          <w:rFonts w:ascii="Times New Roman" w:hAnsi="Times New Roman" w:hint="eastAsia"/>
          <w:szCs w:val="24"/>
          <w:vertAlign w:val="superscript"/>
        </w:rPr>
        <w:t>30</w:t>
      </w:r>
      <m:oMath>
        <m:r>
          <w:rPr>
            <w:rFonts w:ascii="Cambria Math" w:hAnsi="Cambria Math"/>
            <w:szCs w:val="24"/>
          </w:rPr>
          <m:t xml:space="preserve"> ≡1 </m:t>
        </m:r>
      </m:oMath>
      <w:r w:rsidR="001810BA">
        <w:rPr>
          <w:rFonts w:ascii="Times New Roman" w:hAnsi="Times New Roman" w:hint="eastAsia"/>
          <w:szCs w:val="24"/>
        </w:rPr>
        <w:t>(mod 31).</w:t>
      </w:r>
    </w:p>
    <w:p w14:paraId="161AEF4C" w14:textId="77777777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b/>
          <w:szCs w:val="24"/>
        </w:rPr>
      </w:pPr>
    </w:p>
    <w:p w14:paraId="13B3AC9A" w14:textId="1EF12A44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1"/>
        </w:rPr>
      </w:pPr>
      <w:r w:rsidRPr="00306E49">
        <w:rPr>
          <w:rFonts w:ascii="Times New Roman" w:hAnsi="Times New Roman" w:hint="eastAsia"/>
          <w:szCs w:val="21"/>
        </w:rPr>
        <w:t>在应用欧拉定理时，当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是</w:t>
      </w:r>
      <w:r w:rsidRPr="00306E49">
        <w:rPr>
          <w:rFonts w:ascii="Times New Roman" w:hAnsi="Times New Roman" w:hint="eastAsia"/>
          <w:szCs w:val="21"/>
        </w:rPr>
        <w:t>素数时，给出费马</w:t>
      </w:r>
      <w:r w:rsidR="000F4B1C" w:rsidRPr="00306E49">
        <w:rPr>
          <w:rFonts w:ascii="Times New Roman" w:hAnsi="Times New Roman"/>
          <w:szCs w:val="24"/>
        </w:rPr>
        <w:t>（</w:t>
      </w:r>
      <w:r w:rsidR="000F4B1C" w:rsidRPr="00306E49">
        <w:rPr>
          <w:rFonts w:ascii="Times New Roman" w:hAnsi="Times New Roman"/>
          <w:i/>
          <w:szCs w:val="24"/>
        </w:rPr>
        <w:t>Fermat</w:t>
      </w:r>
      <w:r w:rsidR="000F4B1C"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 w:hint="eastAsia"/>
          <w:szCs w:val="21"/>
        </w:rPr>
        <w:t>小定理与</w:t>
      </w:r>
      <w:r w:rsidRPr="00306E49">
        <w:rPr>
          <w:rFonts w:ascii="Times New Roman" w:hAnsi="Times New Roman" w:hint="eastAsia"/>
          <w:szCs w:val="21"/>
        </w:rPr>
        <w:t>Wilson</w:t>
      </w:r>
      <w:r w:rsidRPr="00306E49">
        <w:rPr>
          <w:rFonts w:ascii="Times New Roman" w:hAnsi="Times New Roman" w:hint="eastAsia"/>
          <w:szCs w:val="21"/>
        </w:rPr>
        <w:t>定理</w:t>
      </w:r>
      <w:r w:rsidRPr="00306E49">
        <w:rPr>
          <w:rFonts w:ascii="Times New Roman" w:hAnsi="Times New Roman" w:hint="eastAsia"/>
          <w:szCs w:val="21"/>
        </w:rPr>
        <w:t>.</w:t>
      </w:r>
    </w:p>
    <w:p w14:paraId="07A823C3" w14:textId="0D318076" w:rsidR="000D5BEF" w:rsidRPr="00306E49" w:rsidRDefault="00983099" w:rsidP="00983099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14</w:t>
      </w:r>
      <w:r w:rsidR="000F4B1C">
        <w:rPr>
          <w:rFonts w:ascii="Times New Roman" w:hAnsi="Times New Roman"/>
          <w:b/>
          <w:szCs w:val="24"/>
        </w:rPr>
        <w:t xml:space="preserve"> (</w:t>
      </w:r>
      <w:r w:rsidR="000F4B1C" w:rsidRPr="000F4B1C">
        <w:rPr>
          <w:rFonts w:ascii="Times New Roman" w:hAnsi="Times New Roman" w:hint="eastAsia"/>
          <w:b/>
          <w:szCs w:val="21"/>
        </w:rPr>
        <w:t>费马</w:t>
      </w:r>
      <w:r w:rsidR="000F4B1C">
        <w:rPr>
          <w:rFonts w:ascii="Times New Roman" w:hAnsi="Times New Roman" w:hint="eastAsia"/>
          <w:b/>
          <w:szCs w:val="21"/>
        </w:rPr>
        <w:t>小</w:t>
      </w:r>
      <w:r w:rsidR="000F4B1C" w:rsidRPr="000F4B1C">
        <w:rPr>
          <w:rFonts w:ascii="Times New Roman" w:hAnsi="Times New Roman" w:hint="eastAsia"/>
          <w:b/>
          <w:szCs w:val="21"/>
        </w:rPr>
        <w:t>定理</w:t>
      </w:r>
      <w:r w:rsidR="000F4B1C">
        <w:rPr>
          <w:rFonts w:ascii="Times New Roman" w:hAnsi="Times New Roman" w:hint="eastAsia"/>
          <w:b/>
          <w:szCs w:val="21"/>
        </w:rPr>
        <w:t>)</w:t>
      </w:r>
      <w:r w:rsidR="000F4B1C">
        <w:rPr>
          <w:rFonts w:ascii="Times New Roman" w:hAnsi="Times New Roman"/>
          <w:b/>
          <w:szCs w:val="21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是一个素数，则对任意整数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，我们有</w:t>
      </w:r>
      <w:r w:rsidR="00536394"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73DDD1A" wp14:editId="2EFE0300">
            <wp:extent cx="979805" cy="260985"/>
            <wp:effectExtent l="0" t="0" r="0" b="5715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.</w:t>
      </w:r>
    </w:p>
    <w:p w14:paraId="5870B0BA" w14:textId="77777777" w:rsidR="000D5BEF" w:rsidRPr="00306E49" w:rsidRDefault="000D5BEF" w:rsidP="00983099">
      <w:pPr>
        <w:snapToGrid w:val="0"/>
        <w:spacing w:line="360" w:lineRule="auto"/>
        <w:ind w:firstLineChars="350" w:firstLine="7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我们分两种情形考虑</w:t>
      </w:r>
      <w:r w:rsidRPr="00306E49">
        <w:rPr>
          <w:rFonts w:ascii="Times New Roman" w:hAnsi="Times New Roman"/>
          <w:szCs w:val="24"/>
        </w:rPr>
        <w:t>.</w:t>
      </w:r>
    </w:p>
    <w:p w14:paraId="78829EE6" w14:textId="2D83AC30" w:rsidR="000D5BEF" w:rsidRPr="00306E49" w:rsidRDefault="000D5BEF" w:rsidP="00983099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proofErr w:type="spellStart"/>
      <w:r w:rsidRPr="00306E49">
        <w:rPr>
          <w:rFonts w:ascii="Times New Roman" w:hAnsi="Times New Roman"/>
          <w:i/>
          <w:szCs w:val="24"/>
        </w:rPr>
        <w:t>i</w:t>
      </w:r>
      <w:proofErr w:type="spellEnd"/>
      <w:r w:rsidRPr="00306E49">
        <w:rPr>
          <w:rFonts w:ascii="Times New Roman" w:hAnsi="Times New Roman"/>
          <w:szCs w:val="24"/>
        </w:rPr>
        <w:t>）若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被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整除，则同时</w:t>
      </w:r>
      <w:r w:rsidR="00536394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B580A62" wp14:editId="30717B4E">
            <wp:extent cx="914400" cy="196215"/>
            <wp:effectExtent l="0" t="0" r="0" b="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B932692" wp14:editId="4194473C">
            <wp:extent cx="979805" cy="260985"/>
            <wp:effectExtent l="0" t="0" r="0" b="5715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7315D1F3" w14:textId="3445000A" w:rsidR="000D5BEF" w:rsidRPr="00306E49" w:rsidRDefault="000D5BEF" w:rsidP="00983099">
      <w:pPr>
        <w:snapToGrid w:val="0"/>
        <w:spacing w:line="360" w:lineRule="auto"/>
        <w:ind w:firstLineChars="650" w:firstLine="1365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因此，由传递性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73B8821" wp14:editId="7D7F7BF9">
            <wp:extent cx="979805" cy="260985"/>
            <wp:effectExtent l="0" t="0" r="0" b="5715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18F92B54" w14:textId="2210CC07" w:rsidR="000D5BEF" w:rsidRPr="00306E49" w:rsidRDefault="000D5BEF" w:rsidP="00983099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ii</w:t>
      </w:r>
      <w:r w:rsidRPr="00306E49">
        <w:rPr>
          <w:rFonts w:ascii="Times New Roman" w:hAnsi="Times New Roman"/>
          <w:szCs w:val="24"/>
        </w:rPr>
        <w:t>）若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不被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整除，则（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（见例</w:t>
      </w:r>
      <w:r w:rsidR="00A608A1">
        <w:rPr>
          <w:rFonts w:ascii="Times New Roman" w:hAnsi="Times New Roman" w:hint="eastAsia"/>
          <w:szCs w:val="24"/>
        </w:rPr>
        <w:t>1.2.5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根据定理</w:t>
      </w:r>
      <w:r w:rsidR="00A608A1">
        <w:rPr>
          <w:rFonts w:ascii="Times New Roman" w:hAnsi="Times New Roman" w:hint="eastAsia"/>
          <w:szCs w:val="24"/>
        </w:rPr>
        <w:t>2.2.13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1E232B5" wp14:editId="11396755">
            <wp:extent cx="1045210" cy="260985"/>
            <wp:effectExtent l="0" t="0" r="2540" b="5715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5E34B4EC" w14:textId="17356E2B" w:rsidR="000D5BEF" w:rsidRPr="00306E49" w:rsidRDefault="000D5BEF" w:rsidP="00983099">
      <w:pPr>
        <w:snapToGrid w:val="0"/>
        <w:spacing w:line="360" w:lineRule="auto"/>
        <w:ind w:firstLineChars="650" w:firstLine="136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两端同乘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，得到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DBFFFA0" wp14:editId="2A45395D">
            <wp:extent cx="979805" cy="260985"/>
            <wp:effectExtent l="0" t="0" r="0" b="5715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4FC5ABB2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28EF9ECA" w14:textId="616FA1F1" w:rsidR="000D5BEF" w:rsidRPr="00306E49" w:rsidRDefault="00983099" w:rsidP="00983099">
      <w:p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18 </w:t>
      </w:r>
      <w:r w:rsidR="000D5BEF" w:rsidRPr="00306E49">
        <w:rPr>
          <w:rFonts w:ascii="Times New Roman" w:hAnsi="Times New Roman"/>
          <w:szCs w:val="21"/>
        </w:rPr>
        <w:t>应用欧拉定理</w:t>
      </w:r>
      <w:r w:rsidR="000D5BEF" w:rsidRPr="00306E49">
        <w:rPr>
          <w:rFonts w:ascii="Times New Roman" w:hAnsi="Times New Roman"/>
          <w:szCs w:val="24"/>
        </w:rPr>
        <w:t>可以</w:t>
      </w:r>
      <w:r w:rsidR="000D5BEF" w:rsidRPr="00306E49">
        <w:rPr>
          <w:rFonts w:ascii="Times New Roman" w:hAnsi="Times New Roman"/>
          <w:szCs w:val="21"/>
        </w:rPr>
        <w:t>证明</w:t>
      </w:r>
      <w:r w:rsidR="000D5BEF" w:rsidRPr="00306E49">
        <w:rPr>
          <w:rFonts w:ascii="Times New Roman" w:hAnsi="Times New Roman"/>
          <w:szCs w:val="21"/>
        </w:rPr>
        <w:t>RSA</w:t>
      </w:r>
      <w:r w:rsidR="000D5BEF" w:rsidRPr="00306E49">
        <w:rPr>
          <w:rFonts w:ascii="Times New Roman" w:hAnsi="Times New Roman"/>
          <w:szCs w:val="21"/>
        </w:rPr>
        <w:t>公</w:t>
      </w:r>
      <w:proofErr w:type="gramStart"/>
      <w:r w:rsidR="000D5BEF" w:rsidRPr="00306E49">
        <w:rPr>
          <w:rFonts w:ascii="Times New Roman" w:hAnsi="Times New Roman"/>
          <w:szCs w:val="21"/>
        </w:rPr>
        <w:t>钥</w:t>
      </w:r>
      <w:proofErr w:type="gramEnd"/>
      <w:r w:rsidR="000D5BEF" w:rsidRPr="00306E49">
        <w:rPr>
          <w:rFonts w:ascii="Times New Roman" w:hAnsi="Times New Roman"/>
          <w:szCs w:val="21"/>
        </w:rPr>
        <w:t>密码算法的正确性</w:t>
      </w:r>
      <w:r w:rsidR="000D5BEF" w:rsidRPr="00306E49">
        <w:rPr>
          <w:rFonts w:ascii="Times New Roman" w:hAnsi="Times New Roman"/>
          <w:szCs w:val="21"/>
        </w:rPr>
        <w:t>. Ron Rivest</w:t>
      </w:r>
      <w:r w:rsidR="000D5BEF" w:rsidRPr="00306E49">
        <w:rPr>
          <w:rFonts w:ascii="Times New Roman" w:hAnsi="Times New Roman"/>
          <w:szCs w:val="21"/>
        </w:rPr>
        <w:t>和</w:t>
      </w:r>
      <w:r w:rsidR="000D5BEF" w:rsidRPr="00306E49">
        <w:rPr>
          <w:rFonts w:ascii="Times New Roman" w:hAnsi="Times New Roman"/>
          <w:szCs w:val="21"/>
        </w:rPr>
        <w:t>Adi Shamir</w:t>
      </w:r>
      <w:r w:rsidR="000D5BEF" w:rsidRPr="00306E49">
        <w:rPr>
          <w:rFonts w:ascii="Times New Roman" w:hAnsi="Times New Roman"/>
          <w:szCs w:val="21"/>
        </w:rPr>
        <w:t>以及</w:t>
      </w:r>
      <w:r w:rsidR="000D5BEF" w:rsidRPr="00306E49">
        <w:rPr>
          <w:rFonts w:ascii="Times New Roman" w:hAnsi="Times New Roman"/>
          <w:szCs w:val="21"/>
        </w:rPr>
        <w:t>Leonard Adleman</w:t>
      </w:r>
      <w:r w:rsidR="000D5BEF" w:rsidRPr="00306E49">
        <w:rPr>
          <w:rFonts w:ascii="Times New Roman" w:hAnsi="Times New Roman"/>
          <w:szCs w:val="21"/>
        </w:rPr>
        <w:t>于</w:t>
      </w:r>
      <w:r w:rsidR="000D5BEF" w:rsidRPr="00306E49">
        <w:rPr>
          <w:rFonts w:ascii="Times New Roman" w:hAnsi="Times New Roman"/>
          <w:szCs w:val="21"/>
        </w:rPr>
        <w:t>1978</w:t>
      </w:r>
      <w:r w:rsidR="000D5BEF" w:rsidRPr="00306E49">
        <w:rPr>
          <w:rFonts w:ascii="Times New Roman" w:hAnsi="Times New Roman"/>
          <w:szCs w:val="21"/>
        </w:rPr>
        <w:t>年提出的</w:t>
      </w:r>
      <w:r w:rsidR="000D5BEF" w:rsidRPr="00306E49">
        <w:rPr>
          <w:rFonts w:ascii="Times New Roman" w:hAnsi="Times New Roman"/>
          <w:szCs w:val="21"/>
        </w:rPr>
        <w:t>RSA</w:t>
      </w:r>
      <w:r w:rsidR="000D5BEF" w:rsidRPr="00306E49">
        <w:rPr>
          <w:rFonts w:ascii="Times New Roman" w:hAnsi="Times New Roman"/>
          <w:szCs w:val="21"/>
        </w:rPr>
        <w:t>公</w:t>
      </w:r>
      <w:proofErr w:type="gramStart"/>
      <w:r w:rsidR="000D5BEF" w:rsidRPr="00306E49">
        <w:rPr>
          <w:rFonts w:ascii="Times New Roman" w:hAnsi="Times New Roman"/>
          <w:szCs w:val="21"/>
        </w:rPr>
        <w:t>钥</w:t>
      </w:r>
      <w:proofErr w:type="gramEnd"/>
      <w:r w:rsidR="000D5BEF" w:rsidRPr="00306E49">
        <w:rPr>
          <w:rFonts w:ascii="Times New Roman" w:hAnsi="Times New Roman"/>
          <w:szCs w:val="21"/>
        </w:rPr>
        <w:t>密码体制至今仍被公认为是一个安全性能良好的密码体制</w:t>
      </w:r>
      <w:r w:rsidR="000D5BEF" w:rsidRPr="00306E49">
        <w:rPr>
          <w:rFonts w:ascii="Times New Roman" w:hAnsi="Times New Roman"/>
          <w:szCs w:val="21"/>
        </w:rPr>
        <w:t>. RSA</w:t>
      </w:r>
      <w:r w:rsidR="000D5BEF" w:rsidRPr="00306E49">
        <w:rPr>
          <w:rFonts w:ascii="Times New Roman" w:hAnsi="Times New Roman"/>
          <w:szCs w:val="21"/>
        </w:rPr>
        <w:t>公</w:t>
      </w:r>
      <w:proofErr w:type="gramStart"/>
      <w:r w:rsidR="000D5BEF" w:rsidRPr="00306E49">
        <w:rPr>
          <w:rFonts w:ascii="Times New Roman" w:hAnsi="Times New Roman"/>
          <w:szCs w:val="21"/>
        </w:rPr>
        <w:t>钥</w:t>
      </w:r>
      <w:proofErr w:type="gramEnd"/>
      <w:r w:rsidR="000D5BEF" w:rsidRPr="00306E49">
        <w:rPr>
          <w:rFonts w:ascii="Times New Roman" w:hAnsi="Times New Roman"/>
          <w:szCs w:val="21"/>
        </w:rPr>
        <w:t>密码体制的描述如下：</w:t>
      </w:r>
    </w:p>
    <w:p w14:paraId="0BAB8527" w14:textId="2804FE1D" w:rsidR="000D5BEF" w:rsidRPr="00306E49" w:rsidRDefault="000D5BEF" w:rsidP="00F37E21">
      <w:pPr>
        <w:numPr>
          <w:ilvl w:val="0"/>
          <w:numId w:val="26"/>
        </w:numPr>
        <w:snapToGrid w:val="0"/>
        <w:spacing w:beforeLines="50" w:before="156"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选取两个大素数</w:t>
      </w:r>
      <w:r w:rsidRPr="00306E49">
        <w:rPr>
          <w:rFonts w:ascii="Times New Roman" w:hAnsi="Times New Roman"/>
          <w:i/>
          <w:szCs w:val="21"/>
        </w:rPr>
        <w:t>p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q</w:t>
      </w:r>
      <w:r w:rsidR="00A608A1">
        <w:rPr>
          <w:rFonts w:ascii="Times New Roman" w:hAnsi="Times New Roman" w:hint="eastAsia"/>
          <w:iCs/>
          <w:szCs w:val="21"/>
        </w:rPr>
        <w:t>.</w:t>
      </w:r>
    </w:p>
    <w:p w14:paraId="4E1FCD82" w14:textId="67FECF5E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计算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9BE8DF9" wp14:editId="24E19B03">
            <wp:extent cx="1763395" cy="196215"/>
            <wp:effectExtent l="0" t="0" r="8255" b="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1"/>
        </w:rPr>
        <w:t>.</w:t>
      </w:r>
    </w:p>
    <w:p w14:paraId="351BD1BD" w14:textId="10F5804C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随机选取正整数</w:t>
      </w:r>
      <w:r w:rsidRPr="00306E49">
        <w:rPr>
          <w:rFonts w:ascii="Times New Roman" w:hAnsi="Times New Roman"/>
          <w:i/>
          <w:szCs w:val="21"/>
        </w:rPr>
        <w:t>e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E5942B5" wp14:editId="04C4E799">
            <wp:extent cx="783590" cy="260985"/>
            <wp:effectExtent l="0" t="0" r="0" b="5715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满足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1160C48B" wp14:editId="098C5523">
            <wp:extent cx="848995" cy="260985"/>
            <wp:effectExtent l="0" t="0" r="0" b="5715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074A0D84" w14:textId="387F15EA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计算</w:t>
      </w:r>
      <w:r w:rsidRPr="00306E49">
        <w:rPr>
          <w:rFonts w:ascii="Times New Roman" w:hAnsi="Times New Roman"/>
          <w:i/>
          <w:szCs w:val="21"/>
        </w:rPr>
        <w:t>d</w:t>
      </w:r>
      <w:r w:rsidRPr="00306E49">
        <w:rPr>
          <w:rFonts w:ascii="Times New Roman" w:hAnsi="Times New Roman"/>
          <w:szCs w:val="21"/>
        </w:rPr>
        <w:t>，满足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860B11B" wp14:editId="05216AF0">
            <wp:extent cx="1045210" cy="196215"/>
            <wp:effectExtent l="0" t="0" r="2540" b="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1"/>
        </w:rPr>
        <w:t>.</w:t>
      </w:r>
      <w:r w:rsidRPr="00306E49">
        <w:rPr>
          <w:rFonts w:ascii="Times New Roman" w:hAnsi="Times New Roman"/>
          <w:position w:val="-10"/>
          <w:szCs w:val="24"/>
        </w:rPr>
        <w:t xml:space="preserve">  </w:t>
      </w:r>
    </w:p>
    <w:p w14:paraId="3EF529DD" w14:textId="54152302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i/>
          <w:szCs w:val="21"/>
        </w:rPr>
        <w:t>p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q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07743E2" wp14:editId="585BC804">
            <wp:extent cx="326390" cy="196215"/>
            <wp:effectExtent l="0" t="0" r="0" b="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d</w:t>
      </w:r>
      <w:r w:rsidRPr="00306E49">
        <w:rPr>
          <w:rFonts w:ascii="Times New Roman" w:hAnsi="Times New Roman"/>
          <w:szCs w:val="21"/>
        </w:rPr>
        <w:t>是保密的；</w:t>
      </w:r>
      <w:r w:rsidRPr="00306E49">
        <w:rPr>
          <w:rFonts w:ascii="Times New Roman" w:hAnsi="Times New Roman"/>
          <w:i/>
          <w:szCs w:val="21"/>
        </w:rPr>
        <w:t>n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e</w:t>
      </w:r>
      <w:r w:rsidRPr="00306E49">
        <w:rPr>
          <w:rFonts w:ascii="Times New Roman" w:hAnsi="Times New Roman"/>
          <w:szCs w:val="21"/>
        </w:rPr>
        <w:t>是公开的</w:t>
      </w:r>
      <w:r w:rsidRPr="00306E49">
        <w:rPr>
          <w:rFonts w:ascii="Times New Roman" w:hAnsi="Times New Roman"/>
          <w:szCs w:val="21"/>
        </w:rPr>
        <w:t xml:space="preserve">. </w:t>
      </w:r>
    </w:p>
    <w:p w14:paraId="5E53E3DE" w14:textId="6455B72C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加密变换：对明文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3A73FE3B" wp14:editId="2FB24033">
            <wp:extent cx="653415" cy="196215"/>
            <wp:effectExtent l="0" t="0" r="0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加密后的密文为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EED0211" wp14:editId="4B350C3C">
            <wp:extent cx="979805" cy="260985"/>
            <wp:effectExtent l="0" t="0" r="0" b="5715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53599AA8" w14:textId="0402CE91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解密变换：对密文</w:t>
      </w:r>
      <w:r w:rsidRPr="00306E49">
        <w:rPr>
          <w:rFonts w:ascii="Times New Roman" w:hAnsi="Times New Roman"/>
          <w:szCs w:val="21"/>
        </w:rPr>
        <w:t>c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4"/>
          <w:szCs w:val="21"/>
        </w:rPr>
        <w:drawing>
          <wp:inline distT="0" distB="0" distL="0" distR="0" wp14:anchorId="3574F77B" wp14:editId="6E38618A">
            <wp:extent cx="130810" cy="196215"/>
            <wp:effectExtent l="0" t="0" r="0" b="0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6346F117" wp14:editId="01842FF3">
            <wp:extent cx="588010" cy="196215"/>
            <wp:effectExtent l="0" t="0" r="2540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解密后的明文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339BDD2B" wp14:editId="30020B63">
            <wp:extent cx="979805" cy="260985"/>
            <wp:effectExtent l="0" t="0" r="0" b="5715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2F8F0529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这个解密变换能正确解出明文</w:t>
      </w:r>
      <w:r w:rsidRPr="00306E49">
        <w:rPr>
          <w:rFonts w:ascii="Times New Roman" w:hAnsi="Times New Roman"/>
          <w:szCs w:val="21"/>
        </w:rPr>
        <w:t xml:space="preserve">. </w:t>
      </w:r>
    </w:p>
    <w:p w14:paraId="1CC5BF7A" w14:textId="44A6BCD0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b/>
          <w:szCs w:val="21"/>
        </w:rPr>
        <w:t>证</w:t>
      </w:r>
      <w:r w:rsidRPr="00306E49">
        <w:rPr>
          <w:rFonts w:ascii="Times New Roman" w:hAnsi="Times New Roman"/>
          <w:szCs w:val="21"/>
        </w:rPr>
        <w:t xml:space="preserve">  </w:t>
      </w:r>
      <w:r w:rsidRPr="00306E49">
        <w:rPr>
          <w:rFonts w:ascii="Times New Roman" w:hAnsi="Times New Roman"/>
          <w:szCs w:val="21"/>
        </w:rPr>
        <w:t>由于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7D807DFA" wp14:editId="32B0D34B">
            <wp:extent cx="1110615" cy="260985"/>
            <wp:effectExtent l="0" t="0" r="0" b="5715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，所以存在正整数</w:t>
      </w:r>
      <w:r w:rsidRPr="00306E49">
        <w:rPr>
          <w:rFonts w:ascii="Times New Roman" w:hAnsi="Times New Roman"/>
          <w:i/>
          <w:szCs w:val="21"/>
        </w:rPr>
        <w:t>t</w:t>
      </w:r>
      <w:r w:rsidRPr="00306E49">
        <w:rPr>
          <w:rFonts w:ascii="Times New Roman" w:hAnsi="Times New Roman"/>
          <w:szCs w:val="21"/>
        </w:rPr>
        <w:t>，使得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456DEB56" wp14:editId="47946A80">
            <wp:extent cx="848995" cy="260985"/>
            <wp:effectExtent l="0" t="0" r="8255" b="5715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694F6D08" w14:textId="597A597E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1"/>
        </w:rPr>
      </w:pPr>
      <w:r w:rsidRPr="00306E49">
        <w:rPr>
          <w:rFonts w:ascii="Times New Roman" w:hAnsi="Times New Roman"/>
          <w:szCs w:val="21"/>
        </w:rPr>
        <w:lastRenderedPageBreak/>
        <w:t>对任意明文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24EA247A" wp14:editId="57CC7391">
            <wp:extent cx="653415" cy="196215"/>
            <wp:effectExtent l="0" t="0" r="0" b="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B136" w14:textId="6593528B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当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458614D1" wp14:editId="3323201A">
            <wp:extent cx="588010" cy="260985"/>
            <wp:effectExtent l="0" t="0" r="0" b="5715"/>
            <wp:docPr id="448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时，根据欧拉定理得</w:t>
      </w:r>
    </w:p>
    <w:p w14:paraId="2C992E46" w14:textId="796FDF77" w:rsidR="000D5BEF" w:rsidRPr="00306E49" w:rsidRDefault="000D5BEF" w:rsidP="00983099">
      <w:pPr>
        <w:snapToGrid w:val="0"/>
        <w:spacing w:line="360" w:lineRule="auto"/>
        <w:ind w:firstLineChars="200" w:firstLine="420"/>
        <w:jc w:val="right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noProof/>
          <w:position w:val="-18"/>
          <w:szCs w:val="21"/>
        </w:rPr>
        <w:drawing>
          <wp:inline distT="0" distB="0" distL="0" distR="0" wp14:anchorId="43D96E1E" wp14:editId="2FFAB8E7">
            <wp:extent cx="2612390" cy="326390"/>
            <wp:effectExtent l="0" t="0" r="0" b="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；</w:t>
      </w:r>
      <w:r w:rsidRPr="00BB35CE">
        <w:rPr>
          <w:rFonts w:ascii="Times New Roman" w:hAnsi="Times New Roman"/>
          <w:bCs/>
          <w:szCs w:val="21"/>
        </w:rPr>
        <w:t xml:space="preserve">. . . . . . . . . . . . . . . </w:t>
      </w:r>
      <w:r w:rsidR="00983099" w:rsidRPr="00BB35CE">
        <w:rPr>
          <w:rFonts w:ascii="Times New Roman" w:hAnsi="Times New Roman"/>
          <w:bCs/>
          <w:szCs w:val="21"/>
        </w:rPr>
        <w:t>(</w:t>
      </w:r>
      <w:r w:rsidR="00A608A1" w:rsidRPr="00BB35CE">
        <w:rPr>
          <w:rFonts w:ascii="Times New Roman" w:hAnsi="Times New Roman"/>
          <w:bCs/>
          <w:szCs w:val="21"/>
        </w:rPr>
        <w:t>2.2.</w:t>
      </w:r>
      <w:r w:rsidR="00A608A1">
        <w:rPr>
          <w:rFonts w:ascii="Times New Roman" w:hAnsi="Times New Roman" w:hint="eastAsia"/>
          <w:bCs/>
          <w:szCs w:val="21"/>
        </w:rPr>
        <w:t>2</w:t>
      </w:r>
      <w:r w:rsidR="00983099" w:rsidRPr="00BB35CE">
        <w:rPr>
          <w:rFonts w:ascii="Times New Roman" w:hAnsi="Times New Roman"/>
          <w:bCs/>
          <w:szCs w:val="21"/>
        </w:rPr>
        <w:t>)</w:t>
      </w:r>
    </w:p>
    <w:p w14:paraId="0B90FC1D" w14:textId="5B2303A9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当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76246B9" wp14:editId="203CE4D2">
            <wp:extent cx="588010" cy="260985"/>
            <wp:effectExtent l="0" t="0" r="2540" b="5715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时，因为</w:t>
      </w:r>
      <w:r w:rsidRPr="00306E49">
        <w:rPr>
          <w:rFonts w:ascii="Times New Roman" w:hAnsi="Times New Roman"/>
          <w:i/>
          <w:szCs w:val="21"/>
        </w:rPr>
        <w:t>n</w:t>
      </w:r>
      <w:r w:rsidRPr="00306E49">
        <w:rPr>
          <w:rFonts w:ascii="Times New Roman" w:hAnsi="Times New Roman"/>
          <w:szCs w:val="21"/>
        </w:rPr>
        <w:t>=</w:t>
      </w:r>
      <w:proofErr w:type="spellStart"/>
      <w:r w:rsidRPr="00306E49">
        <w:rPr>
          <w:rFonts w:ascii="Times New Roman" w:hAnsi="Times New Roman"/>
          <w:i/>
          <w:szCs w:val="21"/>
        </w:rPr>
        <w:t>pq</w:t>
      </w:r>
      <w:proofErr w:type="spellEnd"/>
      <w:r w:rsidRPr="00306E49">
        <w:rPr>
          <w:rFonts w:ascii="Times New Roman" w:hAnsi="Times New Roman"/>
          <w:szCs w:val="21"/>
        </w:rPr>
        <w:t>且</w:t>
      </w:r>
      <w:r w:rsidRPr="00306E49">
        <w:rPr>
          <w:rFonts w:ascii="Times New Roman" w:hAnsi="Times New Roman"/>
          <w:i/>
          <w:szCs w:val="21"/>
        </w:rPr>
        <w:t>p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i/>
          <w:szCs w:val="21"/>
        </w:rPr>
        <w:t>q</w:t>
      </w:r>
      <w:r w:rsidRPr="00306E49">
        <w:rPr>
          <w:rFonts w:ascii="Times New Roman" w:hAnsi="Times New Roman"/>
          <w:szCs w:val="21"/>
        </w:rPr>
        <w:t>是两个素数，</w:t>
      </w:r>
    </w:p>
    <w:p w14:paraId="54249F5A" w14:textId="4DF2B55D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所以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03FE82B" wp14:editId="2EAD6B1B">
            <wp:extent cx="1240790" cy="196215"/>
            <wp:effectExtent l="0" t="0" r="0" b="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；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EBAA5F9" wp14:editId="6BAB2BBC">
            <wp:extent cx="653415" cy="260985"/>
            <wp:effectExtent l="0" t="0" r="0" b="5715"/>
            <wp:docPr id="444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或</w:t>
      </w:r>
      <w:r w:rsidRPr="00306E49">
        <w:rPr>
          <w:rFonts w:ascii="Times New Roman" w:hAnsi="Times New Roman"/>
          <w:i/>
          <w:szCs w:val="21"/>
        </w:rPr>
        <w:t>q</w:t>
      </w:r>
      <w:r w:rsidRPr="00306E49">
        <w:rPr>
          <w:rFonts w:ascii="Times New Roman" w:hAnsi="Times New Roman"/>
          <w:szCs w:val="21"/>
        </w:rPr>
        <w:t xml:space="preserve">. </w:t>
      </w:r>
    </w:p>
    <w:p w14:paraId="1C023017" w14:textId="5D8B04D0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不妨设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297DE799" wp14:editId="34EC0510">
            <wp:extent cx="653415" cy="260985"/>
            <wp:effectExtent l="0" t="0" r="0" b="5715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，则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5E2A9D84" wp14:editId="2CD786FA">
            <wp:extent cx="326390" cy="196215"/>
            <wp:effectExtent l="0" t="0" r="0" b="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，设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23E9AEFD" wp14:editId="3F877224">
            <wp:extent cx="1110615" cy="196215"/>
            <wp:effectExtent l="0" t="0" r="0" b="0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1AFBA784" w14:textId="4260D85F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另一方面，由欧拉定理得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56EAF82D" wp14:editId="765BFF5F">
            <wp:extent cx="1045210" cy="260985"/>
            <wp:effectExtent l="0" t="0" r="2540" b="5715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</w:t>
      </w:r>
    </w:p>
    <w:p w14:paraId="43563F88" w14:textId="75682BD0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从而</w:t>
      </w:r>
      <w:r w:rsidRPr="00306E49">
        <w:rPr>
          <w:rFonts w:ascii="Times New Roman" w:hAnsi="Times New Roman"/>
          <w:noProof/>
          <w:position w:val="-16"/>
          <w:szCs w:val="21"/>
        </w:rPr>
        <w:drawing>
          <wp:inline distT="0" distB="0" distL="0" distR="0" wp14:anchorId="0F3FAF24" wp14:editId="7EDCBDBE">
            <wp:extent cx="1894205" cy="326390"/>
            <wp:effectExtent l="0" t="0" r="0" b="0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，于是存在一个整数</w:t>
      </w:r>
      <w:r w:rsidRPr="00306E49">
        <w:rPr>
          <w:rFonts w:ascii="Times New Roman" w:hAnsi="Times New Roman"/>
          <w:i/>
          <w:szCs w:val="21"/>
        </w:rPr>
        <w:t>s</w:t>
      </w:r>
      <w:r w:rsidRPr="00306E49">
        <w:rPr>
          <w:rFonts w:ascii="Times New Roman" w:hAnsi="Times New Roman"/>
          <w:szCs w:val="21"/>
        </w:rPr>
        <w:t>，使得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192EB4EC" wp14:editId="4F295F5A">
            <wp:extent cx="848995" cy="260985"/>
            <wp:effectExtent l="0" t="0" r="8255" b="5715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</w:t>
      </w:r>
    </w:p>
    <w:p w14:paraId="5ED0104F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此式两端用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=</w:t>
      </w:r>
      <w:r w:rsidRPr="00306E49">
        <w:rPr>
          <w:rFonts w:ascii="Times New Roman" w:hAnsi="Times New Roman"/>
          <w:i/>
          <w:szCs w:val="21"/>
        </w:rPr>
        <w:t>bp</w:t>
      </w:r>
      <w:r w:rsidRPr="00306E49">
        <w:rPr>
          <w:rFonts w:ascii="Times New Roman" w:hAnsi="Times New Roman"/>
          <w:szCs w:val="21"/>
        </w:rPr>
        <w:t>同乘，就得到</w:t>
      </w:r>
    </w:p>
    <w:p w14:paraId="6F0E809C" w14:textId="14277D3C" w:rsidR="000D5BEF" w:rsidRPr="00A608A1" w:rsidRDefault="000D5BEF" w:rsidP="00983099">
      <w:pPr>
        <w:snapToGrid w:val="0"/>
        <w:spacing w:line="360" w:lineRule="auto"/>
        <w:ind w:firstLineChars="200" w:firstLine="420"/>
        <w:jc w:val="right"/>
        <w:rPr>
          <w:rFonts w:ascii="Times New Roman" w:hAnsi="Times New Roman"/>
          <w:bCs/>
          <w:szCs w:val="21"/>
        </w:rPr>
      </w:pPr>
      <w:r w:rsidRPr="00306E49">
        <w:rPr>
          <w:rFonts w:ascii="Times New Roman" w:hAnsi="Times New Roman"/>
          <w:noProof/>
          <w:position w:val="-6"/>
          <w:szCs w:val="24"/>
        </w:rPr>
        <w:drawing>
          <wp:inline distT="0" distB="0" distL="0" distR="0" wp14:anchorId="2FDF8818" wp14:editId="277345FA">
            <wp:extent cx="1045210" cy="196215"/>
            <wp:effectExtent l="0" t="0" r="2540" b="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</w:t>
      </w:r>
      <w:r w:rsidRPr="00BB35CE">
        <w:rPr>
          <w:rFonts w:ascii="Times New Roman" w:hAnsi="Times New Roman"/>
          <w:bCs/>
          <w:szCs w:val="21"/>
        </w:rPr>
        <w:t xml:space="preserve">.. . . . . . . . . . . . . . . . . . . . . . . . . . . . . . . . . . . . </w:t>
      </w:r>
      <w:r w:rsidR="00983099" w:rsidRPr="00BB35CE">
        <w:rPr>
          <w:rFonts w:ascii="Times New Roman" w:hAnsi="Times New Roman"/>
          <w:bCs/>
          <w:szCs w:val="21"/>
        </w:rPr>
        <w:t>(2</w:t>
      </w:r>
      <w:r w:rsidR="00A608A1">
        <w:rPr>
          <w:rFonts w:ascii="Times New Roman" w:hAnsi="Times New Roman" w:hint="eastAsia"/>
          <w:bCs/>
          <w:szCs w:val="21"/>
        </w:rPr>
        <w:t>.2.3</w:t>
      </w:r>
      <w:r w:rsidR="00983099" w:rsidRPr="00BB35CE">
        <w:rPr>
          <w:rFonts w:ascii="Times New Roman" w:hAnsi="Times New Roman"/>
          <w:bCs/>
          <w:szCs w:val="21"/>
        </w:rPr>
        <w:t>)</w:t>
      </w:r>
    </w:p>
    <w:p w14:paraId="1A68DFAE" w14:textId="53DCC30A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从而由（</w:t>
      </w:r>
      <w:r w:rsidR="00A608A1">
        <w:rPr>
          <w:rFonts w:ascii="Times New Roman" w:hAnsi="Times New Roman" w:hint="eastAsia"/>
          <w:szCs w:val="21"/>
        </w:rPr>
        <w:t>2.2.2</w:t>
      </w:r>
      <w:r w:rsidRPr="00306E49">
        <w:rPr>
          <w:rFonts w:ascii="Times New Roman" w:hAnsi="Times New Roman"/>
          <w:szCs w:val="21"/>
        </w:rPr>
        <w:t>）与（</w:t>
      </w:r>
      <w:r w:rsidRPr="00306E49">
        <w:rPr>
          <w:rFonts w:ascii="Times New Roman" w:hAnsi="Times New Roman"/>
          <w:szCs w:val="21"/>
        </w:rPr>
        <w:t>2</w:t>
      </w:r>
      <w:r w:rsidR="00A608A1">
        <w:rPr>
          <w:rFonts w:ascii="Times New Roman" w:hAnsi="Times New Roman" w:hint="eastAsia"/>
          <w:szCs w:val="21"/>
        </w:rPr>
        <w:t>.2.3</w:t>
      </w:r>
      <w:r w:rsidRPr="00306E49">
        <w:rPr>
          <w:rFonts w:ascii="Times New Roman" w:hAnsi="Times New Roman"/>
          <w:szCs w:val="21"/>
        </w:rPr>
        <w:t>）有，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2D74C9B3" wp14:editId="124AD8A1">
            <wp:extent cx="866692" cy="260985"/>
            <wp:effectExtent l="0" t="0" r="0" b="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 rotWithShape="1"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720"/>
                    <a:stretch/>
                  </pic:blipFill>
                  <pic:spPr bwMode="auto">
                    <a:xfrm>
                      <a:off x="0" y="0"/>
                      <a:ext cx="866692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4B41" w:rsidRPr="00BB35CE">
        <w:rPr>
          <w:rFonts w:ascii="Times New Roman" w:hAnsi="Times New Roman"/>
          <w:i/>
          <w:iCs/>
          <w:szCs w:val="21"/>
        </w:rPr>
        <w:t>m</w:t>
      </w:r>
      <w:r w:rsidR="00444B41">
        <w:rPr>
          <w:rFonts w:ascii="Times New Roman" w:hAnsi="Times New Roman" w:hint="eastAsia"/>
          <w:szCs w:val="21"/>
        </w:rPr>
        <w:t xml:space="preserve"> (mod </w:t>
      </w:r>
      <w:r w:rsidR="00444B41" w:rsidRPr="00BB35CE">
        <w:rPr>
          <w:rFonts w:ascii="Times New Roman" w:hAnsi="Times New Roman"/>
          <w:i/>
          <w:iCs/>
          <w:szCs w:val="21"/>
        </w:rPr>
        <w:t>n</w:t>
      </w:r>
      <w:r w:rsidR="00444B41">
        <w:rPr>
          <w:rFonts w:ascii="Times New Roman" w:hAnsi="Times New Roman" w:hint="eastAsia"/>
          <w:szCs w:val="21"/>
        </w:rPr>
        <w:t>)</w:t>
      </w:r>
      <w:r w:rsidRPr="00306E49">
        <w:rPr>
          <w:rFonts w:ascii="Times New Roman" w:hAnsi="Times New Roman" w:hint="eastAsia"/>
          <w:szCs w:val="21"/>
        </w:rPr>
        <w:t>.</w:t>
      </w:r>
    </w:p>
    <w:p w14:paraId="42EEBE5E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0E154D40" w14:textId="5076E2F4" w:rsidR="000D5BEF" w:rsidRPr="00306E49" w:rsidRDefault="005231C5" w:rsidP="000F4B1C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15 </w:t>
      </w:r>
      <w:r w:rsidR="000D5BEF" w:rsidRPr="00306E49">
        <w:rPr>
          <w:rFonts w:ascii="Times New Roman" w:hAnsi="Times New Roman"/>
          <w:szCs w:val="24"/>
        </w:rPr>
        <w:t>（</w:t>
      </w:r>
      <w:r w:rsidR="000D5BEF" w:rsidRPr="005231C5">
        <w:rPr>
          <w:rFonts w:ascii="Times New Roman" w:hAnsi="Times New Roman"/>
          <w:b/>
          <w:i/>
          <w:szCs w:val="24"/>
        </w:rPr>
        <w:t>Wilson</w:t>
      </w:r>
      <w:r w:rsidRPr="005231C5">
        <w:rPr>
          <w:rFonts w:ascii="Times New Roman" w:hAnsi="Times New Roman" w:hint="eastAsia"/>
          <w:b/>
          <w:szCs w:val="24"/>
        </w:rPr>
        <w:t>定理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是一个素数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则</w:t>
      </w:r>
      <w:r w:rsidR="000F4B1C"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46AAEB7" wp14:editId="1C3EBB00">
            <wp:extent cx="1306195" cy="196215"/>
            <wp:effectExtent l="0" t="0" r="8255" b="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9E0">
        <w:rPr>
          <w:rFonts w:ascii="Times New Roman" w:hAnsi="Times New Roman" w:hint="eastAsia"/>
          <w:szCs w:val="24"/>
        </w:rPr>
        <w:t>.</w:t>
      </w:r>
    </w:p>
    <w:p w14:paraId="62413E8E" w14:textId="77777777" w:rsidR="000D5BEF" w:rsidRPr="00306E49" w:rsidRDefault="000D5BEF" w:rsidP="005231C5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 w:hint="eastAsia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若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=2</w:t>
      </w:r>
      <w:r w:rsidRPr="00306E49">
        <w:rPr>
          <w:rFonts w:ascii="Times New Roman" w:hAnsi="Times New Roman"/>
          <w:szCs w:val="24"/>
        </w:rPr>
        <w:t>，结论显然成立</w:t>
      </w:r>
      <w:r w:rsidRPr="00306E49">
        <w:rPr>
          <w:rFonts w:ascii="Times New Roman" w:hAnsi="Times New Roman"/>
          <w:szCs w:val="24"/>
        </w:rPr>
        <w:t>.</w:t>
      </w:r>
    </w:p>
    <w:p w14:paraId="7C09B12A" w14:textId="644FC72D" w:rsidR="000D5BEF" w:rsidRPr="00306E49" w:rsidRDefault="000D5BEF" w:rsidP="005231C5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设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BBDA8C1" wp14:editId="6FA93DC2">
            <wp:extent cx="391795" cy="196215"/>
            <wp:effectExtent l="0" t="0" r="8255" b="0"/>
            <wp:docPr id="434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  <w:r w:rsidRPr="005231C5">
        <w:rPr>
          <w:rFonts w:ascii="Times New Roman" w:hAnsi="Times New Roman"/>
          <w:color w:val="FF0000"/>
          <w:szCs w:val="24"/>
        </w:rPr>
        <w:t>根据定理</w:t>
      </w:r>
      <w:r w:rsidR="000E1D48">
        <w:rPr>
          <w:rFonts w:ascii="Times New Roman" w:hAnsi="Times New Roman" w:hint="eastAsia"/>
          <w:color w:val="FF0000"/>
          <w:szCs w:val="24"/>
        </w:rPr>
        <w:t>2.2.9</w:t>
      </w:r>
      <w:r w:rsidRPr="005231C5">
        <w:rPr>
          <w:rFonts w:ascii="Times New Roman" w:hAnsi="Times New Roman"/>
          <w:color w:val="FF0000"/>
          <w:szCs w:val="24"/>
        </w:rPr>
        <w:t>，</w:t>
      </w:r>
      <w:r w:rsidRPr="00306E49">
        <w:rPr>
          <w:rFonts w:ascii="Times New Roman" w:hAnsi="Times New Roman"/>
          <w:szCs w:val="24"/>
        </w:rPr>
        <w:t>对于每个整数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5FFBAC5" wp14:editId="4FA0E62F">
            <wp:extent cx="783590" cy="196215"/>
            <wp:effectExtent l="0" t="0" r="0" b="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</w:p>
    <w:p w14:paraId="6519403D" w14:textId="78A4FC68" w:rsidR="000D5BEF" w:rsidRPr="00306E49" w:rsidRDefault="000D5BEF" w:rsidP="005431F2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存在惟一的整数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EACFC6B" wp14:editId="05B8720E">
            <wp:extent cx="1110615" cy="196215"/>
            <wp:effectExtent l="0" t="0" r="0" b="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，使得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D5C8197" wp14:editId="64D76868">
            <wp:extent cx="979805" cy="196215"/>
            <wp:effectExtent l="0" t="0" r="0" b="0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D48">
        <w:rPr>
          <w:rFonts w:ascii="Times New Roman" w:hAnsi="Times New Roman" w:hint="eastAsia"/>
          <w:szCs w:val="24"/>
        </w:rPr>
        <w:t>.</w:t>
      </w:r>
    </w:p>
    <w:p w14:paraId="006037A9" w14:textId="62048210" w:rsidR="000D5BEF" w:rsidRPr="00306E49" w:rsidRDefault="000D5BEF" w:rsidP="005231C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又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0E46D46" wp14:editId="51E8D73E">
            <wp:extent cx="391795" cy="196215"/>
            <wp:effectExtent l="0" t="0" r="8255" b="0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的充要条件是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满足，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640F42A" wp14:editId="6F4893B0">
            <wp:extent cx="914400" cy="260985"/>
            <wp:effectExtent l="0" t="0" r="0" b="5715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D48">
        <w:rPr>
          <w:rFonts w:ascii="Times New Roman" w:hAnsi="Times New Roman" w:hint="eastAsia"/>
          <w:szCs w:val="24"/>
        </w:rPr>
        <w:t>.</w:t>
      </w:r>
    </w:p>
    <w:p w14:paraId="0643FAC2" w14:textId="77777777" w:rsidR="000D5BEF" w:rsidRPr="00306E49" w:rsidRDefault="000D5BEF" w:rsidP="005231C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这时，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或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=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-1.</w:t>
      </w:r>
    </w:p>
    <w:p w14:paraId="78F785F8" w14:textId="16CB5C18" w:rsidR="000D5BEF" w:rsidRPr="00306E49" w:rsidRDefault="000D5BEF" w:rsidP="005231C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将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-2</w:t>
      </w:r>
      <w:r w:rsidRPr="00306E49">
        <w:rPr>
          <w:rFonts w:ascii="Times New Roman" w:hAnsi="Times New Roman"/>
          <w:szCs w:val="24"/>
        </w:rPr>
        <w:t>中的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与</w:t>
      </w:r>
      <w:r w:rsidRPr="00306E49">
        <w:rPr>
          <w:rFonts w:ascii="Times New Roman" w:hAnsi="Times New Roman"/>
          <w:noProof/>
          <w:position w:val="-6"/>
          <w:szCs w:val="24"/>
        </w:rPr>
        <w:drawing>
          <wp:inline distT="0" distB="0" distL="0" distR="0" wp14:anchorId="74E3D203" wp14:editId="31D31EBF">
            <wp:extent cx="196215" cy="196215"/>
            <wp:effectExtent l="0" t="0" r="0" b="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配对，得到</w:t>
      </w:r>
    </w:p>
    <w:p w14:paraId="4ADB6AB9" w14:textId="63BCE307" w:rsidR="000D5BEF" w:rsidRPr="00BB35CE" w:rsidRDefault="000D5BEF" w:rsidP="005431F2">
      <w:pPr>
        <w:snapToGrid w:val="0"/>
        <w:spacing w:line="360" w:lineRule="auto"/>
        <w:ind w:firstLineChars="900" w:firstLine="1890"/>
        <w:rPr>
          <w:rFonts w:ascii="Times New Roman" w:hAnsi="Times New Roman"/>
          <w:bCs/>
          <w:szCs w:val="24"/>
        </w:rPr>
      </w:pPr>
      <w:r w:rsidRPr="00306E49">
        <w:rPr>
          <w:rFonts w:ascii="Times New Roman" w:hAnsi="Times New Roman"/>
          <w:noProof/>
          <w:position w:val="-46"/>
          <w:szCs w:val="24"/>
        </w:rPr>
        <w:drawing>
          <wp:inline distT="0" distB="0" distL="0" distR="0" wp14:anchorId="62FCA65D" wp14:editId="62535112">
            <wp:extent cx="2351405" cy="783590"/>
            <wp:effectExtent l="0" t="0" r="0" b="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D48">
        <w:rPr>
          <w:rFonts w:ascii="Times New Roman" w:hAnsi="Times New Roman" w:hint="eastAsia"/>
          <w:b/>
          <w:szCs w:val="24"/>
        </w:rPr>
        <w:t>.</w:t>
      </w:r>
    </w:p>
    <w:p w14:paraId="5E9A16FE" w14:textId="6398F0D2" w:rsidR="000D5BEF" w:rsidRPr="00306E49" w:rsidRDefault="000D5BEF" w:rsidP="005231C5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="000E1D48">
        <w:rPr>
          <w:rFonts w:ascii="Times New Roman" w:hAnsi="Times New Roman" w:hint="eastAsia"/>
          <w:szCs w:val="24"/>
        </w:rPr>
        <w:t>结论</w:t>
      </w:r>
      <w:r w:rsidRPr="00306E49">
        <w:rPr>
          <w:rFonts w:ascii="Times New Roman" w:hAnsi="Times New Roman"/>
          <w:szCs w:val="24"/>
        </w:rPr>
        <w:t>成立</w:t>
      </w:r>
      <w:r w:rsidRPr="00306E49">
        <w:rPr>
          <w:rFonts w:ascii="Times New Roman" w:hAnsi="Times New Roman" w:hint="eastAsia"/>
          <w:szCs w:val="24"/>
        </w:rPr>
        <w:t>.</w:t>
      </w:r>
    </w:p>
    <w:p w14:paraId="0173B075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4E452A1B" w14:textId="7D5BA292" w:rsidR="000D5BEF" w:rsidRDefault="005231C5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19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=1</w:t>
      </w:r>
      <w:r w:rsidR="003D36F4">
        <w:rPr>
          <w:rFonts w:ascii="Times New Roman" w:hAnsi="Times New Roman" w:hint="eastAsia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，我们有</w:t>
      </w:r>
    </w:p>
    <w:p w14:paraId="71EF8F2A" w14:textId="4A938B27" w:rsidR="003D36F4" w:rsidRDefault="003D36F4" w:rsidP="003D36F4">
      <w:pPr>
        <w:snapToGrid w:val="0"/>
        <w:spacing w:line="360" w:lineRule="auto"/>
        <w:ind w:firstLineChars="810" w:firstLine="1701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7 = 14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proofErr w:type="gramStart"/>
      <w:r>
        <w:rPr>
          <w:rFonts w:ascii="Times New Roman" w:hAnsi="Times New Roman" w:hint="eastAsia"/>
          <w:szCs w:val="24"/>
        </w:rPr>
        <w:t xml:space="preserve">1,  </w:t>
      </w:r>
      <w:r w:rsidR="00FA6B9B">
        <w:rPr>
          <w:rFonts w:ascii="Times New Roman" w:hAnsi="Times New Roman" w:hint="eastAsia"/>
          <w:szCs w:val="24"/>
        </w:rPr>
        <w:t xml:space="preserve"> </w:t>
      </w:r>
      <w:proofErr w:type="gramEnd"/>
      <w:r w:rsidR="00FA6B9B">
        <w:rPr>
          <w:rFonts w:ascii="Times New Roman" w:hAnsi="Times New Roman" w:hint="eastAsia"/>
          <w:szCs w:val="24"/>
        </w:rPr>
        <w:t xml:space="preserve">  </w:t>
      </w: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9 = 27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 </w:t>
      </w:r>
      <w:r w:rsidR="00FA6B9B">
        <w:rPr>
          <w:rFonts w:ascii="Times New Roman" w:hAnsi="Times New Roman" w:hint="eastAsia"/>
          <w:szCs w:val="24"/>
        </w:rPr>
        <w:t xml:space="preserve">    </w:t>
      </w: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sym w:font="Wingdings" w:char="F09E"/>
      </w:r>
      <w:r w:rsidR="00FA6B9B"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 xml:space="preserve"> = </w:t>
      </w:r>
      <w:r w:rsidR="00FA6B9B">
        <w:rPr>
          <w:rFonts w:ascii="Times New Roman" w:hAnsi="Times New Roman" w:hint="eastAsia"/>
          <w:szCs w:val="24"/>
        </w:rPr>
        <w:t>40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</w:t>
      </w:r>
    </w:p>
    <w:p w14:paraId="4CD8D208" w14:textId="2B19F91E" w:rsidR="00FA6B9B" w:rsidRPr="00306E49" w:rsidRDefault="00FA6B9B" w:rsidP="00BB35CE">
      <w:pPr>
        <w:snapToGrid w:val="0"/>
        <w:spacing w:line="360" w:lineRule="auto"/>
        <w:ind w:firstLineChars="810" w:firstLine="1701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8 = 40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proofErr w:type="gramStart"/>
      <w:r>
        <w:rPr>
          <w:rFonts w:ascii="Times New Roman" w:hAnsi="Times New Roman" w:hint="eastAsia"/>
          <w:szCs w:val="24"/>
        </w:rPr>
        <w:t xml:space="preserve">1,   </w:t>
      </w:r>
      <w:proofErr w:type="gramEnd"/>
      <w:r>
        <w:rPr>
          <w:rFonts w:ascii="Times New Roman" w:hAnsi="Times New Roman" w:hint="eastAsia"/>
          <w:szCs w:val="24"/>
        </w:rPr>
        <w:t xml:space="preserve">  6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11 = 66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1,    1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12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-1 (mod 13),</w:t>
      </w:r>
    </w:p>
    <w:p w14:paraId="4E011825" w14:textId="77777777" w:rsidR="000D5BEF" w:rsidRDefault="000D5BEF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</w:p>
    <w:p w14:paraId="3E786C87" w14:textId="07D2CBD3" w:rsidR="00FA6B9B" w:rsidRDefault="00FA6B9B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6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8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9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11</w:t>
      </w:r>
    </w:p>
    <w:p w14:paraId="24150DE4" w14:textId="0A4719BC" w:rsidR="00FA6B9B" w:rsidRDefault="00FA6B9B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lastRenderedPageBreak/>
        <w:t>= (1</w:t>
      </w:r>
      <w:r>
        <w:rPr>
          <w:rFonts w:ascii="Times New Roman" w:hAnsi="Times New Roman"/>
          <w:szCs w:val="24"/>
        </w:rPr>
        <w:sym w:font="Wingdings" w:char="F09E"/>
      </w:r>
      <w:proofErr w:type="gramStart"/>
      <w:r>
        <w:rPr>
          <w:rFonts w:ascii="Times New Roman" w:hAnsi="Times New Roman" w:hint="eastAsia"/>
          <w:szCs w:val="24"/>
        </w:rPr>
        <w:t>12)(</w:t>
      </w:r>
      <w:proofErr w:type="gramEnd"/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7)(3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9)(4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10)(5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8)(6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11)</w:t>
      </w:r>
    </w:p>
    <w:p w14:paraId="406576A0" w14:textId="69FB11A7" w:rsidR="00FA6B9B" w:rsidRDefault="00FA6B9B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(-1)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</w:p>
    <w:p w14:paraId="49BEEB68" w14:textId="348FCD21" w:rsidR="00FA6B9B" w:rsidRPr="00306E49" w:rsidRDefault="00FA6B9B" w:rsidP="00BB35CE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-1 (mod 13).</w:t>
      </w:r>
    </w:p>
    <w:p w14:paraId="22BF74AA" w14:textId="77777777" w:rsidR="000D5BEF" w:rsidRPr="00306E49" w:rsidRDefault="000D5BEF" w:rsidP="00BB35CE">
      <w:pPr>
        <w:snapToGrid w:val="0"/>
        <w:spacing w:line="360" w:lineRule="auto"/>
        <w:ind w:firstLineChars="550" w:firstLine="1155"/>
        <w:rPr>
          <w:rFonts w:ascii="Times New Roman" w:hAnsi="Times New Roman"/>
          <w:szCs w:val="24"/>
        </w:rPr>
      </w:pPr>
    </w:p>
    <w:p w14:paraId="25EB66BD" w14:textId="5571CED5" w:rsidR="000D5BEF" w:rsidRPr="00BB35CE" w:rsidRDefault="000D5BEF" w:rsidP="00BB35CE">
      <w:pPr>
        <w:snapToGrid w:val="0"/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bCs/>
          <w:kern w:val="28"/>
          <w:sz w:val="32"/>
          <w:szCs w:val="32"/>
        </w:rPr>
      </w:pP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>2.</w:t>
      </w:r>
      <w:r w:rsidR="00424DE1"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>3</w:t>
      </w: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 xml:space="preserve"> </w:t>
      </w:r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模重复</w:t>
      </w:r>
      <w:proofErr w:type="gramStart"/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平方计算</w:t>
      </w:r>
      <w:proofErr w:type="gramEnd"/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法</w:t>
      </w:r>
    </w:p>
    <w:p w14:paraId="3F45579B" w14:textId="0AB93EF5" w:rsidR="000D5BEF" w:rsidRPr="00306E49" w:rsidRDefault="000D5BEF" w:rsidP="00BB35CE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对大整数模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和大整数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，</w:t>
      </w:r>
      <w:r w:rsidR="002C386A" w:rsidRPr="00306E49">
        <w:rPr>
          <w:rFonts w:ascii="Times New Roman" w:hAnsi="Times New Roman"/>
          <w:szCs w:val="24"/>
        </w:rPr>
        <w:t>在</w:t>
      </w:r>
      <w:r w:rsidR="002C386A">
        <w:rPr>
          <w:rFonts w:ascii="Times New Roman" w:hAnsi="Times New Roman" w:hint="eastAsia"/>
          <w:szCs w:val="24"/>
        </w:rPr>
        <w:t>进行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EDF11E9" wp14:editId="412D246B">
            <wp:extent cx="718185" cy="260985"/>
            <wp:effectExtent l="0" t="0" r="5715" b="5715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668E" w:rsidRPr="00306E49">
        <w:rPr>
          <w:rFonts w:ascii="Times New Roman" w:hAnsi="Times New Roman"/>
          <w:szCs w:val="24"/>
        </w:rPr>
        <w:t>模</w:t>
      </w:r>
      <w:proofErr w:type="gramStart"/>
      <w:r w:rsidR="0083668E">
        <w:rPr>
          <w:rFonts w:ascii="Times New Roman" w:hAnsi="Times New Roman" w:hint="eastAsia"/>
          <w:szCs w:val="24"/>
        </w:rPr>
        <w:t>幂</w:t>
      </w:r>
      <w:proofErr w:type="gramEnd"/>
      <w:r w:rsidR="0083668E">
        <w:rPr>
          <w:rFonts w:ascii="Times New Roman" w:hAnsi="Times New Roman" w:hint="eastAsia"/>
          <w:szCs w:val="24"/>
        </w:rPr>
        <w:t>运</w:t>
      </w:r>
      <w:r w:rsidR="0083668E" w:rsidRPr="00306E49">
        <w:rPr>
          <w:rFonts w:ascii="Times New Roman" w:hAnsi="Times New Roman"/>
          <w:szCs w:val="24"/>
        </w:rPr>
        <w:t>算</w:t>
      </w:r>
      <w:r w:rsidR="002C386A">
        <w:rPr>
          <w:rFonts w:ascii="Times New Roman" w:hAnsi="Times New Roman" w:hint="eastAsia"/>
          <w:szCs w:val="24"/>
        </w:rPr>
        <w:t>时，</w:t>
      </w:r>
    </w:p>
    <w:p w14:paraId="623E9BF7" w14:textId="7FB101C9" w:rsidR="000D5BEF" w:rsidRPr="00306E49" w:rsidRDefault="000D5BEF" w:rsidP="00594E6B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我们可以递归的计算</w:t>
      </w:r>
    </w:p>
    <w:p w14:paraId="16F23796" w14:textId="3B865DF8" w:rsidR="000D5BEF" w:rsidRPr="00306E49" w:rsidRDefault="000D5BEF" w:rsidP="00594E6B">
      <w:pPr>
        <w:snapToGrid w:val="0"/>
        <w:spacing w:line="360" w:lineRule="auto"/>
        <w:ind w:firstLineChars="900" w:firstLine="189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EBEE739" wp14:editId="12E2229E">
            <wp:extent cx="1894205" cy="260985"/>
            <wp:effectExtent l="0" t="0" r="0" b="5715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9FE">
        <w:rPr>
          <w:rFonts w:ascii="Times New Roman" w:hAnsi="Times New Roman" w:hint="eastAsia"/>
          <w:szCs w:val="24"/>
        </w:rPr>
        <w:t>.</w:t>
      </w:r>
    </w:p>
    <w:p w14:paraId="654B3BB3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但这种计算较为费时，须作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/>
          <w:szCs w:val="24"/>
        </w:rPr>
        <w:t>次乘法</w:t>
      </w:r>
      <w:r w:rsidRPr="00306E49">
        <w:rPr>
          <w:rFonts w:ascii="Times New Roman" w:hAnsi="Times New Roman"/>
          <w:szCs w:val="24"/>
        </w:rPr>
        <w:t xml:space="preserve">. </w:t>
      </w:r>
    </w:p>
    <w:p w14:paraId="580201E7" w14:textId="77777777" w:rsidR="00594E6B" w:rsidRDefault="000D5BEF" w:rsidP="00594E6B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现在，将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写成二进制：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CB92570" wp14:editId="311F826E">
            <wp:extent cx="1567815" cy="260985"/>
            <wp:effectExtent l="0" t="0" r="0" b="5715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E6B">
        <w:rPr>
          <w:rFonts w:ascii="Times New Roman" w:hAnsi="Times New Roman" w:hint="eastAsia"/>
          <w:szCs w:val="24"/>
        </w:rPr>
        <w:t>,</w:t>
      </w:r>
      <w:r w:rsidR="00594E6B">
        <w:rPr>
          <w:rFonts w:ascii="Times New Roman" w:hAnsi="Times New Roman"/>
          <w:szCs w:val="24"/>
        </w:rPr>
        <w:t xml:space="preserve"> </w:t>
      </w:r>
    </w:p>
    <w:p w14:paraId="25951B23" w14:textId="5D31BBE4" w:rsidR="000D5BEF" w:rsidRPr="00306E49" w:rsidRDefault="000D5BEF" w:rsidP="00594E6B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其中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5DE0836" wp14:editId="155B7E0A">
            <wp:extent cx="588010" cy="260985"/>
            <wp:effectExtent l="0" t="0" r="2540" b="5715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  <w:proofErr w:type="spellStart"/>
      <w:r w:rsidRPr="00306E49">
        <w:rPr>
          <w:rFonts w:ascii="Times New Roman" w:hAnsi="Times New Roman"/>
          <w:i/>
          <w:szCs w:val="24"/>
        </w:rPr>
        <w:t>i</w:t>
      </w:r>
      <w:proofErr w:type="spellEnd"/>
      <w:r w:rsidRPr="00306E49">
        <w:rPr>
          <w:rFonts w:ascii="Times New Roman" w:hAnsi="Times New Roman"/>
          <w:szCs w:val="24"/>
        </w:rPr>
        <w:t>=0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/>
          <w:szCs w:val="24"/>
        </w:rPr>
        <w:t>，则</w:t>
      </w:r>
    </w:p>
    <w:p w14:paraId="61291C77" w14:textId="1A6D5254" w:rsidR="00594E6B" w:rsidRPr="00306E49" w:rsidRDefault="000D5BEF" w:rsidP="00594E6B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1EDE73E" wp14:editId="7DAB3282">
            <wp:extent cx="718185" cy="260985"/>
            <wp:effectExtent l="0" t="0" r="5715" b="5715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的计算可归纳为</w:t>
      </w:r>
      <w:r w:rsidR="00594E6B">
        <w:rPr>
          <w:rFonts w:ascii="Times New Roman" w:hAnsi="Times New Roman" w:hint="eastAsia"/>
          <w:szCs w:val="24"/>
        </w:rPr>
        <w:t>:</w:t>
      </w:r>
    </w:p>
    <w:p w14:paraId="191C02DD" w14:textId="33A3A98C" w:rsidR="000D5BEF" w:rsidRPr="00306E49" w:rsidRDefault="000D5BEF" w:rsidP="00594E6B">
      <w:pPr>
        <w:snapToGrid w:val="0"/>
        <w:spacing w:line="360" w:lineRule="auto"/>
        <w:ind w:firstLineChars="750" w:firstLine="157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84"/>
          <w:szCs w:val="24"/>
        </w:rPr>
        <w:drawing>
          <wp:inline distT="0" distB="0" distL="0" distR="0" wp14:anchorId="7ECD1774" wp14:editId="22626404">
            <wp:extent cx="2677795" cy="718185"/>
            <wp:effectExtent l="0" t="0" r="8255" b="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A663" w14:textId="77777777" w:rsidR="00665BA4" w:rsidRDefault="000D5BEF" w:rsidP="00536394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我们最多作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D09A67E" wp14:editId="545C388C">
            <wp:extent cx="457200" cy="260985"/>
            <wp:effectExtent l="0" t="0" r="0" b="5715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次乘法</w:t>
      </w:r>
      <w:r w:rsidRPr="00306E49">
        <w:rPr>
          <w:rFonts w:ascii="Times New Roman" w:hAnsi="Times New Roman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这个计算方法叫做</w:t>
      </w:r>
      <w:r w:rsidRPr="00665BA4">
        <w:rPr>
          <w:rFonts w:ascii="Times New Roman" w:hAnsi="Times New Roman"/>
          <w:szCs w:val="24"/>
        </w:rPr>
        <w:t>“</w:t>
      </w:r>
      <w:r w:rsidRPr="00665BA4">
        <w:rPr>
          <w:rFonts w:ascii="Times New Roman" w:hAnsi="Times New Roman"/>
          <w:szCs w:val="24"/>
        </w:rPr>
        <w:t>模重复平方计算法</w:t>
      </w:r>
      <w:r w:rsidRPr="00665BA4">
        <w:rPr>
          <w:rFonts w:ascii="Times New Roman" w:hAnsi="Times New Roman"/>
          <w:szCs w:val="24"/>
        </w:rPr>
        <w:t xml:space="preserve">”. </w:t>
      </w:r>
    </w:p>
    <w:p w14:paraId="7BCED0C5" w14:textId="77777777" w:rsidR="00665BA4" w:rsidRDefault="00665BA4" w:rsidP="00536394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B652C52" w14:textId="6F250F74" w:rsidR="00536394" w:rsidRDefault="00665BA4" w:rsidP="00536394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“</w:t>
      </w:r>
      <w:r w:rsidRPr="00306E49">
        <w:rPr>
          <w:rFonts w:ascii="Times New Roman" w:hAnsi="Times New Roman"/>
          <w:b/>
          <w:szCs w:val="24"/>
        </w:rPr>
        <w:t>模重复平方计算法</w:t>
      </w:r>
      <w:r w:rsidRPr="00306E49">
        <w:rPr>
          <w:rFonts w:ascii="Times New Roman" w:hAnsi="Times New Roman"/>
          <w:szCs w:val="24"/>
        </w:rPr>
        <w:t>”</w:t>
      </w:r>
      <w:r w:rsidR="000D5BEF" w:rsidRPr="00306E49">
        <w:rPr>
          <w:rFonts w:ascii="Times New Roman" w:hAnsi="Times New Roman"/>
          <w:szCs w:val="24"/>
        </w:rPr>
        <w:t>具体算法如下：</w:t>
      </w:r>
    </w:p>
    <w:p w14:paraId="19E8EC67" w14:textId="4D19B4F4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0</w:t>
      </w:r>
      <w:r w:rsidRPr="00306E49">
        <w:rPr>
          <w:rFonts w:ascii="Times New Roman" w:hAnsi="Times New Roman"/>
          <w:szCs w:val="24"/>
        </w:rPr>
        <w:t>）令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，将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写成二进制：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644F23D" wp14:editId="4A632D58">
            <wp:extent cx="1567815" cy="260985"/>
            <wp:effectExtent l="0" t="0" r="0" b="5715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，</w:t>
      </w:r>
      <w:r w:rsidRPr="00306E49">
        <w:rPr>
          <w:rFonts w:ascii="Times New Roman" w:hAnsi="Times New Roman"/>
          <w:szCs w:val="24"/>
        </w:rPr>
        <w:t>其中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E0DC60E" wp14:editId="65A3BADF">
            <wp:extent cx="588010" cy="260985"/>
            <wp:effectExtent l="0" t="0" r="2540" b="5715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  <w:proofErr w:type="spellStart"/>
      <w:r w:rsidRPr="00306E49">
        <w:rPr>
          <w:rFonts w:ascii="Times New Roman" w:hAnsi="Times New Roman"/>
          <w:i/>
          <w:szCs w:val="24"/>
        </w:rPr>
        <w:t>i</w:t>
      </w:r>
      <w:proofErr w:type="spellEnd"/>
      <w:r w:rsidRPr="00306E49">
        <w:rPr>
          <w:rFonts w:ascii="Times New Roman" w:hAnsi="Times New Roman"/>
          <w:szCs w:val="24"/>
        </w:rPr>
        <w:t>=0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-1.</w:t>
      </w:r>
    </w:p>
    <w:p w14:paraId="4C8BE8F2" w14:textId="7D0A6AB4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173F442" wp14:editId="2C658668">
            <wp:extent cx="391795" cy="260985"/>
            <wp:effectExtent l="0" t="0" r="8255" b="5715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86E547A" wp14:editId="793EA65A">
            <wp:extent cx="1110615" cy="260985"/>
            <wp:effectExtent l="0" t="0" r="0" b="5715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BABB79E" wp14:editId="74C12E87">
            <wp:extent cx="457200" cy="260985"/>
            <wp:effectExtent l="0" t="0" r="0" b="5715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5B0066F" wp14:editId="3D716FA6">
            <wp:extent cx="1240790" cy="260985"/>
            <wp:effectExtent l="0" t="0" r="0" b="5715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="00536394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再计算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CF3A898" wp14:editId="16D14BB7">
            <wp:extent cx="979805" cy="260985"/>
            <wp:effectExtent l="0" t="0" r="0" b="5715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254B77B2" w14:textId="6BAA2F1D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A9781A4" wp14:editId="71DE08A7">
            <wp:extent cx="391795" cy="260985"/>
            <wp:effectExtent l="0" t="0" r="8255" b="5715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1557A26" wp14:editId="29C2E23C">
            <wp:extent cx="1175385" cy="260985"/>
            <wp:effectExtent l="0" t="0" r="5715" b="5715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73BCA29" wp14:editId="0FFDA34A">
            <wp:extent cx="457200" cy="260985"/>
            <wp:effectExtent l="0" t="0" r="0" b="5715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BC7763C" wp14:editId="5019A64E">
            <wp:extent cx="1240790" cy="260985"/>
            <wp:effectExtent l="0" t="0" r="0" b="5715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Pr="00306E49">
        <w:rPr>
          <w:rFonts w:ascii="Times New Roman" w:hAnsi="Times New Roman"/>
          <w:szCs w:val="24"/>
        </w:rPr>
        <w:t>再计算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E0FD8DB" wp14:editId="2B32BF7B">
            <wp:extent cx="979805" cy="260985"/>
            <wp:effectExtent l="0" t="0" r="0" b="5715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5B3BB43D" w14:textId="77777777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……</w:t>
      </w:r>
    </w:p>
    <w:p w14:paraId="0F14573C" w14:textId="6E3FC3FD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0FF032E" wp14:editId="148F694D">
            <wp:extent cx="457200" cy="260985"/>
            <wp:effectExtent l="0" t="0" r="0" b="5715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229C956" wp14:editId="7A80F83E">
            <wp:extent cx="1502410" cy="260985"/>
            <wp:effectExtent l="0" t="0" r="2540" b="5715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81DC8F9" wp14:editId="4D84ACE9">
            <wp:extent cx="653415" cy="260985"/>
            <wp:effectExtent l="0" t="0" r="0" b="5715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9B3E568" wp14:editId="04E45912">
            <wp:extent cx="1567815" cy="260985"/>
            <wp:effectExtent l="0" t="0" r="0" b="5715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="007F38DE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再计算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5747E4D" wp14:editId="3850217B">
            <wp:extent cx="1175385" cy="260985"/>
            <wp:effectExtent l="0" t="0" r="5715" b="5715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7C673F5A" w14:textId="77777777" w:rsidR="007F38DE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11E40AA" wp14:editId="1C5BC333">
            <wp:extent cx="457200" cy="260985"/>
            <wp:effectExtent l="0" t="0" r="0" b="5715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0A39ACB" wp14:editId="3F18DE69">
            <wp:extent cx="1502410" cy="260985"/>
            <wp:effectExtent l="0" t="0" r="2540" b="5715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F7619EB" wp14:editId="1341CC0F">
            <wp:extent cx="653415" cy="260985"/>
            <wp:effectExtent l="0" t="0" r="0" b="5715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lastRenderedPageBreak/>
        <w:drawing>
          <wp:inline distT="0" distB="0" distL="0" distR="0" wp14:anchorId="40CCFA61" wp14:editId="6665BD7A">
            <wp:extent cx="1502410" cy="260985"/>
            <wp:effectExtent l="0" t="0" r="2540" b="5715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="007F38DE">
        <w:rPr>
          <w:rFonts w:ascii="Times New Roman" w:hAnsi="Times New Roman"/>
          <w:szCs w:val="24"/>
        </w:rPr>
        <w:t xml:space="preserve"> </w:t>
      </w:r>
    </w:p>
    <w:p w14:paraId="4A374C99" w14:textId="67D6625E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最后，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2AE22F3" wp14:editId="3CA1FF30">
            <wp:extent cx="260985" cy="260985"/>
            <wp:effectExtent l="0" t="0" r="5715" b="5715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就是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D7F713C" wp14:editId="74CC0AC5">
            <wp:extent cx="718185" cy="260985"/>
            <wp:effectExtent l="0" t="0" r="5715" b="5715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9FE">
        <w:rPr>
          <w:rFonts w:ascii="Times New Roman" w:hAnsi="Times New Roman" w:hint="eastAsia"/>
          <w:szCs w:val="24"/>
        </w:rPr>
        <w:t>.</w:t>
      </w:r>
    </w:p>
    <w:p w14:paraId="46826C56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position w:val="-10"/>
          <w:szCs w:val="24"/>
        </w:rPr>
      </w:pPr>
    </w:p>
    <w:p w14:paraId="3487DAC8" w14:textId="0D0E576D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例</w:t>
      </w:r>
      <w:r>
        <w:rPr>
          <w:rFonts w:ascii="Times New Roman" w:hAnsi="Times New Roman" w:hint="eastAsia"/>
          <w:b/>
          <w:szCs w:val="24"/>
        </w:rPr>
        <w:t>2.3.1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计算</w:t>
      </w:r>
      <w:r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  <w:vertAlign w:val="superscript"/>
        </w:rPr>
        <w:t>29</w:t>
      </w:r>
      <w:r>
        <w:rPr>
          <w:rFonts w:ascii="Times New Roman" w:hAnsi="Times New Roman" w:hint="eastAsia"/>
          <w:szCs w:val="24"/>
        </w:rPr>
        <w:t xml:space="preserve"> (mod 31).</w:t>
      </w:r>
    </w:p>
    <w:p w14:paraId="5AE102F5" w14:textId="42CED9D9" w:rsidR="007245C8" w:rsidRPr="00306E49" w:rsidRDefault="007245C8" w:rsidP="007245C8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解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设</w:t>
      </w:r>
      <w:r w:rsidRPr="00AD41AD">
        <w:rPr>
          <w:rFonts w:ascii="Times New Roman" w:hAnsi="Times New Roman"/>
          <w:i/>
          <w:sz w:val="24"/>
          <w:szCs w:val="24"/>
        </w:rPr>
        <w:t>m</w:t>
      </w:r>
      <w:r w:rsidRPr="00AD41AD">
        <w:rPr>
          <w:rFonts w:ascii="Times New Roman" w:hAnsi="Times New Roman"/>
          <w:sz w:val="24"/>
          <w:szCs w:val="24"/>
        </w:rPr>
        <w:t>=</w:t>
      </w:r>
      <w:r w:rsidR="00EF167B"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1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AD41AD">
        <w:rPr>
          <w:rFonts w:ascii="Times New Roman" w:hAnsi="Times New Roman"/>
          <w:i/>
          <w:sz w:val="24"/>
          <w:szCs w:val="24"/>
        </w:rPr>
        <w:t>b</w:t>
      </w:r>
      <w:r w:rsidRPr="00AD41AD">
        <w:rPr>
          <w:rFonts w:ascii="Times New Roman" w:hAnsi="Times New Roman"/>
          <w:sz w:val="24"/>
          <w:szCs w:val="24"/>
        </w:rPr>
        <w:t>=</w:t>
      </w:r>
      <w:r w:rsidR="00EF167B">
        <w:rPr>
          <w:rFonts w:ascii="Times New Roman" w:hAnsi="Times New Roman" w:hint="eastAsia"/>
          <w:sz w:val="24"/>
          <w:szCs w:val="24"/>
        </w:rPr>
        <w:t>7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306E49">
        <w:rPr>
          <w:rFonts w:ascii="Times New Roman" w:hAnsi="Times New Roman"/>
          <w:szCs w:val="24"/>
        </w:rPr>
        <w:t>令</w:t>
      </w:r>
      <w:r w:rsidRPr="00AD41AD">
        <w:rPr>
          <w:rFonts w:ascii="Times New Roman" w:hAnsi="Times New Roman"/>
          <w:i/>
          <w:sz w:val="24"/>
          <w:szCs w:val="24"/>
        </w:rPr>
        <w:t>a</w:t>
      </w:r>
      <w:r w:rsidRPr="00AD41AD">
        <w:rPr>
          <w:rFonts w:ascii="Times New Roman" w:hAnsi="Times New Roman"/>
          <w:sz w:val="24"/>
          <w:szCs w:val="24"/>
        </w:rPr>
        <w:t>=1</w:t>
      </w:r>
      <w:r w:rsidRPr="00306E49">
        <w:rPr>
          <w:rFonts w:ascii="Times New Roman" w:hAnsi="Times New Roman"/>
          <w:szCs w:val="24"/>
        </w:rPr>
        <w:t>，将</w:t>
      </w:r>
      <w:r w:rsidR="00EF167B">
        <w:rPr>
          <w:rFonts w:ascii="Times New Roman" w:hAnsi="Times New Roman" w:hint="eastAsia"/>
          <w:sz w:val="24"/>
          <w:szCs w:val="24"/>
        </w:rPr>
        <w:t>29</w:t>
      </w:r>
      <w:r w:rsidRPr="00306E49">
        <w:rPr>
          <w:rFonts w:ascii="Times New Roman" w:hAnsi="Times New Roman"/>
          <w:szCs w:val="24"/>
        </w:rPr>
        <w:t>写成二进制</w:t>
      </w:r>
      <w:r>
        <w:rPr>
          <w:rFonts w:ascii="Times New Roman" w:hAnsi="Times New Roman" w:hint="eastAsia"/>
          <w:szCs w:val="24"/>
        </w:rPr>
        <w:t xml:space="preserve">: </w:t>
      </w:r>
      <w:r w:rsidR="00EF167B">
        <w:rPr>
          <w:rFonts w:ascii="Times New Roman" w:hAnsi="Times New Roman" w:hint="eastAsia"/>
          <w:szCs w:val="24"/>
        </w:rPr>
        <w:t>29</w:t>
      </w:r>
      <w:r>
        <w:rPr>
          <w:rFonts w:ascii="Times New Roman" w:hAnsi="Times New Roman" w:hint="eastAsia"/>
          <w:szCs w:val="24"/>
        </w:rPr>
        <w:t xml:space="preserve"> = 1+2</w:t>
      </w:r>
      <w:r w:rsidRPr="0089186E">
        <w:rPr>
          <w:rFonts w:ascii="Times New Roman" w:hAnsi="Times New Roman" w:hint="eastAsia"/>
          <w:szCs w:val="24"/>
          <w:vertAlign w:val="superscript"/>
        </w:rPr>
        <w:t>2</w:t>
      </w:r>
      <w:r>
        <w:rPr>
          <w:rFonts w:ascii="Times New Roman" w:hAnsi="Times New Roman" w:hint="eastAsia"/>
          <w:szCs w:val="24"/>
        </w:rPr>
        <w:t>+2</w:t>
      </w:r>
      <w:r w:rsidRPr="0089186E">
        <w:rPr>
          <w:rFonts w:ascii="Times New Roman" w:hAnsi="Times New Roman" w:hint="eastAsia"/>
          <w:szCs w:val="24"/>
          <w:vertAlign w:val="superscript"/>
        </w:rPr>
        <w:t>3</w:t>
      </w:r>
      <w:r>
        <w:rPr>
          <w:rFonts w:ascii="Times New Roman" w:hAnsi="Times New Roman" w:hint="eastAsia"/>
          <w:szCs w:val="24"/>
        </w:rPr>
        <w:t>+2</w:t>
      </w:r>
      <w:r w:rsidR="00EF167B">
        <w:rPr>
          <w:rFonts w:ascii="Times New Roman" w:hAnsi="Times New Roman" w:hint="eastAsia"/>
          <w:szCs w:val="24"/>
          <w:vertAlign w:val="superscript"/>
        </w:rPr>
        <w:t xml:space="preserve">4 </w:t>
      </w:r>
      <w:r>
        <w:rPr>
          <w:rFonts w:ascii="Times New Roman" w:hAnsi="Times New Roman" w:hint="eastAsia"/>
          <w:szCs w:val="24"/>
        </w:rPr>
        <w:t>= (</w:t>
      </w:r>
      <w:r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11</w:t>
      </w:r>
      <w:r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1</w:t>
      </w:r>
      <w:r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01</w:t>
      </w:r>
      <w:r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)</w:t>
      </w:r>
      <w:r w:rsidRPr="0089186E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  <w:vertAlign w:val="subscript"/>
        </w:rPr>
        <w:t>2</w:t>
      </w:r>
      <w:r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.</w:t>
      </w:r>
    </w:p>
    <w:p w14:paraId="053B6077" w14:textId="77777777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运用模重复</w:t>
      </w:r>
      <w:proofErr w:type="gramStart"/>
      <w:r w:rsidRPr="00306E49">
        <w:rPr>
          <w:rFonts w:ascii="Times New Roman" w:hAnsi="Times New Roman"/>
          <w:szCs w:val="24"/>
        </w:rPr>
        <w:t>平方</w:t>
      </w:r>
      <w:r>
        <w:rPr>
          <w:rFonts w:ascii="Times New Roman" w:hAnsi="Times New Roman" w:hint="eastAsia"/>
          <w:szCs w:val="24"/>
        </w:rPr>
        <w:t>计算</w:t>
      </w:r>
      <w:proofErr w:type="gramEnd"/>
      <w:r w:rsidRPr="00306E49">
        <w:rPr>
          <w:rFonts w:ascii="Times New Roman" w:hAnsi="Times New Roman"/>
          <w:szCs w:val="24"/>
        </w:rPr>
        <w:t>法，我们依次计算如下：</w:t>
      </w:r>
    </w:p>
    <w:p w14:paraId="51F05CCB" w14:textId="1D3F0D46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0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 w:rsidRPr="0089186E">
        <w:rPr>
          <w:rFonts w:ascii="Times New Roman" w:hAnsi="Times New Roman" w:hint="eastAsia"/>
          <w:szCs w:val="24"/>
          <w:vertAlign w:val="subscript"/>
        </w:rPr>
        <w:t>0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 w:rsidRPr="0089186E"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 w:rsidRPr="0089186E">
        <w:rPr>
          <w:rFonts w:ascii="Times New Roman" w:hAnsi="Times New Roman" w:hint="eastAsia"/>
          <w:szCs w:val="24"/>
          <w:vertAlign w:val="superscript"/>
        </w:rPr>
        <w:t>2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18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 xml:space="preserve">1). </w:t>
      </w:r>
    </w:p>
    <w:p w14:paraId="0D24ADFE" w14:textId="6DF7D759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 w:rsidRPr="0089186E"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 w:rsidRPr="0089186E">
        <w:rPr>
          <w:rFonts w:ascii="Times New Roman" w:hAnsi="Times New Roman" w:hint="eastAsia"/>
          <w:szCs w:val="24"/>
          <w:vertAlign w:val="subscript"/>
        </w:rPr>
        <w:t>0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14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53339F5F" w14:textId="01B54187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 w:rsidRPr="0089186E">
        <w:rPr>
          <w:rFonts w:ascii="Times New Roman" w:hAnsi="Times New Roman" w:hint="eastAsia"/>
          <w:szCs w:val="24"/>
          <w:vertAlign w:val="subscript"/>
        </w:rPr>
        <w:t>2</w:t>
      </w:r>
      <w:r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3</w:t>
      </w:r>
      <w:r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7E75DEE4" w14:textId="27194426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4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3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3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3</w:t>
      </w:r>
      <w:r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19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0AF4D9CD" w14:textId="6AF1B2F9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5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= </w:t>
      </w:r>
      <w:r w:rsidR="00EF167B">
        <w:rPr>
          <w:rFonts w:ascii="Times New Roman" w:hAnsi="Times New Roman" w:hint="eastAsia"/>
          <w:szCs w:val="24"/>
        </w:rPr>
        <w:t>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3</w:t>
      </w:r>
      <w:r w:rsidR="00EF167B">
        <w:rPr>
          <w:rFonts w:ascii="Times New Roman" w:hAnsi="Times New Roman"/>
          <w:szCs w:val="24"/>
        </w:rPr>
        <w:sym w:font="Wingdings" w:char="F09E"/>
      </w:r>
      <w:r w:rsidR="00EF167B" w:rsidRPr="0089186E">
        <w:rPr>
          <w:rFonts w:ascii="Times New Roman" w:hAnsi="Times New Roman" w:hint="eastAsia"/>
          <w:i/>
          <w:iCs/>
          <w:szCs w:val="24"/>
        </w:rPr>
        <w:t>b</w:t>
      </w:r>
      <w:r w:rsidR="00EF167B"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9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31</w:t>
      </w:r>
      <w:r>
        <w:rPr>
          <w:rFonts w:ascii="Times New Roman" w:hAnsi="Times New Roman" w:hint="eastAsia"/>
          <w:szCs w:val="24"/>
        </w:rPr>
        <w:t>).</w:t>
      </w:r>
    </w:p>
    <w:p w14:paraId="14830885" w14:textId="13193005" w:rsidR="000D5BEF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最后，计算</w:t>
      </w:r>
      <w:r>
        <w:rPr>
          <w:rFonts w:ascii="Times New Roman" w:hAnsi="Times New Roman" w:hint="eastAsia"/>
          <w:szCs w:val="24"/>
        </w:rPr>
        <w:t>得</w:t>
      </w:r>
      <w:r w:rsidRPr="00306E49">
        <w:rPr>
          <w:rFonts w:ascii="Times New Roman" w:hAnsi="Times New Roman"/>
          <w:szCs w:val="24"/>
        </w:rPr>
        <w:t>出</w:t>
      </w:r>
      <w:r w:rsidR="00EF167B">
        <w:rPr>
          <w:rFonts w:ascii="Times New Roman" w:hAnsi="Times New Roman" w:hint="eastAsia"/>
          <w:szCs w:val="24"/>
        </w:rPr>
        <w:t>7</w:t>
      </w:r>
      <w:r w:rsidR="00EF167B">
        <w:rPr>
          <w:rFonts w:ascii="Times New Roman" w:hAnsi="Times New Roman" w:hint="eastAsia"/>
          <w:szCs w:val="24"/>
          <w:vertAlign w:val="superscript"/>
        </w:rPr>
        <w:t>29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≡ </m:t>
        </m:r>
      </m:oMath>
      <w:r>
        <w:rPr>
          <w:rFonts w:ascii="Times New Roman" w:hAnsi="Times New Roman" w:hint="eastAsia"/>
          <w:szCs w:val="24"/>
        </w:rPr>
        <w:t xml:space="preserve">9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1E5693A3" w14:textId="77777777" w:rsidR="007245C8" w:rsidRPr="00306E49" w:rsidRDefault="007245C8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01EA91AA" w14:textId="71BFAF4E" w:rsidR="000D5BEF" w:rsidRPr="00306E49" w:rsidRDefault="000D5BEF" w:rsidP="00665BA4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例</w:t>
      </w:r>
      <w:r w:rsidR="00D51E72">
        <w:rPr>
          <w:rFonts w:ascii="Times New Roman" w:hAnsi="Times New Roman" w:hint="eastAsia"/>
          <w:b/>
          <w:szCs w:val="24"/>
        </w:rPr>
        <w:t>2.3.</w:t>
      </w:r>
      <w:r w:rsidR="007245C8">
        <w:rPr>
          <w:rFonts w:ascii="Times New Roman" w:hAnsi="Times New Roman" w:hint="eastAsia"/>
          <w:b/>
          <w:szCs w:val="24"/>
        </w:rPr>
        <w:t>2</w:t>
      </w:r>
      <w:r w:rsidR="007245C8"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计算</w:t>
      </w:r>
      <w:r w:rsidR="000E598C">
        <w:rPr>
          <w:rFonts w:ascii="Times New Roman" w:hAnsi="Times New Roman" w:hint="eastAsia"/>
          <w:szCs w:val="24"/>
        </w:rPr>
        <w:t>32760</w:t>
      </w:r>
      <w:r w:rsidR="000E598C" w:rsidRPr="00BB35CE">
        <w:rPr>
          <w:rFonts w:ascii="Times New Roman" w:hAnsi="Times New Roman"/>
          <w:szCs w:val="24"/>
          <w:vertAlign w:val="superscript"/>
        </w:rPr>
        <w:t>365</w:t>
      </w:r>
      <w:r w:rsidR="000E598C">
        <w:rPr>
          <w:rFonts w:ascii="Times New Roman" w:hAnsi="Times New Roman" w:hint="eastAsia"/>
          <w:szCs w:val="24"/>
        </w:rPr>
        <w:t xml:space="preserve"> (mod 65521).</w:t>
      </w:r>
    </w:p>
    <w:p w14:paraId="1EE2D4D7" w14:textId="5E34E4A7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解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设</w:t>
      </w:r>
      <w:r w:rsidRPr="00AD41AD">
        <w:rPr>
          <w:rFonts w:ascii="Times New Roman" w:hAnsi="Times New Roman"/>
          <w:i/>
          <w:sz w:val="24"/>
          <w:szCs w:val="24"/>
        </w:rPr>
        <w:t>m</w:t>
      </w:r>
      <w:r w:rsidRPr="00AD41AD">
        <w:rPr>
          <w:rFonts w:ascii="Times New Roman" w:hAnsi="Times New Roman"/>
          <w:sz w:val="24"/>
          <w:szCs w:val="24"/>
        </w:rPr>
        <w:t>=</w:t>
      </w:r>
      <w:r w:rsidR="00AB206E">
        <w:rPr>
          <w:rFonts w:ascii="Times New Roman" w:hAnsi="Times New Roman" w:hint="eastAsia"/>
          <w:sz w:val="24"/>
          <w:szCs w:val="24"/>
        </w:rPr>
        <w:t>65521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AD41AD">
        <w:rPr>
          <w:rFonts w:ascii="Times New Roman" w:hAnsi="Times New Roman"/>
          <w:i/>
          <w:sz w:val="24"/>
          <w:szCs w:val="24"/>
        </w:rPr>
        <w:t>b</w:t>
      </w:r>
      <w:r w:rsidRPr="00AD41AD">
        <w:rPr>
          <w:rFonts w:ascii="Times New Roman" w:hAnsi="Times New Roman"/>
          <w:sz w:val="24"/>
          <w:szCs w:val="24"/>
        </w:rPr>
        <w:t>=</w:t>
      </w:r>
      <w:r w:rsidR="00AB206E">
        <w:rPr>
          <w:rFonts w:ascii="Times New Roman" w:hAnsi="Times New Roman" w:hint="eastAsia"/>
          <w:sz w:val="24"/>
          <w:szCs w:val="24"/>
        </w:rPr>
        <w:t>32760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306E49">
        <w:rPr>
          <w:rFonts w:ascii="Times New Roman" w:hAnsi="Times New Roman"/>
          <w:szCs w:val="24"/>
        </w:rPr>
        <w:t>令</w:t>
      </w:r>
      <w:r w:rsidRPr="00AD41AD">
        <w:rPr>
          <w:rFonts w:ascii="Times New Roman" w:hAnsi="Times New Roman"/>
          <w:i/>
          <w:sz w:val="24"/>
          <w:szCs w:val="24"/>
        </w:rPr>
        <w:t>a</w:t>
      </w:r>
      <w:r w:rsidRPr="00AD41AD">
        <w:rPr>
          <w:rFonts w:ascii="Times New Roman" w:hAnsi="Times New Roman"/>
          <w:sz w:val="24"/>
          <w:szCs w:val="24"/>
        </w:rPr>
        <w:t>=1</w:t>
      </w:r>
      <w:r w:rsidRPr="00306E49">
        <w:rPr>
          <w:rFonts w:ascii="Times New Roman" w:hAnsi="Times New Roman"/>
          <w:szCs w:val="24"/>
        </w:rPr>
        <w:t>，将</w:t>
      </w:r>
      <w:r w:rsidR="00AB206E">
        <w:rPr>
          <w:rFonts w:ascii="Times New Roman" w:hAnsi="Times New Roman" w:hint="eastAsia"/>
          <w:sz w:val="24"/>
          <w:szCs w:val="24"/>
        </w:rPr>
        <w:t>365</w:t>
      </w:r>
      <w:r w:rsidRPr="00306E49">
        <w:rPr>
          <w:rFonts w:ascii="Times New Roman" w:hAnsi="Times New Roman"/>
          <w:szCs w:val="24"/>
        </w:rPr>
        <w:t>写成二进制</w:t>
      </w:r>
      <w:r w:rsidR="00AB206E">
        <w:rPr>
          <w:rFonts w:ascii="Times New Roman" w:hAnsi="Times New Roman" w:hint="eastAsia"/>
          <w:szCs w:val="24"/>
        </w:rPr>
        <w:t>: 365 = 1+</w:t>
      </w:r>
      <w:r w:rsidR="009350A8">
        <w:rPr>
          <w:rFonts w:ascii="Times New Roman" w:hAnsi="Times New Roman" w:hint="eastAsia"/>
          <w:szCs w:val="24"/>
        </w:rPr>
        <w:t>2</w:t>
      </w:r>
      <w:r w:rsidR="009350A8" w:rsidRPr="00BB35CE">
        <w:rPr>
          <w:rFonts w:ascii="Times New Roman" w:hAnsi="Times New Roman"/>
          <w:szCs w:val="24"/>
          <w:vertAlign w:val="superscript"/>
        </w:rPr>
        <w:t>2</w:t>
      </w:r>
      <w:r w:rsidR="009350A8">
        <w:rPr>
          <w:rFonts w:ascii="Times New Roman" w:hAnsi="Times New Roman" w:hint="eastAsia"/>
          <w:szCs w:val="24"/>
        </w:rPr>
        <w:t>+</w:t>
      </w:r>
      <w:r w:rsidR="00AB206E">
        <w:rPr>
          <w:rFonts w:ascii="Times New Roman" w:hAnsi="Times New Roman" w:hint="eastAsia"/>
          <w:szCs w:val="24"/>
        </w:rPr>
        <w:t>2</w:t>
      </w:r>
      <w:r w:rsidR="00AB206E" w:rsidRPr="00BB35CE">
        <w:rPr>
          <w:rFonts w:ascii="Times New Roman" w:hAnsi="Times New Roman"/>
          <w:szCs w:val="24"/>
          <w:vertAlign w:val="superscript"/>
        </w:rPr>
        <w:t>3</w:t>
      </w:r>
      <w:r w:rsidR="00AB206E">
        <w:rPr>
          <w:rFonts w:ascii="Times New Roman" w:hAnsi="Times New Roman" w:hint="eastAsia"/>
          <w:szCs w:val="24"/>
        </w:rPr>
        <w:t>+2</w:t>
      </w:r>
      <w:r w:rsidR="00AB206E" w:rsidRPr="00BB35CE">
        <w:rPr>
          <w:rFonts w:ascii="Times New Roman" w:hAnsi="Times New Roman"/>
          <w:szCs w:val="24"/>
          <w:vertAlign w:val="superscript"/>
        </w:rPr>
        <w:t>5</w:t>
      </w:r>
      <w:r w:rsidR="00AB206E">
        <w:rPr>
          <w:rFonts w:ascii="Times New Roman" w:hAnsi="Times New Roman" w:hint="eastAsia"/>
          <w:szCs w:val="24"/>
        </w:rPr>
        <w:t>+2</w:t>
      </w:r>
      <w:r w:rsidR="00AB206E" w:rsidRPr="00BB35CE">
        <w:rPr>
          <w:rFonts w:ascii="Times New Roman" w:hAnsi="Times New Roman"/>
          <w:szCs w:val="24"/>
          <w:vertAlign w:val="superscript"/>
        </w:rPr>
        <w:t>6</w:t>
      </w:r>
      <w:r w:rsidR="00AB206E">
        <w:rPr>
          <w:rFonts w:ascii="Times New Roman" w:hAnsi="Times New Roman" w:hint="eastAsia"/>
          <w:szCs w:val="24"/>
        </w:rPr>
        <w:t>+2</w:t>
      </w:r>
      <w:r w:rsidR="00AB206E" w:rsidRPr="00BB35CE">
        <w:rPr>
          <w:rFonts w:ascii="Times New Roman" w:hAnsi="Times New Roman"/>
          <w:szCs w:val="24"/>
          <w:vertAlign w:val="superscript"/>
        </w:rPr>
        <w:t>8</w:t>
      </w:r>
      <w:r w:rsidR="00AB206E">
        <w:rPr>
          <w:rFonts w:ascii="Times New Roman" w:hAnsi="Times New Roman" w:hint="eastAsia"/>
          <w:szCs w:val="24"/>
          <w:vertAlign w:val="superscript"/>
        </w:rPr>
        <w:t xml:space="preserve"> </w:t>
      </w:r>
      <w:r w:rsidR="00AB206E">
        <w:rPr>
          <w:rFonts w:ascii="Times New Roman" w:hAnsi="Times New Roman" w:hint="eastAsia"/>
          <w:szCs w:val="24"/>
        </w:rPr>
        <w:t>= (</w:t>
      </w:r>
      <w:r w:rsidR="00AB206E"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101101</w:t>
      </w:r>
      <w:r w:rsidR="00886E45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1</w:t>
      </w:r>
      <w:r w:rsidR="00AB206E"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01</w:t>
      </w:r>
      <w:r w:rsidR="00AB206E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)</w:t>
      </w:r>
      <w:r w:rsidR="00AB206E" w:rsidRPr="00BB35CE"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  <w:vertAlign w:val="subscript"/>
        </w:rPr>
        <w:t>2</w:t>
      </w:r>
      <w:r w:rsidR="00AB206E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.</w:t>
      </w:r>
    </w:p>
    <w:p w14:paraId="0C0680DD" w14:textId="2AC8B522" w:rsidR="000D5BEF" w:rsidRPr="00306E49" w:rsidRDefault="000D5BEF" w:rsidP="00BB35CE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运用模重复</w:t>
      </w:r>
      <w:proofErr w:type="gramStart"/>
      <w:r w:rsidRPr="00306E49">
        <w:rPr>
          <w:rFonts w:ascii="Times New Roman" w:hAnsi="Times New Roman"/>
          <w:szCs w:val="24"/>
        </w:rPr>
        <w:t>平方</w:t>
      </w:r>
      <w:r w:rsidR="0083668E">
        <w:rPr>
          <w:rFonts w:ascii="Times New Roman" w:hAnsi="Times New Roman" w:hint="eastAsia"/>
          <w:szCs w:val="24"/>
        </w:rPr>
        <w:t>计算</w:t>
      </w:r>
      <w:proofErr w:type="gramEnd"/>
      <w:r w:rsidRPr="00306E49">
        <w:rPr>
          <w:rFonts w:ascii="Times New Roman" w:hAnsi="Times New Roman"/>
          <w:szCs w:val="24"/>
        </w:rPr>
        <w:t>法，我们依次计算如下：</w:t>
      </w:r>
    </w:p>
    <w:p w14:paraId="040B078D" w14:textId="1D90708D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）</w:t>
      </w:r>
      <w:r w:rsidR="003C215C" w:rsidRPr="0089186E">
        <w:rPr>
          <w:rFonts w:ascii="Times New Roman" w:hAnsi="Times New Roman" w:hint="eastAsia"/>
          <w:i/>
          <w:iCs/>
          <w:szCs w:val="24"/>
        </w:rPr>
        <w:t>n</w:t>
      </w:r>
      <w:r w:rsidR="003C215C">
        <w:rPr>
          <w:rFonts w:ascii="Times New Roman" w:hAnsi="Times New Roman" w:hint="eastAsia"/>
          <w:szCs w:val="24"/>
          <w:vertAlign w:val="subscript"/>
        </w:rPr>
        <w:t>0</w:t>
      </w:r>
      <w:r w:rsidR="003C215C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3C215C" w:rsidRPr="00BB35CE">
        <w:rPr>
          <w:rFonts w:ascii="Times New Roman" w:hAnsi="Times New Roman"/>
          <w:i/>
          <w:iCs/>
          <w:szCs w:val="24"/>
        </w:rPr>
        <w:t>a</w:t>
      </w:r>
      <w:r w:rsidR="003C215C" w:rsidRPr="00BB35CE">
        <w:rPr>
          <w:rFonts w:ascii="Times New Roman" w:hAnsi="Times New Roman"/>
          <w:szCs w:val="24"/>
          <w:vertAlign w:val="subscript"/>
        </w:rPr>
        <w:t>0</w:t>
      </w:r>
      <w:r w:rsidR="003C215C">
        <w:rPr>
          <w:rFonts w:ascii="Times New Roman" w:hAnsi="Times New Roman" w:hint="eastAsia"/>
          <w:szCs w:val="24"/>
        </w:rPr>
        <w:t xml:space="preserve"> = </w:t>
      </w:r>
      <w:r w:rsidR="003C215C" w:rsidRPr="00BB35CE">
        <w:rPr>
          <w:rFonts w:ascii="Times New Roman" w:hAnsi="Times New Roman"/>
          <w:i/>
          <w:iCs/>
          <w:szCs w:val="24"/>
        </w:rPr>
        <w:t>a</w:t>
      </w:r>
      <w:r w:rsidR="003C215C">
        <w:rPr>
          <w:rFonts w:ascii="Times New Roman" w:hAnsi="Times New Roman"/>
          <w:szCs w:val="24"/>
        </w:rPr>
        <w:sym w:font="Wingdings" w:char="F09E"/>
      </w:r>
      <w:r w:rsidR="003C215C" w:rsidRPr="00BB35CE">
        <w:rPr>
          <w:rFonts w:ascii="Times New Roman" w:hAnsi="Times New Roman"/>
          <w:i/>
          <w:iCs/>
          <w:szCs w:val="24"/>
        </w:rPr>
        <w:t>b</w:t>
      </w:r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32760, </w:t>
      </w:r>
      <w:r w:rsidR="003C215C" w:rsidRPr="00BB35CE">
        <w:rPr>
          <w:rFonts w:ascii="Times New Roman" w:hAnsi="Times New Roman"/>
          <w:i/>
          <w:iCs/>
          <w:szCs w:val="24"/>
        </w:rPr>
        <w:t>b</w:t>
      </w:r>
      <w:r w:rsidR="003C215C" w:rsidRPr="00BB35CE">
        <w:rPr>
          <w:rFonts w:ascii="Times New Roman" w:hAnsi="Times New Roman"/>
          <w:szCs w:val="24"/>
          <w:vertAlign w:val="subscript"/>
        </w:rPr>
        <w:t>1</w:t>
      </w:r>
      <w:r w:rsidR="003C215C">
        <w:rPr>
          <w:rFonts w:ascii="Times New Roman" w:hAnsi="Times New Roman" w:hint="eastAsia"/>
          <w:szCs w:val="24"/>
        </w:rPr>
        <w:t xml:space="preserve"> = </w:t>
      </w:r>
      <w:r w:rsidR="003C215C" w:rsidRPr="00BB35CE">
        <w:rPr>
          <w:rFonts w:ascii="Times New Roman" w:hAnsi="Times New Roman"/>
          <w:i/>
          <w:iCs/>
          <w:szCs w:val="24"/>
        </w:rPr>
        <w:t>b</w:t>
      </w:r>
      <w:r w:rsidR="003C215C" w:rsidRPr="00BB35CE">
        <w:rPr>
          <w:rFonts w:ascii="Times New Roman" w:hAnsi="Times New Roman"/>
          <w:szCs w:val="24"/>
          <w:vertAlign w:val="superscript"/>
        </w:rPr>
        <w:t>2</w:t>
      </w:r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49141 (mod 65521). </w:t>
      </w:r>
    </w:p>
    <w:p w14:paraId="07891303" w14:textId="362150DE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）</w:t>
      </w:r>
      <w:r w:rsidR="003C215C" w:rsidRPr="00BB35CE">
        <w:rPr>
          <w:rFonts w:ascii="Times New Roman" w:hAnsi="Times New Roman"/>
          <w:i/>
          <w:iCs/>
          <w:szCs w:val="24"/>
        </w:rPr>
        <w:t>n</w:t>
      </w:r>
      <w:r w:rsidR="003C215C" w:rsidRPr="00BB35CE">
        <w:rPr>
          <w:rFonts w:ascii="Times New Roman" w:hAnsi="Times New Roman"/>
          <w:szCs w:val="24"/>
          <w:vertAlign w:val="subscript"/>
        </w:rPr>
        <w:t>1</w:t>
      </w:r>
      <w:r w:rsidR="003C215C"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="003C215C" w:rsidRPr="0089186E">
        <w:rPr>
          <w:rFonts w:ascii="Times New Roman" w:hAnsi="Times New Roman" w:hint="eastAsia"/>
          <w:i/>
          <w:iCs/>
          <w:szCs w:val="24"/>
        </w:rPr>
        <w:t>a</w:t>
      </w:r>
      <w:r w:rsidR="003C215C">
        <w:rPr>
          <w:rFonts w:ascii="Times New Roman" w:hAnsi="Times New Roman" w:hint="eastAsia"/>
          <w:szCs w:val="24"/>
          <w:vertAlign w:val="subscript"/>
        </w:rPr>
        <w:t>1</w:t>
      </w:r>
      <w:r w:rsidR="003C215C">
        <w:rPr>
          <w:rFonts w:ascii="Times New Roman" w:hAnsi="Times New Roman" w:hint="eastAsia"/>
          <w:szCs w:val="24"/>
        </w:rPr>
        <w:t xml:space="preserve"> = </w:t>
      </w:r>
      <w:r w:rsidR="003C215C" w:rsidRPr="0089186E">
        <w:rPr>
          <w:rFonts w:ascii="Times New Roman" w:hAnsi="Times New Roman" w:hint="eastAsia"/>
          <w:i/>
          <w:iCs/>
          <w:szCs w:val="24"/>
        </w:rPr>
        <w:t>a</w:t>
      </w:r>
      <w:r w:rsidR="003C215C" w:rsidRPr="00BB35CE">
        <w:rPr>
          <w:rFonts w:ascii="Times New Roman" w:hAnsi="Times New Roman"/>
          <w:szCs w:val="24"/>
          <w:vertAlign w:val="subscript"/>
        </w:rPr>
        <w:t>0</w:t>
      </w:r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32760, </w:t>
      </w:r>
      <w:r w:rsidR="003C215C" w:rsidRPr="0089186E">
        <w:rPr>
          <w:rFonts w:ascii="Times New Roman" w:hAnsi="Times New Roman" w:hint="eastAsia"/>
          <w:i/>
          <w:iCs/>
          <w:szCs w:val="24"/>
        </w:rPr>
        <w:t>b</w:t>
      </w:r>
      <w:r w:rsidR="003C215C">
        <w:rPr>
          <w:rFonts w:ascii="Times New Roman" w:hAnsi="Times New Roman" w:hint="eastAsia"/>
          <w:szCs w:val="24"/>
          <w:vertAlign w:val="subscript"/>
        </w:rPr>
        <w:t>2</w:t>
      </w:r>
      <w:r w:rsidR="003C215C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</w:t>
      </w:r>
      <w:r w:rsidR="00ED3F6C">
        <w:rPr>
          <w:rFonts w:ascii="Times New Roman" w:hAnsi="Times New Roman" w:hint="eastAsia"/>
          <w:szCs w:val="24"/>
        </w:rPr>
        <w:t>61426</w:t>
      </w:r>
      <w:r w:rsidR="003C215C">
        <w:rPr>
          <w:rFonts w:ascii="Times New Roman" w:hAnsi="Times New Roman" w:hint="eastAsia"/>
          <w:szCs w:val="24"/>
        </w:rPr>
        <w:t xml:space="preserve"> (mod 65521).</w:t>
      </w:r>
    </w:p>
    <w:p w14:paraId="2C0F128A" w14:textId="23943276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）</w:t>
      </w:r>
      <w:r w:rsidR="00ED3F6C" w:rsidRPr="0089186E">
        <w:rPr>
          <w:rFonts w:ascii="Times New Roman" w:hAnsi="Times New Roman" w:hint="eastAsia"/>
          <w:i/>
          <w:iCs/>
          <w:szCs w:val="24"/>
        </w:rPr>
        <w:t>n</w:t>
      </w:r>
      <w:r w:rsidR="00ED3F6C">
        <w:rPr>
          <w:rFonts w:ascii="Times New Roman" w:hAnsi="Times New Roman" w:hint="eastAsia"/>
          <w:szCs w:val="24"/>
          <w:vertAlign w:val="subscript"/>
        </w:rPr>
        <w:t>2</w:t>
      </w:r>
      <w:r w:rsidR="00ED3F6C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ED3F6C">
        <w:rPr>
          <w:rFonts w:ascii="Times New Roman" w:hAnsi="Times New Roman" w:hint="eastAsia"/>
          <w:szCs w:val="24"/>
          <w:vertAlign w:val="subscript"/>
        </w:rPr>
        <w:t>2</w:t>
      </w:r>
      <w:r w:rsidR="00ED3F6C">
        <w:rPr>
          <w:rFonts w:ascii="Times New Roman" w:hAnsi="Times New Roman" w:hint="eastAsia"/>
          <w:szCs w:val="24"/>
        </w:rPr>
        <w:t xml:space="preserve"> = 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ED3F6C">
        <w:rPr>
          <w:rFonts w:ascii="Times New Roman" w:hAnsi="Times New Roman" w:hint="eastAsia"/>
          <w:szCs w:val="24"/>
          <w:vertAlign w:val="subscript"/>
        </w:rPr>
        <w:t>1</w:t>
      </w:r>
      <w:r w:rsidR="00ED3F6C">
        <w:rPr>
          <w:rFonts w:ascii="Times New Roman" w:hAnsi="Times New Roman"/>
          <w:szCs w:val="24"/>
        </w:rPr>
        <w:sym w:font="Wingdings" w:char="F09E"/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ED3F6C" w:rsidRPr="00BB35CE">
        <w:rPr>
          <w:rFonts w:ascii="Times New Roman" w:hAnsi="Times New Roman"/>
          <w:szCs w:val="24"/>
          <w:vertAlign w:val="subscript"/>
        </w:rPr>
        <w:t>2</w:t>
      </w:r>
      <w:r w:rsidR="00ED3F6C" w:rsidRPr="00BB35CE">
        <w:rPr>
          <w:rFonts w:ascii="Times New Roman" w:hAnsi="Times New Roman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34808, </w:t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ED3F6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61170 (mod 65521).</w:t>
      </w:r>
    </w:p>
    <w:p w14:paraId="1638D2C1" w14:textId="2F6DB161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4</w:t>
      </w:r>
      <w:r w:rsidRPr="00306E49">
        <w:rPr>
          <w:rFonts w:ascii="Times New Roman" w:hAnsi="Times New Roman"/>
          <w:szCs w:val="24"/>
        </w:rPr>
        <w:t>）</w:t>
      </w:r>
      <w:r w:rsidR="00ED3F6C" w:rsidRPr="0089186E">
        <w:rPr>
          <w:rFonts w:ascii="Times New Roman" w:hAnsi="Times New Roman" w:hint="eastAsia"/>
          <w:i/>
          <w:iCs/>
          <w:szCs w:val="24"/>
        </w:rPr>
        <w:t>n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>
        <w:rPr>
          <w:rFonts w:ascii="Times New Roman" w:hAnsi="Times New Roman" w:hint="eastAsia"/>
          <w:szCs w:val="24"/>
        </w:rPr>
        <w:t xml:space="preserve"> = 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BE7C0C">
        <w:rPr>
          <w:rFonts w:ascii="Times New Roman" w:hAnsi="Times New Roman" w:hint="eastAsia"/>
          <w:szCs w:val="24"/>
          <w:vertAlign w:val="subscript"/>
        </w:rPr>
        <w:t>2</w:t>
      </w:r>
      <w:r w:rsidR="00ED3F6C">
        <w:rPr>
          <w:rFonts w:ascii="Times New Roman" w:hAnsi="Times New Roman"/>
          <w:szCs w:val="24"/>
        </w:rPr>
        <w:sym w:font="Wingdings" w:char="F09E"/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34</w:t>
      </w:r>
      <w:r w:rsidR="00BE7C0C">
        <w:rPr>
          <w:rFonts w:ascii="Times New Roman" w:hAnsi="Times New Roman" w:hint="eastAsia"/>
          <w:szCs w:val="24"/>
        </w:rPr>
        <w:t>944</w:t>
      </w:r>
      <w:r w:rsidR="00ED3F6C">
        <w:rPr>
          <w:rFonts w:ascii="Times New Roman" w:hAnsi="Times New Roman" w:hint="eastAsia"/>
          <w:szCs w:val="24"/>
        </w:rPr>
        <w:t xml:space="preserve">, </w:t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163E13">
        <w:rPr>
          <w:rFonts w:ascii="Times New Roman" w:hAnsi="Times New Roman" w:hint="eastAsia"/>
          <w:szCs w:val="24"/>
          <w:vertAlign w:val="subscript"/>
        </w:rPr>
        <w:t>4</w:t>
      </w:r>
      <w:r w:rsidR="00ED3F6C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ED3F6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611</w:t>
      </w:r>
      <w:r w:rsidR="00BE7C0C">
        <w:rPr>
          <w:rFonts w:ascii="Times New Roman" w:hAnsi="Times New Roman" w:hint="eastAsia"/>
          <w:szCs w:val="24"/>
        </w:rPr>
        <w:t>53</w:t>
      </w:r>
      <w:r w:rsidR="00ED3F6C">
        <w:rPr>
          <w:rFonts w:ascii="Times New Roman" w:hAnsi="Times New Roman" w:hint="eastAsia"/>
          <w:szCs w:val="24"/>
        </w:rPr>
        <w:t xml:space="preserve"> (mod 65521).</w:t>
      </w:r>
    </w:p>
    <w:p w14:paraId="3A7D57C9" w14:textId="4D35BFF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5</w:t>
      </w:r>
      <w:r w:rsidRPr="00306E49">
        <w:rPr>
          <w:rFonts w:ascii="Times New Roman" w:hAnsi="Times New Roman"/>
          <w:szCs w:val="24"/>
        </w:rPr>
        <w:t>）</w:t>
      </w:r>
      <w:r w:rsidR="0003467F" w:rsidRPr="0089186E">
        <w:rPr>
          <w:rFonts w:ascii="Times New Roman" w:hAnsi="Times New Roman" w:hint="eastAsia"/>
          <w:i/>
          <w:iCs/>
          <w:szCs w:val="24"/>
        </w:rPr>
        <w:t>n</w:t>
      </w:r>
      <w:r w:rsidR="0003467F">
        <w:rPr>
          <w:rFonts w:ascii="Times New Roman" w:hAnsi="Times New Roman" w:hint="eastAsia"/>
          <w:szCs w:val="24"/>
          <w:vertAlign w:val="subscript"/>
        </w:rPr>
        <w:t>4</w:t>
      </w:r>
      <w:r w:rsidR="0003467F"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="0003467F" w:rsidRPr="0089186E">
        <w:rPr>
          <w:rFonts w:ascii="Times New Roman" w:hAnsi="Times New Roman" w:hint="eastAsia"/>
          <w:i/>
          <w:iCs/>
          <w:szCs w:val="24"/>
        </w:rPr>
        <w:t>a</w:t>
      </w:r>
      <w:r w:rsidR="0003467F">
        <w:rPr>
          <w:rFonts w:ascii="Times New Roman" w:hAnsi="Times New Roman" w:hint="eastAsia"/>
          <w:szCs w:val="24"/>
          <w:vertAlign w:val="subscript"/>
        </w:rPr>
        <w:t>4</w:t>
      </w:r>
      <w:r w:rsidR="0003467F">
        <w:rPr>
          <w:rFonts w:ascii="Times New Roman" w:hAnsi="Times New Roman" w:hint="eastAsia"/>
          <w:szCs w:val="24"/>
        </w:rPr>
        <w:t xml:space="preserve"> = </w:t>
      </w:r>
      <w:r w:rsidR="0003467F" w:rsidRPr="0089186E">
        <w:rPr>
          <w:rFonts w:ascii="Times New Roman" w:hAnsi="Times New Roman" w:hint="eastAsia"/>
          <w:i/>
          <w:iCs/>
          <w:szCs w:val="24"/>
        </w:rPr>
        <w:t>a</w:t>
      </w:r>
      <w:r w:rsidR="0003467F">
        <w:rPr>
          <w:rFonts w:ascii="Times New Roman" w:hAnsi="Times New Roman" w:hint="eastAsia"/>
          <w:szCs w:val="24"/>
          <w:vertAlign w:val="subscript"/>
        </w:rPr>
        <w:t>3</w:t>
      </w:r>
      <w:r w:rsidR="0003467F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03467F">
        <w:rPr>
          <w:rFonts w:ascii="Times New Roman" w:hAnsi="Times New Roman" w:hint="eastAsia"/>
          <w:szCs w:val="24"/>
        </w:rPr>
        <w:t xml:space="preserve"> 34944, </w:t>
      </w:r>
      <w:r w:rsidR="0003467F" w:rsidRPr="0089186E">
        <w:rPr>
          <w:rFonts w:ascii="Times New Roman" w:hAnsi="Times New Roman" w:hint="eastAsia"/>
          <w:i/>
          <w:iCs/>
          <w:szCs w:val="24"/>
        </w:rPr>
        <w:t>b</w:t>
      </w:r>
      <w:r w:rsidR="00163E13">
        <w:rPr>
          <w:rFonts w:ascii="Times New Roman" w:hAnsi="Times New Roman" w:hint="eastAsia"/>
          <w:szCs w:val="24"/>
          <w:vertAlign w:val="subscript"/>
        </w:rPr>
        <w:t>5</w:t>
      </w:r>
      <w:r w:rsidR="0003467F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4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03467F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03467F">
        <w:rPr>
          <w:rFonts w:ascii="Times New Roman" w:hAnsi="Times New Roman" w:hint="eastAsia"/>
          <w:szCs w:val="24"/>
        </w:rPr>
        <w:t xml:space="preserve"> 12813 (mod 65521).</w:t>
      </w:r>
    </w:p>
    <w:p w14:paraId="3A692325" w14:textId="06EEB3C4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6</w:t>
      </w:r>
      <w:r w:rsidRPr="00306E49">
        <w:rPr>
          <w:rFonts w:ascii="Times New Roman" w:hAnsi="Times New Roman"/>
          <w:szCs w:val="24"/>
        </w:rPr>
        <w:t>）</w:t>
      </w:r>
      <w:r w:rsidR="00163E13" w:rsidRPr="0089186E">
        <w:rPr>
          <w:rFonts w:ascii="Times New Roman" w:hAnsi="Times New Roman" w:hint="eastAsia"/>
          <w:i/>
          <w:iCs/>
          <w:szCs w:val="24"/>
        </w:rPr>
        <w:t>n</w:t>
      </w:r>
      <w:r w:rsidR="00163E13">
        <w:rPr>
          <w:rFonts w:ascii="Times New Roman" w:hAnsi="Times New Roman" w:hint="eastAsia"/>
          <w:szCs w:val="24"/>
          <w:vertAlign w:val="subscript"/>
        </w:rPr>
        <w:t>5</w:t>
      </w:r>
      <w:r w:rsidR="00163E13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163E13" w:rsidRPr="0089186E">
        <w:rPr>
          <w:rFonts w:ascii="Times New Roman" w:hAnsi="Times New Roman" w:hint="eastAsia"/>
          <w:i/>
          <w:iCs/>
          <w:szCs w:val="24"/>
        </w:rPr>
        <w:t>a</w:t>
      </w:r>
      <w:r w:rsidR="00163E13">
        <w:rPr>
          <w:rFonts w:ascii="Times New Roman" w:hAnsi="Times New Roman" w:hint="eastAsia"/>
          <w:szCs w:val="24"/>
          <w:vertAlign w:val="subscript"/>
        </w:rPr>
        <w:t>5</w:t>
      </w:r>
      <w:r w:rsidR="00163E13">
        <w:rPr>
          <w:rFonts w:ascii="Times New Roman" w:hAnsi="Times New Roman" w:hint="eastAsia"/>
          <w:szCs w:val="24"/>
        </w:rPr>
        <w:t xml:space="preserve"> = </w:t>
      </w:r>
      <w:r w:rsidR="00163E13" w:rsidRPr="0089186E">
        <w:rPr>
          <w:rFonts w:ascii="Times New Roman" w:hAnsi="Times New Roman" w:hint="eastAsia"/>
          <w:i/>
          <w:iCs/>
          <w:szCs w:val="24"/>
        </w:rPr>
        <w:t>a</w:t>
      </w:r>
      <w:r w:rsidR="00163E13">
        <w:rPr>
          <w:rFonts w:ascii="Times New Roman" w:hAnsi="Times New Roman" w:hint="eastAsia"/>
          <w:szCs w:val="24"/>
          <w:vertAlign w:val="subscript"/>
        </w:rPr>
        <w:t>4</w:t>
      </w:r>
      <w:r w:rsidR="00163E13">
        <w:rPr>
          <w:rFonts w:ascii="Times New Roman" w:hAnsi="Times New Roman"/>
          <w:szCs w:val="24"/>
        </w:rPr>
        <w:sym w:font="Wingdings" w:char="F09E"/>
      </w:r>
      <w:r w:rsidR="00163E13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5</w:t>
      </w:r>
      <w:r w:rsidR="00163E13"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163E13">
        <w:rPr>
          <w:rFonts w:ascii="Times New Roman" w:hAnsi="Times New Roman" w:hint="eastAsia"/>
          <w:szCs w:val="24"/>
        </w:rPr>
        <w:t xml:space="preserve"> </w:t>
      </w:r>
      <w:r w:rsidR="00CA15CF">
        <w:rPr>
          <w:rFonts w:ascii="Times New Roman" w:hAnsi="Times New Roman" w:hint="eastAsia"/>
          <w:szCs w:val="24"/>
        </w:rPr>
        <w:t>32479</w:t>
      </w:r>
      <w:r w:rsidR="00163E13">
        <w:rPr>
          <w:rFonts w:ascii="Times New Roman" w:hAnsi="Times New Roman" w:hint="eastAsia"/>
          <w:szCs w:val="24"/>
        </w:rPr>
        <w:t xml:space="preserve">, </w:t>
      </w:r>
      <w:r w:rsidR="00163E13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6</w:t>
      </w:r>
      <w:r w:rsidR="00163E13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5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163E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163E13">
        <w:rPr>
          <w:rFonts w:ascii="Times New Roman" w:hAnsi="Times New Roman" w:hint="eastAsia"/>
          <w:szCs w:val="24"/>
        </w:rPr>
        <w:t xml:space="preserve"> </w:t>
      </w:r>
      <w:r w:rsidR="00CA15CF">
        <w:rPr>
          <w:rFonts w:ascii="Times New Roman" w:hAnsi="Times New Roman" w:hint="eastAsia"/>
          <w:szCs w:val="24"/>
        </w:rPr>
        <w:t>42864</w:t>
      </w:r>
      <w:r w:rsidR="00163E13">
        <w:rPr>
          <w:rFonts w:ascii="Times New Roman" w:hAnsi="Times New Roman" w:hint="eastAsia"/>
          <w:szCs w:val="24"/>
        </w:rPr>
        <w:t xml:space="preserve"> (mod 65521).</w:t>
      </w:r>
    </w:p>
    <w:p w14:paraId="431F53BA" w14:textId="4E12C031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）</w:t>
      </w:r>
      <w:r w:rsidR="00163E13" w:rsidRPr="0089186E">
        <w:rPr>
          <w:rFonts w:ascii="Times New Roman" w:hAnsi="Times New Roman" w:hint="eastAsia"/>
          <w:i/>
          <w:iCs/>
          <w:szCs w:val="24"/>
        </w:rPr>
        <w:t>n</w:t>
      </w:r>
      <w:r w:rsidR="00163E13">
        <w:rPr>
          <w:rFonts w:ascii="Times New Roman" w:hAnsi="Times New Roman" w:hint="eastAsia"/>
          <w:szCs w:val="24"/>
          <w:vertAlign w:val="subscript"/>
        </w:rPr>
        <w:t>6</w:t>
      </w:r>
      <w:r w:rsidR="00163E13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CA15CF" w:rsidRPr="0089186E">
        <w:rPr>
          <w:rFonts w:ascii="Times New Roman" w:hAnsi="Times New Roman" w:hint="eastAsia"/>
          <w:i/>
          <w:iCs/>
          <w:szCs w:val="24"/>
        </w:rPr>
        <w:t>a</w:t>
      </w:r>
      <w:r w:rsidR="00CA15CF">
        <w:rPr>
          <w:rFonts w:ascii="Times New Roman" w:hAnsi="Times New Roman" w:hint="eastAsia"/>
          <w:szCs w:val="24"/>
          <w:vertAlign w:val="subscript"/>
        </w:rPr>
        <w:t>6</w:t>
      </w:r>
      <w:r w:rsidR="00CA15CF">
        <w:rPr>
          <w:rFonts w:ascii="Times New Roman" w:hAnsi="Times New Roman" w:hint="eastAsia"/>
          <w:szCs w:val="24"/>
        </w:rPr>
        <w:t xml:space="preserve"> = </w:t>
      </w:r>
      <w:r w:rsidR="00CA15CF" w:rsidRPr="0089186E">
        <w:rPr>
          <w:rFonts w:ascii="Times New Roman" w:hAnsi="Times New Roman" w:hint="eastAsia"/>
          <w:i/>
          <w:iCs/>
          <w:szCs w:val="24"/>
        </w:rPr>
        <w:t>a</w:t>
      </w:r>
      <w:r w:rsidR="00CA15CF">
        <w:rPr>
          <w:rFonts w:ascii="Times New Roman" w:hAnsi="Times New Roman" w:hint="eastAsia"/>
          <w:szCs w:val="24"/>
          <w:vertAlign w:val="subscript"/>
        </w:rPr>
        <w:t>5</w:t>
      </w:r>
      <w:r w:rsidR="00CA15CF">
        <w:rPr>
          <w:rFonts w:ascii="Times New Roman" w:hAnsi="Times New Roman"/>
          <w:szCs w:val="24"/>
        </w:rPr>
        <w:sym w:font="Wingdings" w:char="F09E"/>
      </w:r>
      <w:r w:rsidR="00CA15CF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6</w:t>
      </w:r>
      <w:r w:rsidR="00CA15CF"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CA15CF">
        <w:rPr>
          <w:rFonts w:ascii="Times New Roman" w:hAnsi="Times New Roman" w:hint="eastAsia"/>
          <w:szCs w:val="24"/>
        </w:rPr>
        <w:t xml:space="preserve"> 55169, </w:t>
      </w:r>
      <w:r w:rsidR="00CA15CF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7</w:t>
      </w:r>
      <w:r w:rsidR="00CA15CF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6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CA15CF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CA15CF">
        <w:rPr>
          <w:rFonts w:ascii="Times New Roman" w:hAnsi="Times New Roman" w:hint="eastAsia"/>
          <w:szCs w:val="24"/>
        </w:rPr>
        <w:t xml:space="preserve"> 48135 (mod 65521).</w:t>
      </w:r>
    </w:p>
    <w:p w14:paraId="4484F618" w14:textId="5F6BD167" w:rsidR="000D5BEF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8</w:t>
      </w:r>
      <w:r w:rsidRPr="00306E49">
        <w:rPr>
          <w:rFonts w:ascii="Times New Roman" w:hAnsi="Times New Roman"/>
          <w:szCs w:val="24"/>
        </w:rPr>
        <w:t>）</w:t>
      </w:r>
      <w:r w:rsidR="00163E13" w:rsidRPr="0089186E">
        <w:rPr>
          <w:rFonts w:ascii="Times New Roman" w:hAnsi="Times New Roman" w:hint="eastAsia"/>
          <w:i/>
          <w:iCs/>
          <w:szCs w:val="24"/>
        </w:rPr>
        <w:t>n</w:t>
      </w:r>
      <w:r w:rsidR="00163E13">
        <w:rPr>
          <w:rFonts w:ascii="Times New Roman" w:hAnsi="Times New Roman" w:hint="eastAsia"/>
          <w:szCs w:val="24"/>
          <w:vertAlign w:val="subscript"/>
        </w:rPr>
        <w:t>7</w:t>
      </w:r>
      <w:r w:rsidR="00163E13"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="009D3913" w:rsidRPr="0089186E">
        <w:rPr>
          <w:rFonts w:ascii="Times New Roman" w:hAnsi="Times New Roman" w:hint="eastAsia"/>
          <w:i/>
          <w:iCs/>
          <w:szCs w:val="24"/>
        </w:rPr>
        <w:t>a</w:t>
      </w:r>
      <w:r w:rsidR="009D3913">
        <w:rPr>
          <w:rFonts w:ascii="Times New Roman" w:hAnsi="Times New Roman" w:hint="eastAsia"/>
          <w:szCs w:val="24"/>
          <w:vertAlign w:val="subscript"/>
        </w:rPr>
        <w:t>7</w:t>
      </w:r>
      <w:r w:rsidR="009D3913">
        <w:rPr>
          <w:rFonts w:ascii="Times New Roman" w:hAnsi="Times New Roman" w:hint="eastAsia"/>
          <w:szCs w:val="24"/>
        </w:rPr>
        <w:t xml:space="preserve"> = </w:t>
      </w:r>
      <w:r w:rsidR="009D3913" w:rsidRPr="0089186E">
        <w:rPr>
          <w:rFonts w:ascii="Times New Roman" w:hAnsi="Times New Roman" w:hint="eastAsia"/>
          <w:i/>
          <w:iCs/>
          <w:szCs w:val="24"/>
        </w:rPr>
        <w:t>a</w:t>
      </w:r>
      <w:r w:rsidR="009D3913">
        <w:rPr>
          <w:rFonts w:ascii="Times New Roman" w:hAnsi="Times New Roman" w:hint="eastAsia"/>
          <w:szCs w:val="24"/>
          <w:vertAlign w:val="subscript"/>
        </w:rPr>
        <w:t>6</w:t>
      </w:r>
      <w:r w:rsidR="009D39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9D3913">
        <w:rPr>
          <w:rFonts w:ascii="Times New Roman" w:hAnsi="Times New Roman" w:hint="eastAsia"/>
          <w:szCs w:val="24"/>
        </w:rPr>
        <w:t xml:space="preserve"> 55169, </w:t>
      </w:r>
      <w:r w:rsidR="009D3913" w:rsidRPr="0089186E">
        <w:rPr>
          <w:rFonts w:ascii="Times New Roman" w:hAnsi="Times New Roman" w:hint="eastAsia"/>
          <w:i/>
          <w:iCs/>
          <w:szCs w:val="24"/>
        </w:rPr>
        <w:t>b</w:t>
      </w:r>
      <w:r w:rsidR="009D3913">
        <w:rPr>
          <w:rFonts w:ascii="Times New Roman" w:hAnsi="Times New Roman" w:hint="eastAsia"/>
          <w:szCs w:val="24"/>
          <w:vertAlign w:val="subscript"/>
        </w:rPr>
        <w:t>8</w:t>
      </w:r>
      <w:r w:rsidR="009D3913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7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9D39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9D3913">
        <w:rPr>
          <w:rFonts w:ascii="Times New Roman" w:hAnsi="Times New Roman" w:hint="eastAsia"/>
          <w:szCs w:val="24"/>
        </w:rPr>
        <w:t xml:space="preserve"> 24623 (mod 65521).</w:t>
      </w:r>
    </w:p>
    <w:p w14:paraId="1BD7B568" w14:textId="195DCBAD" w:rsidR="009D3913" w:rsidRPr="00306E49" w:rsidRDefault="009D3913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>
        <w:rPr>
          <w:rFonts w:ascii="Times New Roman" w:hAnsi="Times New Roman" w:hint="eastAsia"/>
          <w:szCs w:val="24"/>
        </w:rPr>
        <w:t>9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8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8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7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8</w:t>
      </w:r>
      <w:r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44915</w:t>
      </w:r>
      <w:r w:rsidR="00EF167B">
        <w:rPr>
          <w:rFonts w:ascii="Times New Roman" w:hAnsi="Times New Roman" w:hint="eastAsia"/>
          <w:szCs w:val="24"/>
        </w:rPr>
        <w:t xml:space="preserve"> (mod 65521)</w:t>
      </w:r>
      <w:r>
        <w:rPr>
          <w:rFonts w:ascii="Times New Roman" w:hAnsi="Times New Roman" w:hint="eastAsia"/>
          <w:szCs w:val="24"/>
        </w:rPr>
        <w:t>.</w:t>
      </w:r>
    </w:p>
    <w:p w14:paraId="604198AC" w14:textId="1FAFAA74" w:rsidR="000D5BEF" w:rsidRPr="00306E49" w:rsidRDefault="000D5BEF" w:rsidP="00074067">
      <w:pPr>
        <w:snapToGrid w:val="0"/>
        <w:spacing w:line="360" w:lineRule="auto"/>
        <w:ind w:firstLineChars="250" w:firstLine="525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最后，计算</w:t>
      </w:r>
      <w:r w:rsidR="00842AB6">
        <w:rPr>
          <w:rFonts w:ascii="Times New Roman" w:hAnsi="Times New Roman" w:hint="eastAsia"/>
          <w:szCs w:val="24"/>
        </w:rPr>
        <w:t>得</w:t>
      </w:r>
      <w:r w:rsidRPr="00306E49">
        <w:rPr>
          <w:rFonts w:ascii="Times New Roman" w:hAnsi="Times New Roman"/>
          <w:szCs w:val="24"/>
        </w:rPr>
        <w:t>出</w:t>
      </w:r>
      <w:r w:rsidR="009D3913">
        <w:rPr>
          <w:rFonts w:ascii="Times New Roman" w:hAnsi="Times New Roman" w:hint="eastAsia"/>
          <w:szCs w:val="24"/>
        </w:rPr>
        <w:t>32760</w:t>
      </w:r>
      <w:r w:rsidR="009D3913" w:rsidRPr="0089186E">
        <w:rPr>
          <w:rFonts w:ascii="Times New Roman" w:hAnsi="Times New Roman" w:hint="eastAsia"/>
          <w:szCs w:val="24"/>
          <w:vertAlign w:val="superscript"/>
        </w:rPr>
        <w:t>365</w:t>
      </w:r>
      <w:r w:rsidR="009D39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≡ </m:t>
        </m:r>
      </m:oMath>
      <w:r w:rsidR="009D3913">
        <w:rPr>
          <w:rFonts w:ascii="Times New Roman" w:hAnsi="Times New Roman" w:hint="eastAsia"/>
          <w:szCs w:val="24"/>
        </w:rPr>
        <w:t>44915 (mod 65521).</w:t>
      </w:r>
    </w:p>
    <w:p w14:paraId="7AA8A189" w14:textId="3E72C639" w:rsidR="000D5BEF" w:rsidRPr="000F4B1C" w:rsidRDefault="000D5BEF" w:rsidP="00F37E21">
      <w:pPr>
        <w:spacing w:beforeLines="50" w:before="156" w:afterLines="50" w:after="156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0D5BEF" w:rsidRPr="000F4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1AF82" w14:textId="77777777" w:rsidR="007A5689" w:rsidRDefault="007A5689" w:rsidP="004219A3">
      <w:r>
        <w:separator/>
      </w:r>
    </w:p>
  </w:endnote>
  <w:endnote w:type="continuationSeparator" w:id="0">
    <w:p w14:paraId="422211AC" w14:textId="77777777" w:rsidR="007A5689" w:rsidRDefault="007A5689" w:rsidP="0042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F3F04" w14:textId="77777777" w:rsidR="007A5689" w:rsidRDefault="007A5689" w:rsidP="004219A3">
      <w:r>
        <w:separator/>
      </w:r>
    </w:p>
  </w:footnote>
  <w:footnote w:type="continuationSeparator" w:id="0">
    <w:p w14:paraId="01B4EC6C" w14:textId="77777777" w:rsidR="007A5689" w:rsidRDefault="007A5689" w:rsidP="0042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53C9"/>
    <w:multiLevelType w:val="hybridMultilevel"/>
    <w:tmpl w:val="F98288AA"/>
    <w:lvl w:ilvl="0" w:tplc="04A817A8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F303BC"/>
    <w:multiLevelType w:val="hybridMultilevel"/>
    <w:tmpl w:val="BEA2E674"/>
    <w:lvl w:ilvl="0" w:tplc="B76C2CCA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0AB8791F"/>
    <w:multiLevelType w:val="hybridMultilevel"/>
    <w:tmpl w:val="7BB2B728"/>
    <w:lvl w:ilvl="0" w:tplc="B3DA60CA">
      <w:start w:val="1"/>
      <w:numFmt w:val="lowerRoman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FF3B4B"/>
    <w:multiLevelType w:val="hybridMultilevel"/>
    <w:tmpl w:val="E63C2560"/>
    <w:lvl w:ilvl="0" w:tplc="24A89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FB4B77"/>
    <w:multiLevelType w:val="multilevel"/>
    <w:tmpl w:val="9B520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EF72207"/>
    <w:multiLevelType w:val="hybridMultilevel"/>
    <w:tmpl w:val="4B4AB928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F50706E"/>
    <w:multiLevelType w:val="hybridMultilevel"/>
    <w:tmpl w:val="88FE1C7C"/>
    <w:lvl w:ilvl="0" w:tplc="D3FAB0BC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2067E65"/>
    <w:multiLevelType w:val="hybridMultilevel"/>
    <w:tmpl w:val="1608B188"/>
    <w:lvl w:ilvl="0" w:tplc="2474EB36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8" w15:restartNumberingAfterBreak="0">
    <w:nsid w:val="2735437A"/>
    <w:multiLevelType w:val="multilevel"/>
    <w:tmpl w:val="C8C49ED4"/>
    <w:lvl w:ilvl="0">
      <w:start w:val="2"/>
      <w:numFmt w:val="decimal"/>
      <w:lvlText w:val="例%1"/>
      <w:lvlJc w:val="left"/>
      <w:pPr>
        <w:ind w:left="690" w:hanging="690"/>
      </w:pPr>
      <w:rPr>
        <w:rFonts w:hint="default"/>
        <w:b/>
      </w:rPr>
    </w:lvl>
    <w:lvl w:ilvl="1">
      <w:start w:val="1"/>
      <w:numFmt w:val="decimal"/>
      <w:lvlText w:val="例%1.%2"/>
      <w:lvlJc w:val="left"/>
      <w:pPr>
        <w:ind w:left="720" w:hanging="720"/>
      </w:pPr>
      <w:rPr>
        <w:rFonts w:hint="default"/>
        <w:b/>
      </w:rPr>
    </w:lvl>
    <w:lvl w:ilvl="2">
      <w:start w:val="9"/>
      <w:numFmt w:val="decimal"/>
      <w:lvlText w:val="例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例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例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例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例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例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例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CEA4833"/>
    <w:multiLevelType w:val="hybridMultilevel"/>
    <w:tmpl w:val="C1FA2C66"/>
    <w:lvl w:ilvl="0" w:tplc="9F145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DE72BE0"/>
    <w:multiLevelType w:val="hybridMultilevel"/>
    <w:tmpl w:val="EFC6233C"/>
    <w:lvl w:ilvl="0" w:tplc="04090011">
      <w:start w:val="1"/>
      <w:numFmt w:val="decimal"/>
      <w:lvlText w:val="%1)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1" w15:restartNumberingAfterBreak="0">
    <w:nsid w:val="2E082F87"/>
    <w:multiLevelType w:val="hybridMultilevel"/>
    <w:tmpl w:val="2722C864"/>
    <w:lvl w:ilvl="0" w:tplc="14F8F2B2">
      <w:start w:val="3"/>
      <w:numFmt w:val="decimal"/>
      <w:lvlText w:val="例%1"/>
      <w:lvlJc w:val="left"/>
      <w:pPr>
        <w:tabs>
          <w:tab w:val="num" w:pos="1020"/>
        </w:tabs>
        <w:ind w:left="1020" w:hanging="60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33FD3B81"/>
    <w:multiLevelType w:val="hybridMultilevel"/>
    <w:tmpl w:val="B18AAF1E"/>
    <w:lvl w:ilvl="0" w:tplc="E2C2B282">
      <w:start w:val="6"/>
      <w:numFmt w:val="decimal"/>
      <w:lvlText w:val="例%1"/>
      <w:lvlJc w:val="left"/>
      <w:pPr>
        <w:tabs>
          <w:tab w:val="num" w:pos="1020"/>
        </w:tabs>
        <w:ind w:left="1020" w:hanging="60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34206952"/>
    <w:multiLevelType w:val="hybridMultilevel"/>
    <w:tmpl w:val="3A949DE2"/>
    <w:lvl w:ilvl="0" w:tplc="2E2EECB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F9747E"/>
    <w:multiLevelType w:val="hybridMultilevel"/>
    <w:tmpl w:val="E8BC00CE"/>
    <w:lvl w:ilvl="0" w:tplc="A37C3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8B0321"/>
    <w:multiLevelType w:val="multilevel"/>
    <w:tmpl w:val="3B8B0321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C407BC0"/>
    <w:multiLevelType w:val="hybridMultilevel"/>
    <w:tmpl w:val="2B88862E"/>
    <w:lvl w:ilvl="0" w:tplc="34341E48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D6B5283"/>
    <w:multiLevelType w:val="hybridMultilevel"/>
    <w:tmpl w:val="D58A9750"/>
    <w:lvl w:ilvl="0" w:tplc="4954A9A6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CCB2804"/>
    <w:multiLevelType w:val="multilevel"/>
    <w:tmpl w:val="B1FC9CA2"/>
    <w:lvl w:ilvl="0">
      <w:start w:val="2"/>
      <w:numFmt w:val="decimal"/>
      <w:lvlText w:val="例%1"/>
      <w:lvlJc w:val="left"/>
      <w:pPr>
        <w:ind w:left="690" w:hanging="690"/>
      </w:pPr>
      <w:rPr>
        <w:rFonts w:hint="default"/>
        <w:b/>
      </w:rPr>
    </w:lvl>
    <w:lvl w:ilvl="1">
      <w:start w:val="1"/>
      <w:numFmt w:val="decimal"/>
      <w:lvlText w:val="例%1.%2"/>
      <w:lvlJc w:val="left"/>
      <w:pPr>
        <w:ind w:left="720" w:hanging="720"/>
      </w:pPr>
      <w:rPr>
        <w:rFonts w:hint="default"/>
        <w:b/>
      </w:rPr>
    </w:lvl>
    <w:lvl w:ilvl="2">
      <w:start w:val="6"/>
      <w:numFmt w:val="decimal"/>
      <w:lvlText w:val="例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例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例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例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例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例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例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657C213C"/>
    <w:multiLevelType w:val="hybridMultilevel"/>
    <w:tmpl w:val="7CE2496C"/>
    <w:lvl w:ilvl="0" w:tplc="4A6C9E2C">
      <w:start w:val="1"/>
      <w:numFmt w:val="decimal"/>
      <w:lvlText w:val="%1．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84F5A73"/>
    <w:multiLevelType w:val="hybridMultilevel"/>
    <w:tmpl w:val="E430BDA8"/>
    <w:lvl w:ilvl="0" w:tplc="68F4EA9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D5C205E"/>
    <w:multiLevelType w:val="hybridMultilevel"/>
    <w:tmpl w:val="4440A93E"/>
    <w:lvl w:ilvl="0" w:tplc="F4C0EACC">
      <w:start w:val="1"/>
      <w:numFmt w:val="japaneseCounting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9D109DF"/>
    <w:multiLevelType w:val="hybridMultilevel"/>
    <w:tmpl w:val="762CF6BC"/>
    <w:lvl w:ilvl="0" w:tplc="43DEE6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AA14CAE"/>
    <w:multiLevelType w:val="multilevel"/>
    <w:tmpl w:val="0D0A8E7A"/>
    <w:lvl w:ilvl="0">
      <w:start w:val="2"/>
      <w:numFmt w:val="decimal"/>
      <w:lvlText w:val="例%1"/>
      <w:lvlJc w:val="left"/>
      <w:pPr>
        <w:ind w:left="690" w:hanging="690"/>
      </w:pPr>
      <w:rPr>
        <w:rFonts w:hint="default"/>
        <w:b/>
      </w:rPr>
    </w:lvl>
    <w:lvl w:ilvl="1">
      <w:start w:val="1"/>
      <w:numFmt w:val="decimal"/>
      <w:lvlText w:val="例%1.%2"/>
      <w:lvlJc w:val="left"/>
      <w:pPr>
        <w:ind w:left="720" w:hanging="720"/>
      </w:pPr>
      <w:rPr>
        <w:rFonts w:hint="default"/>
        <w:b/>
      </w:rPr>
    </w:lvl>
    <w:lvl w:ilvl="2">
      <w:start w:val="6"/>
      <w:numFmt w:val="decimal"/>
      <w:lvlText w:val="例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例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例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例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例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例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例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7CCB5124"/>
    <w:multiLevelType w:val="hybridMultilevel"/>
    <w:tmpl w:val="2CBA3D48"/>
    <w:lvl w:ilvl="0" w:tplc="2E7E065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CF63CB4"/>
    <w:multiLevelType w:val="hybridMultilevel"/>
    <w:tmpl w:val="24B0B9A4"/>
    <w:lvl w:ilvl="0" w:tplc="982A016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9176761">
    <w:abstractNumId w:val="15"/>
  </w:num>
  <w:num w:numId="2" w16cid:durableId="1050036104">
    <w:abstractNumId w:val="17"/>
  </w:num>
  <w:num w:numId="3" w16cid:durableId="276063411">
    <w:abstractNumId w:val="21"/>
  </w:num>
  <w:num w:numId="4" w16cid:durableId="399405307">
    <w:abstractNumId w:val="4"/>
  </w:num>
  <w:num w:numId="5" w16cid:durableId="1329552014">
    <w:abstractNumId w:val="20"/>
  </w:num>
  <w:num w:numId="6" w16cid:durableId="976758157">
    <w:abstractNumId w:val="13"/>
  </w:num>
  <w:num w:numId="7" w16cid:durableId="474176464">
    <w:abstractNumId w:val="24"/>
  </w:num>
  <w:num w:numId="8" w16cid:durableId="803347857">
    <w:abstractNumId w:val="6"/>
  </w:num>
  <w:num w:numId="9" w16cid:durableId="433600932">
    <w:abstractNumId w:val="3"/>
  </w:num>
  <w:num w:numId="10" w16cid:durableId="1325163037">
    <w:abstractNumId w:val="14"/>
  </w:num>
  <w:num w:numId="11" w16cid:durableId="683214758">
    <w:abstractNumId w:val="19"/>
  </w:num>
  <w:num w:numId="12" w16cid:durableId="132335437">
    <w:abstractNumId w:val="25"/>
  </w:num>
  <w:num w:numId="13" w16cid:durableId="1045984924">
    <w:abstractNumId w:val="22"/>
  </w:num>
  <w:num w:numId="14" w16cid:durableId="1356035493">
    <w:abstractNumId w:val="16"/>
  </w:num>
  <w:num w:numId="15" w16cid:durableId="703335790">
    <w:abstractNumId w:val="9"/>
  </w:num>
  <w:num w:numId="16" w16cid:durableId="1302075031">
    <w:abstractNumId w:val="7"/>
  </w:num>
  <w:num w:numId="17" w16cid:durableId="424690272">
    <w:abstractNumId w:val="11"/>
  </w:num>
  <w:num w:numId="18" w16cid:durableId="324624074">
    <w:abstractNumId w:val="0"/>
  </w:num>
  <w:num w:numId="19" w16cid:durableId="1567183951">
    <w:abstractNumId w:val="12"/>
  </w:num>
  <w:num w:numId="20" w16cid:durableId="1648507847">
    <w:abstractNumId w:val="2"/>
  </w:num>
  <w:num w:numId="21" w16cid:durableId="1993020054">
    <w:abstractNumId w:val="10"/>
  </w:num>
  <w:num w:numId="22" w16cid:durableId="2113816346">
    <w:abstractNumId w:val="23"/>
  </w:num>
  <w:num w:numId="23" w16cid:durableId="1546022733">
    <w:abstractNumId w:val="18"/>
  </w:num>
  <w:num w:numId="24" w16cid:durableId="229581675">
    <w:abstractNumId w:val="8"/>
  </w:num>
  <w:num w:numId="25" w16cid:durableId="2112967618">
    <w:abstractNumId w:val="1"/>
  </w:num>
  <w:num w:numId="26" w16cid:durableId="202034744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1030824397@qq.com">
    <w15:presenceInfo w15:providerId="Windows Live" w15:userId="8b9e347737df8c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2A"/>
    <w:rsid w:val="00000EBA"/>
    <w:rsid w:val="0002536B"/>
    <w:rsid w:val="0003467F"/>
    <w:rsid w:val="00047DB3"/>
    <w:rsid w:val="00061222"/>
    <w:rsid w:val="00063962"/>
    <w:rsid w:val="000707A9"/>
    <w:rsid w:val="00071619"/>
    <w:rsid w:val="00074067"/>
    <w:rsid w:val="000751B0"/>
    <w:rsid w:val="000759DB"/>
    <w:rsid w:val="000821D1"/>
    <w:rsid w:val="0008727E"/>
    <w:rsid w:val="00093A59"/>
    <w:rsid w:val="000C2B76"/>
    <w:rsid w:val="000D5BEF"/>
    <w:rsid w:val="000E09C2"/>
    <w:rsid w:val="000E1D48"/>
    <w:rsid w:val="000E27B7"/>
    <w:rsid w:val="000E598C"/>
    <w:rsid w:val="000E6434"/>
    <w:rsid w:val="000F4B1C"/>
    <w:rsid w:val="000F7217"/>
    <w:rsid w:val="001146C1"/>
    <w:rsid w:val="00135D4B"/>
    <w:rsid w:val="00163751"/>
    <w:rsid w:val="00163E13"/>
    <w:rsid w:val="00165591"/>
    <w:rsid w:val="00171F05"/>
    <w:rsid w:val="00177DD2"/>
    <w:rsid w:val="001810BA"/>
    <w:rsid w:val="00181A38"/>
    <w:rsid w:val="00192238"/>
    <w:rsid w:val="001B164A"/>
    <w:rsid w:val="001C33A3"/>
    <w:rsid w:val="00204348"/>
    <w:rsid w:val="002171B7"/>
    <w:rsid w:val="002244E0"/>
    <w:rsid w:val="00272162"/>
    <w:rsid w:val="00297BA1"/>
    <w:rsid w:val="002C386A"/>
    <w:rsid w:val="002D19FF"/>
    <w:rsid w:val="002F5093"/>
    <w:rsid w:val="003009E9"/>
    <w:rsid w:val="00305B4F"/>
    <w:rsid w:val="00306E49"/>
    <w:rsid w:val="00312AB6"/>
    <w:rsid w:val="00323C38"/>
    <w:rsid w:val="0033246D"/>
    <w:rsid w:val="00344E1D"/>
    <w:rsid w:val="00370F2E"/>
    <w:rsid w:val="00383DF8"/>
    <w:rsid w:val="00384695"/>
    <w:rsid w:val="00384F30"/>
    <w:rsid w:val="00392B38"/>
    <w:rsid w:val="003949E0"/>
    <w:rsid w:val="00394ABE"/>
    <w:rsid w:val="003C215C"/>
    <w:rsid w:val="003D36F4"/>
    <w:rsid w:val="003D4E31"/>
    <w:rsid w:val="003F2687"/>
    <w:rsid w:val="00406445"/>
    <w:rsid w:val="004219A3"/>
    <w:rsid w:val="00424DE1"/>
    <w:rsid w:val="00435179"/>
    <w:rsid w:val="00435A65"/>
    <w:rsid w:val="00437C84"/>
    <w:rsid w:val="00444B41"/>
    <w:rsid w:val="004673D9"/>
    <w:rsid w:val="004B095C"/>
    <w:rsid w:val="004B213D"/>
    <w:rsid w:val="004C2F70"/>
    <w:rsid w:val="004D6802"/>
    <w:rsid w:val="004E68D5"/>
    <w:rsid w:val="005047A6"/>
    <w:rsid w:val="005230AE"/>
    <w:rsid w:val="005231C5"/>
    <w:rsid w:val="00536394"/>
    <w:rsid w:val="00537F9F"/>
    <w:rsid w:val="005431F2"/>
    <w:rsid w:val="005557D8"/>
    <w:rsid w:val="005814C6"/>
    <w:rsid w:val="00594E6B"/>
    <w:rsid w:val="005B1753"/>
    <w:rsid w:val="005B4A7C"/>
    <w:rsid w:val="00613E24"/>
    <w:rsid w:val="00642222"/>
    <w:rsid w:val="00646FDB"/>
    <w:rsid w:val="0064709C"/>
    <w:rsid w:val="006559BA"/>
    <w:rsid w:val="00661E1E"/>
    <w:rsid w:val="00665400"/>
    <w:rsid w:val="00665BA4"/>
    <w:rsid w:val="00672E85"/>
    <w:rsid w:val="0068396C"/>
    <w:rsid w:val="006A5E97"/>
    <w:rsid w:val="006B0B9B"/>
    <w:rsid w:val="006B0C80"/>
    <w:rsid w:val="006C7761"/>
    <w:rsid w:val="006D2EE5"/>
    <w:rsid w:val="006D4BF9"/>
    <w:rsid w:val="007024DC"/>
    <w:rsid w:val="00702CF2"/>
    <w:rsid w:val="00703E1D"/>
    <w:rsid w:val="007245C8"/>
    <w:rsid w:val="007265D4"/>
    <w:rsid w:val="00733BD6"/>
    <w:rsid w:val="007729DC"/>
    <w:rsid w:val="007743F3"/>
    <w:rsid w:val="00777CBD"/>
    <w:rsid w:val="007865A9"/>
    <w:rsid w:val="007A5689"/>
    <w:rsid w:val="007C3600"/>
    <w:rsid w:val="007C4CC9"/>
    <w:rsid w:val="007D27CE"/>
    <w:rsid w:val="007E0FE9"/>
    <w:rsid w:val="007F38DE"/>
    <w:rsid w:val="0083668E"/>
    <w:rsid w:val="00837851"/>
    <w:rsid w:val="00842AB6"/>
    <w:rsid w:val="00845613"/>
    <w:rsid w:val="00847C71"/>
    <w:rsid w:val="008558E7"/>
    <w:rsid w:val="00876F4C"/>
    <w:rsid w:val="00886E45"/>
    <w:rsid w:val="008B6633"/>
    <w:rsid w:val="008C2C5E"/>
    <w:rsid w:val="008D6CDF"/>
    <w:rsid w:val="00904478"/>
    <w:rsid w:val="009127BE"/>
    <w:rsid w:val="009350A8"/>
    <w:rsid w:val="00951C5E"/>
    <w:rsid w:val="00983099"/>
    <w:rsid w:val="009B1946"/>
    <w:rsid w:val="009C6197"/>
    <w:rsid w:val="009D3913"/>
    <w:rsid w:val="009F35CD"/>
    <w:rsid w:val="00A1369B"/>
    <w:rsid w:val="00A17A7F"/>
    <w:rsid w:val="00A608A1"/>
    <w:rsid w:val="00A676CB"/>
    <w:rsid w:val="00A814D5"/>
    <w:rsid w:val="00A82CD8"/>
    <w:rsid w:val="00A93361"/>
    <w:rsid w:val="00A96902"/>
    <w:rsid w:val="00AA3454"/>
    <w:rsid w:val="00AB206E"/>
    <w:rsid w:val="00AB5AB2"/>
    <w:rsid w:val="00AB7C9D"/>
    <w:rsid w:val="00AC5F22"/>
    <w:rsid w:val="00AD36D5"/>
    <w:rsid w:val="00AD41AD"/>
    <w:rsid w:val="00AE42DB"/>
    <w:rsid w:val="00AF785A"/>
    <w:rsid w:val="00B010CE"/>
    <w:rsid w:val="00B417C4"/>
    <w:rsid w:val="00B84DFE"/>
    <w:rsid w:val="00BA0229"/>
    <w:rsid w:val="00BA4CD2"/>
    <w:rsid w:val="00BB35CE"/>
    <w:rsid w:val="00BC271C"/>
    <w:rsid w:val="00BD5718"/>
    <w:rsid w:val="00BE7C0C"/>
    <w:rsid w:val="00BF6C3B"/>
    <w:rsid w:val="00C01D32"/>
    <w:rsid w:val="00C1662A"/>
    <w:rsid w:val="00C35ADA"/>
    <w:rsid w:val="00C41238"/>
    <w:rsid w:val="00C83126"/>
    <w:rsid w:val="00C9260F"/>
    <w:rsid w:val="00CA15CF"/>
    <w:rsid w:val="00CD7F42"/>
    <w:rsid w:val="00D016C5"/>
    <w:rsid w:val="00D27867"/>
    <w:rsid w:val="00D34BA8"/>
    <w:rsid w:val="00D443F2"/>
    <w:rsid w:val="00D51E72"/>
    <w:rsid w:val="00D523C4"/>
    <w:rsid w:val="00D903C7"/>
    <w:rsid w:val="00DD1B6B"/>
    <w:rsid w:val="00DE20A3"/>
    <w:rsid w:val="00DE69FE"/>
    <w:rsid w:val="00DF6F46"/>
    <w:rsid w:val="00E26D9E"/>
    <w:rsid w:val="00E33DC8"/>
    <w:rsid w:val="00E3779C"/>
    <w:rsid w:val="00E43546"/>
    <w:rsid w:val="00E4464A"/>
    <w:rsid w:val="00E47FF7"/>
    <w:rsid w:val="00E52073"/>
    <w:rsid w:val="00E532D5"/>
    <w:rsid w:val="00E57FAD"/>
    <w:rsid w:val="00E614E8"/>
    <w:rsid w:val="00E6658D"/>
    <w:rsid w:val="00E748CE"/>
    <w:rsid w:val="00EC54BB"/>
    <w:rsid w:val="00EC65A8"/>
    <w:rsid w:val="00ED3F6C"/>
    <w:rsid w:val="00EF167B"/>
    <w:rsid w:val="00F11282"/>
    <w:rsid w:val="00F24546"/>
    <w:rsid w:val="00F3431D"/>
    <w:rsid w:val="00F34D24"/>
    <w:rsid w:val="00F37E21"/>
    <w:rsid w:val="00F7637A"/>
    <w:rsid w:val="00F950C0"/>
    <w:rsid w:val="00FA4F20"/>
    <w:rsid w:val="00FA6B9B"/>
    <w:rsid w:val="00FA7EF7"/>
    <w:rsid w:val="00FC3BEA"/>
    <w:rsid w:val="00FE2F74"/>
    <w:rsid w:val="00FE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FE1FB"/>
  <w15:chartTrackingRefBased/>
  <w15:docId w15:val="{6AFDA5E1-7CBA-430D-B7EF-B9E85C22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5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219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219A3"/>
    <w:rPr>
      <w:sz w:val="18"/>
      <w:szCs w:val="18"/>
    </w:rPr>
  </w:style>
  <w:style w:type="paragraph" w:styleId="a5">
    <w:name w:val="footer"/>
    <w:basedOn w:val="a"/>
    <w:link w:val="a6"/>
    <w:unhideWhenUsed/>
    <w:rsid w:val="004219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219A3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4219A3"/>
    <w:pPr>
      <w:ind w:leftChars="2500" w:left="100"/>
    </w:pPr>
    <w:rPr>
      <w:rFonts w:ascii="Calibri" w:eastAsia="宋体" w:hAnsi="Calibri" w:cs="Times New Roman"/>
    </w:rPr>
  </w:style>
  <w:style w:type="character" w:customStyle="1" w:styleId="a8">
    <w:name w:val="日期 字符"/>
    <w:basedOn w:val="a0"/>
    <w:link w:val="a7"/>
    <w:uiPriority w:val="99"/>
    <w:semiHidden/>
    <w:rsid w:val="004219A3"/>
    <w:rPr>
      <w:rFonts w:ascii="Calibri" w:eastAsia="宋体" w:hAnsi="Calibri" w:cs="Times New Roman"/>
    </w:rPr>
  </w:style>
  <w:style w:type="paragraph" w:styleId="a9">
    <w:name w:val="Title"/>
    <w:basedOn w:val="a"/>
    <w:next w:val="a"/>
    <w:link w:val="1"/>
    <w:uiPriority w:val="10"/>
    <w:qFormat/>
    <w:rsid w:val="004219A3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标题 字符"/>
    <w:basedOn w:val="a0"/>
    <w:uiPriority w:val="10"/>
    <w:rsid w:val="004219A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">
    <w:name w:val="标题 字符1"/>
    <w:link w:val="a9"/>
    <w:uiPriority w:val="10"/>
    <w:rsid w:val="004219A3"/>
    <w:rPr>
      <w:rFonts w:ascii="Cambria" w:eastAsia="宋体" w:hAnsi="Cambria" w:cs="Times New Roman"/>
      <w:b/>
      <w:bCs/>
      <w:sz w:val="32"/>
      <w:szCs w:val="32"/>
    </w:rPr>
  </w:style>
  <w:style w:type="paragraph" w:styleId="ab">
    <w:name w:val="Subtitle"/>
    <w:basedOn w:val="a"/>
    <w:next w:val="a"/>
    <w:link w:val="10"/>
    <w:uiPriority w:val="11"/>
    <w:qFormat/>
    <w:rsid w:val="004219A3"/>
    <w:pPr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c">
    <w:name w:val="副标题 字符"/>
    <w:basedOn w:val="a0"/>
    <w:uiPriority w:val="11"/>
    <w:rsid w:val="004219A3"/>
    <w:rPr>
      <w:b/>
      <w:bCs/>
      <w:kern w:val="28"/>
      <w:sz w:val="32"/>
      <w:szCs w:val="32"/>
    </w:rPr>
  </w:style>
  <w:style w:type="character" w:customStyle="1" w:styleId="10">
    <w:name w:val="副标题 字符1"/>
    <w:link w:val="ab"/>
    <w:uiPriority w:val="11"/>
    <w:rsid w:val="004219A3"/>
    <w:rPr>
      <w:rFonts w:ascii="Cambria" w:eastAsia="宋体" w:hAnsi="Cambria" w:cs="Times New Roman"/>
      <w:b/>
      <w:bCs/>
      <w:kern w:val="28"/>
      <w:sz w:val="32"/>
      <w:szCs w:val="32"/>
    </w:rPr>
  </w:style>
  <w:style w:type="table" w:styleId="ad">
    <w:name w:val="Table Grid"/>
    <w:basedOn w:val="a1"/>
    <w:uiPriority w:val="59"/>
    <w:rsid w:val="004219A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页眉 Char"/>
    <w:rsid w:val="004219A3"/>
    <w:rPr>
      <w:kern w:val="2"/>
      <w:sz w:val="18"/>
      <w:szCs w:val="18"/>
    </w:rPr>
  </w:style>
  <w:style w:type="character" w:customStyle="1" w:styleId="Char0">
    <w:name w:val="页脚 Char"/>
    <w:rsid w:val="004219A3"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4219A3"/>
    <w:pPr>
      <w:ind w:firstLineChars="200" w:firstLine="420"/>
    </w:pPr>
    <w:rPr>
      <w:rFonts w:ascii="Calibri" w:eastAsia="宋体" w:hAnsi="Calibri" w:cs="Times New Roman"/>
    </w:rPr>
  </w:style>
  <w:style w:type="paragraph" w:customStyle="1" w:styleId="Default">
    <w:name w:val="Default"/>
    <w:rsid w:val="004219A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">
    <w:name w:val="Normal (Web)"/>
    <w:basedOn w:val="a"/>
    <w:uiPriority w:val="99"/>
    <w:unhideWhenUsed/>
    <w:rsid w:val="004219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4219A3"/>
  </w:style>
  <w:style w:type="table" w:customStyle="1" w:styleId="12">
    <w:name w:val="网格型1"/>
    <w:basedOn w:val="a1"/>
    <w:next w:val="ad"/>
    <w:rsid w:val="004219A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laceholder Text"/>
    <w:basedOn w:val="a0"/>
    <w:uiPriority w:val="99"/>
    <w:semiHidden/>
    <w:rsid w:val="00181A38"/>
    <w:rPr>
      <w:color w:val="808080"/>
    </w:rPr>
  </w:style>
  <w:style w:type="paragraph" w:styleId="af1">
    <w:name w:val="Balloon Text"/>
    <w:basedOn w:val="a"/>
    <w:link w:val="af2"/>
    <w:uiPriority w:val="99"/>
    <w:semiHidden/>
    <w:unhideWhenUsed/>
    <w:rsid w:val="000D5BEF"/>
    <w:rPr>
      <w:rFonts w:ascii="Calibri" w:eastAsia="宋体" w:hAnsi="Calibri" w:cs="Times New Roman"/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0D5BEF"/>
    <w:rPr>
      <w:rFonts w:ascii="Calibri" w:eastAsia="宋体" w:hAnsi="Calibri" w:cs="Times New Roman"/>
      <w:sz w:val="18"/>
      <w:szCs w:val="18"/>
    </w:rPr>
  </w:style>
  <w:style w:type="paragraph" w:styleId="af3">
    <w:name w:val="Revision"/>
    <w:hidden/>
    <w:uiPriority w:val="99"/>
    <w:semiHidden/>
    <w:rsid w:val="004D6802"/>
  </w:style>
  <w:style w:type="character" w:customStyle="1" w:styleId="mord">
    <w:name w:val="mord"/>
    <w:basedOn w:val="a0"/>
    <w:rsid w:val="00AB2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wmf"/><Relationship Id="rId299" Type="http://schemas.openxmlformats.org/officeDocument/2006/relationships/image" Target="media/image293.wmf"/><Relationship Id="rId21" Type="http://schemas.openxmlformats.org/officeDocument/2006/relationships/image" Target="media/image15.wmf"/><Relationship Id="rId63" Type="http://schemas.openxmlformats.org/officeDocument/2006/relationships/image" Target="media/image57.wmf"/><Relationship Id="rId159" Type="http://schemas.openxmlformats.org/officeDocument/2006/relationships/image" Target="media/image153.wmf"/><Relationship Id="rId170" Type="http://schemas.openxmlformats.org/officeDocument/2006/relationships/image" Target="media/image164.wmf"/><Relationship Id="rId226" Type="http://schemas.openxmlformats.org/officeDocument/2006/relationships/image" Target="media/image220.wmf"/><Relationship Id="rId268" Type="http://schemas.openxmlformats.org/officeDocument/2006/relationships/image" Target="media/image262.wmf"/><Relationship Id="rId32" Type="http://schemas.openxmlformats.org/officeDocument/2006/relationships/image" Target="media/image26.wmf"/><Relationship Id="rId74" Type="http://schemas.openxmlformats.org/officeDocument/2006/relationships/image" Target="media/image68.wmf"/><Relationship Id="rId128" Type="http://schemas.openxmlformats.org/officeDocument/2006/relationships/image" Target="media/image122.wmf"/><Relationship Id="rId5" Type="http://schemas.openxmlformats.org/officeDocument/2006/relationships/footnotes" Target="footnotes.xml"/><Relationship Id="rId181" Type="http://schemas.openxmlformats.org/officeDocument/2006/relationships/image" Target="media/image175.wmf"/><Relationship Id="rId237" Type="http://schemas.openxmlformats.org/officeDocument/2006/relationships/image" Target="media/image231.wmf"/><Relationship Id="rId279" Type="http://schemas.openxmlformats.org/officeDocument/2006/relationships/image" Target="media/image273.wmf"/><Relationship Id="rId43" Type="http://schemas.openxmlformats.org/officeDocument/2006/relationships/image" Target="media/image37.wmf"/><Relationship Id="rId139" Type="http://schemas.openxmlformats.org/officeDocument/2006/relationships/image" Target="media/image133.wmf"/><Relationship Id="rId290" Type="http://schemas.openxmlformats.org/officeDocument/2006/relationships/image" Target="media/image284.wmf"/><Relationship Id="rId304" Type="http://schemas.openxmlformats.org/officeDocument/2006/relationships/image" Target="media/image298.wmf"/><Relationship Id="rId85" Type="http://schemas.openxmlformats.org/officeDocument/2006/relationships/image" Target="media/image79.wmf"/><Relationship Id="rId150" Type="http://schemas.openxmlformats.org/officeDocument/2006/relationships/image" Target="media/image144.wmf"/><Relationship Id="rId192" Type="http://schemas.openxmlformats.org/officeDocument/2006/relationships/image" Target="media/image186.wmf"/><Relationship Id="rId206" Type="http://schemas.openxmlformats.org/officeDocument/2006/relationships/image" Target="media/image200.wmf"/><Relationship Id="rId248" Type="http://schemas.openxmlformats.org/officeDocument/2006/relationships/image" Target="media/image242.wmf"/><Relationship Id="rId12" Type="http://schemas.openxmlformats.org/officeDocument/2006/relationships/image" Target="media/image6.wmf"/><Relationship Id="rId108" Type="http://schemas.openxmlformats.org/officeDocument/2006/relationships/image" Target="media/image102.wmf"/><Relationship Id="rId54" Type="http://schemas.openxmlformats.org/officeDocument/2006/relationships/image" Target="media/image48.wmf"/><Relationship Id="rId96" Type="http://schemas.openxmlformats.org/officeDocument/2006/relationships/image" Target="media/image90.wmf"/><Relationship Id="rId161" Type="http://schemas.openxmlformats.org/officeDocument/2006/relationships/image" Target="media/image155.wmf"/><Relationship Id="rId217" Type="http://schemas.openxmlformats.org/officeDocument/2006/relationships/image" Target="media/image211.wmf"/><Relationship Id="rId259" Type="http://schemas.openxmlformats.org/officeDocument/2006/relationships/image" Target="media/image253.wmf"/><Relationship Id="rId23" Type="http://schemas.openxmlformats.org/officeDocument/2006/relationships/image" Target="media/image17.wmf"/><Relationship Id="rId119" Type="http://schemas.openxmlformats.org/officeDocument/2006/relationships/image" Target="media/image113.wmf"/><Relationship Id="rId270" Type="http://schemas.openxmlformats.org/officeDocument/2006/relationships/image" Target="media/image264.wmf"/><Relationship Id="rId44" Type="http://schemas.openxmlformats.org/officeDocument/2006/relationships/image" Target="media/image38.wmf"/><Relationship Id="rId65" Type="http://schemas.openxmlformats.org/officeDocument/2006/relationships/image" Target="media/image59.wmf"/><Relationship Id="rId86" Type="http://schemas.openxmlformats.org/officeDocument/2006/relationships/image" Target="media/image80.wmf"/><Relationship Id="rId130" Type="http://schemas.openxmlformats.org/officeDocument/2006/relationships/image" Target="media/image124.wmf"/><Relationship Id="rId151" Type="http://schemas.openxmlformats.org/officeDocument/2006/relationships/image" Target="media/image145.wmf"/><Relationship Id="rId172" Type="http://schemas.openxmlformats.org/officeDocument/2006/relationships/image" Target="media/image166.wmf"/><Relationship Id="rId193" Type="http://schemas.openxmlformats.org/officeDocument/2006/relationships/image" Target="media/image187.wmf"/><Relationship Id="rId207" Type="http://schemas.openxmlformats.org/officeDocument/2006/relationships/image" Target="media/image201.wmf"/><Relationship Id="rId228" Type="http://schemas.openxmlformats.org/officeDocument/2006/relationships/image" Target="media/image222.wmf"/><Relationship Id="rId249" Type="http://schemas.openxmlformats.org/officeDocument/2006/relationships/image" Target="media/image243.wmf"/><Relationship Id="rId13" Type="http://schemas.openxmlformats.org/officeDocument/2006/relationships/image" Target="media/image7.wmf"/><Relationship Id="rId109" Type="http://schemas.openxmlformats.org/officeDocument/2006/relationships/image" Target="media/image103.wmf"/><Relationship Id="rId260" Type="http://schemas.openxmlformats.org/officeDocument/2006/relationships/image" Target="media/image254.wmf"/><Relationship Id="rId281" Type="http://schemas.openxmlformats.org/officeDocument/2006/relationships/image" Target="media/image275.wmf"/><Relationship Id="rId34" Type="http://schemas.openxmlformats.org/officeDocument/2006/relationships/image" Target="media/image28.wmf"/><Relationship Id="rId55" Type="http://schemas.openxmlformats.org/officeDocument/2006/relationships/image" Target="media/image49.wmf"/><Relationship Id="rId76" Type="http://schemas.openxmlformats.org/officeDocument/2006/relationships/image" Target="media/image70.wmf"/><Relationship Id="rId97" Type="http://schemas.openxmlformats.org/officeDocument/2006/relationships/image" Target="media/image91.wmf"/><Relationship Id="rId120" Type="http://schemas.openxmlformats.org/officeDocument/2006/relationships/image" Target="media/image114.wmf"/><Relationship Id="rId141" Type="http://schemas.openxmlformats.org/officeDocument/2006/relationships/image" Target="media/image135.wmf"/><Relationship Id="rId7" Type="http://schemas.openxmlformats.org/officeDocument/2006/relationships/image" Target="media/image1.png"/><Relationship Id="rId162" Type="http://schemas.openxmlformats.org/officeDocument/2006/relationships/image" Target="media/image156.wmf"/><Relationship Id="rId183" Type="http://schemas.openxmlformats.org/officeDocument/2006/relationships/image" Target="media/image177.wmf"/><Relationship Id="rId218" Type="http://schemas.openxmlformats.org/officeDocument/2006/relationships/image" Target="media/image212.wmf"/><Relationship Id="rId239" Type="http://schemas.openxmlformats.org/officeDocument/2006/relationships/image" Target="media/image233.wmf"/><Relationship Id="rId250" Type="http://schemas.openxmlformats.org/officeDocument/2006/relationships/image" Target="media/image244.wmf"/><Relationship Id="rId271" Type="http://schemas.openxmlformats.org/officeDocument/2006/relationships/image" Target="media/image265.wmf"/><Relationship Id="rId292" Type="http://schemas.openxmlformats.org/officeDocument/2006/relationships/image" Target="media/image286.wmf"/><Relationship Id="rId306" Type="http://schemas.openxmlformats.org/officeDocument/2006/relationships/image" Target="media/image300.wmf"/><Relationship Id="rId24" Type="http://schemas.openxmlformats.org/officeDocument/2006/relationships/image" Target="media/image18.wmf"/><Relationship Id="rId45" Type="http://schemas.openxmlformats.org/officeDocument/2006/relationships/image" Target="media/image39.wmf"/><Relationship Id="rId66" Type="http://schemas.openxmlformats.org/officeDocument/2006/relationships/image" Target="media/image60.wmf"/><Relationship Id="rId87" Type="http://schemas.openxmlformats.org/officeDocument/2006/relationships/image" Target="media/image81.wmf"/><Relationship Id="rId110" Type="http://schemas.openxmlformats.org/officeDocument/2006/relationships/image" Target="media/image104.wmf"/><Relationship Id="rId131" Type="http://schemas.openxmlformats.org/officeDocument/2006/relationships/image" Target="media/image125.wmf"/><Relationship Id="rId152" Type="http://schemas.openxmlformats.org/officeDocument/2006/relationships/image" Target="media/image146.wmf"/><Relationship Id="rId173" Type="http://schemas.openxmlformats.org/officeDocument/2006/relationships/image" Target="media/image167.wmf"/><Relationship Id="rId194" Type="http://schemas.openxmlformats.org/officeDocument/2006/relationships/image" Target="media/image188.wmf"/><Relationship Id="rId208" Type="http://schemas.openxmlformats.org/officeDocument/2006/relationships/image" Target="media/image202.wmf"/><Relationship Id="rId229" Type="http://schemas.openxmlformats.org/officeDocument/2006/relationships/image" Target="media/image223.wmf"/><Relationship Id="rId240" Type="http://schemas.openxmlformats.org/officeDocument/2006/relationships/image" Target="media/image234.wmf"/><Relationship Id="rId261" Type="http://schemas.openxmlformats.org/officeDocument/2006/relationships/image" Target="media/image255.wmf"/><Relationship Id="rId14" Type="http://schemas.openxmlformats.org/officeDocument/2006/relationships/image" Target="media/image8.wmf"/><Relationship Id="rId35" Type="http://schemas.openxmlformats.org/officeDocument/2006/relationships/image" Target="media/image29.wmf"/><Relationship Id="rId56" Type="http://schemas.openxmlformats.org/officeDocument/2006/relationships/image" Target="media/image50.w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282" Type="http://schemas.openxmlformats.org/officeDocument/2006/relationships/image" Target="media/image276.wmf"/><Relationship Id="rId8" Type="http://schemas.openxmlformats.org/officeDocument/2006/relationships/image" Target="media/image2.wmf"/><Relationship Id="rId98" Type="http://schemas.openxmlformats.org/officeDocument/2006/relationships/image" Target="media/image92.wmf"/><Relationship Id="rId121" Type="http://schemas.openxmlformats.org/officeDocument/2006/relationships/image" Target="media/image115.wmf"/><Relationship Id="rId142" Type="http://schemas.openxmlformats.org/officeDocument/2006/relationships/image" Target="media/image136.wmf"/><Relationship Id="rId163" Type="http://schemas.openxmlformats.org/officeDocument/2006/relationships/image" Target="media/image157.wmf"/><Relationship Id="rId184" Type="http://schemas.openxmlformats.org/officeDocument/2006/relationships/image" Target="media/image178.wmf"/><Relationship Id="rId219" Type="http://schemas.openxmlformats.org/officeDocument/2006/relationships/image" Target="media/image213.wmf"/><Relationship Id="rId230" Type="http://schemas.openxmlformats.org/officeDocument/2006/relationships/image" Target="media/image224.wmf"/><Relationship Id="rId251" Type="http://schemas.openxmlformats.org/officeDocument/2006/relationships/image" Target="media/image245.wmf"/><Relationship Id="rId25" Type="http://schemas.openxmlformats.org/officeDocument/2006/relationships/image" Target="media/image19.wmf"/><Relationship Id="rId46" Type="http://schemas.openxmlformats.org/officeDocument/2006/relationships/image" Target="media/image40.wmf"/><Relationship Id="rId67" Type="http://schemas.openxmlformats.org/officeDocument/2006/relationships/image" Target="media/image61.wmf"/><Relationship Id="rId272" Type="http://schemas.openxmlformats.org/officeDocument/2006/relationships/image" Target="media/image266.wmf"/><Relationship Id="rId293" Type="http://schemas.openxmlformats.org/officeDocument/2006/relationships/image" Target="media/image287.wmf"/><Relationship Id="rId307" Type="http://schemas.openxmlformats.org/officeDocument/2006/relationships/image" Target="media/image301.wmf"/><Relationship Id="rId88" Type="http://schemas.openxmlformats.org/officeDocument/2006/relationships/image" Target="media/image82.wmf"/><Relationship Id="rId111" Type="http://schemas.openxmlformats.org/officeDocument/2006/relationships/image" Target="media/image105.wmf"/><Relationship Id="rId132" Type="http://schemas.openxmlformats.org/officeDocument/2006/relationships/image" Target="media/image126.wmf"/><Relationship Id="rId153" Type="http://schemas.openxmlformats.org/officeDocument/2006/relationships/image" Target="media/image147.wmf"/><Relationship Id="rId174" Type="http://schemas.openxmlformats.org/officeDocument/2006/relationships/image" Target="media/image168.wmf"/><Relationship Id="rId195" Type="http://schemas.openxmlformats.org/officeDocument/2006/relationships/image" Target="media/image189.wmf"/><Relationship Id="rId209" Type="http://schemas.openxmlformats.org/officeDocument/2006/relationships/image" Target="media/image203.wmf"/><Relationship Id="rId220" Type="http://schemas.openxmlformats.org/officeDocument/2006/relationships/image" Target="media/image214.wmf"/><Relationship Id="rId241" Type="http://schemas.openxmlformats.org/officeDocument/2006/relationships/image" Target="media/image235.wmf"/><Relationship Id="rId15" Type="http://schemas.openxmlformats.org/officeDocument/2006/relationships/image" Target="media/image9.wmf"/><Relationship Id="rId36" Type="http://schemas.openxmlformats.org/officeDocument/2006/relationships/image" Target="media/image30.wmf"/><Relationship Id="rId57" Type="http://schemas.openxmlformats.org/officeDocument/2006/relationships/image" Target="media/image51.wmf"/><Relationship Id="rId262" Type="http://schemas.openxmlformats.org/officeDocument/2006/relationships/image" Target="media/image256.wmf"/><Relationship Id="rId283" Type="http://schemas.openxmlformats.org/officeDocument/2006/relationships/image" Target="media/image277.wmf"/><Relationship Id="rId78" Type="http://schemas.openxmlformats.org/officeDocument/2006/relationships/image" Target="media/image72.wmf"/><Relationship Id="rId99" Type="http://schemas.openxmlformats.org/officeDocument/2006/relationships/image" Target="media/image93.wmf"/><Relationship Id="rId101" Type="http://schemas.openxmlformats.org/officeDocument/2006/relationships/image" Target="media/image95.wmf"/><Relationship Id="rId122" Type="http://schemas.openxmlformats.org/officeDocument/2006/relationships/image" Target="media/image116.wmf"/><Relationship Id="rId143" Type="http://schemas.openxmlformats.org/officeDocument/2006/relationships/image" Target="media/image137.wmf"/><Relationship Id="rId164" Type="http://schemas.openxmlformats.org/officeDocument/2006/relationships/image" Target="media/image158.wmf"/><Relationship Id="rId185" Type="http://schemas.openxmlformats.org/officeDocument/2006/relationships/image" Target="media/image179.wmf"/><Relationship Id="rId9" Type="http://schemas.openxmlformats.org/officeDocument/2006/relationships/image" Target="media/image3.wmf"/><Relationship Id="rId210" Type="http://schemas.openxmlformats.org/officeDocument/2006/relationships/image" Target="media/image204.wmf"/><Relationship Id="rId26" Type="http://schemas.openxmlformats.org/officeDocument/2006/relationships/image" Target="media/image20.wmf"/><Relationship Id="rId231" Type="http://schemas.openxmlformats.org/officeDocument/2006/relationships/image" Target="media/image225.wmf"/><Relationship Id="rId252" Type="http://schemas.openxmlformats.org/officeDocument/2006/relationships/image" Target="media/image246.wmf"/><Relationship Id="rId273" Type="http://schemas.openxmlformats.org/officeDocument/2006/relationships/image" Target="media/image267.wmf"/><Relationship Id="rId294" Type="http://schemas.openxmlformats.org/officeDocument/2006/relationships/image" Target="media/image288.wmf"/><Relationship Id="rId308" Type="http://schemas.openxmlformats.org/officeDocument/2006/relationships/image" Target="media/image302.wmf"/><Relationship Id="rId47" Type="http://schemas.openxmlformats.org/officeDocument/2006/relationships/image" Target="media/image41.wmf"/><Relationship Id="rId68" Type="http://schemas.openxmlformats.org/officeDocument/2006/relationships/image" Target="media/image62.wmf"/><Relationship Id="rId89" Type="http://schemas.openxmlformats.org/officeDocument/2006/relationships/image" Target="media/image83.wmf"/><Relationship Id="rId112" Type="http://schemas.openxmlformats.org/officeDocument/2006/relationships/image" Target="media/image106.wmf"/><Relationship Id="rId133" Type="http://schemas.openxmlformats.org/officeDocument/2006/relationships/image" Target="media/image127.wmf"/><Relationship Id="rId154" Type="http://schemas.openxmlformats.org/officeDocument/2006/relationships/image" Target="media/image148.wmf"/><Relationship Id="rId175" Type="http://schemas.openxmlformats.org/officeDocument/2006/relationships/image" Target="media/image169.wmf"/><Relationship Id="rId196" Type="http://schemas.openxmlformats.org/officeDocument/2006/relationships/image" Target="media/image190.wmf"/><Relationship Id="rId200" Type="http://schemas.openxmlformats.org/officeDocument/2006/relationships/image" Target="media/image194.wmf"/><Relationship Id="rId16" Type="http://schemas.openxmlformats.org/officeDocument/2006/relationships/image" Target="media/image10.wmf"/><Relationship Id="rId221" Type="http://schemas.openxmlformats.org/officeDocument/2006/relationships/image" Target="media/image215.wmf"/><Relationship Id="rId242" Type="http://schemas.openxmlformats.org/officeDocument/2006/relationships/image" Target="media/image236.wmf"/><Relationship Id="rId263" Type="http://schemas.openxmlformats.org/officeDocument/2006/relationships/image" Target="media/image257.wmf"/><Relationship Id="rId284" Type="http://schemas.openxmlformats.org/officeDocument/2006/relationships/image" Target="media/image278.wmf"/><Relationship Id="rId37" Type="http://schemas.openxmlformats.org/officeDocument/2006/relationships/image" Target="media/image31.wmf"/><Relationship Id="rId58" Type="http://schemas.openxmlformats.org/officeDocument/2006/relationships/image" Target="media/image52.wmf"/><Relationship Id="rId79" Type="http://schemas.openxmlformats.org/officeDocument/2006/relationships/image" Target="media/image73.wmf"/><Relationship Id="rId102" Type="http://schemas.openxmlformats.org/officeDocument/2006/relationships/image" Target="media/image96.wmf"/><Relationship Id="rId123" Type="http://schemas.openxmlformats.org/officeDocument/2006/relationships/image" Target="media/image117.wmf"/><Relationship Id="rId144" Type="http://schemas.openxmlformats.org/officeDocument/2006/relationships/image" Target="media/image138.wmf"/><Relationship Id="rId90" Type="http://schemas.openxmlformats.org/officeDocument/2006/relationships/image" Target="media/image84.wmf"/><Relationship Id="rId165" Type="http://schemas.openxmlformats.org/officeDocument/2006/relationships/image" Target="media/image159.wmf"/><Relationship Id="rId186" Type="http://schemas.openxmlformats.org/officeDocument/2006/relationships/image" Target="media/image180.wmf"/><Relationship Id="rId211" Type="http://schemas.openxmlformats.org/officeDocument/2006/relationships/image" Target="media/image205.wmf"/><Relationship Id="rId232" Type="http://schemas.openxmlformats.org/officeDocument/2006/relationships/image" Target="media/image226.wmf"/><Relationship Id="rId253" Type="http://schemas.openxmlformats.org/officeDocument/2006/relationships/image" Target="media/image247.wmf"/><Relationship Id="rId274" Type="http://schemas.openxmlformats.org/officeDocument/2006/relationships/image" Target="media/image268.wmf"/><Relationship Id="rId295" Type="http://schemas.openxmlformats.org/officeDocument/2006/relationships/image" Target="media/image289.wmf"/><Relationship Id="rId309" Type="http://schemas.openxmlformats.org/officeDocument/2006/relationships/image" Target="media/image303.wmf"/><Relationship Id="rId27" Type="http://schemas.openxmlformats.org/officeDocument/2006/relationships/image" Target="media/image21.wmf"/><Relationship Id="rId48" Type="http://schemas.openxmlformats.org/officeDocument/2006/relationships/image" Target="media/image42.wmf"/><Relationship Id="rId69" Type="http://schemas.openxmlformats.org/officeDocument/2006/relationships/image" Target="media/image63.wmf"/><Relationship Id="rId113" Type="http://schemas.openxmlformats.org/officeDocument/2006/relationships/image" Target="media/image107.wmf"/><Relationship Id="rId134" Type="http://schemas.openxmlformats.org/officeDocument/2006/relationships/image" Target="media/image128.wmf"/><Relationship Id="rId80" Type="http://schemas.openxmlformats.org/officeDocument/2006/relationships/image" Target="media/image74.wmf"/><Relationship Id="rId155" Type="http://schemas.openxmlformats.org/officeDocument/2006/relationships/image" Target="media/image149.wmf"/><Relationship Id="rId176" Type="http://schemas.openxmlformats.org/officeDocument/2006/relationships/image" Target="media/image170.wmf"/><Relationship Id="rId197" Type="http://schemas.openxmlformats.org/officeDocument/2006/relationships/image" Target="media/image191.wmf"/><Relationship Id="rId201" Type="http://schemas.openxmlformats.org/officeDocument/2006/relationships/image" Target="media/image195.wmf"/><Relationship Id="rId222" Type="http://schemas.openxmlformats.org/officeDocument/2006/relationships/image" Target="media/image216.wmf"/><Relationship Id="rId243" Type="http://schemas.openxmlformats.org/officeDocument/2006/relationships/image" Target="media/image237.wmf"/><Relationship Id="rId264" Type="http://schemas.openxmlformats.org/officeDocument/2006/relationships/image" Target="media/image258.wmf"/><Relationship Id="rId285" Type="http://schemas.openxmlformats.org/officeDocument/2006/relationships/image" Target="media/image279.wmf"/><Relationship Id="rId17" Type="http://schemas.openxmlformats.org/officeDocument/2006/relationships/image" Target="media/image11.wmf"/><Relationship Id="rId38" Type="http://schemas.openxmlformats.org/officeDocument/2006/relationships/image" Target="media/image32.wmf"/><Relationship Id="rId59" Type="http://schemas.openxmlformats.org/officeDocument/2006/relationships/image" Target="media/image53.wmf"/><Relationship Id="rId103" Type="http://schemas.openxmlformats.org/officeDocument/2006/relationships/image" Target="media/image97.wmf"/><Relationship Id="rId124" Type="http://schemas.openxmlformats.org/officeDocument/2006/relationships/image" Target="media/image118.wmf"/><Relationship Id="rId310" Type="http://schemas.openxmlformats.org/officeDocument/2006/relationships/fontTable" Target="fontTable.xml"/><Relationship Id="rId70" Type="http://schemas.openxmlformats.org/officeDocument/2006/relationships/image" Target="media/image64.wmf"/><Relationship Id="rId91" Type="http://schemas.openxmlformats.org/officeDocument/2006/relationships/image" Target="media/image85.wmf"/><Relationship Id="rId145" Type="http://schemas.openxmlformats.org/officeDocument/2006/relationships/image" Target="media/image139.wmf"/><Relationship Id="rId166" Type="http://schemas.openxmlformats.org/officeDocument/2006/relationships/image" Target="media/image160.wmf"/><Relationship Id="rId187" Type="http://schemas.openxmlformats.org/officeDocument/2006/relationships/image" Target="media/image181.wmf"/><Relationship Id="rId1" Type="http://schemas.openxmlformats.org/officeDocument/2006/relationships/numbering" Target="numbering.xml"/><Relationship Id="rId212" Type="http://schemas.openxmlformats.org/officeDocument/2006/relationships/image" Target="media/image206.wmf"/><Relationship Id="rId233" Type="http://schemas.openxmlformats.org/officeDocument/2006/relationships/image" Target="media/image227.wmf"/><Relationship Id="rId254" Type="http://schemas.openxmlformats.org/officeDocument/2006/relationships/image" Target="media/image248.wmf"/><Relationship Id="rId28" Type="http://schemas.openxmlformats.org/officeDocument/2006/relationships/image" Target="media/image22.wmf"/><Relationship Id="rId49" Type="http://schemas.openxmlformats.org/officeDocument/2006/relationships/image" Target="media/image43.wmf"/><Relationship Id="rId114" Type="http://schemas.openxmlformats.org/officeDocument/2006/relationships/image" Target="media/image108.wmf"/><Relationship Id="rId275" Type="http://schemas.openxmlformats.org/officeDocument/2006/relationships/image" Target="media/image269.wmf"/><Relationship Id="rId296" Type="http://schemas.openxmlformats.org/officeDocument/2006/relationships/image" Target="media/image290.wmf"/><Relationship Id="rId300" Type="http://schemas.openxmlformats.org/officeDocument/2006/relationships/image" Target="media/image294.wmf"/><Relationship Id="rId60" Type="http://schemas.openxmlformats.org/officeDocument/2006/relationships/image" Target="media/image54.wmf"/><Relationship Id="rId81" Type="http://schemas.openxmlformats.org/officeDocument/2006/relationships/image" Target="media/image75.wmf"/><Relationship Id="rId135" Type="http://schemas.openxmlformats.org/officeDocument/2006/relationships/image" Target="media/image129.wmf"/><Relationship Id="rId156" Type="http://schemas.openxmlformats.org/officeDocument/2006/relationships/image" Target="media/image150.wmf"/><Relationship Id="rId177" Type="http://schemas.openxmlformats.org/officeDocument/2006/relationships/image" Target="media/image171.wmf"/><Relationship Id="rId198" Type="http://schemas.openxmlformats.org/officeDocument/2006/relationships/image" Target="media/image192.wmf"/><Relationship Id="rId202" Type="http://schemas.openxmlformats.org/officeDocument/2006/relationships/image" Target="media/image196.wmf"/><Relationship Id="rId223" Type="http://schemas.openxmlformats.org/officeDocument/2006/relationships/image" Target="media/image217.wmf"/><Relationship Id="rId244" Type="http://schemas.openxmlformats.org/officeDocument/2006/relationships/image" Target="media/image238.wmf"/><Relationship Id="rId18" Type="http://schemas.openxmlformats.org/officeDocument/2006/relationships/image" Target="media/image12.wmf"/><Relationship Id="rId39" Type="http://schemas.openxmlformats.org/officeDocument/2006/relationships/image" Target="media/image33.wmf"/><Relationship Id="rId265" Type="http://schemas.openxmlformats.org/officeDocument/2006/relationships/image" Target="media/image259.wmf"/><Relationship Id="rId286" Type="http://schemas.openxmlformats.org/officeDocument/2006/relationships/image" Target="media/image280.wmf"/><Relationship Id="rId50" Type="http://schemas.openxmlformats.org/officeDocument/2006/relationships/image" Target="media/image44.wmf"/><Relationship Id="rId104" Type="http://schemas.openxmlformats.org/officeDocument/2006/relationships/image" Target="media/image98.wmf"/><Relationship Id="rId125" Type="http://schemas.openxmlformats.org/officeDocument/2006/relationships/image" Target="media/image119.wmf"/><Relationship Id="rId146" Type="http://schemas.openxmlformats.org/officeDocument/2006/relationships/image" Target="media/image140.wmf"/><Relationship Id="rId167" Type="http://schemas.openxmlformats.org/officeDocument/2006/relationships/image" Target="media/image161.wmf"/><Relationship Id="rId188" Type="http://schemas.openxmlformats.org/officeDocument/2006/relationships/image" Target="media/image182.wmf"/><Relationship Id="rId311" Type="http://schemas.microsoft.com/office/2011/relationships/people" Target="people.xml"/><Relationship Id="rId71" Type="http://schemas.openxmlformats.org/officeDocument/2006/relationships/image" Target="media/image65.wmf"/><Relationship Id="rId92" Type="http://schemas.openxmlformats.org/officeDocument/2006/relationships/image" Target="media/image86.wmf"/><Relationship Id="rId213" Type="http://schemas.openxmlformats.org/officeDocument/2006/relationships/image" Target="media/image207.wmf"/><Relationship Id="rId234" Type="http://schemas.openxmlformats.org/officeDocument/2006/relationships/image" Target="media/image228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255" Type="http://schemas.openxmlformats.org/officeDocument/2006/relationships/image" Target="media/image249.wmf"/><Relationship Id="rId276" Type="http://schemas.openxmlformats.org/officeDocument/2006/relationships/image" Target="media/image270.wmf"/><Relationship Id="rId297" Type="http://schemas.openxmlformats.org/officeDocument/2006/relationships/image" Target="media/image291.wmf"/><Relationship Id="rId40" Type="http://schemas.openxmlformats.org/officeDocument/2006/relationships/image" Target="media/image34.wmf"/><Relationship Id="rId115" Type="http://schemas.openxmlformats.org/officeDocument/2006/relationships/image" Target="media/image109.wmf"/><Relationship Id="rId136" Type="http://schemas.openxmlformats.org/officeDocument/2006/relationships/image" Target="media/image130.wmf"/><Relationship Id="rId157" Type="http://schemas.openxmlformats.org/officeDocument/2006/relationships/image" Target="media/image151.wmf"/><Relationship Id="rId178" Type="http://schemas.openxmlformats.org/officeDocument/2006/relationships/image" Target="media/image172.wmf"/><Relationship Id="rId301" Type="http://schemas.openxmlformats.org/officeDocument/2006/relationships/image" Target="media/image295.wmf"/><Relationship Id="rId61" Type="http://schemas.openxmlformats.org/officeDocument/2006/relationships/image" Target="media/image55.wmf"/><Relationship Id="rId82" Type="http://schemas.openxmlformats.org/officeDocument/2006/relationships/image" Target="media/image76.wmf"/><Relationship Id="rId199" Type="http://schemas.openxmlformats.org/officeDocument/2006/relationships/image" Target="media/image193.wmf"/><Relationship Id="rId203" Type="http://schemas.openxmlformats.org/officeDocument/2006/relationships/image" Target="media/image197.wmf"/><Relationship Id="rId19" Type="http://schemas.openxmlformats.org/officeDocument/2006/relationships/image" Target="media/image13.wmf"/><Relationship Id="rId224" Type="http://schemas.openxmlformats.org/officeDocument/2006/relationships/image" Target="media/image218.wmf"/><Relationship Id="rId245" Type="http://schemas.openxmlformats.org/officeDocument/2006/relationships/image" Target="media/image239.wmf"/><Relationship Id="rId266" Type="http://schemas.openxmlformats.org/officeDocument/2006/relationships/image" Target="media/image260.wmf"/><Relationship Id="rId287" Type="http://schemas.openxmlformats.org/officeDocument/2006/relationships/image" Target="media/image281.wmf"/><Relationship Id="rId30" Type="http://schemas.openxmlformats.org/officeDocument/2006/relationships/image" Target="media/image24.wmf"/><Relationship Id="rId105" Type="http://schemas.openxmlformats.org/officeDocument/2006/relationships/image" Target="media/image99.wmf"/><Relationship Id="rId126" Type="http://schemas.openxmlformats.org/officeDocument/2006/relationships/image" Target="media/image120.wmf"/><Relationship Id="rId147" Type="http://schemas.openxmlformats.org/officeDocument/2006/relationships/image" Target="media/image141.wmf"/><Relationship Id="rId168" Type="http://schemas.openxmlformats.org/officeDocument/2006/relationships/image" Target="media/image162.wmf"/><Relationship Id="rId312" Type="http://schemas.openxmlformats.org/officeDocument/2006/relationships/theme" Target="theme/theme1.xml"/><Relationship Id="rId51" Type="http://schemas.openxmlformats.org/officeDocument/2006/relationships/image" Target="media/image45.wmf"/><Relationship Id="rId72" Type="http://schemas.openxmlformats.org/officeDocument/2006/relationships/image" Target="media/image66.wmf"/><Relationship Id="rId93" Type="http://schemas.openxmlformats.org/officeDocument/2006/relationships/image" Target="media/image87.wmf"/><Relationship Id="rId189" Type="http://schemas.openxmlformats.org/officeDocument/2006/relationships/image" Target="media/image183.wmf"/><Relationship Id="rId3" Type="http://schemas.openxmlformats.org/officeDocument/2006/relationships/settings" Target="settings.xml"/><Relationship Id="rId214" Type="http://schemas.openxmlformats.org/officeDocument/2006/relationships/image" Target="media/image208.wmf"/><Relationship Id="rId235" Type="http://schemas.openxmlformats.org/officeDocument/2006/relationships/image" Target="media/image229.wmf"/><Relationship Id="rId256" Type="http://schemas.openxmlformats.org/officeDocument/2006/relationships/image" Target="media/image250.wmf"/><Relationship Id="rId277" Type="http://schemas.openxmlformats.org/officeDocument/2006/relationships/image" Target="media/image271.wmf"/><Relationship Id="rId298" Type="http://schemas.openxmlformats.org/officeDocument/2006/relationships/image" Target="media/image292.wmf"/><Relationship Id="rId116" Type="http://schemas.openxmlformats.org/officeDocument/2006/relationships/image" Target="media/image110.wmf"/><Relationship Id="rId137" Type="http://schemas.openxmlformats.org/officeDocument/2006/relationships/image" Target="media/image131.wmf"/><Relationship Id="rId158" Type="http://schemas.openxmlformats.org/officeDocument/2006/relationships/image" Target="media/image152.wmf"/><Relationship Id="rId302" Type="http://schemas.openxmlformats.org/officeDocument/2006/relationships/image" Target="media/image296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62" Type="http://schemas.openxmlformats.org/officeDocument/2006/relationships/image" Target="media/image56.wmf"/><Relationship Id="rId83" Type="http://schemas.openxmlformats.org/officeDocument/2006/relationships/image" Target="media/image77.wmf"/><Relationship Id="rId179" Type="http://schemas.openxmlformats.org/officeDocument/2006/relationships/image" Target="media/image173.wmf"/><Relationship Id="rId190" Type="http://schemas.openxmlformats.org/officeDocument/2006/relationships/image" Target="media/image184.wmf"/><Relationship Id="rId204" Type="http://schemas.openxmlformats.org/officeDocument/2006/relationships/image" Target="media/image198.wmf"/><Relationship Id="rId225" Type="http://schemas.openxmlformats.org/officeDocument/2006/relationships/image" Target="media/image219.wmf"/><Relationship Id="rId246" Type="http://schemas.openxmlformats.org/officeDocument/2006/relationships/image" Target="media/image240.wmf"/><Relationship Id="rId267" Type="http://schemas.openxmlformats.org/officeDocument/2006/relationships/image" Target="media/image261.wmf"/><Relationship Id="rId288" Type="http://schemas.openxmlformats.org/officeDocument/2006/relationships/image" Target="media/image282.wmf"/><Relationship Id="rId106" Type="http://schemas.openxmlformats.org/officeDocument/2006/relationships/image" Target="media/image100.wmf"/><Relationship Id="rId127" Type="http://schemas.openxmlformats.org/officeDocument/2006/relationships/image" Target="media/image121.wmf"/><Relationship Id="rId10" Type="http://schemas.openxmlformats.org/officeDocument/2006/relationships/image" Target="media/image4.wmf"/><Relationship Id="rId31" Type="http://schemas.openxmlformats.org/officeDocument/2006/relationships/image" Target="media/image25.wmf"/><Relationship Id="rId52" Type="http://schemas.openxmlformats.org/officeDocument/2006/relationships/image" Target="media/image46.wmf"/><Relationship Id="rId73" Type="http://schemas.openxmlformats.org/officeDocument/2006/relationships/image" Target="media/image67.wmf"/><Relationship Id="rId94" Type="http://schemas.openxmlformats.org/officeDocument/2006/relationships/image" Target="media/image88.wmf"/><Relationship Id="rId148" Type="http://schemas.openxmlformats.org/officeDocument/2006/relationships/image" Target="media/image142.wmf"/><Relationship Id="rId169" Type="http://schemas.openxmlformats.org/officeDocument/2006/relationships/image" Target="media/image163.wmf"/><Relationship Id="rId4" Type="http://schemas.openxmlformats.org/officeDocument/2006/relationships/webSettings" Target="webSettings.xml"/><Relationship Id="rId180" Type="http://schemas.openxmlformats.org/officeDocument/2006/relationships/image" Target="media/image174.wmf"/><Relationship Id="rId215" Type="http://schemas.openxmlformats.org/officeDocument/2006/relationships/image" Target="media/image209.wmf"/><Relationship Id="rId236" Type="http://schemas.openxmlformats.org/officeDocument/2006/relationships/image" Target="media/image230.wmf"/><Relationship Id="rId257" Type="http://schemas.openxmlformats.org/officeDocument/2006/relationships/image" Target="media/image251.wmf"/><Relationship Id="rId278" Type="http://schemas.openxmlformats.org/officeDocument/2006/relationships/image" Target="media/image272.wmf"/><Relationship Id="rId303" Type="http://schemas.openxmlformats.org/officeDocument/2006/relationships/image" Target="media/image297.wmf"/><Relationship Id="rId42" Type="http://schemas.openxmlformats.org/officeDocument/2006/relationships/image" Target="media/image36.wmf"/><Relationship Id="rId84" Type="http://schemas.openxmlformats.org/officeDocument/2006/relationships/image" Target="media/image78.wmf"/><Relationship Id="rId138" Type="http://schemas.openxmlformats.org/officeDocument/2006/relationships/image" Target="media/image132.wmf"/><Relationship Id="rId191" Type="http://schemas.openxmlformats.org/officeDocument/2006/relationships/image" Target="media/image185.wmf"/><Relationship Id="rId205" Type="http://schemas.openxmlformats.org/officeDocument/2006/relationships/image" Target="media/image199.wmf"/><Relationship Id="rId247" Type="http://schemas.openxmlformats.org/officeDocument/2006/relationships/image" Target="media/image241.wmf"/><Relationship Id="rId107" Type="http://schemas.openxmlformats.org/officeDocument/2006/relationships/image" Target="media/image101.wmf"/><Relationship Id="rId289" Type="http://schemas.openxmlformats.org/officeDocument/2006/relationships/image" Target="media/image283.wmf"/><Relationship Id="rId11" Type="http://schemas.openxmlformats.org/officeDocument/2006/relationships/image" Target="media/image5.wmf"/><Relationship Id="rId53" Type="http://schemas.openxmlformats.org/officeDocument/2006/relationships/image" Target="media/image47.wmf"/><Relationship Id="rId149" Type="http://schemas.openxmlformats.org/officeDocument/2006/relationships/image" Target="media/image143.wmf"/><Relationship Id="rId95" Type="http://schemas.openxmlformats.org/officeDocument/2006/relationships/image" Target="media/image89.wmf"/><Relationship Id="rId160" Type="http://schemas.openxmlformats.org/officeDocument/2006/relationships/image" Target="media/image154.wmf"/><Relationship Id="rId216" Type="http://schemas.openxmlformats.org/officeDocument/2006/relationships/image" Target="media/image210.wmf"/><Relationship Id="rId258" Type="http://schemas.openxmlformats.org/officeDocument/2006/relationships/image" Target="media/image252.wmf"/><Relationship Id="rId22" Type="http://schemas.openxmlformats.org/officeDocument/2006/relationships/image" Target="media/image16.wmf"/><Relationship Id="rId64" Type="http://schemas.openxmlformats.org/officeDocument/2006/relationships/image" Target="media/image58.wmf"/><Relationship Id="rId118" Type="http://schemas.openxmlformats.org/officeDocument/2006/relationships/image" Target="media/image112.wmf"/><Relationship Id="rId171" Type="http://schemas.openxmlformats.org/officeDocument/2006/relationships/image" Target="media/image165.wmf"/><Relationship Id="rId227" Type="http://schemas.openxmlformats.org/officeDocument/2006/relationships/image" Target="media/image221.wmf"/><Relationship Id="rId269" Type="http://schemas.openxmlformats.org/officeDocument/2006/relationships/image" Target="media/image263.wmf"/><Relationship Id="rId33" Type="http://schemas.openxmlformats.org/officeDocument/2006/relationships/image" Target="media/image27.wmf"/><Relationship Id="rId129" Type="http://schemas.openxmlformats.org/officeDocument/2006/relationships/image" Target="media/image123.wmf"/><Relationship Id="rId280" Type="http://schemas.openxmlformats.org/officeDocument/2006/relationships/image" Target="media/image274.wmf"/><Relationship Id="rId75" Type="http://schemas.openxmlformats.org/officeDocument/2006/relationships/image" Target="media/image69.wmf"/><Relationship Id="rId140" Type="http://schemas.openxmlformats.org/officeDocument/2006/relationships/image" Target="media/image134.wmf"/><Relationship Id="rId182" Type="http://schemas.openxmlformats.org/officeDocument/2006/relationships/image" Target="media/image176.wmf"/><Relationship Id="rId6" Type="http://schemas.openxmlformats.org/officeDocument/2006/relationships/endnotes" Target="endnotes.xml"/><Relationship Id="rId238" Type="http://schemas.openxmlformats.org/officeDocument/2006/relationships/image" Target="media/image232.wmf"/><Relationship Id="rId291" Type="http://schemas.openxmlformats.org/officeDocument/2006/relationships/image" Target="media/image285.wmf"/><Relationship Id="rId305" Type="http://schemas.openxmlformats.org/officeDocument/2006/relationships/image" Target="media/image29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4079</TotalTime>
  <Pages>22</Pages>
  <Words>2167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flyov</dc:creator>
  <cp:keywords/>
  <dc:description/>
  <cp:lastModifiedBy>1030824397@qq.com</cp:lastModifiedBy>
  <cp:revision>182</cp:revision>
  <dcterms:created xsi:type="dcterms:W3CDTF">2024-07-15T00:17:00Z</dcterms:created>
  <dcterms:modified xsi:type="dcterms:W3CDTF">2024-10-24T16:13:00Z</dcterms:modified>
</cp:coreProperties>
</file>