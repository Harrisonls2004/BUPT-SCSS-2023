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7A776" w14:textId="77777777" w:rsidR="00B77C8B" w:rsidRPr="00301E4F" w:rsidRDefault="00B77C8B" w:rsidP="00B77C8B">
      <w:pPr>
        <w:spacing w:beforeLines="50" w:before="156"/>
        <w:jc w:val="left"/>
        <w:rPr>
          <w:rFonts w:ascii="Times New Roman" w:hAnsi="Times New Roman" w:cs="Times New Roman"/>
          <w:sz w:val="24"/>
          <w:szCs w:val="20"/>
        </w:rPr>
      </w:pPr>
      <w:bookmarkStart w:id="0" w:name="_Hlk172111498"/>
      <w:bookmarkEnd w:id="0"/>
      <w:r w:rsidRPr="00301E4F">
        <w:rPr>
          <w:rFonts w:ascii="Times New Roman" w:hAnsi="Times New Roman" w:cs="Times New Roman"/>
          <w:sz w:val="24"/>
          <w:szCs w:val="20"/>
        </w:rPr>
        <w:t>第</w:t>
      </w:r>
      <w:r w:rsidRPr="00301E4F">
        <w:rPr>
          <w:rFonts w:ascii="Times New Roman" w:hAnsi="Times New Roman" w:cs="Times New Roman"/>
          <w:sz w:val="24"/>
          <w:szCs w:val="20"/>
        </w:rPr>
        <w:t xml:space="preserve"> 3 </w:t>
      </w:r>
      <w:r w:rsidRPr="00301E4F">
        <w:rPr>
          <w:rFonts w:ascii="Times New Roman" w:hAnsi="Times New Roman" w:cs="Times New Roman"/>
          <w:sz w:val="24"/>
          <w:szCs w:val="20"/>
        </w:rPr>
        <w:t>章</w:t>
      </w:r>
      <w:r w:rsidRPr="00301E4F">
        <w:rPr>
          <w:rFonts w:ascii="Times New Roman" w:hAnsi="Times New Roman" w:cs="Times New Roman"/>
          <w:sz w:val="24"/>
          <w:szCs w:val="20"/>
        </w:rPr>
        <w:t xml:space="preserve"> </w:t>
      </w:r>
      <w:r w:rsidRPr="00301E4F">
        <w:rPr>
          <w:rFonts w:ascii="Times New Roman" w:hAnsi="Times New Roman" w:cs="Times New Roman" w:hint="eastAsia"/>
          <w:sz w:val="24"/>
          <w:szCs w:val="20"/>
        </w:rPr>
        <w:t>同余方程</w:t>
      </w:r>
    </w:p>
    <w:p w14:paraId="04103B6E" w14:textId="77777777" w:rsidR="00B77C8B" w:rsidRPr="00301E4F" w:rsidRDefault="00B77C8B" w:rsidP="00B77C8B">
      <w:pPr>
        <w:widowControl/>
        <w:ind w:firstLineChars="150" w:firstLine="360"/>
        <w:jc w:val="left"/>
        <w:rPr>
          <w:rFonts w:ascii="Times New Roman" w:hAnsi="Times New Roman" w:cs="Times New Roman"/>
          <w:sz w:val="24"/>
          <w:szCs w:val="20"/>
          <w:highlight w:val="yellow"/>
        </w:rPr>
      </w:pPr>
      <w:r w:rsidRPr="00301E4F">
        <w:rPr>
          <w:rFonts w:ascii="Times New Roman" w:hAnsi="Times New Roman" w:cs="Times New Roman"/>
          <w:sz w:val="24"/>
          <w:szCs w:val="20"/>
          <w:highlight w:val="yellow"/>
        </w:rPr>
        <w:t>3.1</w:t>
      </w:r>
      <w:r w:rsidRPr="00301E4F">
        <w:rPr>
          <w:rFonts w:ascii="Times New Roman" w:hAnsi="Times New Roman" w:cs="Times New Roman" w:hint="eastAsia"/>
          <w:sz w:val="24"/>
          <w:szCs w:val="20"/>
          <w:highlight w:val="yellow"/>
        </w:rPr>
        <w:t>一次同余方程</w:t>
      </w:r>
    </w:p>
    <w:p w14:paraId="7DC48B1A"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3.1.1 </w:t>
      </w:r>
      <w:r w:rsidRPr="00301E4F">
        <w:rPr>
          <w:rFonts w:ascii="Times New Roman" w:hAnsi="Times New Roman" w:cs="Times New Roman" w:hint="eastAsia"/>
          <w:sz w:val="24"/>
          <w:szCs w:val="20"/>
        </w:rPr>
        <w:t>同余方程的基本概念</w:t>
      </w:r>
    </w:p>
    <w:p w14:paraId="781961B9"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3.1.2 </w:t>
      </w:r>
      <w:r w:rsidRPr="00301E4F">
        <w:rPr>
          <w:rFonts w:ascii="Times New Roman" w:hAnsi="Times New Roman" w:cs="Times New Roman" w:hint="eastAsia"/>
          <w:sz w:val="24"/>
          <w:szCs w:val="20"/>
        </w:rPr>
        <w:t>一次同余方程求解</w:t>
      </w:r>
    </w:p>
    <w:p w14:paraId="00C6EB06" w14:textId="77777777" w:rsidR="00B77C8B" w:rsidRPr="00301E4F" w:rsidRDefault="00B77C8B" w:rsidP="00B77C8B">
      <w:pPr>
        <w:widowControl/>
        <w:ind w:left="420"/>
        <w:jc w:val="left"/>
        <w:rPr>
          <w:rFonts w:ascii="Times New Roman" w:hAnsi="Times New Roman" w:cs="Times New Roman"/>
          <w:sz w:val="24"/>
          <w:szCs w:val="20"/>
          <w:highlight w:val="yellow"/>
        </w:rPr>
      </w:pPr>
      <w:r w:rsidRPr="00301E4F">
        <w:rPr>
          <w:rFonts w:ascii="Times New Roman" w:hAnsi="Times New Roman" w:cs="Times New Roman"/>
          <w:sz w:val="24"/>
          <w:szCs w:val="20"/>
          <w:highlight w:val="yellow"/>
        </w:rPr>
        <w:t>3.2</w:t>
      </w:r>
      <w:r w:rsidRPr="00301E4F">
        <w:rPr>
          <w:rFonts w:ascii="Times New Roman" w:hAnsi="Times New Roman" w:cs="Times New Roman" w:hint="eastAsia"/>
          <w:sz w:val="24"/>
          <w:szCs w:val="20"/>
          <w:highlight w:val="yellow"/>
        </w:rPr>
        <w:t>中国剩余定理</w:t>
      </w:r>
    </w:p>
    <w:p w14:paraId="6A32FF8C"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3.2.1 </w:t>
      </w:r>
      <w:r w:rsidRPr="00301E4F">
        <w:rPr>
          <w:rFonts w:ascii="Times New Roman" w:hAnsi="Times New Roman" w:cs="Times New Roman" w:hint="eastAsia"/>
          <w:sz w:val="24"/>
          <w:szCs w:val="20"/>
        </w:rPr>
        <w:t>同余方程组</w:t>
      </w:r>
    </w:p>
    <w:p w14:paraId="41828ACE"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3.2.2 </w:t>
      </w:r>
      <w:r w:rsidRPr="00301E4F">
        <w:rPr>
          <w:rFonts w:ascii="Times New Roman" w:hAnsi="Times New Roman" w:cs="Times New Roman" w:hint="eastAsia"/>
          <w:sz w:val="24"/>
          <w:szCs w:val="20"/>
        </w:rPr>
        <w:t>中国剩余定理及其证明</w:t>
      </w:r>
    </w:p>
    <w:p w14:paraId="4813EA2F"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3.2.3 </w:t>
      </w:r>
      <w:r w:rsidRPr="00301E4F">
        <w:rPr>
          <w:rFonts w:ascii="Times New Roman" w:hAnsi="Times New Roman" w:cs="Times New Roman" w:hint="eastAsia"/>
          <w:sz w:val="24"/>
          <w:szCs w:val="20"/>
        </w:rPr>
        <w:t>中国剩余定理应用</w:t>
      </w:r>
    </w:p>
    <w:p w14:paraId="3F0BF5C0" w14:textId="77777777" w:rsidR="00B77C8B" w:rsidRPr="00301E4F" w:rsidRDefault="00B77C8B" w:rsidP="00B77C8B">
      <w:pPr>
        <w:widowControl/>
        <w:ind w:left="420"/>
        <w:jc w:val="left"/>
        <w:rPr>
          <w:rFonts w:ascii="Times New Roman" w:hAnsi="Times New Roman" w:cs="Times New Roman"/>
          <w:sz w:val="24"/>
          <w:szCs w:val="20"/>
          <w:highlight w:val="yellow"/>
        </w:rPr>
      </w:pPr>
      <w:r w:rsidRPr="00301E4F">
        <w:rPr>
          <w:rFonts w:ascii="Times New Roman" w:hAnsi="Times New Roman" w:cs="Times New Roman"/>
          <w:sz w:val="24"/>
          <w:szCs w:val="20"/>
          <w:highlight w:val="yellow"/>
        </w:rPr>
        <w:t xml:space="preserve">3.3 </w:t>
      </w:r>
      <w:r w:rsidRPr="00301E4F">
        <w:rPr>
          <w:rFonts w:ascii="Times New Roman" w:hAnsi="Times New Roman" w:cs="Times New Roman" w:hint="eastAsia"/>
          <w:sz w:val="24"/>
          <w:szCs w:val="20"/>
          <w:highlight w:val="yellow"/>
        </w:rPr>
        <w:t>二次同余方程</w:t>
      </w:r>
    </w:p>
    <w:p w14:paraId="48DF9713" w14:textId="77777777" w:rsidR="00B77C8B" w:rsidRPr="00301E4F" w:rsidRDefault="00B77C8B" w:rsidP="00B77C8B">
      <w:pPr>
        <w:widowControl/>
        <w:ind w:firstLineChars="300" w:firstLine="720"/>
        <w:jc w:val="left"/>
        <w:rPr>
          <w:rFonts w:ascii="Times New Roman" w:hAnsi="Times New Roman" w:cs="Times New Roman"/>
          <w:sz w:val="24"/>
          <w:szCs w:val="20"/>
          <w:highlight w:val="yellow"/>
        </w:rPr>
      </w:pPr>
      <w:r w:rsidRPr="00301E4F">
        <w:rPr>
          <w:rFonts w:ascii="Times New Roman" w:hAnsi="Times New Roman" w:cs="Times New Roman"/>
          <w:sz w:val="24"/>
          <w:szCs w:val="20"/>
        </w:rPr>
        <w:t>3.3.1</w:t>
      </w:r>
      <w:r w:rsidRPr="00301E4F">
        <w:rPr>
          <w:rFonts w:ascii="Times New Roman" w:hAnsi="Times New Roman" w:cs="Times New Roman" w:hint="eastAsia"/>
          <w:sz w:val="24"/>
          <w:szCs w:val="20"/>
        </w:rPr>
        <w:t>平方剩余及平方非剩余</w:t>
      </w:r>
    </w:p>
    <w:p w14:paraId="44B382F4"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3.3.2 </w:t>
      </w:r>
      <w:r w:rsidRPr="00301E4F">
        <w:rPr>
          <w:rFonts w:ascii="Times New Roman" w:hAnsi="Times New Roman" w:cs="Times New Roman" w:hint="eastAsia"/>
          <w:sz w:val="24"/>
          <w:szCs w:val="20"/>
        </w:rPr>
        <w:t>勒让得符号及二次互反律</w:t>
      </w:r>
    </w:p>
    <w:p w14:paraId="35B39652"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3.3.3 </w:t>
      </w:r>
      <w:r w:rsidRPr="00301E4F">
        <w:rPr>
          <w:rFonts w:ascii="Times New Roman" w:hAnsi="Times New Roman" w:cs="Times New Roman" w:hint="eastAsia"/>
          <w:sz w:val="24"/>
          <w:szCs w:val="20"/>
        </w:rPr>
        <w:t>雅可比符号</w:t>
      </w:r>
    </w:p>
    <w:p w14:paraId="459A8CCC" w14:textId="4105FFB2" w:rsidR="00B77C8B" w:rsidRPr="00301E4F" w:rsidRDefault="00B77C8B" w:rsidP="00B77C8B">
      <w:pPr>
        <w:widowControl/>
        <w:ind w:firstLineChars="300" w:firstLine="720"/>
        <w:jc w:val="left"/>
        <w:rPr>
          <w:rFonts w:ascii="Times New Roman" w:hAnsi="Times New Roman" w:cs="Times New Roman"/>
          <w:sz w:val="24"/>
          <w:szCs w:val="20"/>
          <w:highlight w:val="yellow"/>
        </w:rPr>
      </w:pPr>
      <w:r w:rsidRPr="00301E4F">
        <w:rPr>
          <w:rFonts w:ascii="Times New Roman" w:hAnsi="Times New Roman" w:cs="Times New Roman"/>
          <w:sz w:val="24"/>
          <w:szCs w:val="20"/>
        </w:rPr>
        <w:t xml:space="preserve">3.3.4 </w:t>
      </w:r>
      <w:r w:rsidRPr="00301E4F">
        <w:rPr>
          <w:rFonts w:ascii="Times New Roman" w:hAnsi="Times New Roman" w:cs="Times New Roman" w:hint="eastAsia"/>
          <w:sz w:val="24"/>
          <w:szCs w:val="20"/>
        </w:rPr>
        <w:t>二次同余方程求解</w:t>
      </w:r>
      <w:del w:id="1" w:author="zhengping jin" w:date="2024-08-13T09:29:00Z" w16du:dateUtc="2024-08-13T01:29:00Z">
        <w:r w:rsidRPr="00301E4F" w:rsidDel="00134D30">
          <w:rPr>
            <w:rFonts w:ascii="Times New Roman" w:hAnsi="Times New Roman" w:cs="Times New Roman" w:hint="eastAsia"/>
            <w:sz w:val="24"/>
            <w:szCs w:val="20"/>
          </w:rPr>
          <w:delText>（证明，见后面高次，素数</w:delText>
        </w:r>
        <w:r w:rsidRPr="00301E4F" w:rsidDel="00134D30">
          <w:rPr>
            <w:rFonts w:ascii="Times New Roman" w:hAnsi="Times New Roman" w:cs="Times New Roman" w:hint="eastAsia"/>
            <w:sz w:val="24"/>
            <w:szCs w:val="20"/>
            <w:highlight w:val="yellow"/>
          </w:rPr>
          <w:delText>幂提升</w:delText>
        </w:r>
        <w:r w:rsidRPr="00301E4F" w:rsidDel="00134D30">
          <w:rPr>
            <w:rFonts w:ascii="Times New Roman" w:hAnsi="Times New Roman" w:cs="Times New Roman" w:hint="eastAsia"/>
            <w:sz w:val="24"/>
            <w:szCs w:val="20"/>
          </w:rPr>
          <w:delText>）</w:delText>
        </w:r>
      </w:del>
    </w:p>
    <w:p w14:paraId="5518531D" w14:textId="77777777" w:rsidR="00B77C8B" w:rsidRPr="00301E4F" w:rsidRDefault="00B77C8B" w:rsidP="00B77C8B">
      <w:pPr>
        <w:widowControl/>
        <w:ind w:left="420"/>
        <w:jc w:val="left"/>
        <w:rPr>
          <w:rFonts w:ascii="Times New Roman" w:hAnsi="Times New Roman" w:cs="Times New Roman"/>
          <w:sz w:val="24"/>
          <w:szCs w:val="20"/>
          <w:highlight w:val="yellow"/>
        </w:rPr>
      </w:pPr>
      <w:r w:rsidRPr="00301E4F">
        <w:rPr>
          <w:rFonts w:ascii="Times New Roman" w:hAnsi="Times New Roman" w:cs="Times New Roman" w:hint="eastAsia"/>
          <w:sz w:val="24"/>
          <w:szCs w:val="20"/>
          <w:highlight w:val="yellow"/>
        </w:rPr>
        <w:t>3</w:t>
      </w:r>
      <w:r w:rsidRPr="00301E4F">
        <w:rPr>
          <w:rFonts w:ascii="Times New Roman" w:hAnsi="Times New Roman" w:cs="Times New Roman"/>
          <w:sz w:val="24"/>
          <w:szCs w:val="20"/>
          <w:highlight w:val="yellow"/>
        </w:rPr>
        <w:t xml:space="preserve">.4 </w:t>
      </w:r>
      <w:r w:rsidRPr="00301E4F">
        <w:rPr>
          <w:rFonts w:ascii="Times New Roman" w:hAnsi="Times New Roman" w:cs="Times New Roman" w:hint="eastAsia"/>
          <w:sz w:val="24"/>
          <w:szCs w:val="20"/>
          <w:highlight w:val="yellow"/>
        </w:rPr>
        <w:t>高次同余方程</w:t>
      </w:r>
    </w:p>
    <w:p w14:paraId="213953AF"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3.4.1 </w:t>
      </w:r>
      <w:r w:rsidRPr="00301E4F">
        <w:rPr>
          <w:rFonts w:ascii="Times New Roman" w:hAnsi="Times New Roman" w:cs="Times New Roman" w:hint="eastAsia"/>
          <w:sz w:val="24"/>
          <w:szCs w:val="20"/>
        </w:rPr>
        <w:t>高次同余方程的解数</w:t>
      </w:r>
    </w:p>
    <w:p w14:paraId="2F4C1360" w14:textId="77777777" w:rsidR="00B77C8B" w:rsidRPr="00301E4F" w:rsidRDefault="00B77C8B" w:rsidP="00B77C8B">
      <w:pPr>
        <w:widowControl/>
        <w:ind w:firstLineChars="300" w:firstLine="720"/>
        <w:jc w:val="left"/>
        <w:rPr>
          <w:rFonts w:ascii="Times New Roman" w:hAnsi="Times New Roman" w:cs="Times New Roman"/>
          <w:sz w:val="24"/>
          <w:szCs w:val="20"/>
        </w:rPr>
      </w:pPr>
      <w:r w:rsidRPr="00301E4F">
        <w:rPr>
          <w:rFonts w:ascii="Times New Roman" w:hAnsi="Times New Roman" w:cs="Times New Roman"/>
          <w:sz w:val="24"/>
          <w:szCs w:val="20"/>
        </w:rPr>
        <w:t xml:space="preserve">3.4.2 </w:t>
      </w:r>
      <w:r w:rsidRPr="00301E4F">
        <w:rPr>
          <w:rFonts w:ascii="Times New Roman" w:hAnsi="Times New Roman" w:cs="Times New Roman" w:hint="eastAsia"/>
          <w:sz w:val="24"/>
          <w:szCs w:val="20"/>
        </w:rPr>
        <w:t>素数模的高次同余方程</w:t>
      </w:r>
    </w:p>
    <w:p w14:paraId="14902990" w14:textId="77777777" w:rsidR="00B77C8B" w:rsidRPr="00301E4F" w:rsidRDefault="00B77C8B" w:rsidP="00B77C8B">
      <w:pPr>
        <w:widowControl/>
        <w:ind w:firstLineChars="300" w:firstLine="720"/>
        <w:jc w:val="left"/>
        <w:rPr>
          <w:rFonts w:ascii="Times New Roman" w:hAnsi="Times New Roman" w:cs="Times New Roman"/>
          <w:sz w:val="24"/>
          <w:szCs w:val="20"/>
          <w:highlight w:val="yellow"/>
        </w:rPr>
      </w:pPr>
      <w:r w:rsidRPr="00301E4F">
        <w:rPr>
          <w:rFonts w:ascii="Times New Roman" w:hAnsi="Times New Roman" w:cs="Times New Roman"/>
          <w:sz w:val="24"/>
          <w:szCs w:val="20"/>
        </w:rPr>
        <w:t xml:space="preserve">3.4.3 </w:t>
      </w:r>
      <w:r w:rsidRPr="00301E4F">
        <w:rPr>
          <w:rFonts w:ascii="Times New Roman" w:hAnsi="Times New Roman" w:cs="Times New Roman" w:hint="eastAsia"/>
          <w:sz w:val="24"/>
          <w:szCs w:val="20"/>
        </w:rPr>
        <w:t>素数</w:t>
      </w:r>
      <w:proofErr w:type="gramStart"/>
      <w:r w:rsidRPr="00301E4F">
        <w:rPr>
          <w:rFonts w:ascii="Times New Roman" w:hAnsi="Times New Roman" w:cs="Times New Roman" w:hint="eastAsia"/>
          <w:sz w:val="24"/>
          <w:szCs w:val="20"/>
        </w:rPr>
        <w:t>幂</w:t>
      </w:r>
      <w:proofErr w:type="gramEnd"/>
      <w:r w:rsidRPr="00301E4F">
        <w:rPr>
          <w:rFonts w:ascii="Times New Roman" w:hAnsi="Times New Roman" w:cs="Times New Roman" w:hint="eastAsia"/>
          <w:sz w:val="24"/>
          <w:szCs w:val="20"/>
        </w:rPr>
        <w:t>模的高次同余方程——</w:t>
      </w:r>
      <w:proofErr w:type="gramStart"/>
      <w:r w:rsidRPr="00301E4F">
        <w:rPr>
          <w:rFonts w:ascii="Times New Roman" w:hAnsi="Times New Roman" w:cs="Times New Roman" w:hint="eastAsia"/>
          <w:sz w:val="24"/>
          <w:szCs w:val="20"/>
        </w:rPr>
        <w:t>幂</w:t>
      </w:r>
      <w:proofErr w:type="gramEnd"/>
      <w:r w:rsidRPr="00301E4F">
        <w:rPr>
          <w:rFonts w:ascii="Times New Roman" w:hAnsi="Times New Roman" w:cs="Times New Roman" w:hint="eastAsia"/>
          <w:sz w:val="24"/>
          <w:szCs w:val="20"/>
        </w:rPr>
        <w:t>指数提升</w:t>
      </w:r>
    </w:p>
    <w:p w14:paraId="79972B10" w14:textId="77777777" w:rsidR="00B77C8B" w:rsidRPr="00301E4F" w:rsidRDefault="00B77C8B" w:rsidP="00B77C8B">
      <w:pPr>
        <w:widowControl/>
        <w:ind w:firstLineChars="300" w:firstLine="720"/>
        <w:jc w:val="left"/>
        <w:rPr>
          <w:rFonts w:ascii="Times New Roman" w:hAnsi="Times New Roman" w:cs="Times New Roman"/>
          <w:sz w:val="24"/>
          <w:szCs w:val="20"/>
        </w:rPr>
      </w:pPr>
    </w:p>
    <w:p w14:paraId="375BF608" w14:textId="77777777" w:rsidR="00B77C8B" w:rsidRPr="00301E4F" w:rsidRDefault="00B77C8B" w:rsidP="00B77C8B">
      <w:pPr>
        <w:widowControl/>
        <w:ind w:firstLineChars="300" w:firstLine="720"/>
        <w:jc w:val="left"/>
        <w:rPr>
          <w:rFonts w:ascii="Times New Roman" w:hAnsi="Times New Roman" w:cs="Times New Roman"/>
          <w:sz w:val="24"/>
          <w:szCs w:val="20"/>
        </w:rPr>
      </w:pPr>
    </w:p>
    <w:p w14:paraId="769EEE75" w14:textId="100EDFCA" w:rsidR="00342265" w:rsidRPr="00301E4F" w:rsidRDefault="00342265" w:rsidP="00342265">
      <w:pPr>
        <w:spacing w:before="240" w:after="60" w:line="360" w:lineRule="auto"/>
        <w:contextualSpacing/>
        <w:jc w:val="center"/>
        <w:outlineLvl w:val="0"/>
        <w:rPr>
          <w:rFonts w:ascii="Times New Roman" w:eastAsia="黑体" w:hAnsi="Times New Roman"/>
          <w:b/>
          <w:bCs/>
          <w:sz w:val="36"/>
          <w:szCs w:val="36"/>
        </w:rPr>
      </w:pPr>
      <w:r w:rsidRPr="00301E4F">
        <w:rPr>
          <w:rFonts w:ascii="Times New Roman" w:eastAsia="黑体" w:hAnsi="Times New Roman" w:hint="eastAsia"/>
          <w:b/>
          <w:bCs/>
          <w:sz w:val="36"/>
          <w:szCs w:val="36"/>
        </w:rPr>
        <w:t>第</w:t>
      </w:r>
      <w:r w:rsidRPr="00301E4F">
        <w:rPr>
          <w:rFonts w:ascii="Times New Roman" w:eastAsia="黑体" w:hAnsi="Times New Roman" w:hint="eastAsia"/>
          <w:b/>
          <w:bCs/>
          <w:sz w:val="36"/>
          <w:szCs w:val="36"/>
        </w:rPr>
        <w:t xml:space="preserve"> 3 </w:t>
      </w:r>
      <w:r w:rsidRPr="00301E4F">
        <w:rPr>
          <w:rFonts w:ascii="Times New Roman" w:eastAsia="黑体" w:hAnsi="Times New Roman" w:hint="eastAsia"/>
          <w:b/>
          <w:bCs/>
          <w:sz w:val="36"/>
          <w:szCs w:val="36"/>
        </w:rPr>
        <w:t>章</w:t>
      </w:r>
      <w:r w:rsidRPr="00301E4F">
        <w:rPr>
          <w:rFonts w:ascii="Times New Roman" w:eastAsia="黑体" w:hAnsi="Times New Roman"/>
          <w:b/>
          <w:bCs/>
          <w:sz w:val="36"/>
          <w:szCs w:val="36"/>
        </w:rPr>
        <w:t xml:space="preserve"> </w:t>
      </w:r>
      <w:r w:rsidRPr="00301E4F">
        <w:rPr>
          <w:rFonts w:ascii="Times New Roman" w:eastAsia="黑体" w:hAnsi="Times New Roman" w:hint="eastAsia"/>
          <w:b/>
          <w:bCs/>
          <w:sz w:val="36"/>
          <w:szCs w:val="36"/>
        </w:rPr>
        <w:t xml:space="preserve"> </w:t>
      </w:r>
      <w:r w:rsidRPr="00301E4F">
        <w:rPr>
          <w:rFonts w:ascii="Times New Roman" w:eastAsia="黑体" w:hAnsi="Times New Roman"/>
          <w:b/>
          <w:bCs/>
          <w:sz w:val="36"/>
          <w:szCs w:val="36"/>
        </w:rPr>
        <w:t xml:space="preserve"> </w:t>
      </w:r>
      <w:r w:rsidR="00910D29" w:rsidRPr="00301E4F">
        <w:rPr>
          <w:rFonts w:ascii="Times New Roman" w:eastAsia="黑体" w:hAnsi="Times New Roman"/>
          <w:b/>
          <w:bCs/>
          <w:sz w:val="36"/>
          <w:szCs w:val="36"/>
        </w:rPr>
        <w:t>同余方程</w:t>
      </w:r>
    </w:p>
    <w:p w14:paraId="0112CE24" w14:textId="7C1DD885" w:rsidR="001115E4" w:rsidRDefault="001115E4" w:rsidP="001115E4">
      <w:pPr>
        <w:ind w:firstLineChars="202" w:firstLine="424"/>
        <w:rPr>
          <w:ins w:id="2" w:author="zhengping jin" w:date="2024-08-13T09:40:00Z" w16du:dateUtc="2024-08-13T01:40:00Z"/>
          <w:rFonts w:hint="eastAsia"/>
        </w:rPr>
      </w:pPr>
      <w:ins w:id="3" w:author="zhengping jin" w:date="2024-08-13T09:38:00Z" w16du:dateUtc="2024-08-13T01:38:00Z">
        <w:r>
          <w:rPr>
            <w:rFonts w:hint="eastAsia"/>
          </w:rPr>
          <w:t>在数学的浩瀚星空中，同余理论犹如一颗璀璨的星辰，它不仅连接了代数与数论的桥梁，还深刻揭示了整数间的一种特殊等价关系——同余关系</w:t>
        </w:r>
      </w:ins>
      <w:ins w:id="4" w:author="zhengping jin" w:date="2024-08-13T09:55:00Z" w16du:dateUtc="2024-08-13T01:55:00Z">
        <w:r w:rsidR="00285F78">
          <w:rPr>
            <w:rFonts w:hint="eastAsia"/>
          </w:rPr>
          <w:t xml:space="preserve">. </w:t>
        </w:r>
      </w:ins>
      <w:ins w:id="5" w:author="zhengping jin" w:date="2024-08-13T09:38:00Z" w16du:dateUtc="2024-08-13T01:38:00Z">
        <w:r>
          <w:rPr>
            <w:rFonts w:hint="eastAsia"/>
          </w:rPr>
          <w:t>同余方程，作为这一理论的核心内容，是研究整数在给定模数下的等价类性质的重要工具</w:t>
        </w:r>
      </w:ins>
      <w:ins w:id="6" w:author="zhengping jin" w:date="2024-08-13T09:55:00Z" w16du:dateUtc="2024-08-13T01:55:00Z">
        <w:r w:rsidR="00285F78">
          <w:rPr>
            <w:rFonts w:hint="eastAsia"/>
          </w:rPr>
          <w:t xml:space="preserve">. </w:t>
        </w:r>
      </w:ins>
      <w:ins w:id="7" w:author="zhengping jin" w:date="2024-08-13T09:38:00Z" w16du:dateUtc="2024-08-13T01:38:00Z">
        <w:r>
          <w:rPr>
            <w:rFonts w:hint="eastAsia"/>
          </w:rPr>
          <w:t>它不仅是初等数论的基石，也是密码学、</w:t>
        </w:r>
      </w:ins>
      <w:ins w:id="8" w:author="zhengping jin" w:date="2024-08-13T09:40:00Z" w16du:dateUtc="2024-08-13T01:40:00Z">
        <w:r>
          <w:rPr>
            <w:rFonts w:hint="eastAsia"/>
          </w:rPr>
          <w:t>信息安全、</w:t>
        </w:r>
      </w:ins>
      <w:ins w:id="9" w:author="zhengping jin" w:date="2024-08-13T09:38:00Z" w16du:dateUtc="2024-08-13T01:38:00Z">
        <w:r>
          <w:rPr>
            <w:rFonts w:hint="eastAsia"/>
          </w:rPr>
          <w:t>计算机科学等领域不可或缺的理论基础</w:t>
        </w:r>
      </w:ins>
      <w:ins w:id="10" w:author="zhengping jin" w:date="2024-08-13T09:55:00Z" w16du:dateUtc="2024-08-13T01:55:00Z">
        <w:r w:rsidR="00285F78">
          <w:rPr>
            <w:rFonts w:hint="eastAsia"/>
          </w:rPr>
          <w:t>.</w:t>
        </w:r>
      </w:ins>
    </w:p>
    <w:p w14:paraId="210932C4" w14:textId="6DF14039" w:rsidR="001115E4" w:rsidRDefault="001115E4">
      <w:pPr>
        <w:ind w:firstLineChars="202" w:firstLine="424"/>
        <w:rPr>
          <w:ins w:id="11" w:author="zhengping jin" w:date="2024-08-13T09:38:00Z" w16du:dateUtc="2024-08-13T01:38:00Z"/>
          <w:rFonts w:hint="eastAsia"/>
        </w:rPr>
        <w:pPrChange w:id="12" w:author="zhengping jin" w:date="2024-08-13T09:53:00Z" w16du:dateUtc="2024-08-13T01:53:00Z">
          <w:pPr/>
        </w:pPrChange>
      </w:pPr>
      <w:ins w:id="13" w:author="zhengping jin" w:date="2024-08-13T09:41:00Z" w16du:dateUtc="2024-08-13T01:41:00Z">
        <w:r>
          <w:rPr>
            <w:rFonts w:hint="eastAsia"/>
          </w:rPr>
          <w:t>本章从</w:t>
        </w:r>
      </w:ins>
      <w:proofErr w:type="gramStart"/>
      <w:ins w:id="14" w:author="zhengping jin" w:date="2024-08-13T09:42:00Z" w16du:dateUtc="2024-08-13T01:42:00Z">
        <w:r>
          <w:rPr>
            <w:rFonts w:hint="eastAsia"/>
          </w:rPr>
          <w:t>最</w:t>
        </w:r>
        <w:proofErr w:type="gramEnd"/>
        <w:r>
          <w:rPr>
            <w:rFonts w:hint="eastAsia"/>
          </w:rPr>
          <w:t>基础最重要的</w:t>
        </w:r>
      </w:ins>
      <w:ins w:id="15" w:author="zhengping jin" w:date="2024-08-13T09:41:00Z" w16du:dateUtc="2024-08-13T01:41:00Z">
        <w:r>
          <w:rPr>
            <w:rFonts w:hint="eastAsia"/>
          </w:rPr>
          <w:t>一次同余方程入手，</w:t>
        </w:r>
      </w:ins>
      <w:ins w:id="16" w:author="zhengping jin" w:date="2024-08-13T09:42:00Z" w16du:dateUtc="2024-08-13T01:42:00Z">
        <w:r>
          <w:rPr>
            <w:rFonts w:hint="eastAsia"/>
          </w:rPr>
          <w:t>通过辗转相除法（欧几里</w:t>
        </w:r>
      </w:ins>
      <w:ins w:id="17" w:author="zhengping jin" w:date="2024-08-13T09:43:00Z" w16du:dateUtc="2024-08-13T01:43:00Z">
        <w:r>
          <w:rPr>
            <w:rFonts w:hint="eastAsia"/>
          </w:rPr>
          <w:t>德</w:t>
        </w:r>
      </w:ins>
      <w:ins w:id="18" w:author="zhengping jin" w:date="2024-08-13T09:42:00Z" w16du:dateUtc="2024-08-13T01:42:00Z">
        <w:r>
          <w:rPr>
            <w:rFonts w:hint="eastAsia"/>
          </w:rPr>
          <w:t>算法）求解最大公约数，</w:t>
        </w:r>
      </w:ins>
      <w:ins w:id="19" w:author="zhengping jin" w:date="2024-08-13T09:43:00Z" w16du:dateUtc="2024-08-13T01:43:00Z">
        <w:r>
          <w:rPr>
            <w:rFonts w:hint="eastAsia"/>
          </w:rPr>
          <w:t>并</w:t>
        </w:r>
      </w:ins>
      <w:ins w:id="20" w:author="zhengping jin" w:date="2024-08-13T09:42:00Z" w16du:dateUtc="2024-08-13T01:42:00Z">
        <w:r>
          <w:rPr>
            <w:rFonts w:hint="eastAsia"/>
          </w:rPr>
          <w:t>结合线性同余</w:t>
        </w:r>
      </w:ins>
      <w:ins w:id="21" w:author="zhengping jin" w:date="2024-08-13T09:43:00Z" w16du:dateUtc="2024-08-13T01:43:00Z">
        <w:r>
          <w:rPr>
            <w:rFonts w:hint="eastAsia"/>
          </w:rPr>
          <w:t>关系</w:t>
        </w:r>
      </w:ins>
      <w:ins w:id="22" w:author="zhengping jin" w:date="2024-08-13T09:42:00Z" w16du:dateUtc="2024-08-13T01:42:00Z">
        <w:r>
          <w:rPr>
            <w:rFonts w:hint="eastAsia"/>
          </w:rPr>
          <w:t>，有效找到一次同余方程的所有解或判断其无解</w:t>
        </w:r>
      </w:ins>
      <w:ins w:id="23" w:author="zhengping jin" w:date="2024-08-13T09:55:00Z" w16du:dateUtc="2024-08-13T01:55:00Z">
        <w:r w:rsidR="00285F78">
          <w:rPr>
            <w:rFonts w:hint="eastAsia"/>
          </w:rPr>
          <w:t xml:space="preserve">. </w:t>
        </w:r>
      </w:ins>
      <w:ins w:id="24" w:author="zhengping jin" w:date="2024-08-13T09:42:00Z" w16du:dateUtc="2024-08-13T01:42:00Z">
        <w:r>
          <w:rPr>
            <w:rFonts w:hint="eastAsia"/>
          </w:rPr>
          <w:t>这一过程不</w:t>
        </w:r>
        <w:r>
          <w:rPr>
            <w:rFonts w:hint="eastAsia"/>
          </w:rPr>
          <w:lastRenderedPageBreak/>
          <w:t>仅展示了数学方法的精妙，</w:t>
        </w:r>
      </w:ins>
      <w:ins w:id="25" w:author="zhengping jin" w:date="2024-08-13T09:44:00Z" w16du:dateUtc="2024-08-13T01:44:00Z">
        <w:r>
          <w:rPr>
            <w:rFonts w:hint="eastAsia"/>
          </w:rPr>
          <w:t>为处理整数问题提供了新的视角和方法，</w:t>
        </w:r>
      </w:ins>
      <w:ins w:id="26" w:author="zhengping jin" w:date="2024-08-13T09:42:00Z" w16du:dateUtc="2024-08-13T01:42:00Z">
        <w:r>
          <w:rPr>
            <w:rFonts w:hint="eastAsia"/>
          </w:rPr>
          <w:t>也为后续更复杂问题的求解奠定了基础</w:t>
        </w:r>
      </w:ins>
      <w:ins w:id="27" w:author="zhengping jin" w:date="2024-08-13T09:55:00Z" w16du:dateUtc="2024-08-13T01:55:00Z">
        <w:r w:rsidR="00285F78">
          <w:rPr>
            <w:rFonts w:hint="eastAsia"/>
          </w:rPr>
          <w:t xml:space="preserve">. </w:t>
        </w:r>
      </w:ins>
      <w:ins w:id="28" w:author="zhengping jin" w:date="2024-08-13T09:44:00Z" w16du:dateUtc="2024-08-13T01:44:00Z">
        <w:r>
          <w:rPr>
            <w:rFonts w:hint="eastAsia"/>
          </w:rPr>
          <w:t>而</w:t>
        </w:r>
      </w:ins>
      <w:ins w:id="29" w:author="zhengping jin" w:date="2024-08-13T09:45:00Z" w16du:dateUtc="2024-08-13T01:45:00Z">
        <w:r>
          <w:rPr>
            <w:rFonts w:hint="eastAsia"/>
          </w:rPr>
          <w:t>对于由多个一次同余方程组成的方程组，著名的</w:t>
        </w:r>
      </w:ins>
      <w:ins w:id="30" w:author="zhengping jin" w:date="2024-08-13T09:38:00Z" w16du:dateUtc="2024-08-13T01:38:00Z">
        <w:r>
          <w:rPr>
            <w:rFonts w:hint="eastAsia"/>
          </w:rPr>
          <w:t>中国剩余定理提供了强大的求解工具</w:t>
        </w:r>
      </w:ins>
      <w:ins w:id="31" w:author="zhengping jin" w:date="2024-08-13T09:56:00Z" w16du:dateUtc="2024-08-13T01:56:00Z">
        <w:r w:rsidR="00285F78">
          <w:rPr>
            <w:rFonts w:hint="eastAsia"/>
          </w:rPr>
          <w:t xml:space="preserve">. </w:t>
        </w:r>
      </w:ins>
      <w:ins w:id="32" w:author="zhengping jin" w:date="2024-08-13T09:38:00Z" w16du:dateUtc="2024-08-13T01:38:00Z">
        <w:r>
          <w:rPr>
            <w:rFonts w:hint="eastAsia"/>
          </w:rPr>
          <w:t>不仅在理论上具有重要意义，其应用也广泛涉及密码学、</w:t>
        </w:r>
      </w:ins>
      <w:ins w:id="33" w:author="zhengping jin" w:date="2024-08-13T09:47:00Z" w16du:dateUtc="2024-08-13T01:47:00Z">
        <w:r>
          <w:rPr>
            <w:rFonts w:hint="eastAsia"/>
          </w:rPr>
          <w:t>信息安全、</w:t>
        </w:r>
      </w:ins>
      <w:ins w:id="34" w:author="zhengping jin" w:date="2024-08-13T09:38:00Z" w16du:dateUtc="2024-08-13T01:38:00Z">
        <w:r>
          <w:rPr>
            <w:rFonts w:hint="eastAsia"/>
          </w:rPr>
          <w:t>计算机科学等多个领域</w:t>
        </w:r>
      </w:ins>
      <w:ins w:id="35" w:author="zhengping jin" w:date="2024-08-13T09:56:00Z" w16du:dateUtc="2024-08-13T01:56:00Z">
        <w:r w:rsidR="00285F78">
          <w:rPr>
            <w:rFonts w:hint="eastAsia"/>
          </w:rPr>
          <w:t xml:space="preserve">. </w:t>
        </w:r>
      </w:ins>
      <w:ins w:id="36" w:author="zhengping jin" w:date="2024-08-13T09:47:00Z" w16du:dateUtc="2024-08-13T01:47:00Z">
        <w:r>
          <w:rPr>
            <w:rFonts w:hint="eastAsia"/>
          </w:rPr>
          <w:t>另一方面，</w:t>
        </w:r>
      </w:ins>
      <w:ins w:id="37" w:author="zhengping jin" w:date="2024-08-13T09:38:00Z" w16du:dateUtc="2024-08-13T01:38:00Z">
        <w:r>
          <w:rPr>
            <w:rFonts w:hint="eastAsia"/>
          </w:rPr>
          <w:t>随着方程次数的提升，同余方程的求解复杂</w:t>
        </w:r>
        <w:proofErr w:type="gramStart"/>
        <w:r>
          <w:rPr>
            <w:rFonts w:hint="eastAsia"/>
          </w:rPr>
          <w:t>度显著</w:t>
        </w:r>
        <w:proofErr w:type="gramEnd"/>
        <w:r>
          <w:rPr>
            <w:rFonts w:hint="eastAsia"/>
          </w:rPr>
          <w:t>增加</w:t>
        </w:r>
      </w:ins>
      <w:ins w:id="38" w:author="zhengping jin" w:date="2024-08-13T09:56:00Z" w16du:dateUtc="2024-08-13T01:56:00Z">
        <w:r w:rsidR="00285F78">
          <w:rPr>
            <w:rFonts w:hint="eastAsia"/>
          </w:rPr>
          <w:t xml:space="preserve">. </w:t>
        </w:r>
      </w:ins>
      <w:ins w:id="39" w:author="zhengping jin" w:date="2024-08-13T09:38:00Z" w16du:dateUtc="2024-08-13T01:38:00Z">
        <w:r>
          <w:rPr>
            <w:rFonts w:hint="eastAsia"/>
          </w:rPr>
          <w:t>二次同余方程的求解，涉及到平方剩余与平方非剩余的概念、勒让得符号的判定、二次互反定律的深刻内涵，以及雅可比符号的</w:t>
        </w:r>
      </w:ins>
      <w:ins w:id="40" w:author="zhengping jin" w:date="2024-08-13T09:48:00Z" w16du:dateUtc="2024-08-13T01:48:00Z">
        <w:r w:rsidR="00BE3DF6">
          <w:rPr>
            <w:rFonts w:hint="eastAsia"/>
          </w:rPr>
          <w:t>推广</w:t>
        </w:r>
      </w:ins>
      <w:ins w:id="41" w:author="zhengping jin" w:date="2024-08-13T09:38:00Z" w16du:dateUtc="2024-08-13T01:38:00Z">
        <w:r>
          <w:rPr>
            <w:rFonts w:hint="eastAsia"/>
          </w:rPr>
          <w:t>应用</w:t>
        </w:r>
      </w:ins>
      <w:ins w:id="42" w:author="zhengping jin" w:date="2024-08-13T09:56:00Z" w16du:dateUtc="2024-08-13T01:56:00Z">
        <w:r w:rsidR="00285F78">
          <w:rPr>
            <w:rFonts w:hint="eastAsia"/>
          </w:rPr>
          <w:t xml:space="preserve">. </w:t>
        </w:r>
      </w:ins>
      <w:ins w:id="43" w:author="zhengping jin" w:date="2024-08-13T09:38:00Z" w16du:dateUtc="2024-08-13T01:38:00Z">
        <w:r>
          <w:rPr>
            <w:rFonts w:hint="eastAsia"/>
          </w:rPr>
          <w:t>这些理论不仅丰富了同余方程的理论体系，也展现了数学逻辑之美和解决问题的巧妙思路</w:t>
        </w:r>
      </w:ins>
      <w:ins w:id="44" w:author="zhengping jin" w:date="2024-08-13T09:56:00Z" w16du:dateUtc="2024-08-13T01:56:00Z">
        <w:r w:rsidR="00285F78">
          <w:rPr>
            <w:rFonts w:hint="eastAsia"/>
          </w:rPr>
          <w:t xml:space="preserve">. </w:t>
        </w:r>
      </w:ins>
      <w:ins w:id="45" w:author="zhengping jin" w:date="2024-08-13T09:49:00Z" w16du:dateUtc="2024-08-13T01:49:00Z">
        <w:r w:rsidR="00BE3DF6">
          <w:rPr>
            <w:rFonts w:hint="eastAsia"/>
          </w:rPr>
          <w:t>而</w:t>
        </w:r>
      </w:ins>
      <w:ins w:id="46" w:author="zhengping jin" w:date="2024-08-13T09:38:00Z" w16du:dateUtc="2024-08-13T01:38:00Z">
        <w:r>
          <w:rPr>
            <w:rFonts w:hint="eastAsia"/>
          </w:rPr>
          <w:t>对于更高次的同余方程，其解的存在性、解的个数以及求解方法变得更为复杂</w:t>
        </w:r>
      </w:ins>
      <w:ins w:id="47" w:author="zhengping jin" w:date="2024-08-13T09:51:00Z" w16du:dateUtc="2024-08-13T01:51:00Z">
        <w:r w:rsidR="00BE3DF6">
          <w:rPr>
            <w:rFonts w:hint="eastAsia"/>
          </w:rPr>
          <w:t>，</w:t>
        </w:r>
      </w:ins>
      <w:ins w:id="48" w:author="zhengping jin" w:date="2024-08-13T09:50:00Z" w16du:dateUtc="2024-08-13T01:50:00Z">
        <w:r w:rsidR="00BE3DF6">
          <w:rPr>
            <w:rFonts w:hint="eastAsia"/>
          </w:rPr>
          <w:t>但同时高次同余方程求解的相关结果</w:t>
        </w:r>
      </w:ins>
      <w:ins w:id="49" w:author="zhengping jin" w:date="2024-08-13T09:51:00Z" w16du:dateUtc="2024-08-13T01:51:00Z">
        <w:r w:rsidR="00BE3DF6">
          <w:rPr>
            <w:rFonts w:hint="eastAsia"/>
          </w:rPr>
          <w:t>也给我们以宏观的指导</w:t>
        </w:r>
      </w:ins>
      <w:ins w:id="50" w:author="zhengping jin" w:date="2024-08-13T09:53:00Z" w16du:dateUtc="2024-08-13T01:53:00Z">
        <w:r w:rsidR="00BE3DF6">
          <w:rPr>
            <w:rFonts w:hint="eastAsia"/>
          </w:rPr>
          <w:t>、</w:t>
        </w:r>
      </w:ins>
      <w:ins w:id="51" w:author="zhengping jin" w:date="2024-08-13T09:51:00Z" w16du:dateUtc="2024-08-13T01:51:00Z">
        <w:r w:rsidR="00BE3DF6">
          <w:rPr>
            <w:rFonts w:hint="eastAsia"/>
          </w:rPr>
          <w:t>一般性</w:t>
        </w:r>
      </w:ins>
      <w:ins w:id="52" w:author="zhengping jin" w:date="2024-08-13T09:52:00Z" w16du:dateUtc="2024-08-13T01:52:00Z">
        <w:r w:rsidR="00BE3DF6">
          <w:rPr>
            <w:rFonts w:hint="eastAsia"/>
          </w:rPr>
          <w:t>思想启迪</w:t>
        </w:r>
      </w:ins>
      <w:ins w:id="53" w:author="zhengping jin" w:date="2024-08-13T09:53:00Z" w16du:dateUtc="2024-08-13T01:53:00Z">
        <w:r w:rsidR="00BE3DF6">
          <w:rPr>
            <w:rFonts w:hint="eastAsia"/>
          </w:rPr>
          <w:t>和</w:t>
        </w:r>
      </w:ins>
      <w:ins w:id="54" w:author="zhengping jin" w:date="2024-08-13T09:54:00Z" w16du:dateUtc="2024-08-13T01:54:00Z">
        <w:r w:rsidR="00BE3DF6">
          <w:rPr>
            <w:rFonts w:hint="eastAsia"/>
          </w:rPr>
          <w:t>独特求解技巧的绝妙</w:t>
        </w:r>
      </w:ins>
      <w:ins w:id="55" w:author="zhengping jin" w:date="2024-08-13T10:10:00Z" w16du:dateUtc="2024-08-13T02:10:00Z">
        <w:r w:rsidR="00656365">
          <w:rPr>
            <w:rFonts w:hint="eastAsia"/>
          </w:rPr>
          <w:t>呈</w:t>
        </w:r>
      </w:ins>
      <w:ins w:id="56" w:author="zhengping jin" w:date="2024-08-13T09:54:00Z" w16du:dateUtc="2024-08-13T01:54:00Z">
        <w:r w:rsidR="00BE3DF6">
          <w:rPr>
            <w:rFonts w:hint="eastAsia"/>
          </w:rPr>
          <w:t>现</w:t>
        </w:r>
      </w:ins>
      <w:ins w:id="57" w:author="zhengping jin" w:date="2024-08-13T09:52:00Z" w16du:dateUtc="2024-08-13T01:52:00Z">
        <w:r w:rsidR="00BE3DF6">
          <w:rPr>
            <w:rFonts w:hint="eastAsia"/>
          </w:rPr>
          <w:t>.</w:t>
        </w:r>
      </w:ins>
    </w:p>
    <w:p w14:paraId="4A2EED9F" w14:textId="332DEEF7" w:rsidR="00342265" w:rsidRPr="00321E52" w:rsidRDefault="00BE3DF6">
      <w:pPr>
        <w:ind w:firstLineChars="202" w:firstLine="424"/>
        <w:rPr>
          <w:rPrChange w:id="58" w:author="zhengping jin" w:date="2024-08-06T23:01:00Z" w16du:dateUtc="2024-08-06T15:01:00Z">
            <w:rPr>
              <w:rFonts w:ascii="Times New Roman" w:hAnsi="Times New Roman"/>
              <w:szCs w:val="21"/>
            </w:rPr>
          </w:rPrChange>
        </w:rPr>
        <w:pPrChange w:id="59" w:author="zhengping jin" w:date="2024-08-13T09:53:00Z" w16du:dateUtc="2024-08-13T01:53:00Z">
          <w:pPr>
            <w:snapToGrid w:val="0"/>
            <w:spacing w:before="240" w:after="60" w:line="360" w:lineRule="auto"/>
            <w:ind w:firstLineChars="200" w:firstLine="420"/>
            <w:contextualSpacing/>
            <w:outlineLvl w:val="1"/>
          </w:pPr>
        </w:pPrChange>
      </w:pPr>
      <w:ins w:id="60" w:author="zhengping jin" w:date="2024-08-13T09:53:00Z" w16du:dateUtc="2024-08-13T01:53:00Z">
        <w:r>
          <w:rPr>
            <w:rFonts w:hint="eastAsia"/>
          </w:rPr>
          <w:t>总之</w:t>
        </w:r>
      </w:ins>
      <w:ins w:id="61" w:author="zhengping jin" w:date="2024-08-13T09:38:00Z" w16du:dateUtc="2024-08-13T01:38:00Z">
        <w:r w:rsidR="001115E4">
          <w:rPr>
            <w:rFonts w:hint="eastAsia"/>
          </w:rPr>
          <w:t>，同余方程及其求解方法是数论中极具魅力和挑战性的领域之一</w:t>
        </w:r>
      </w:ins>
      <w:ins w:id="62" w:author="zhengping jin" w:date="2024-08-13T09:54:00Z" w16du:dateUtc="2024-08-13T01:54:00Z">
        <w:r>
          <w:rPr>
            <w:rFonts w:hint="eastAsia"/>
          </w:rPr>
          <w:t xml:space="preserve">. </w:t>
        </w:r>
      </w:ins>
      <w:ins w:id="63" w:author="zhengping jin" w:date="2024-08-13T09:38:00Z" w16du:dateUtc="2024-08-13T01:38:00Z">
        <w:r w:rsidR="001115E4">
          <w:rPr>
            <w:rFonts w:hint="eastAsia"/>
          </w:rPr>
          <w:t>从一次同余方程的基础求解，到一次同余方程组的中国剩余定理，再到二次及高次同余方程的深入探索，每一步都蕴含着数学智慧的火花，引领我们不断前行，在数学的海洋中遨游，发现更多未知的美丽与奥秘</w:t>
        </w:r>
      </w:ins>
      <w:ins w:id="64" w:author="zhengping jin" w:date="2024-08-13T09:54:00Z" w16du:dateUtc="2024-08-13T01:54:00Z">
        <w:r>
          <w:rPr>
            <w:rFonts w:hint="eastAsia"/>
          </w:rPr>
          <w:t>.</w:t>
        </w:r>
      </w:ins>
    </w:p>
    <w:p w14:paraId="7B6FB37E" w14:textId="77777777" w:rsidR="00BE3529" w:rsidRDefault="00BE3529" w:rsidP="00BE3529">
      <w:pPr>
        <w:spacing w:line="360" w:lineRule="auto"/>
        <w:ind w:firstLineChars="200" w:firstLine="420"/>
        <w:rPr>
          <w:ins w:id="65" w:author="zhengping jin" w:date="2024-08-13T09:58:00Z" w16du:dateUtc="2024-08-13T01:58:00Z"/>
          <w:rFonts w:ascii="Times New Roman" w:eastAsia="等线" w:hAnsi="Times New Roman" w:cs="Times New Roman"/>
          <w:b/>
          <w:bCs/>
        </w:rPr>
      </w:pPr>
      <w:ins w:id="66" w:author="zhengping jin" w:date="2024-08-13T09:58:00Z" w16du:dateUtc="2024-08-13T01:58:00Z">
        <w:r w:rsidRPr="007024DC">
          <w:rPr>
            <w:rFonts w:ascii="Times New Roman" w:eastAsia="等线" w:hAnsi="Times New Roman" w:cs="Times New Roman"/>
            <w:b/>
            <w:bCs/>
          </w:rPr>
          <w:t>本章的知识要点：</w:t>
        </w:r>
      </w:ins>
    </w:p>
    <w:p w14:paraId="055ED4FE" w14:textId="54600B32" w:rsidR="00342265" w:rsidDel="00D650D9" w:rsidRDefault="00093394">
      <w:pPr>
        <w:rPr>
          <w:del w:id="67" w:author="zhengping jin" w:date="2024-08-13T09:53:00Z" w16du:dateUtc="2024-08-13T01:53:00Z"/>
          <w:rFonts w:hint="eastAsia"/>
        </w:rPr>
      </w:pPr>
      <w:ins w:id="68" w:author="zhengping jin" w:date="2024-08-14T08:21:00Z" w16du:dateUtc="2024-08-14T00:21:00Z">
        <w:r>
          <w:rPr>
            <w:noProof/>
          </w:rPr>
          <w:drawing>
            <wp:inline distT="0" distB="0" distL="0" distR="0" wp14:anchorId="039A5D00" wp14:editId="45CF31C5">
              <wp:extent cx="5274310" cy="3524250"/>
              <wp:effectExtent l="0" t="0" r="2540" b="0"/>
              <wp:docPr id="174479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9381" name=""/>
                      <pic:cNvPicPr/>
                    </pic:nvPicPr>
                    <pic:blipFill>
                      <a:blip r:embed="rId8"/>
                      <a:stretch>
                        <a:fillRect/>
                      </a:stretch>
                    </pic:blipFill>
                    <pic:spPr>
                      <a:xfrm>
                        <a:off x="0" y="0"/>
                        <a:ext cx="5274310" cy="3524250"/>
                      </a:xfrm>
                      <a:prstGeom prst="rect">
                        <a:avLst/>
                      </a:prstGeom>
                    </pic:spPr>
                  </pic:pic>
                </a:graphicData>
              </a:graphic>
            </wp:inline>
          </w:drawing>
        </w:r>
      </w:ins>
      <w:del w:id="69" w:author="zhengping jin" w:date="2024-08-13T09:53:00Z" w16du:dateUtc="2024-08-13T01:53:00Z">
        <w:r w:rsidR="00342265" w:rsidRPr="00321E52" w:rsidDel="00BE3DF6">
          <w:rPr>
            <w:rFonts w:hint="eastAsia"/>
            <w:highlight w:val="yellow"/>
            <w:rPrChange w:id="70" w:author="zhengping jin" w:date="2024-08-06T23:01:00Z" w16du:dateUtc="2024-08-06T15:01:00Z">
              <w:rPr>
                <w:rFonts w:ascii="Times New Roman" w:hAnsi="Times New Roman" w:hint="eastAsia"/>
                <w:szCs w:val="21"/>
              </w:rPr>
            </w:rPrChange>
          </w:rPr>
          <w:delText>本次课程主要学习第</w:delText>
        </w:r>
        <w:r w:rsidR="00342265" w:rsidRPr="00321E52" w:rsidDel="00BE3DF6">
          <w:rPr>
            <w:highlight w:val="yellow"/>
            <w:rPrChange w:id="71" w:author="zhengping jin" w:date="2024-08-06T23:01:00Z" w16du:dateUtc="2024-08-06T15:01:00Z">
              <w:rPr>
                <w:rFonts w:ascii="Times New Roman" w:hAnsi="Times New Roman"/>
                <w:szCs w:val="21"/>
              </w:rPr>
            </w:rPrChange>
          </w:rPr>
          <w:delText>3</w:delText>
        </w:r>
        <w:r w:rsidR="00342265" w:rsidRPr="00321E52" w:rsidDel="00BE3DF6">
          <w:rPr>
            <w:rFonts w:hint="eastAsia"/>
            <w:highlight w:val="yellow"/>
            <w:rPrChange w:id="72" w:author="zhengping jin" w:date="2024-08-06T23:01:00Z" w16du:dateUtc="2024-08-06T15:01:00Z">
              <w:rPr>
                <w:rFonts w:ascii="Times New Roman" w:hAnsi="Times New Roman" w:hint="eastAsia"/>
                <w:szCs w:val="21"/>
              </w:rPr>
            </w:rPrChange>
          </w:rPr>
          <w:delText>章</w:delText>
        </w:r>
        <w:r w:rsidR="00910D29" w:rsidRPr="00321E52" w:rsidDel="00BE3DF6">
          <w:rPr>
            <w:rFonts w:hint="eastAsia"/>
            <w:highlight w:val="yellow"/>
            <w:rPrChange w:id="73" w:author="zhengping jin" w:date="2024-08-06T23:01:00Z" w16du:dateUtc="2024-08-06T15:01:00Z">
              <w:rPr>
                <w:rFonts w:ascii="Times New Roman" w:hAnsi="Times New Roman" w:hint="eastAsia"/>
                <w:szCs w:val="21"/>
              </w:rPr>
            </w:rPrChange>
          </w:rPr>
          <w:delText>同余方程</w:delText>
        </w:r>
        <w:r w:rsidR="00342265" w:rsidRPr="00321E52" w:rsidDel="00BE3DF6">
          <w:rPr>
            <w:rFonts w:hint="eastAsia"/>
            <w:highlight w:val="yellow"/>
            <w:rPrChange w:id="74" w:author="zhengping jin" w:date="2024-08-06T23:01:00Z" w16du:dateUtc="2024-08-06T15:01:00Z">
              <w:rPr>
                <w:rFonts w:ascii="Times New Roman" w:hAnsi="Times New Roman" w:hint="eastAsia"/>
                <w:szCs w:val="21"/>
              </w:rPr>
            </w:rPrChange>
          </w:rPr>
          <w:delText>，主要学习</w:delText>
        </w:r>
        <w:r w:rsidR="00910D29" w:rsidRPr="00321E52" w:rsidDel="00BE3DF6">
          <w:rPr>
            <w:rFonts w:hint="eastAsia"/>
            <w:highlight w:val="yellow"/>
            <w:rPrChange w:id="75" w:author="zhengping jin" w:date="2024-08-06T23:01:00Z" w16du:dateUtc="2024-08-06T15:01:00Z">
              <w:rPr>
                <w:rFonts w:ascii="Times New Roman" w:hAnsi="Times New Roman" w:hint="eastAsia"/>
                <w:szCs w:val="21"/>
              </w:rPr>
            </w:rPrChange>
          </w:rPr>
          <w:delText>同余方程</w:delText>
        </w:r>
        <w:r w:rsidR="00342265" w:rsidRPr="00321E52" w:rsidDel="00BE3DF6">
          <w:rPr>
            <w:rFonts w:hint="eastAsia"/>
            <w:highlight w:val="yellow"/>
            <w:rPrChange w:id="76" w:author="zhengping jin" w:date="2024-08-06T23:01:00Z" w16du:dateUtc="2024-08-06T15:01:00Z">
              <w:rPr>
                <w:rFonts w:ascii="Times New Roman" w:hAnsi="Times New Roman" w:hint="eastAsia"/>
                <w:szCs w:val="21"/>
              </w:rPr>
            </w:rPrChange>
          </w:rPr>
          <w:delText>的基本概念，一次</w:delText>
        </w:r>
        <w:r w:rsidR="00910D29" w:rsidRPr="00321E52" w:rsidDel="00BE3DF6">
          <w:rPr>
            <w:rFonts w:hint="eastAsia"/>
            <w:highlight w:val="yellow"/>
            <w:rPrChange w:id="77" w:author="zhengping jin" w:date="2024-08-06T23:01:00Z" w16du:dateUtc="2024-08-06T15:01:00Z">
              <w:rPr>
                <w:rFonts w:ascii="Times New Roman" w:hAnsi="Times New Roman" w:hint="eastAsia"/>
                <w:szCs w:val="21"/>
              </w:rPr>
            </w:rPrChange>
          </w:rPr>
          <w:delText>同余方程</w:delText>
        </w:r>
        <w:r w:rsidR="00342265" w:rsidRPr="00321E52" w:rsidDel="00BE3DF6">
          <w:rPr>
            <w:rFonts w:hint="eastAsia"/>
            <w:highlight w:val="yellow"/>
            <w:rPrChange w:id="78" w:author="zhengping jin" w:date="2024-08-06T23:01:00Z" w16du:dateUtc="2024-08-06T15:01:00Z">
              <w:rPr>
                <w:rFonts w:ascii="Times New Roman" w:hAnsi="Times New Roman" w:hint="eastAsia"/>
                <w:szCs w:val="21"/>
              </w:rPr>
            </w:rPrChange>
          </w:rPr>
          <w:delText>，中国剩余定理的证明，中国剩余定理的算法优化应用</w:delText>
        </w:r>
        <w:r w:rsidR="00342265" w:rsidRPr="00321E52" w:rsidDel="00BE3DF6">
          <w:rPr>
            <w:highlight w:val="yellow"/>
            <w:rPrChange w:id="79" w:author="zhengping jin" w:date="2024-08-06T23:01:00Z" w16du:dateUtc="2024-08-06T15:01:00Z">
              <w:rPr>
                <w:rFonts w:ascii="Times New Roman" w:hAnsi="Times New Roman"/>
                <w:szCs w:val="21"/>
              </w:rPr>
            </w:rPrChange>
          </w:rPr>
          <w:delText>.</w:delText>
        </w:r>
      </w:del>
      <w:del w:id="80" w:author="zhengping jin" w:date="2024-08-13T09:27:00Z" w16du:dateUtc="2024-08-13T01:27:00Z">
        <w:r w:rsidR="00301E4F" w:rsidRPr="00321E52" w:rsidDel="008D363D">
          <w:rPr>
            <w:rFonts w:hint="eastAsia"/>
            <w:highlight w:val="yellow"/>
            <w:rPrChange w:id="81" w:author="zhengping jin" w:date="2024-08-06T23:01:00Z" w16du:dateUtc="2024-08-06T15:01:00Z">
              <w:rPr>
                <w:rFonts w:ascii="Times New Roman" w:hAnsi="Times New Roman" w:hint="eastAsia"/>
                <w:szCs w:val="21"/>
              </w:rPr>
            </w:rPrChange>
          </w:rPr>
          <w:delText>（小金修改）</w:delText>
        </w:r>
      </w:del>
    </w:p>
    <w:p w14:paraId="2052A06E" w14:textId="77777777" w:rsidR="00D650D9" w:rsidRDefault="00D650D9">
      <w:pPr>
        <w:rPr>
          <w:ins w:id="82" w:author="zhengping jin" w:date="2024-08-13T09:58:00Z" w16du:dateUtc="2024-08-13T01:58:00Z"/>
          <w:rFonts w:hint="eastAsia"/>
        </w:rPr>
      </w:pPr>
    </w:p>
    <w:p w14:paraId="40375B79" w14:textId="66776C88" w:rsidR="00D650D9" w:rsidRPr="000022D7" w:rsidRDefault="00D650D9" w:rsidP="00D650D9">
      <w:pPr>
        <w:jc w:val="center"/>
        <w:rPr>
          <w:ins w:id="83" w:author="zhengping jin" w:date="2024-08-13T09:58:00Z" w16du:dateUtc="2024-08-13T01:58:00Z"/>
          <w:rFonts w:ascii="Times New Roman" w:hAnsi="Times New Roman" w:cs="Times New Roman"/>
          <w:szCs w:val="21"/>
        </w:rPr>
      </w:pPr>
      <w:ins w:id="84" w:author="zhengping jin" w:date="2024-08-13T09:58:00Z" w16du:dateUtc="2024-08-13T01:58:00Z">
        <w:r>
          <w:rPr>
            <w:rFonts w:ascii="Times New Roman" w:hAnsi="Times New Roman" w:cs="Times New Roman" w:hint="eastAsia"/>
            <w:szCs w:val="21"/>
          </w:rPr>
          <w:t>图</w:t>
        </w:r>
        <w:r>
          <w:rPr>
            <w:rFonts w:ascii="Times New Roman" w:hAnsi="Times New Roman" w:cs="Times New Roman" w:hint="eastAsia"/>
            <w:szCs w:val="21"/>
          </w:rPr>
          <w:t xml:space="preserve"> 3-1 </w:t>
        </w:r>
        <w:r>
          <w:rPr>
            <w:rFonts w:ascii="Times New Roman" w:hAnsi="Times New Roman" w:cs="Times New Roman" w:hint="eastAsia"/>
            <w:szCs w:val="21"/>
          </w:rPr>
          <w:t>同余</w:t>
        </w:r>
      </w:ins>
      <w:ins w:id="85" w:author="zhengping jin" w:date="2024-08-13T10:06:00Z" w16du:dateUtc="2024-08-13T02:06:00Z">
        <w:r w:rsidR="00440AAD">
          <w:rPr>
            <w:rFonts w:ascii="Times New Roman" w:hAnsi="Times New Roman" w:cs="Times New Roman" w:hint="eastAsia"/>
            <w:szCs w:val="21"/>
          </w:rPr>
          <w:t>方程</w:t>
        </w:r>
      </w:ins>
      <w:ins w:id="86" w:author="zhengping jin" w:date="2024-08-13T09:58:00Z" w16du:dateUtc="2024-08-13T01:58:00Z">
        <w:r>
          <w:rPr>
            <w:rFonts w:ascii="Times New Roman" w:hAnsi="Times New Roman" w:cs="Times New Roman" w:hint="eastAsia"/>
            <w:szCs w:val="21"/>
          </w:rPr>
          <w:t>知识点图谱</w:t>
        </w:r>
      </w:ins>
    </w:p>
    <w:p w14:paraId="30498C45" w14:textId="77777777" w:rsidR="00D650D9" w:rsidRPr="00321E52" w:rsidRDefault="00D650D9">
      <w:pPr>
        <w:rPr>
          <w:ins w:id="87" w:author="zhengping jin" w:date="2024-08-13T09:58:00Z" w16du:dateUtc="2024-08-13T01:58:00Z"/>
          <w:rPrChange w:id="88" w:author="zhengping jin" w:date="2024-08-06T23:01:00Z" w16du:dateUtc="2024-08-06T15:01:00Z">
            <w:rPr>
              <w:ins w:id="89" w:author="zhengping jin" w:date="2024-08-13T09:58:00Z" w16du:dateUtc="2024-08-13T01:58:00Z"/>
              <w:rFonts w:ascii="Times New Roman" w:hAnsi="Times New Roman"/>
              <w:szCs w:val="21"/>
            </w:rPr>
          </w:rPrChange>
        </w:rPr>
        <w:pPrChange w:id="90" w:author="zhengping jin" w:date="2024-08-06T23:01:00Z" w16du:dateUtc="2024-08-06T15:01:00Z">
          <w:pPr>
            <w:snapToGrid w:val="0"/>
            <w:spacing w:before="240" w:after="60" w:line="360" w:lineRule="auto"/>
            <w:ind w:firstLineChars="200" w:firstLine="420"/>
            <w:contextualSpacing/>
            <w:outlineLvl w:val="1"/>
          </w:pPr>
        </w:pPrChange>
      </w:pPr>
    </w:p>
    <w:p w14:paraId="03AD9966" w14:textId="050D9FBC" w:rsidR="00301E4F" w:rsidRPr="00321E52" w:rsidRDefault="00301E4F">
      <w:pPr>
        <w:rPr>
          <w:rPrChange w:id="91" w:author="zhengping jin" w:date="2024-08-06T23:01:00Z" w16du:dateUtc="2024-08-06T15:01:00Z">
            <w:rPr>
              <w:rFonts w:ascii="Times New Roman" w:hAnsi="Times New Roman"/>
            </w:rPr>
          </w:rPrChange>
        </w:rPr>
        <w:pPrChange w:id="92" w:author="zhengping jin" w:date="2024-08-06T23:01:00Z" w16du:dateUtc="2024-08-06T15:01:00Z">
          <w:pPr>
            <w:snapToGrid w:val="0"/>
            <w:spacing w:line="360" w:lineRule="auto"/>
            <w:ind w:firstLineChars="200" w:firstLine="420"/>
            <w:contextualSpacing/>
          </w:pPr>
        </w:pPrChange>
      </w:pPr>
      <w:moveFromRangeStart w:id="93" w:author="zhengping jin" w:date="2024-07-31T19:53:00Z" w:name="move173348040"/>
      <w:moveFrom w:id="94" w:author="zhengping jin" w:date="2024-07-31T19:53:00Z" w16du:dateUtc="2024-07-31T11:53:00Z">
        <w:r w:rsidRPr="00321E52" w:rsidDel="002D7BF2">
          <w:rPr>
            <w:rFonts w:hint="eastAsia"/>
            <w:rPrChange w:id="95" w:author="zhengping jin" w:date="2024-08-06T23:01:00Z" w16du:dateUtc="2024-08-06T15:01:00Z">
              <w:rPr>
                <w:rFonts w:ascii="Times New Roman" w:hAnsi="Times New Roman" w:hint="eastAsia"/>
              </w:rPr>
            </w:rPrChange>
          </w:rPr>
          <w:t>在第二章我们引进了同余的概念，现在考虑在模</w:t>
        </w:r>
        <w:r w:rsidRPr="00321E52" w:rsidDel="002D7BF2">
          <w:rPr>
            <w:rPrChange w:id="96" w:author="zhengping jin" w:date="2024-08-06T23:01:00Z" w16du:dateUtc="2024-08-06T15:01:00Z">
              <w:rPr>
                <w:rFonts w:ascii="Times New Roman" w:hAnsi="Times New Roman"/>
                <w:i/>
              </w:rPr>
            </w:rPrChange>
          </w:rPr>
          <w:t>m</w:t>
        </w:r>
        <w:r w:rsidRPr="00321E52" w:rsidDel="002D7BF2">
          <w:rPr>
            <w:rFonts w:hint="eastAsia"/>
            <w:rPrChange w:id="97" w:author="zhengping jin" w:date="2024-08-06T23:01:00Z" w16du:dateUtc="2024-08-06T15:01:00Z">
              <w:rPr>
                <w:rFonts w:ascii="Times New Roman" w:hAnsi="Times New Roman" w:hint="eastAsia"/>
              </w:rPr>
            </w:rPrChange>
          </w:rPr>
          <w:t>的情况下多项式的求解（即同余方程）的基本概念</w:t>
        </w:r>
        <w:r w:rsidRPr="00321E52" w:rsidDel="002D7BF2">
          <w:rPr>
            <w:rPrChange w:id="98" w:author="zhengping jin" w:date="2024-08-06T23:01:00Z" w16du:dateUtc="2024-08-06T15:01:00Z">
              <w:rPr>
                <w:rFonts w:ascii="Times New Roman" w:hAnsi="Times New Roman"/>
              </w:rPr>
            </w:rPrChange>
          </w:rPr>
          <w:t xml:space="preserve">. </w:t>
        </w:r>
      </w:moveFrom>
      <w:moveFromRangeEnd w:id="93"/>
    </w:p>
    <w:p w14:paraId="221DBACA" w14:textId="77777777" w:rsidR="00342265" w:rsidRPr="00321E52" w:rsidRDefault="00342265">
      <w:pPr>
        <w:rPr>
          <w:rPrChange w:id="99" w:author="zhengping jin" w:date="2024-08-06T23:01:00Z" w16du:dateUtc="2024-08-06T15:01:00Z">
            <w:rPr>
              <w:rFonts w:ascii="Times New Roman" w:hAnsi="Times New Roman"/>
              <w:b/>
              <w:bCs/>
              <w:kern w:val="28"/>
              <w:szCs w:val="21"/>
            </w:rPr>
          </w:rPrChange>
        </w:rPr>
        <w:pPrChange w:id="100" w:author="zhengping jin" w:date="2024-08-06T23:01:00Z" w16du:dateUtc="2024-08-06T15:01:00Z">
          <w:pPr>
            <w:snapToGrid w:val="0"/>
            <w:spacing w:before="240" w:after="60" w:line="360" w:lineRule="auto"/>
            <w:ind w:firstLineChars="200" w:firstLine="420"/>
            <w:contextualSpacing/>
            <w:outlineLvl w:val="1"/>
          </w:pPr>
        </w:pPrChange>
      </w:pPr>
    </w:p>
    <w:p w14:paraId="699398CB" w14:textId="74CB4AF8" w:rsidR="00342265" w:rsidRPr="00301E4F" w:rsidRDefault="00342265" w:rsidP="00301E4F">
      <w:pPr>
        <w:snapToGrid w:val="0"/>
        <w:spacing w:beforeLines="100" w:before="312" w:afterLines="100" w:after="312" w:line="360" w:lineRule="auto"/>
        <w:contextualSpacing/>
        <w:outlineLvl w:val="1"/>
        <w:rPr>
          <w:rFonts w:ascii="Times New Roman" w:hAnsi="Times New Roman"/>
          <w:b/>
          <w:bCs/>
          <w:kern w:val="28"/>
          <w:sz w:val="32"/>
          <w:szCs w:val="32"/>
        </w:rPr>
      </w:pPr>
      <w:r w:rsidRPr="00301E4F">
        <w:rPr>
          <w:rFonts w:ascii="Times New Roman" w:hAnsi="Times New Roman"/>
          <w:b/>
          <w:bCs/>
          <w:kern w:val="28"/>
          <w:sz w:val="32"/>
          <w:szCs w:val="32"/>
        </w:rPr>
        <w:t xml:space="preserve">3.1 </w:t>
      </w:r>
      <w:r w:rsidRPr="00301E4F">
        <w:rPr>
          <w:rFonts w:ascii="Times New Roman" w:hAnsi="Times New Roman"/>
          <w:b/>
          <w:bCs/>
          <w:kern w:val="28"/>
          <w:sz w:val="32"/>
          <w:szCs w:val="32"/>
        </w:rPr>
        <w:t>一次</w:t>
      </w:r>
      <w:r w:rsidR="00910D29" w:rsidRPr="00301E4F">
        <w:rPr>
          <w:rFonts w:ascii="Times New Roman" w:hAnsi="Times New Roman"/>
          <w:b/>
          <w:bCs/>
          <w:kern w:val="28"/>
          <w:sz w:val="32"/>
          <w:szCs w:val="32"/>
        </w:rPr>
        <w:t>同余方程</w:t>
      </w:r>
    </w:p>
    <w:p w14:paraId="3ACE7067" w14:textId="1CBAE04F" w:rsidR="00C6696C" w:rsidRPr="00C6696C" w:rsidRDefault="00C6696C" w:rsidP="00C6696C">
      <w:pPr>
        <w:spacing w:beforeLines="50" w:before="156" w:afterLines="50" w:after="156" w:line="360" w:lineRule="auto"/>
        <w:rPr>
          <w:rFonts w:ascii="Times New Roman" w:hAnsi="Times New Roman"/>
          <w:b/>
        </w:rPr>
      </w:pPr>
      <w:r w:rsidRPr="00C6696C">
        <w:rPr>
          <w:rFonts w:ascii="Times New Roman" w:hAnsi="Times New Roman" w:cs="Times New Roman"/>
          <w:b/>
          <w:sz w:val="24"/>
          <w:szCs w:val="20"/>
        </w:rPr>
        <w:t xml:space="preserve">3.1.1 </w:t>
      </w:r>
      <w:r w:rsidRPr="00C6696C">
        <w:rPr>
          <w:rFonts w:ascii="Times New Roman" w:hAnsi="Times New Roman" w:cs="Times New Roman" w:hint="eastAsia"/>
          <w:b/>
          <w:sz w:val="24"/>
          <w:szCs w:val="20"/>
        </w:rPr>
        <w:t>同余方程的基本概念</w:t>
      </w:r>
    </w:p>
    <w:p w14:paraId="64C09905" w14:textId="7AD05BBB" w:rsidR="007B7B66" w:rsidRPr="007B7B66" w:rsidRDefault="002D7BF2" w:rsidP="00301E4F">
      <w:pPr>
        <w:snapToGrid w:val="0"/>
        <w:spacing w:line="360" w:lineRule="auto"/>
        <w:ind w:firstLineChars="200" w:firstLine="420"/>
        <w:contextualSpacing/>
        <w:rPr>
          <w:rFonts w:ascii="Times New Roman" w:hAnsi="Times New Roman"/>
        </w:rPr>
      </w:pPr>
      <w:moveToRangeStart w:id="101" w:author="zhengping jin" w:date="2024-07-31T19:53:00Z" w:name="move173348040"/>
      <w:r w:rsidRPr="002D7BF2">
        <w:rPr>
          <w:rFonts w:ascii="Times New Roman" w:hAnsi="Times New Roman" w:hint="eastAsia"/>
        </w:rPr>
        <w:t>在第二章我们引</w:t>
      </w:r>
      <w:del w:id="102" w:author="zhengping jin" w:date="2024-07-31T19:54:00Z" w16du:dateUtc="2024-07-31T11:54:00Z">
        <w:r w:rsidRPr="002D7BF2" w:rsidDel="002D7BF2">
          <w:rPr>
            <w:rFonts w:ascii="Times New Roman" w:hAnsi="Times New Roman" w:hint="eastAsia"/>
          </w:rPr>
          <w:delText>进</w:delText>
        </w:r>
      </w:del>
      <w:ins w:id="103" w:author="zhengping jin" w:date="2024-07-31T19:54:00Z" w16du:dateUtc="2024-07-31T11:54:00Z">
        <w:r>
          <w:rPr>
            <w:rFonts w:ascii="Times New Roman" w:hAnsi="Times New Roman" w:hint="eastAsia"/>
          </w:rPr>
          <w:t>入</w:t>
        </w:r>
      </w:ins>
      <w:r w:rsidRPr="002D7BF2">
        <w:rPr>
          <w:rFonts w:ascii="Times New Roman" w:hAnsi="Times New Roman" w:hint="eastAsia"/>
        </w:rPr>
        <w:t>了同余的概念，现在考虑在模</w:t>
      </w:r>
      <w:r w:rsidRPr="002D7BF2">
        <w:rPr>
          <w:rFonts w:ascii="Times New Roman" w:hAnsi="Times New Roman"/>
          <w:i/>
          <w:iCs/>
          <w:rPrChange w:id="104" w:author="zhengping jin" w:date="2024-07-31T19:54:00Z" w16du:dateUtc="2024-07-31T11:54:00Z">
            <w:rPr>
              <w:rFonts w:ascii="Times New Roman" w:hAnsi="Times New Roman"/>
            </w:rPr>
          </w:rPrChange>
        </w:rPr>
        <w:t>m</w:t>
      </w:r>
      <w:r w:rsidRPr="002D7BF2">
        <w:rPr>
          <w:rFonts w:ascii="Times New Roman" w:hAnsi="Times New Roman" w:hint="eastAsia"/>
        </w:rPr>
        <w:t>的情况下多项式的求解（即同余方程）的基本概念</w:t>
      </w:r>
      <w:r w:rsidRPr="002D7BF2">
        <w:rPr>
          <w:rFonts w:ascii="Times New Roman" w:hAnsi="Times New Roman" w:hint="eastAsia"/>
        </w:rPr>
        <w:t>.</w:t>
      </w:r>
      <w:moveToRangeEnd w:id="101"/>
      <w:del w:id="105" w:author="zhengping jin" w:date="2024-07-31T19:53:00Z" w16du:dateUtc="2024-07-31T11:53:00Z">
        <w:r w:rsidR="007B7B66" w:rsidRPr="007B7B66" w:rsidDel="002D7BF2">
          <w:rPr>
            <w:rFonts w:ascii="Times New Roman" w:hAnsi="Times New Roman" w:hint="eastAsia"/>
          </w:rPr>
          <w:delText>下面我们给出同余方程的概念</w:delText>
        </w:r>
        <w:r w:rsidR="007B7B66" w:rsidRPr="007B7B66" w:rsidDel="002D7BF2">
          <w:rPr>
            <w:rFonts w:ascii="Times New Roman" w:hAnsi="Times New Roman" w:hint="eastAsia"/>
          </w:rPr>
          <w:delText>.</w:delText>
        </w:r>
      </w:del>
    </w:p>
    <w:p w14:paraId="6903AAF0" w14:textId="6C16C3BE" w:rsidR="00342265" w:rsidRPr="00301E4F" w:rsidRDefault="00342265" w:rsidP="00301E4F">
      <w:pPr>
        <w:snapToGrid w:val="0"/>
        <w:spacing w:line="360" w:lineRule="auto"/>
        <w:ind w:firstLineChars="200" w:firstLine="420"/>
        <w:contextualSpacing/>
        <w:rPr>
          <w:rFonts w:ascii="Times New Roman" w:hAnsi="Times New Roman"/>
        </w:rPr>
      </w:pPr>
      <w:r w:rsidRPr="00301E4F">
        <w:rPr>
          <w:rFonts w:ascii="Times New Roman" w:hAnsi="Times New Roman"/>
          <w:b/>
        </w:rPr>
        <w:lastRenderedPageBreak/>
        <w:t>定义</w:t>
      </w:r>
      <w:r w:rsidR="00301E4F" w:rsidRPr="00301E4F">
        <w:rPr>
          <w:rFonts w:ascii="Times New Roman" w:hAnsi="Times New Roman" w:hint="eastAsia"/>
          <w:b/>
        </w:rPr>
        <w:t>3</w:t>
      </w:r>
      <w:r w:rsidR="00301E4F" w:rsidRPr="00301E4F">
        <w:rPr>
          <w:rFonts w:ascii="Times New Roman" w:hAnsi="Times New Roman"/>
          <w:b/>
        </w:rPr>
        <w:t>.1.</w:t>
      </w:r>
      <w:r w:rsidRPr="00301E4F">
        <w:rPr>
          <w:rFonts w:ascii="Times New Roman" w:hAnsi="Times New Roman"/>
          <w:b/>
        </w:rPr>
        <w:t>1</w:t>
      </w:r>
      <w:r w:rsidRPr="00301E4F">
        <w:rPr>
          <w:rFonts w:ascii="Times New Roman" w:hAnsi="Times New Roman"/>
        </w:rPr>
        <w:t xml:space="preserve"> </w:t>
      </w:r>
      <w:r w:rsidR="00C6696C" w:rsidRPr="00A83BBD">
        <w:rPr>
          <w:rFonts w:ascii="Times New Roman" w:hAnsi="Times New Roman"/>
          <w:b/>
        </w:rPr>
        <w:t>(</w:t>
      </w:r>
      <w:proofErr w:type="spellStart"/>
      <w:r w:rsidR="00C6696C" w:rsidRPr="00A83BBD">
        <w:rPr>
          <w:rFonts w:ascii="Times New Roman" w:hAnsi="Times New Roman"/>
          <w:b/>
          <w:i/>
        </w:rPr>
        <w:t>i</w:t>
      </w:r>
      <w:proofErr w:type="spellEnd"/>
      <w:r w:rsidR="00C6696C" w:rsidRPr="00A83BBD">
        <w:rPr>
          <w:rFonts w:ascii="Times New Roman" w:hAnsi="Times New Roman"/>
          <w:b/>
        </w:rPr>
        <w:t>)</w:t>
      </w:r>
      <w:r w:rsidR="00C6696C">
        <w:rPr>
          <w:rFonts w:ascii="Times New Roman" w:hAnsi="Times New Roman"/>
        </w:rPr>
        <w:t xml:space="preserve"> </w:t>
      </w:r>
      <w:r w:rsidRPr="00301E4F">
        <w:rPr>
          <w:rFonts w:ascii="Times New Roman" w:hAnsi="Times New Roman"/>
        </w:rPr>
        <w:t>设</w:t>
      </w:r>
      <w:r w:rsidRPr="00301E4F">
        <w:rPr>
          <w:rFonts w:ascii="Times New Roman" w:hAnsi="Times New Roman"/>
          <w:noProof/>
          <w:position w:val="-6"/>
        </w:rPr>
        <w:drawing>
          <wp:inline distT="0" distB="0" distL="0" distR="0" wp14:anchorId="2EE610FB" wp14:editId="6B788FAD">
            <wp:extent cx="168910" cy="140970"/>
            <wp:effectExtent l="0" t="0" r="254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910" cy="140970"/>
                    </a:xfrm>
                    <a:prstGeom prst="rect">
                      <a:avLst/>
                    </a:prstGeom>
                    <a:noFill/>
                    <a:ln>
                      <a:noFill/>
                    </a:ln>
                  </pic:spPr>
                </pic:pic>
              </a:graphicData>
            </a:graphic>
          </wp:inline>
        </w:drawing>
      </w:r>
      <w:r w:rsidRPr="00301E4F">
        <w:rPr>
          <w:rFonts w:ascii="Times New Roman" w:hAnsi="Times New Roman"/>
        </w:rPr>
        <w:t>是一个正整数，设</w:t>
      </w:r>
      <w:r w:rsidRPr="00301E4F">
        <w:rPr>
          <w:rFonts w:ascii="Times New Roman" w:hAnsi="Times New Roman"/>
          <w:i/>
        </w:rPr>
        <w:t>f</w:t>
      </w:r>
      <w:r w:rsidRPr="00301E4F">
        <w:rPr>
          <w:rFonts w:ascii="Times New Roman" w:hAnsi="Times New Roman"/>
        </w:rPr>
        <w:t>（</w:t>
      </w:r>
      <w:r w:rsidRPr="00301E4F">
        <w:rPr>
          <w:rFonts w:ascii="Times New Roman" w:hAnsi="Times New Roman"/>
          <w:i/>
        </w:rPr>
        <w:t>x</w:t>
      </w:r>
      <w:r w:rsidRPr="00301E4F">
        <w:rPr>
          <w:rFonts w:ascii="Times New Roman" w:hAnsi="Times New Roman"/>
        </w:rPr>
        <w:t>）为多项式</w:t>
      </w:r>
    </w:p>
    <w:p w14:paraId="4CC1AF46" w14:textId="762F9DD0"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4B2633D7" wp14:editId="3F3BDA39">
            <wp:extent cx="1610995" cy="239395"/>
            <wp:effectExtent l="0" t="0" r="8255" b="8255"/>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0995" cy="239395"/>
                    </a:xfrm>
                    <a:prstGeom prst="rect">
                      <a:avLst/>
                    </a:prstGeom>
                    <a:noFill/>
                    <a:ln>
                      <a:noFill/>
                    </a:ln>
                  </pic:spPr>
                </pic:pic>
              </a:graphicData>
            </a:graphic>
          </wp:inline>
        </w:drawing>
      </w:r>
    </w:p>
    <w:p w14:paraId="3D6DF476" w14:textId="77777777" w:rsidR="00342265" w:rsidRPr="00301E4F" w:rsidRDefault="00342265" w:rsidP="00342265">
      <w:pPr>
        <w:snapToGrid w:val="0"/>
        <w:spacing w:line="360" w:lineRule="auto"/>
        <w:contextualSpacing/>
        <w:rPr>
          <w:rFonts w:ascii="Times New Roman" w:hAnsi="Times New Roman"/>
        </w:rPr>
      </w:pPr>
      <w:r w:rsidRPr="00301E4F">
        <w:rPr>
          <w:rFonts w:ascii="Times New Roman"/>
        </w:rPr>
        <w:t>其中</w:t>
      </w:r>
      <w:r w:rsidRPr="00301E4F">
        <w:rPr>
          <w:rFonts w:ascii="Times New Roman" w:hAnsi="Times New Roman"/>
          <w:i/>
        </w:rPr>
        <w:t>a</w:t>
      </w:r>
      <w:r w:rsidRPr="00301E4F">
        <w:rPr>
          <w:rFonts w:ascii="Times New Roman" w:hAnsi="Times New Roman"/>
          <w:i/>
          <w:vertAlign w:val="subscript"/>
        </w:rPr>
        <w:t>i</w:t>
      </w:r>
      <w:r w:rsidRPr="00301E4F">
        <w:rPr>
          <w:rFonts w:ascii="Times New Roman"/>
        </w:rPr>
        <w:t>是整数，则</w:t>
      </w:r>
    </w:p>
    <w:p w14:paraId="3E481926" w14:textId="7BD4A4A8" w:rsidR="00342265" w:rsidRPr="00301E4F" w:rsidRDefault="00342265" w:rsidP="00301E4F">
      <w:pPr>
        <w:snapToGrid w:val="0"/>
        <w:spacing w:line="360" w:lineRule="auto"/>
        <w:ind w:right="210" w:firstLineChars="1400" w:firstLine="2940"/>
        <w:contextualSpacing/>
        <w:jc w:val="left"/>
        <w:rPr>
          <w:rFonts w:ascii="Times New Roman" w:hAnsi="Times New Roman"/>
        </w:rPr>
      </w:pPr>
      <w:r w:rsidRPr="00301E4F">
        <w:rPr>
          <w:rFonts w:ascii="Times New Roman" w:hAnsi="Times New Roman"/>
          <w:noProof/>
          <w:position w:val="-10"/>
        </w:rPr>
        <w:drawing>
          <wp:inline distT="0" distB="0" distL="0" distR="0" wp14:anchorId="139FA3F6" wp14:editId="65FE08F0">
            <wp:extent cx="1146810" cy="196850"/>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810" cy="196850"/>
                    </a:xfrm>
                    <a:prstGeom prst="rect">
                      <a:avLst/>
                    </a:prstGeom>
                    <a:noFill/>
                    <a:ln>
                      <a:noFill/>
                    </a:ln>
                  </pic:spPr>
                </pic:pic>
              </a:graphicData>
            </a:graphic>
          </wp:inline>
        </w:drawing>
      </w:r>
      <w:r w:rsidRPr="00301E4F">
        <w:rPr>
          <w:rFonts w:ascii="Times New Roman" w:hAnsi="Times New Roman"/>
        </w:rPr>
        <w:t xml:space="preserve"> </w:t>
      </w:r>
    </w:p>
    <w:p w14:paraId="6EF9AF2D" w14:textId="1742BBF8" w:rsidR="00342265" w:rsidRPr="00301E4F" w:rsidDel="002D7BF2" w:rsidRDefault="00342265" w:rsidP="00342265">
      <w:pPr>
        <w:snapToGrid w:val="0"/>
        <w:spacing w:line="360" w:lineRule="auto"/>
        <w:contextualSpacing/>
        <w:jc w:val="left"/>
        <w:textAlignment w:val="center"/>
        <w:rPr>
          <w:del w:id="106" w:author="zhengping jin" w:date="2024-07-31T19:54:00Z" w16du:dateUtc="2024-07-31T11:54:00Z"/>
          <w:rFonts w:ascii="Times New Roman" w:hAnsi="Times New Roman"/>
        </w:rPr>
      </w:pPr>
      <w:r w:rsidRPr="00301E4F">
        <w:rPr>
          <w:rFonts w:ascii="Times New Roman"/>
        </w:rPr>
        <w:t>叫做</w:t>
      </w:r>
      <w:r w:rsidRPr="00301E4F">
        <w:rPr>
          <w:rFonts w:ascii="Times New Roman" w:hAnsi="Times New Roman"/>
          <w:i/>
        </w:rPr>
        <w:t>m</w:t>
      </w:r>
      <w:r w:rsidRPr="00301E4F">
        <w:rPr>
          <w:rFonts w:ascii="Times New Roman" w:hAnsi="Times New Roman"/>
        </w:rPr>
        <w:t>的</w:t>
      </w:r>
      <w:r w:rsidR="00910D29" w:rsidRPr="00301E4F">
        <w:rPr>
          <w:rFonts w:ascii="Times New Roman" w:hAnsi="Times New Roman"/>
          <w:b/>
        </w:rPr>
        <w:t>同余方程</w:t>
      </w:r>
      <w:r w:rsidRPr="00301E4F">
        <w:rPr>
          <w:rFonts w:ascii="Times New Roman" w:hAnsi="Times New Roman"/>
        </w:rPr>
        <w:t xml:space="preserve">. </w:t>
      </w:r>
      <w:r w:rsidRPr="00301E4F">
        <w:rPr>
          <w:rFonts w:ascii="Times New Roman" w:hAnsi="Times New Roman"/>
        </w:rPr>
        <w:t>若</w:t>
      </w:r>
      <w:r w:rsidRPr="00301E4F">
        <w:rPr>
          <w:rFonts w:ascii="Times New Roman" w:hAnsi="Times New Roman"/>
          <w:noProof/>
        </w:rPr>
        <w:drawing>
          <wp:inline distT="0" distB="0" distL="0" distR="0" wp14:anchorId="6E61DA93" wp14:editId="138EFF25">
            <wp:extent cx="914400" cy="239395"/>
            <wp:effectExtent l="0" t="0" r="0" b="8255"/>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 cy="239395"/>
                    </a:xfrm>
                    <a:prstGeom prst="rect">
                      <a:avLst/>
                    </a:prstGeom>
                    <a:noFill/>
                    <a:ln>
                      <a:noFill/>
                    </a:ln>
                  </pic:spPr>
                </pic:pic>
              </a:graphicData>
            </a:graphic>
          </wp:inline>
        </w:drawing>
      </w:r>
      <w:r w:rsidRPr="00301E4F">
        <w:rPr>
          <w:rFonts w:ascii="Times New Roman" w:hAnsi="Times New Roman"/>
        </w:rPr>
        <w:t>，则</w:t>
      </w:r>
      <w:r w:rsidRPr="00301E4F">
        <w:rPr>
          <w:rFonts w:ascii="Times New Roman" w:hAnsi="Times New Roman"/>
          <w:i/>
        </w:rPr>
        <w:t>n</w:t>
      </w:r>
      <w:r w:rsidRPr="00301E4F">
        <w:rPr>
          <w:rFonts w:ascii="Times New Roman" w:hAnsi="Times New Roman"/>
        </w:rPr>
        <w:t>叫做</w:t>
      </w:r>
      <w:r w:rsidRPr="00301E4F">
        <w:rPr>
          <w:rFonts w:ascii="Times New Roman" w:hAnsi="Times New Roman"/>
          <w:i/>
        </w:rPr>
        <w:t>f</w:t>
      </w:r>
      <w:r w:rsidRPr="00301E4F">
        <w:rPr>
          <w:rFonts w:ascii="Times New Roman" w:hAnsi="Times New Roman"/>
        </w:rPr>
        <w:t>（</w:t>
      </w:r>
      <w:r w:rsidRPr="00301E4F">
        <w:rPr>
          <w:rFonts w:ascii="Times New Roman" w:hAnsi="Times New Roman"/>
          <w:i/>
        </w:rPr>
        <w:t>x</w:t>
      </w:r>
      <w:r w:rsidRPr="00301E4F">
        <w:rPr>
          <w:rFonts w:ascii="Times New Roman" w:hAnsi="Times New Roman"/>
        </w:rPr>
        <w:t>）的</w:t>
      </w:r>
      <w:r w:rsidRPr="00301E4F">
        <w:rPr>
          <w:rFonts w:ascii="Times New Roman" w:hAnsi="Times New Roman"/>
          <w:b/>
        </w:rPr>
        <w:t>次数</w:t>
      </w:r>
      <w:r w:rsidRPr="00301E4F">
        <w:rPr>
          <w:rFonts w:ascii="Times New Roman" w:hAnsi="Times New Roman" w:hint="eastAsia"/>
          <w:b/>
        </w:rPr>
        <w:t>,</w:t>
      </w:r>
      <w:r w:rsidRPr="00301E4F">
        <w:rPr>
          <w:rFonts w:ascii="Times New Roman" w:hAnsi="Times New Roman"/>
        </w:rPr>
        <w:t xml:space="preserve"> </w:t>
      </w:r>
      <w:r w:rsidRPr="00301E4F">
        <w:rPr>
          <w:rFonts w:ascii="Times New Roman" w:hAnsi="Times New Roman"/>
        </w:rPr>
        <w:t>记为</w:t>
      </w:r>
      <w:r w:rsidRPr="00301E4F">
        <w:rPr>
          <w:rFonts w:ascii="Times New Roman" w:hAnsi="Times New Roman"/>
        </w:rPr>
        <w:t>deg</w:t>
      </w:r>
      <w:r w:rsidRPr="00301E4F">
        <w:rPr>
          <w:rFonts w:ascii="Times New Roman" w:hAnsi="Times New Roman"/>
          <w:i/>
        </w:rPr>
        <w:t xml:space="preserve"> f</w:t>
      </w:r>
      <w:r w:rsidRPr="00301E4F">
        <w:rPr>
          <w:rFonts w:ascii="Times New Roman" w:hAnsi="Times New Roman"/>
        </w:rPr>
        <w:t xml:space="preserve">. </w:t>
      </w:r>
      <w:r w:rsidRPr="00301E4F">
        <w:rPr>
          <w:rFonts w:ascii="Times New Roman" w:hAnsi="Times New Roman"/>
        </w:rPr>
        <w:t>此时，</w:t>
      </w:r>
      <w:r w:rsidR="00301E4F" w:rsidRPr="00301E4F">
        <w:rPr>
          <w:rFonts w:ascii="Times New Roman" w:hAnsi="Times New Roman" w:hint="eastAsia"/>
        </w:rPr>
        <w:t>该</w:t>
      </w:r>
      <w:r w:rsidRPr="00301E4F">
        <w:rPr>
          <w:rFonts w:ascii="Times New Roman" w:hAnsi="Times New Roman"/>
        </w:rPr>
        <w:t>式又叫做模</w:t>
      </w:r>
      <w:r w:rsidRPr="00301E4F">
        <w:rPr>
          <w:rFonts w:ascii="Times New Roman" w:hAnsi="Times New Roman"/>
          <w:i/>
        </w:rPr>
        <w:t>m</w:t>
      </w:r>
      <w:r w:rsidRPr="00301E4F">
        <w:rPr>
          <w:rFonts w:ascii="Times New Roman" w:hAnsi="Times New Roman"/>
        </w:rPr>
        <w:t>的</w:t>
      </w:r>
      <w:r w:rsidRPr="00301E4F">
        <w:rPr>
          <w:rFonts w:ascii="Times New Roman" w:hAnsi="Times New Roman"/>
          <w:i/>
        </w:rPr>
        <w:t>n</w:t>
      </w:r>
      <w:r w:rsidRPr="00301E4F">
        <w:rPr>
          <w:rFonts w:ascii="Times New Roman" w:hAnsi="Times New Roman"/>
          <w:b/>
        </w:rPr>
        <w:t>次</w:t>
      </w:r>
      <w:r w:rsidR="00910D29" w:rsidRPr="00301E4F">
        <w:rPr>
          <w:rFonts w:ascii="Times New Roman" w:hAnsi="Times New Roman"/>
          <w:b/>
        </w:rPr>
        <w:t>同余方程</w:t>
      </w:r>
      <w:ins w:id="107" w:author="zhengping jin" w:date="2024-07-31T20:06:00Z" w16du:dateUtc="2024-07-31T12:06:00Z">
        <w:r w:rsidR="00AB7529">
          <w:rPr>
            <w:rFonts w:ascii="Times New Roman" w:hAnsi="Times New Roman" w:hint="eastAsia"/>
            <w:b/>
          </w:rPr>
          <w:t xml:space="preserve">, </w:t>
        </w:r>
        <w:r w:rsidR="00AB7529" w:rsidRPr="00AB7529">
          <w:rPr>
            <w:rFonts w:ascii="Times New Roman" w:hAnsi="Times New Roman"/>
            <w:bCs/>
            <w:i/>
            <w:iCs/>
            <w:rPrChange w:id="108" w:author="zhengping jin" w:date="2024-07-31T20:07:00Z" w16du:dateUtc="2024-07-31T12:07:00Z">
              <w:rPr>
                <w:rFonts w:ascii="Times New Roman" w:hAnsi="Times New Roman"/>
                <w:b/>
              </w:rPr>
            </w:rPrChange>
          </w:rPr>
          <w:t>a</w:t>
        </w:r>
        <w:r w:rsidR="00AB7529" w:rsidRPr="00AB7529">
          <w:rPr>
            <w:rFonts w:ascii="Times New Roman" w:hAnsi="Times New Roman"/>
            <w:bCs/>
            <w:i/>
            <w:iCs/>
            <w:vertAlign w:val="subscript"/>
            <w:rPrChange w:id="109" w:author="zhengping jin" w:date="2024-07-31T20:07:00Z" w16du:dateUtc="2024-07-31T12:07:00Z">
              <w:rPr>
                <w:rFonts w:ascii="Times New Roman" w:hAnsi="Times New Roman"/>
                <w:b/>
              </w:rPr>
            </w:rPrChange>
          </w:rPr>
          <w:t>n</w:t>
        </w:r>
        <w:r w:rsidR="00AB7529" w:rsidRPr="00AB7529">
          <w:rPr>
            <w:rFonts w:ascii="Times New Roman" w:hAnsi="Times New Roman"/>
            <w:bCs/>
            <w:rPrChange w:id="110" w:author="zhengping jin" w:date="2024-07-31T20:07:00Z" w16du:dateUtc="2024-07-31T12:07:00Z">
              <w:rPr>
                <w:rFonts w:ascii="Times New Roman" w:hAnsi="Times New Roman"/>
                <w:b/>
              </w:rPr>
            </w:rPrChange>
          </w:rPr>
          <w:t xml:space="preserve"> </w:t>
        </w:r>
      </w:ins>
      <w:ins w:id="111" w:author="zhengping jin" w:date="2024-07-31T20:07:00Z" w16du:dateUtc="2024-07-31T12:07:00Z">
        <w:r w:rsidR="00AB7529" w:rsidRPr="00AB7529">
          <w:rPr>
            <w:rFonts w:ascii="Times New Roman" w:hAnsi="Times New Roman"/>
            <w:bCs/>
            <w:rPrChange w:id="112" w:author="zhengping jin" w:date="2024-07-31T20:07:00Z" w16du:dateUtc="2024-07-31T12:07:00Z">
              <w:rPr>
                <w:rFonts w:ascii="Times New Roman" w:hAnsi="Times New Roman"/>
                <w:b/>
              </w:rPr>
            </w:rPrChange>
          </w:rPr>
          <w:t xml:space="preserve">mod </w:t>
        </w:r>
        <w:r w:rsidR="00AB7529" w:rsidRPr="00AB7529">
          <w:rPr>
            <w:rFonts w:ascii="Times New Roman" w:hAnsi="Times New Roman"/>
            <w:bCs/>
            <w:i/>
            <w:iCs/>
            <w:rPrChange w:id="113" w:author="zhengping jin" w:date="2024-07-31T20:07:00Z" w16du:dateUtc="2024-07-31T12:07:00Z">
              <w:rPr>
                <w:rFonts w:ascii="Times New Roman" w:hAnsi="Times New Roman"/>
                <w:b/>
              </w:rPr>
            </w:rPrChange>
          </w:rPr>
          <w:t>m</w:t>
        </w:r>
        <w:r w:rsidR="00AB7529" w:rsidRPr="00AB7529">
          <w:rPr>
            <w:rFonts w:ascii="Times New Roman" w:hAnsi="Times New Roman"/>
            <w:bCs/>
            <w:rPrChange w:id="114" w:author="zhengping jin" w:date="2024-07-31T20:07:00Z" w16du:dateUtc="2024-07-31T12:07:00Z">
              <w:rPr>
                <w:rFonts w:ascii="Times New Roman" w:hAnsi="Times New Roman"/>
                <w:b/>
              </w:rPr>
            </w:rPrChange>
          </w:rPr>
          <w:t xml:space="preserve"> </w:t>
        </w:r>
        <w:r w:rsidR="00AB7529" w:rsidRPr="00AB7529">
          <w:rPr>
            <w:rFonts w:ascii="Times New Roman" w:hAnsi="Times New Roman" w:hint="eastAsia"/>
            <w:bCs/>
            <w:rPrChange w:id="115" w:author="zhengping jin" w:date="2024-07-31T20:07:00Z" w16du:dateUtc="2024-07-31T12:07:00Z">
              <w:rPr>
                <w:rFonts w:ascii="Times New Roman" w:hAnsi="Times New Roman" w:hint="eastAsia"/>
                <w:b/>
              </w:rPr>
            </w:rPrChange>
          </w:rPr>
          <w:t>称为其</w:t>
        </w:r>
        <w:r w:rsidR="00AB7529">
          <w:rPr>
            <w:rFonts w:ascii="Times New Roman" w:hAnsi="Times New Roman" w:hint="eastAsia"/>
            <w:b/>
          </w:rPr>
          <w:t>首项系数</w:t>
        </w:r>
      </w:ins>
      <w:r w:rsidRPr="00301E4F">
        <w:rPr>
          <w:rFonts w:ascii="Times New Roman" w:hAnsi="Times New Roman"/>
        </w:rPr>
        <w:t>.</w:t>
      </w:r>
      <w:ins w:id="116" w:author="zhengping jin" w:date="2024-07-31T20:06:00Z" w16du:dateUtc="2024-07-31T12:06:00Z">
        <w:r w:rsidR="00AB7529">
          <w:rPr>
            <w:rFonts w:ascii="Times New Roman" w:hAnsi="Times New Roman" w:hint="eastAsia"/>
          </w:rPr>
          <w:t xml:space="preserve"> </w:t>
        </w:r>
      </w:ins>
    </w:p>
    <w:p w14:paraId="7BC25285" w14:textId="77777777" w:rsidR="00342265" w:rsidRPr="00301E4F" w:rsidRDefault="00342265">
      <w:pPr>
        <w:snapToGrid w:val="0"/>
        <w:spacing w:line="360" w:lineRule="auto"/>
        <w:contextualSpacing/>
        <w:jc w:val="left"/>
        <w:textAlignment w:val="center"/>
        <w:rPr>
          <w:rFonts w:ascii="Times New Roman" w:hAnsi="Times New Roman"/>
        </w:rPr>
        <w:pPrChange w:id="117" w:author="zhengping jin" w:date="2024-07-31T19:54:00Z" w16du:dateUtc="2024-07-31T11:54:00Z">
          <w:pPr>
            <w:snapToGrid w:val="0"/>
            <w:spacing w:line="360" w:lineRule="auto"/>
            <w:contextualSpacing/>
            <w:jc w:val="left"/>
          </w:pPr>
        </w:pPrChange>
      </w:pPr>
    </w:p>
    <w:p w14:paraId="68E4BE36" w14:textId="28C17D93" w:rsidR="00342265" w:rsidRPr="00301E4F" w:rsidRDefault="00C6696C" w:rsidP="00342265">
      <w:pPr>
        <w:snapToGrid w:val="0"/>
        <w:spacing w:line="360" w:lineRule="auto"/>
        <w:ind w:firstLineChars="200" w:firstLine="420"/>
        <w:contextualSpacing/>
        <w:jc w:val="left"/>
        <w:rPr>
          <w:rFonts w:ascii="Times New Roman" w:hAnsi="Times New Roman"/>
        </w:rPr>
      </w:pPr>
      <w:del w:id="118" w:author="zhengping jin" w:date="2024-07-31T19:54:00Z" w16du:dateUtc="2024-07-31T11:54:00Z">
        <w:r w:rsidRPr="00301E4F" w:rsidDel="002D7BF2">
          <w:rPr>
            <w:rFonts w:ascii="Times New Roman" w:hAnsi="Times New Roman"/>
            <w:b/>
          </w:rPr>
          <w:delText>定义</w:delText>
        </w:r>
        <w:r w:rsidRPr="00301E4F" w:rsidDel="002D7BF2">
          <w:rPr>
            <w:rFonts w:ascii="Times New Roman" w:hAnsi="Times New Roman" w:hint="eastAsia"/>
            <w:b/>
          </w:rPr>
          <w:delText>3</w:delText>
        </w:r>
        <w:r w:rsidRPr="00301E4F" w:rsidDel="002D7BF2">
          <w:rPr>
            <w:rFonts w:ascii="Times New Roman" w:hAnsi="Times New Roman"/>
            <w:b/>
          </w:rPr>
          <w:delText>.1.1</w:delText>
        </w:r>
      </w:del>
      <w:r w:rsidRPr="00A83BBD">
        <w:rPr>
          <w:rFonts w:ascii="Times New Roman" w:hAnsi="Times New Roman"/>
          <w:b/>
        </w:rPr>
        <w:t xml:space="preserve"> (</w:t>
      </w:r>
      <w:r w:rsidRPr="00A83BBD">
        <w:rPr>
          <w:rFonts w:ascii="Times New Roman" w:hAnsi="Times New Roman"/>
          <w:b/>
          <w:i/>
        </w:rPr>
        <w:t>ii</w:t>
      </w:r>
      <w:r w:rsidRPr="00A83BBD">
        <w:rPr>
          <w:rFonts w:ascii="Times New Roman" w:hAnsi="Times New Roman"/>
          <w:b/>
        </w:rPr>
        <w:t>)</w:t>
      </w:r>
      <w:r>
        <w:rPr>
          <w:rFonts w:ascii="Times New Roman" w:hAnsi="Times New Roman"/>
        </w:rPr>
        <w:t xml:space="preserve"> </w:t>
      </w:r>
      <w:r w:rsidR="00342265" w:rsidRPr="00301E4F">
        <w:rPr>
          <w:rFonts w:ascii="Times New Roman" w:hAnsi="Times New Roman"/>
        </w:rPr>
        <w:t>如果整数</w:t>
      </w:r>
      <w:r w:rsidR="00342265" w:rsidRPr="00301E4F">
        <w:rPr>
          <w:rFonts w:ascii="Times New Roman" w:hAnsi="Times New Roman"/>
          <w:i/>
        </w:rPr>
        <w:t>a</w:t>
      </w:r>
      <w:r w:rsidR="00342265" w:rsidRPr="00301E4F">
        <w:rPr>
          <w:rFonts w:ascii="Times New Roman" w:hAnsi="Times New Roman"/>
        </w:rPr>
        <w:t>使得</w:t>
      </w:r>
    </w:p>
    <w:p w14:paraId="2A620E3C" w14:textId="7AE32151"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3B0B1ACF" wp14:editId="10A73D30">
            <wp:extent cx="1083310" cy="196850"/>
            <wp:effectExtent l="0" t="0" r="254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3310" cy="196850"/>
                    </a:xfrm>
                    <a:prstGeom prst="rect">
                      <a:avLst/>
                    </a:prstGeom>
                    <a:noFill/>
                    <a:ln>
                      <a:noFill/>
                    </a:ln>
                  </pic:spPr>
                </pic:pic>
              </a:graphicData>
            </a:graphic>
          </wp:inline>
        </w:drawing>
      </w:r>
    </w:p>
    <w:p w14:paraId="0EC8EDDD" w14:textId="420897BE" w:rsidR="00342265" w:rsidRPr="00301E4F" w:rsidDel="000F4578" w:rsidRDefault="00342265" w:rsidP="00342265">
      <w:pPr>
        <w:snapToGrid w:val="0"/>
        <w:spacing w:line="360" w:lineRule="auto"/>
        <w:contextualSpacing/>
        <w:jc w:val="left"/>
        <w:rPr>
          <w:del w:id="119" w:author="zhengping jin" w:date="2024-07-31T20:03:00Z" w16du:dateUtc="2024-07-31T12:03:00Z"/>
          <w:rFonts w:ascii="Times New Roman" w:hAnsi="Times New Roman"/>
        </w:rPr>
      </w:pPr>
      <w:r w:rsidRPr="00301E4F">
        <w:rPr>
          <w:rFonts w:ascii="Times New Roman" w:hAnsi="Times New Roman"/>
        </w:rPr>
        <w:t>成立，则</w:t>
      </w:r>
      <w:r w:rsidRPr="00301E4F">
        <w:rPr>
          <w:rFonts w:ascii="Times New Roman" w:hAnsi="Times New Roman"/>
          <w:i/>
        </w:rPr>
        <w:t>a</w:t>
      </w:r>
      <w:r w:rsidRPr="00301E4F">
        <w:rPr>
          <w:rFonts w:ascii="Times New Roman" w:hAnsi="Times New Roman"/>
        </w:rPr>
        <w:t>叫做</w:t>
      </w:r>
      <w:r w:rsidR="00910D29" w:rsidRPr="00301E4F">
        <w:rPr>
          <w:rFonts w:ascii="Times New Roman" w:hAnsi="Times New Roman"/>
        </w:rPr>
        <w:t>同余方程</w:t>
      </w:r>
      <w:r w:rsidR="007B7B66" w:rsidRPr="00301E4F">
        <w:rPr>
          <w:rFonts w:ascii="Times New Roman" w:hAnsi="Times New Roman"/>
          <w:noProof/>
          <w:position w:val="-10"/>
        </w:rPr>
        <w:drawing>
          <wp:inline distT="0" distB="0" distL="0" distR="0" wp14:anchorId="34E308C8" wp14:editId="04D4ACCA">
            <wp:extent cx="1146810" cy="196850"/>
            <wp:effectExtent l="0" t="0" r="0" b="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810" cy="196850"/>
                    </a:xfrm>
                    <a:prstGeom prst="rect">
                      <a:avLst/>
                    </a:prstGeom>
                    <a:noFill/>
                    <a:ln>
                      <a:noFill/>
                    </a:ln>
                  </pic:spPr>
                </pic:pic>
              </a:graphicData>
            </a:graphic>
          </wp:inline>
        </w:drawing>
      </w:r>
      <w:r w:rsidRPr="00301E4F">
        <w:rPr>
          <w:rFonts w:ascii="Times New Roman" w:hAnsi="Times New Roman"/>
        </w:rPr>
        <w:t>的</w:t>
      </w:r>
      <w:r w:rsidRPr="00301E4F">
        <w:rPr>
          <w:rFonts w:ascii="Times New Roman" w:hAnsi="Times New Roman"/>
          <w:b/>
        </w:rPr>
        <w:t>解</w:t>
      </w:r>
      <w:r w:rsidRPr="00301E4F">
        <w:rPr>
          <w:rFonts w:ascii="Times New Roman" w:hAnsi="Times New Roman"/>
        </w:rPr>
        <w:t xml:space="preserve">. </w:t>
      </w:r>
      <w:ins w:id="120" w:author="zhengping jin" w:date="2024-07-31T20:03:00Z" w16du:dateUtc="2024-07-31T12:03:00Z">
        <w:r w:rsidR="000F4578">
          <w:rPr>
            <w:rFonts w:ascii="Times New Roman" w:hAnsi="Times New Roman" w:hint="eastAsia"/>
          </w:rPr>
          <w:t>此时</w:t>
        </w:r>
      </w:ins>
    </w:p>
    <w:p w14:paraId="0F78B688" w14:textId="42E94940" w:rsidR="00342265" w:rsidRPr="00301E4F" w:rsidRDefault="00342265">
      <w:pPr>
        <w:snapToGrid w:val="0"/>
        <w:spacing w:line="360" w:lineRule="auto"/>
        <w:contextualSpacing/>
        <w:jc w:val="left"/>
        <w:rPr>
          <w:rFonts w:ascii="Times New Roman" w:hAnsi="Times New Roman"/>
        </w:rPr>
        <w:pPrChange w:id="121" w:author="zhengping jin" w:date="2024-07-31T20:03:00Z" w16du:dateUtc="2024-07-31T12:03:00Z">
          <w:pPr>
            <w:snapToGrid w:val="0"/>
            <w:spacing w:line="360" w:lineRule="auto"/>
            <w:ind w:firstLineChars="200" w:firstLine="420"/>
            <w:contextualSpacing/>
            <w:jc w:val="left"/>
          </w:pPr>
        </w:pPrChange>
      </w:pPr>
      <w:del w:id="122" w:author="zhengping jin" w:date="2024-07-31T20:03:00Z" w16du:dateUtc="2024-07-31T12:03:00Z">
        <w:r w:rsidRPr="00301E4F" w:rsidDel="000F4578">
          <w:rPr>
            <w:rFonts w:ascii="Times New Roman" w:hAnsi="Times New Roman"/>
          </w:rPr>
          <w:delText>事实上</w:delText>
        </w:r>
      </w:del>
      <w:r w:rsidRPr="00301E4F">
        <w:rPr>
          <w:rFonts w:ascii="Times New Roman" w:hAnsi="Times New Roman"/>
        </w:rPr>
        <w:t>，满足</w:t>
      </w:r>
      <w:r w:rsidRPr="00301E4F">
        <w:rPr>
          <w:rFonts w:ascii="Times New Roman" w:hAnsi="Times New Roman"/>
          <w:noProof/>
          <w:position w:val="-10"/>
        </w:rPr>
        <w:drawing>
          <wp:inline distT="0" distB="0" distL="0" distR="0" wp14:anchorId="34105622" wp14:editId="42AAF5F0">
            <wp:extent cx="864870" cy="196850"/>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4870" cy="196850"/>
                    </a:xfrm>
                    <a:prstGeom prst="rect">
                      <a:avLst/>
                    </a:prstGeom>
                    <a:noFill/>
                    <a:ln>
                      <a:noFill/>
                    </a:ln>
                  </pic:spPr>
                </pic:pic>
              </a:graphicData>
            </a:graphic>
          </wp:inline>
        </w:drawing>
      </w:r>
      <w:r w:rsidRPr="00301E4F">
        <w:rPr>
          <w:rFonts w:ascii="Times New Roman" w:hAnsi="Times New Roman"/>
        </w:rPr>
        <w:t>的所有整数都使得</w:t>
      </w:r>
      <w:r w:rsidR="00910D29" w:rsidRPr="00301E4F">
        <w:rPr>
          <w:rFonts w:ascii="Times New Roman" w:hAnsi="Times New Roman"/>
        </w:rPr>
        <w:t>同余方程</w:t>
      </w:r>
      <w:r w:rsidR="00742C09" w:rsidRPr="00301E4F">
        <w:rPr>
          <w:rFonts w:ascii="Times New Roman" w:hAnsi="Times New Roman"/>
          <w:noProof/>
          <w:position w:val="-10"/>
        </w:rPr>
        <w:drawing>
          <wp:inline distT="0" distB="0" distL="0" distR="0" wp14:anchorId="2FA3C537" wp14:editId="38D19723">
            <wp:extent cx="1146810" cy="196850"/>
            <wp:effectExtent l="0" t="0" r="0"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810" cy="196850"/>
                    </a:xfrm>
                    <a:prstGeom prst="rect">
                      <a:avLst/>
                    </a:prstGeom>
                    <a:noFill/>
                    <a:ln>
                      <a:noFill/>
                    </a:ln>
                  </pic:spPr>
                </pic:pic>
              </a:graphicData>
            </a:graphic>
          </wp:inline>
        </w:drawing>
      </w:r>
      <w:r w:rsidRPr="00301E4F">
        <w:rPr>
          <w:rFonts w:ascii="Times New Roman" w:hAnsi="Times New Roman"/>
        </w:rPr>
        <w:t>成立，即</w:t>
      </w:r>
      <w:r w:rsidRPr="00301E4F">
        <w:rPr>
          <w:rFonts w:ascii="Times New Roman" w:hAnsi="Times New Roman"/>
          <w:i/>
        </w:rPr>
        <w:t>a</w:t>
      </w:r>
      <w:r w:rsidRPr="00301E4F">
        <w:rPr>
          <w:rFonts w:ascii="Times New Roman" w:hAnsi="Times New Roman"/>
        </w:rPr>
        <w:t>所在剩余类</w:t>
      </w:r>
    </w:p>
    <w:p w14:paraId="24FF2865" w14:textId="5229213C"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4"/>
        </w:rPr>
        <w:drawing>
          <wp:inline distT="0" distB="0" distL="0" distR="0" wp14:anchorId="71C53582" wp14:editId="2D55DDC2">
            <wp:extent cx="1920240" cy="260350"/>
            <wp:effectExtent l="0" t="0" r="3810" b="635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0240" cy="260350"/>
                    </a:xfrm>
                    <a:prstGeom prst="rect">
                      <a:avLst/>
                    </a:prstGeom>
                    <a:noFill/>
                    <a:ln>
                      <a:noFill/>
                    </a:ln>
                  </pic:spPr>
                </pic:pic>
              </a:graphicData>
            </a:graphic>
          </wp:inline>
        </w:drawing>
      </w:r>
    </w:p>
    <w:p w14:paraId="727C8041" w14:textId="154B090F" w:rsidR="00742C09" w:rsidDel="000F4578" w:rsidRDefault="00342265" w:rsidP="00342265">
      <w:pPr>
        <w:snapToGrid w:val="0"/>
        <w:spacing w:line="360" w:lineRule="auto"/>
        <w:contextualSpacing/>
        <w:jc w:val="left"/>
        <w:rPr>
          <w:del w:id="123" w:author="zhengping jin" w:date="2024-07-31T20:04:00Z" w16du:dateUtc="2024-07-31T12:04:00Z"/>
          <w:rFonts w:ascii="Times New Roman" w:hAnsi="Times New Roman"/>
        </w:rPr>
      </w:pPr>
      <w:r w:rsidRPr="00301E4F">
        <w:rPr>
          <w:rFonts w:ascii="Times New Roman" w:hAnsi="Times New Roman"/>
        </w:rPr>
        <w:t>中的每个剩余都使得</w:t>
      </w:r>
      <w:r w:rsidR="00910D29" w:rsidRPr="00301E4F">
        <w:rPr>
          <w:rFonts w:ascii="Times New Roman" w:hAnsi="Times New Roman"/>
        </w:rPr>
        <w:t>同余方程</w:t>
      </w:r>
      <w:r w:rsidR="00742C09" w:rsidRPr="00301E4F">
        <w:rPr>
          <w:rFonts w:ascii="Times New Roman" w:hAnsi="Times New Roman"/>
          <w:noProof/>
          <w:position w:val="-10"/>
        </w:rPr>
        <w:drawing>
          <wp:inline distT="0" distB="0" distL="0" distR="0" wp14:anchorId="30E5A7DA" wp14:editId="7565150F">
            <wp:extent cx="1146810" cy="196850"/>
            <wp:effectExtent l="0" t="0" r="0" b="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810" cy="196850"/>
                    </a:xfrm>
                    <a:prstGeom prst="rect">
                      <a:avLst/>
                    </a:prstGeom>
                    <a:noFill/>
                    <a:ln>
                      <a:noFill/>
                    </a:ln>
                  </pic:spPr>
                </pic:pic>
              </a:graphicData>
            </a:graphic>
          </wp:inline>
        </w:drawing>
      </w:r>
      <w:r w:rsidRPr="00301E4F">
        <w:rPr>
          <w:rFonts w:ascii="Times New Roman" w:hAnsi="Times New Roman"/>
        </w:rPr>
        <w:t>成立</w:t>
      </w:r>
      <w:r w:rsidRPr="00301E4F">
        <w:rPr>
          <w:rFonts w:ascii="Times New Roman" w:hAnsi="Times New Roman"/>
        </w:rPr>
        <w:t xml:space="preserve">. </w:t>
      </w:r>
    </w:p>
    <w:p w14:paraId="6BBD6BE0" w14:textId="0138936D" w:rsidR="00342265" w:rsidRPr="00301E4F" w:rsidRDefault="00342265">
      <w:pPr>
        <w:snapToGrid w:val="0"/>
        <w:spacing w:line="360" w:lineRule="auto"/>
        <w:contextualSpacing/>
        <w:jc w:val="left"/>
        <w:rPr>
          <w:rFonts w:ascii="Times New Roman" w:hAnsi="Times New Roman"/>
        </w:rPr>
        <w:pPrChange w:id="124" w:author="zhengping jin" w:date="2024-07-31T20:04:00Z" w16du:dateUtc="2024-07-31T12:04:00Z">
          <w:pPr>
            <w:snapToGrid w:val="0"/>
            <w:spacing w:line="360" w:lineRule="auto"/>
            <w:ind w:firstLineChars="200" w:firstLine="420"/>
            <w:contextualSpacing/>
            <w:jc w:val="left"/>
          </w:pPr>
        </w:pPrChange>
      </w:pPr>
      <w:r w:rsidRPr="00301E4F">
        <w:rPr>
          <w:rFonts w:ascii="Times New Roman" w:hAnsi="Times New Roman"/>
        </w:rPr>
        <w:t>因此，</w:t>
      </w:r>
      <w:r w:rsidR="00910D29" w:rsidRPr="00301E4F">
        <w:rPr>
          <w:rFonts w:ascii="Times New Roman" w:hAnsi="Times New Roman"/>
        </w:rPr>
        <w:t>同余方程</w:t>
      </w:r>
      <w:r w:rsidR="00742C09" w:rsidRPr="00301E4F">
        <w:rPr>
          <w:rFonts w:ascii="Times New Roman" w:hAnsi="Times New Roman"/>
          <w:noProof/>
          <w:position w:val="-10"/>
        </w:rPr>
        <w:drawing>
          <wp:inline distT="0" distB="0" distL="0" distR="0" wp14:anchorId="0ECE2A86" wp14:editId="16421BFE">
            <wp:extent cx="1146810" cy="196850"/>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6810" cy="196850"/>
                    </a:xfrm>
                    <a:prstGeom prst="rect">
                      <a:avLst/>
                    </a:prstGeom>
                    <a:noFill/>
                    <a:ln>
                      <a:noFill/>
                    </a:ln>
                  </pic:spPr>
                </pic:pic>
              </a:graphicData>
            </a:graphic>
          </wp:inline>
        </w:drawing>
      </w:r>
      <w:r w:rsidRPr="00301E4F">
        <w:rPr>
          <w:rFonts w:ascii="Times New Roman" w:hAnsi="Times New Roman"/>
        </w:rPr>
        <w:t>的解</w:t>
      </w:r>
      <w:r w:rsidRPr="00301E4F">
        <w:rPr>
          <w:rFonts w:ascii="Times New Roman" w:hAnsi="Times New Roman"/>
          <w:i/>
        </w:rPr>
        <w:t>a</w:t>
      </w:r>
      <w:r w:rsidRPr="00301E4F">
        <w:rPr>
          <w:rFonts w:ascii="Times New Roman" w:hAnsi="Times New Roman"/>
        </w:rPr>
        <w:t>通常写成</w:t>
      </w:r>
    </w:p>
    <w:p w14:paraId="5CE071A0" w14:textId="72676D81"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35A2B04B" wp14:editId="6CEE3924">
            <wp:extent cx="864870" cy="196850"/>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64870" cy="196850"/>
                    </a:xfrm>
                    <a:prstGeom prst="rect">
                      <a:avLst/>
                    </a:prstGeom>
                    <a:noFill/>
                    <a:ln>
                      <a:noFill/>
                    </a:ln>
                  </pic:spPr>
                </pic:pic>
              </a:graphicData>
            </a:graphic>
          </wp:inline>
        </w:drawing>
      </w:r>
      <w:ins w:id="125" w:author="zhengping jin" w:date="2024-07-31T20:04:00Z" w16du:dateUtc="2024-07-31T12:04:00Z">
        <w:r w:rsidR="000F4578">
          <w:rPr>
            <w:rFonts w:ascii="Times New Roman" w:hAnsi="Times New Roman" w:hint="eastAsia"/>
          </w:rPr>
          <w:t>.</w:t>
        </w:r>
      </w:ins>
    </w:p>
    <w:p w14:paraId="012CDB7F" w14:textId="35BC7B14" w:rsidR="00C6696C" w:rsidDel="000F4578" w:rsidRDefault="00C6696C" w:rsidP="00342265">
      <w:pPr>
        <w:snapToGrid w:val="0"/>
        <w:spacing w:line="360" w:lineRule="auto"/>
        <w:ind w:firstLineChars="200" w:firstLine="420"/>
        <w:contextualSpacing/>
        <w:jc w:val="left"/>
        <w:rPr>
          <w:del w:id="126" w:author="zhengping jin" w:date="2024-07-31T20:04:00Z" w16du:dateUtc="2024-07-31T12:04:00Z"/>
          <w:rFonts w:ascii="Times New Roman" w:hAnsi="Times New Roman"/>
        </w:rPr>
      </w:pPr>
    </w:p>
    <w:p w14:paraId="2973EDB4" w14:textId="051B67E1" w:rsidR="00342265" w:rsidRPr="00301E4F" w:rsidRDefault="00C6696C" w:rsidP="00342265">
      <w:pPr>
        <w:snapToGrid w:val="0"/>
        <w:spacing w:line="360" w:lineRule="auto"/>
        <w:ind w:firstLineChars="200" w:firstLine="420"/>
        <w:contextualSpacing/>
        <w:jc w:val="left"/>
        <w:rPr>
          <w:rFonts w:ascii="Times New Roman" w:hAnsi="Times New Roman"/>
        </w:rPr>
      </w:pPr>
      <w:del w:id="127" w:author="zhengping jin" w:date="2024-07-31T20:04:00Z" w16du:dateUtc="2024-07-31T12:04:00Z">
        <w:r w:rsidRPr="00301E4F" w:rsidDel="000F4578">
          <w:rPr>
            <w:rFonts w:ascii="Times New Roman" w:hAnsi="Times New Roman"/>
            <w:b/>
          </w:rPr>
          <w:delText>定义</w:delText>
        </w:r>
        <w:r w:rsidRPr="00301E4F" w:rsidDel="000F4578">
          <w:rPr>
            <w:rFonts w:ascii="Times New Roman" w:hAnsi="Times New Roman" w:hint="eastAsia"/>
            <w:b/>
          </w:rPr>
          <w:delText>3</w:delText>
        </w:r>
        <w:r w:rsidRPr="00301E4F" w:rsidDel="000F4578">
          <w:rPr>
            <w:rFonts w:ascii="Times New Roman" w:hAnsi="Times New Roman"/>
            <w:b/>
          </w:rPr>
          <w:delText>.1.1</w:delText>
        </w:r>
        <w:r w:rsidRPr="00301E4F" w:rsidDel="000F4578">
          <w:rPr>
            <w:rFonts w:ascii="Times New Roman" w:hAnsi="Times New Roman"/>
          </w:rPr>
          <w:delText xml:space="preserve"> </w:delText>
        </w:r>
      </w:del>
      <w:r w:rsidRPr="00A83BBD">
        <w:rPr>
          <w:rFonts w:ascii="Times New Roman" w:hAnsi="Times New Roman"/>
          <w:b/>
        </w:rPr>
        <w:t>(</w:t>
      </w:r>
      <w:r w:rsidRPr="00A83BBD">
        <w:rPr>
          <w:rFonts w:ascii="Times New Roman" w:hAnsi="Times New Roman"/>
          <w:b/>
          <w:i/>
        </w:rPr>
        <w:t>iii</w:t>
      </w:r>
      <w:r w:rsidRPr="00A83BBD">
        <w:rPr>
          <w:rFonts w:ascii="Times New Roman" w:hAnsi="Times New Roman"/>
          <w:b/>
        </w:rPr>
        <w:t>)</w:t>
      </w:r>
      <w:r>
        <w:rPr>
          <w:rFonts w:ascii="Times New Roman" w:hAnsi="Times New Roman"/>
        </w:rPr>
        <w:t xml:space="preserve"> </w:t>
      </w:r>
      <w:r w:rsidR="00342265" w:rsidRPr="00301E4F">
        <w:rPr>
          <w:rFonts w:ascii="Times New Roman" w:hAnsi="Times New Roman"/>
        </w:rPr>
        <w:t>在模</w:t>
      </w:r>
      <w:r w:rsidR="00342265" w:rsidRPr="00301E4F">
        <w:rPr>
          <w:rFonts w:ascii="Times New Roman" w:hAnsi="Times New Roman"/>
          <w:i/>
        </w:rPr>
        <w:t>m</w:t>
      </w:r>
      <w:r w:rsidR="00342265" w:rsidRPr="00301E4F">
        <w:rPr>
          <w:rFonts w:ascii="Times New Roman" w:hAnsi="Times New Roman"/>
        </w:rPr>
        <w:t>的完全剩余系中，使得</w:t>
      </w:r>
      <w:r w:rsidR="00910D29" w:rsidRPr="00301E4F">
        <w:rPr>
          <w:rFonts w:ascii="Times New Roman" w:hAnsi="Times New Roman"/>
        </w:rPr>
        <w:t>同余方程</w:t>
      </w:r>
      <w:r w:rsidR="00342265" w:rsidRPr="00301E4F">
        <w:rPr>
          <w:rFonts w:ascii="Times New Roman" w:hAnsi="Times New Roman"/>
        </w:rPr>
        <w:t>成立的剩余个数叫做</w:t>
      </w:r>
      <w:r w:rsidR="00910D29" w:rsidRPr="00301E4F">
        <w:rPr>
          <w:rFonts w:ascii="Times New Roman" w:hAnsi="Times New Roman"/>
        </w:rPr>
        <w:t>同余方程</w:t>
      </w:r>
      <w:r w:rsidR="00342265" w:rsidRPr="00301E4F">
        <w:rPr>
          <w:rFonts w:ascii="Times New Roman" w:hAnsi="Times New Roman"/>
        </w:rPr>
        <w:t>的</w:t>
      </w:r>
      <w:r w:rsidR="00342265" w:rsidRPr="00301E4F">
        <w:rPr>
          <w:rFonts w:ascii="Times New Roman" w:hAnsi="Times New Roman"/>
          <w:b/>
        </w:rPr>
        <w:t>解数</w:t>
      </w:r>
      <w:r w:rsidR="00342265" w:rsidRPr="00301E4F">
        <w:rPr>
          <w:rFonts w:ascii="Times New Roman" w:hAnsi="Times New Roman"/>
        </w:rPr>
        <w:t>.</w:t>
      </w:r>
    </w:p>
    <w:p w14:paraId="5F72DF6A" w14:textId="77777777" w:rsidR="00342265" w:rsidRPr="00301E4F" w:rsidRDefault="00342265" w:rsidP="00342265">
      <w:pPr>
        <w:snapToGrid w:val="0"/>
        <w:spacing w:line="360" w:lineRule="auto"/>
        <w:contextualSpacing/>
        <w:jc w:val="left"/>
        <w:rPr>
          <w:rFonts w:ascii="Times New Roman" w:hAnsi="Times New Roman"/>
        </w:rPr>
      </w:pPr>
    </w:p>
    <w:p w14:paraId="54F1DB38" w14:textId="47F33BB1" w:rsidR="00342265" w:rsidRPr="00301E4F" w:rsidDel="00876F92" w:rsidRDefault="00342265" w:rsidP="00C6696C">
      <w:pPr>
        <w:snapToGrid w:val="0"/>
        <w:spacing w:line="360" w:lineRule="auto"/>
        <w:contextualSpacing/>
        <w:jc w:val="left"/>
        <w:rPr>
          <w:del w:id="128" w:author="zhengping jin" w:date="2024-07-31T20:10:00Z" w16du:dateUtc="2024-07-31T12:10:00Z"/>
          <w:rFonts w:ascii="Times New Roman" w:hAnsi="Times New Roman"/>
        </w:rPr>
      </w:pPr>
      <w:r w:rsidRPr="00301E4F">
        <w:rPr>
          <w:rFonts w:ascii="Times New Roman" w:hAnsi="Times New Roman"/>
          <w:b/>
        </w:rPr>
        <w:t>例</w:t>
      </w:r>
      <w:r w:rsidR="00C6696C">
        <w:rPr>
          <w:rFonts w:ascii="Times New Roman" w:hAnsi="Times New Roman" w:hint="eastAsia"/>
          <w:b/>
        </w:rPr>
        <w:t>3</w:t>
      </w:r>
      <w:r w:rsidR="00C6696C">
        <w:rPr>
          <w:rFonts w:ascii="Times New Roman" w:hAnsi="Times New Roman"/>
          <w:b/>
        </w:rPr>
        <w:t>.1.</w:t>
      </w:r>
      <w:r w:rsidRPr="00301E4F">
        <w:rPr>
          <w:rFonts w:ascii="Times New Roman" w:hAnsi="Times New Roman"/>
          <w:b/>
        </w:rPr>
        <w:t>1</w:t>
      </w:r>
      <w:r w:rsidR="006B5DD2" w:rsidRPr="006B5DD2">
        <w:rPr>
          <w:rFonts w:ascii="Times New Roman" w:hAnsi="Times New Roman"/>
        </w:rPr>
        <w:t xml:space="preserve"> </w:t>
      </w:r>
      <w:r w:rsidR="006B5DD2" w:rsidRPr="006B5DD2">
        <w:rPr>
          <w:rFonts w:ascii="Times New Roman" w:hAnsi="Times New Roman" w:hint="eastAsia"/>
        </w:rPr>
        <w:t>同余方程</w:t>
      </w:r>
      <w:ins w:id="129" w:author="zhengping jin" w:date="2024-07-31T20:08:00Z" w16du:dateUtc="2024-07-31T12:08:00Z">
        <w:r w:rsidR="00876F92">
          <w:rPr>
            <w:rFonts w:ascii="Times New Roman" w:hAnsi="Times New Roman" w:hint="eastAsia"/>
          </w:rPr>
          <w:t xml:space="preserve"> 2</w:t>
        </w:r>
        <w:r w:rsidR="00876F92" w:rsidRPr="00876F92">
          <w:rPr>
            <w:rFonts w:ascii="Times New Roman" w:hAnsi="Times New Roman"/>
            <w:i/>
            <w:iCs/>
            <w:rPrChange w:id="130" w:author="zhengping jin" w:date="2024-07-31T20:08:00Z" w16du:dateUtc="2024-07-31T12:08:00Z">
              <w:rPr>
                <w:rFonts w:ascii="Times New Roman" w:hAnsi="Times New Roman"/>
              </w:rPr>
            </w:rPrChange>
          </w:rPr>
          <w:t>x</w:t>
        </w:r>
        <w:r w:rsidR="00876F92" w:rsidRPr="00876F92">
          <w:rPr>
            <w:rFonts w:ascii="Times New Roman" w:hAnsi="Times New Roman"/>
            <w:vertAlign w:val="superscript"/>
            <w:rPrChange w:id="131" w:author="zhengping jin" w:date="2024-07-31T20:08:00Z" w16du:dateUtc="2024-07-31T12:08:00Z">
              <w:rPr>
                <w:rFonts w:ascii="Times New Roman" w:hAnsi="Times New Roman"/>
              </w:rPr>
            </w:rPrChange>
          </w:rPr>
          <w:t>4</w:t>
        </w:r>
        <w:r w:rsidR="00876F92">
          <w:rPr>
            <w:rFonts w:ascii="Times New Roman" w:hAnsi="Times New Roman" w:hint="eastAsia"/>
          </w:rPr>
          <w:t>+</w:t>
        </w:r>
        <w:r w:rsidR="00876F92" w:rsidRPr="00876F92">
          <w:rPr>
            <w:rFonts w:ascii="Times New Roman" w:hAnsi="Times New Roman"/>
            <w:i/>
            <w:iCs/>
            <w:rPrChange w:id="132" w:author="zhengping jin" w:date="2024-07-31T20:08:00Z" w16du:dateUtc="2024-07-31T12:08:00Z">
              <w:rPr>
                <w:rFonts w:ascii="Times New Roman" w:hAnsi="Times New Roman"/>
              </w:rPr>
            </w:rPrChange>
          </w:rPr>
          <w:t>x</w:t>
        </w:r>
        <w:r w:rsidR="00876F92" w:rsidRPr="00876F92">
          <w:rPr>
            <w:rFonts w:ascii="Times New Roman" w:hAnsi="Times New Roman"/>
            <w:vertAlign w:val="superscript"/>
            <w:rPrChange w:id="133" w:author="zhengping jin" w:date="2024-07-31T20:08:00Z" w16du:dateUtc="2024-07-31T12:08:00Z">
              <w:rPr>
                <w:rFonts w:ascii="Times New Roman" w:hAnsi="Times New Roman"/>
              </w:rPr>
            </w:rPrChange>
          </w:rPr>
          <w:t>3</w:t>
        </w:r>
        <w:r w:rsidR="00876F92">
          <w:rPr>
            <w:rFonts w:ascii="Times New Roman" w:hAnsi="Times New Roman" w:hint="eastAsia"/>
          </w:rPr>
          <w:t>+</w:t>
        </w:r>
      </w:ins>
      <w:ins w:id="134" w:author="zhengping jin" w:date="2024-07-31T20:13:00Z" w16du:dateUtc="2024-07-31T12:13:00Z">
        <w:r w:rsidR="004A7BF0">
          <w:rPr>
            <w:rFonts w:ascii="Times New Roman" w:hAnsi="Times New Roman" w:hint="eastAsia"/>
          </w:rPr>
          <w:t>2</w:t>
        </w:r>
      </w:ins>
      <w:ins w:id="135" w:author="zhengping jin" w:date="2024-07-31T20:08:00Z" w16du:dateUtc="2024-07-31T12:08:00Z">
        <w:r w:rsidR="00876F92">
          <w:rPr>
            <w:rFonts w:ascii="Times New Roman" w:hAnsi="Times New Roman" w:hint="eastAsia"/>
          </w:rPr>
          <w:t xml:space="preserve"> </w:t>
        </w:r>
      </w:ins>
      <w:ins w:id="136" w:author="zhengping jin" w:date="2024-07-31T20:09:00Z" w16du:dateUtc="2024-07-31T12:09:00Z">
        <w:r w:rsidR="00876F92">
          <w:rPr>
            <w:rFonts w:ascii="Lucida Sans Unicode" w:hAnsi="Lucida Sans Unicode" w:cs="Lucida Sans Unicode"/>
          </w:rPr>
          <w:t>≡</w:t>
        </w:r>
        <w:r w:rsidR="00876F92">
          <w:rPr>
            <w:rFonts w:ascii="Times New Roman" w:hAnsi="Times New Roman" w:hint="eastAsia"/>
          </w:rPr>
          <w:t xml:space="preserve"> 0 (mod 7)</w:t>
        </w:r>
      </w:ins>
      <w:r w:rsidRPr="00301E4F">
        <w:rPr>
          <w:rFonts w:ascii="Times New Roman" w:hAnsi="Times New Roman"/>
        </w:rPr>
        <w:t xml:space="preserve"> </w:t>
      </w:r>
      <w:ins w:id="137" w:author="zhengping jin" w:date="2024-07-31T20:09:00Z" w16du:dateUtc="2024-07-31T12:09:00Z">
        <w:r w:rsidR="00876F92">
          <w:rPr>
            <w:rFonts w:ascii="Times New Roman" w:hAnsi="Times New Roman" w:hint="eastAsia"/>
          </w:rPr>
          <w:t>是首项系数为</w:t>
        </w:r>
        <w:r w:rsidR="00876F92">
          <w:rPr>
            <w:rFonts w:ascii="Times New Roman" w:hAnsi="Times New Roman" w:hint="eastAsia"/>
          </w:rPr>
          <w:t xml:space="preserve"> 2 </w:t>
        </w:r>
        <w:r w:rsidR="00876F92">
          <w:rPr>
            <w:rFonts w:ascii="Times New Roman" w:hAnsi="Times New Roman" w:hint="eastAsia"/>
          </w:rPr>
          <w:t>的模</w:t>
        </w:r>
        <w:r w:rsidR="00876F92">
          <w:rPr>
            <w:rFonts w:ascii="Times New Roman" w:hAnsi="Times New Roman" w:hint="eastAsia"/>
          </w:rPr>
          <w:t xml:space="preserve"> 7</w:t>
        </w:r>
      </w:ins>
      <w:ins w:id="138" w:author="zhengping jin" w:date="2024-07-31T20:10:00Z" w16du:dateUtc="2024-07-31T12:10:00Z">
        <w:r w:rsidR="00876F92">
          <w:rPr>
            <w:rFonts w:ascii="Times New Roman" w:hAnsi="Times New Roman" w:hint="eastAsia"/>
          </w:rPr>
          <w:t>的</w:t>
        </w:r>
      </w:ins>
      <w:ins w:id="139" w:author="zhengping jin" w:date="2024-07-31T20:09:00Z" w16du:dateUtc="2024-07-31T12:09:00Z">
        <w:r w:rsidR="00876F92">
          <w:rPr>
            <w:rFonts w:ascii="Times New Roman" w:hAnsi="Times New Roman" w:hint="eastAsia"/>
          </w:rPr>
          <w:t>四次</w:t>
        </w:r>
      </w:ins>
      <w:ins w:id="140" w:author="zhengping jin" w:date="2024-07-31T20:10:00Z" w16du:dateUtc="2024-07-31T12:10:00Z">
        <w:r w:rsidR="00876F92">
          <w:rPr>
            <w:rFonts w:ascii="Times New Roman" w:hAnsi="Times New Roman" w:hint="eastAsia"/>
          </w:rPr>
          <w:t>同余方程</w:t>
        </w:r>
        <w:r w:rsidR="00876F92">
          <w:rPr>
            <w:rFonts w:ascii="Times New Roman" w:hAnsi="Times New Roman" w:hint="eastAsia"/>
          </w:rPr>
          <w:t>.</w:t>
        </w:r>
      </w:ins>
      <w:del w:id="141" w:author="zhengping jin" w:date="2024-07-31T20:10:00Z" w16du:dateUtc="2024-07-31T12:10:00Z">
        <w:r w:rsidRPr="00301E4F" w:rsidDel="00876F92">
          <w:rPr>
            <w:rFonts w:ascii="Times New Roman" w:hAnsi="Times New Roman"/>
            <w:noProof/>
            <w:position w:val="-10"/>
          </w:rPr>
          <w:drawing>
            <wp:inline distT="0" distB="0" distL="0" distR="0" wp14:anchorId="3D51EEA9" wp14:editId="425B23B3">
              <wp:extent cx="1287145" cy="239395"/>
              <wp:effectExtent l="0" t="0" r="8255" b="825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7145" cy="239395"/>
                      </a:xfrm>
                      <a:prstGeom prst="rect">
                        <a:avLst/>
                      </a:prstGeom>
                      <a:noFill/>
                      <a:ln>
                        <a:noFill/>
                      </a:ln>
                    </pic:spPr>
                  </pic:pic>
                </a:graphicData>
              </a:graphic>
            </wp:inline>
          </w:drawing>
        </w:r>
        <w:r w:rsidRPr="00301E4F" w:rsidDel="00876F92">
          <w:rPr>
            <w:rFonts w:ascii="Times New Roman" w:hAnsi="Times New Roman"/>
          </w:rPr>
          <w:delText>是首项系数为</w:delText>
        </w:r>
        <w:r w:rsidRPr="00301E4F" w:rsidDel="00876F92">
          <w:rPr>
            <w:rFonts w:ascii="Times New Roman" w:hAnsi="Times New Roman"/>
          </w:rPr>
          <w:delText>1</w:delText>
        </w:r>
        <w:r w:rsidRPr="00301E4F" w:rsidDel="00876F92">
          <w:rPr>
            <w:rFonts w:ascii="Times New Roman" w:hAnsi="Times New Roman"/>
          </w:rPr>
          <w:delText>的模</w:delText>
        </w:r>
        <w:r w:rsidRPr="00301E4F" w:rsidDel="00876F92">
          <w:rPr>
            <w:rFonts w:ascii="Times New Roman" w:hAnsi="Times New Roman"/>
          </w:rPr>
          <w:delText>7</w:delText>
        </w:r>
        <w:r w:rsidR="00910D29" w:rsidRPr="00301E4F" w:rsidDel="00876F92">
          <w:rPr>
            <w:rFonts w:ascii="Times New Roman" w:hAnsi="Times New Roman"/>
          </w:rPr>
          <w:delText>同余方程</w:delText>
        </w:r>
        <w:r w:rsidRPr="00301E4F" w:rsidDel="00876F92">
          <w:rPr>
            <w:rFonts w:ascii="Times New Roman" w:hAnsi="Times New Roman"/>
          </w:rPr>
          <w:delText>.</w:delText>
        </w:r>
      </w:del>
      <w:r w:rsidRPr="00301E4F">
        <w:rPr>
          <w:rFonts w:ascii="Times New Roman" w:hAnsi="Times New Roman"/>
        </w:rPr>
        <w:t xml:space="preserve"> </w:t>
      </w:r>
    </w:p>
    <w:p w14:paraId="5D73DAE5" w14:textId="2C343E8E" w:rsidR="00342265" w:rsidRPr="00301E4F" w:rsidRDefault="00342265">
      <w:pPr>
        <w:snapToGrid w:val="0"/>
        <w:spacing w:line="360" w:lineRule="auto"/>
        <w:contextualSpacing/>
        <w:jc w:val="left"/>
        <w:rPr>
          <w:rFonts w:ascii="Times New Roman" w:hAnsi="Times New Roman"/>
        </w:rPr>
        <w:pPrChange w:id="142" w:author="zhengping jin" w:date="2024-07-31T20:10:00Z" w16du:dateUtc="2024-07-31T12:10:00Z">
          <w:pPr>
            <w:snapToGrid w:val="0"/>
            <w:spacing w:line="360" w:lineRule="auto"/>
            <w:ind w:firstLineChars="350" w:firstLine="735"/>
            <w:contextualSpacing/>
            <w:jc w:val="left"/>
          </w:pPr>
        </w:pPrChange>
      </w:pPr>
      <w:r w:rsidRPr="00301E4F">
        <w:rPr>
          <w:rFonts w:ascii="Times New Roman" w:hAnsi="Times New Roman"/>
        </w:rPr>
        <w:t>而</w:t>
      </w:r>
      <w:r w:rsidRPr="00301E4F">
        <w:rPr>
          <w:rFonts w:ascii="Times New Roman" w:hAnsi="Times New Roman"/>
          <w:noProof/>
          <w:position w:val="-10"/>
        </w:rPr>
        <w:drawing>
          <wp:inline distT="0" distB="0" distL="0" distR="0" wp14:anchorId="0B3D92D4" wp14:editId="269DFE39">
            <wp:extent cx="829945" cy="196850"/>
            <wp:effectExtent l="0" t="0" r="8255"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9945" cy="196850"/>
                    </a:xfrm>
                    <a:prstGeom prst="rect">
                      <a:avLst/>
                    </a:prstGeom>
                    <a:noFill/>
                    <a:ln>
                      <a:noFill/>
                    </a:ln>
                  </pic:spPr>
                </pic:pic>
              </a:graphicData>
            </a:graphic>
          </wp:inline>
        </w:drawing>
      </w:r>
      <w:r w:rsidRPr="00301E4F">
        <w:rPr>
          <w:rFonts w:ascii="Times New Roman" w:hAnsi="Times New Roman"/>
        </w:rPr>
        <w:t>是该</w:t>
      </w:r>
      <w:r w:rsidR="00910D29" w:rsidRPr="00301E4F">
        <w:rPr>
          <w:rFonts w:ascii="Times New Roman" w:hAnsi="Times New Roman"/>
        </w:rPr>
        <w:t>同余方程</w:t>
      </w:r>
      <w:r w:rsidRPr="00301E4F">
        <w:rPr>
          <w:rFonts w:ascii="Times New Roman" w:hAnsi="Times New Roman"/>
        </w:rPr>
        <w:t>的解</w:t>
      </w:r>
      <w:r w:rsidRPr="00301E4F">
        <w:rPr>
          <w:rFonts w:ascii="Times New Roman" w:hAnsi="Times New Roman"/>
        </w:rPr>
        <w:t xml:space="preserve">. </w:t>
      </w:r>
      <w:r w:rsidRPr="00301E4F">
        <w:rPr>
          <w:rFonts w:ascii="Times New Roman" w:hAnsi="Times New Roman"/>
        </w:rPr>
        <w:t>事实上，我们有</w:t>
      </w:r>
    </w:p>
    <w:p w14:paraId="40A15E14" w14:textId="5BB72A98" w:rsidR="00342265" w:rsidRPr="00301E4F" w:rsidRDefault="004A7BF0" w:rsidP="00342265">
      <w:pPr>
        <w:snapToGrid w:val="0"/>
        <w:spacing w:line="360" w:lineRule="auto"/>
        <w:contextualSpacing/>
        <w:jc w:val="center"/>
        <w:rPr>
          <w:rFonts w:ascii="Times New Roman" w:hAnsi="Times New Roman"/>
        </w:rPr>
      </w:pPr>
      <w:ins w:id="143" w:author="zhengping jin" w:date="2024-07-31T20:14:00Z" w16du:dateUtc="2024-07-31T12:14:00Z">
        <w:r>
          <w:rPr>
            <w:rFonts w:ascii="Times New Roman" w:hAnsi="Times New Roman" w:hint="eastAsia"/>
          </w:rPr>
          <w:t>2</w:t>
        </w:r>
        <w:r>
          <w:rPr>
            <w:rFonts w:ascii="Times New Roman" w:hAnsi="Times New Roman"/>
          </w:rPr>
          <w:sym w:font="Wingdings" w:char="F09E"/>
        </w:r>
      </w:ins>
      <w:ins w:id="144" w:author="zhengping jin" w:date="2024-07-31T20:13:00Z" w16du:dateUtc="2024-07-31T12:13:00Z">
        <w:r>
          <w:rPr>
            <w:rFonts w:ascii="Times New Roman" w:hAnsi="Times New Roman" w:hint="eastAsia"/>
          </w:rPr>
          <w:t>2</w:t>
        </w:r>
      </w:ins>
      <w:ins w:id="145" w:author="zhengping jin" w:date="2024-07-31T20:15:00Z" w16du:dateUtc="2024-07-31T12:15:00Z">
        <w:r>
          <w:rPr>
            <w:rFonts w:ascii="Times New Roman" w:hAnsi="Times New Roman" w:hint="eastAsia"/>
            <w:vertAlign w:val="superscript"/>
          </w:rPr>
          <w:t>4</w:t>
        </w:r>
      </w:ins>
      <w:ins w:id="146" w:author="zhengping jin" w:date="2024-07-31T20:14:00Z" w16du:dateUtc="2024-07-31T12:14:00Z">
        <w:r>
          <w:rPr>
            <w:rFonts w:ascii="Times New Roman" w:hAnsi="Times New Roman" w:hint="eastAsia"/>
          </w:rPr>
          <w:t>+2</w:t>
        </w:r>
        <w:r w:rsidRPr="004A7BF0">
          <w:rPr>
            <w:rFonts w:ascii="Times New Roman" w:hAnsi="Times New Roman"/>
            <w:vertAlign w:val="superscript"/>
            <w:rPrChange w:id="147" w:author="zhengping jin" w:date="2024-07-31T20:15:00Z" w16du:dateUtc="2024-07-31T12:15:00Z">
              <w:rPr>
                <w:rFonts w:ascii="Times New Roman" w:hAnsi="Times New Roman"/>
              </w:rPr>
            </w:rPrChange>
          </w:rPr>
          <w:t>3</w:t>
        </w:r>
        <w:r>
          <w:rPr>
            <w:rFonts w:ascii="Times New Roman" w:hAnsi="Times New Roman" w:hint="eastAsia"/>
          </w:rPr>
          <w:t xml:space="preserve">+2 </w:t>
        </w:r>
        <w:r>
          <w:rPr>
            <w:rFonts w:ascii="Lucida Sans Unicode" w:hAnsi="Lucida Sans Unicode" w:cs="Lucida Sans Unicode"/>
          </w:rPr>
          <w:t>≡</w:t>
        </w:r>
        <w:r>
          <w:rPr>
            <w:rFonts w:ascii="Times New Roman" w:hAnsi="Times New Roman" w:hint="eastAsia"/>
          </w:rPr>
          <w:t xml:space="preserve"> </w:t>
        </w:r>
      </w:ins>
      <w:ins w:id="148" w:author="zhengping jin" w:date="2024-07-31T20:15:00Z" w16du:dateUtc="2024-07-31T12:15:00Z">
        <w:r>
          <w:rPr>
            <w:rFonts w:ascii="Times New Roman" w:hAnsi="Times New Roman" w:hint="eastAsia"/>
          </w:rPr>
          <w:t xml:space="preserve">4+1+2 </w:t>
        </w:r>
        <w:r>
          <w:rPr>
            <w:rFonts w:ascii="Lucida Sans Unicode" w:hAnsi="Lucida Sans Unicode" w:cs="Lucida Sans Unicode"/>
          </w:rPr>
          <w:t>≡</w:t>
        </w:r>
        <w:r>
          <w:rPr>
            <w:rFonts w:ascii="Times New Roman" w:hAnsi="Times New Roman" w:hint="eastAsia"/>
          </w:rPr>
          <w:t xml:space="preserve"> 0 (mod 7)</w:t>
        </w:r>
      </w:ins>
      <w:ins w:id="149" w:author="zhengping jin" w:date="2024-07-31T20:16:00Z" w16du:dateUtc="2024-07-31T12:16:00Z">
        <w:r>
          <w:rPr>
            <w:rFonts w:ascii="Times New Roman" w:hAnsi="Times New Roman" w:hint="eastAsia"/>
          </w:rPr>
          <w:t>.</w:t>
        </w:r>
      </w:ins>
      <w:del w:id="150" w:author="zhengping jin" w:date="2024-07-31T20:16:00Z" w16du:dateUtc="2024-07-31T12:16:00Z">
        <w:r w:rsidR="00342265" w:rsidRPr="00301E4F" w:rsidDel="004A7BF0">
          <w:rPr>
            <w:rFonts w:ascii="Times New Roman" w:hAnsi="Times New Roman"/>
            <w:noProof/>
            <w:position w:val="-10"/>
          </w:rPr>
          <w:drawing>
            <wp:inline distT="0" distB="0" distL="0" distR="0" wp14:anchorId="543682CA" wp14:editId="1CE9FAF6">
              <wp:extent cx="1941195" cy="239395"/>
              <wp:effectExtent l="0" t="0" r="1905" b="8255"/>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1195" cy="239395"/>
                      </a:xfrm>
                      <a:prstGeom prst="rect">
                        <a:avLst/>
                      </a:prstGeom>
                      <a:noFill/>
                      <a:ln>
                        <a:noFill/>
                      </a:ln>
                    </pic:spPr>
                  </pic:pic>
                </a:graphicData>
              </a:graphic>
            </wp:inline>
          </w:drawing>
        </w:r>
      </w:del>
    </w:p>
    <w:p w14:paraId="09A30BC5" w14:textId="12E46B6D" w:rsidR="00342265" w:rsidRDefault="00342265" w:rsidP="00C6696C">
      <w:pPr>
        <w:snapToGrid w:val="0"/>
        <w:spacing w:line="360" w:lineRule="auto"/>
        <w:ind w:firstLineChars="350" w:firstLine="735"/>
        <w:contextualSpacing/>
        <w:jc w:val="left"/>
        <w:rPr>
          <w:ins w:id="151" w:author="zhengping jin" w:date="2024-07-31T20:22:00Z" w16du:dateUtc="2024-07-31T12:22:00Z"/>
          <w:rFonts w:ascii="Times New Roman" w:hAnsi="Times New Roman"/>
        </w:rPr>
      </w:pPr>
      <w:del w:id="152" w:author="zhengping jin" w:date="2024-07-31T20:20:00Z" w16du:dateUtc="2024-07-31T12:20:00Z">
        <w:r w:rsidRPr="00301E4F" w:rsidDel="004A7BF0">
          <w:rPr>
            <w:rFonts w:ascii="Times New Roman" w:hAnsi="Times New Roman" w:hint="eastAsia"/>
          </w:rPr>
          <w:delText>此外，还</w:delText>
        </w:r>
        <w:r w:rsidRPr="00301E4F" w:rsidDel="004A7BF0">
          <w:rPr>
            <w:rFonts w:ascii="Times New Roman" w:hAnsi="Times New Roman"/>
          </w:rPr>
          <w:delText>有解</w:delText>
        </w:r>
        <w:r w:rsidRPr="00301E4F" w:rsidDel="004A7BF0">
          <w:rPr>
            <w:rFonts w:ascii="Times New Roman" w:hAnsi="Times New Roman"/>
            <w:noProof/>
            <w:position w:val="-10"/>
          </w:rPr>
          <w:drawing>
            <wp:inline distT="0" distB="0" distL="0" distR="0" wp14:anchorId="4A446CED" wp14:editId="2F533380">
              <wp:extent cx="829945" cy="196850"/>
              <wp:effectExtent l="0" t="0" r="8255"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9945" cy="196850"/>
                      </a:xfrm>
                      <a:prstGeom prst="rect">
                        <a:avLst/>
                      </a:prstGeom>
                      <a:noFill/>
                      <a:ln>
                        <a:noFill/>
                      </a:ln>
                    </pic:spPr>
                  </pic:pic>
                </a:graphicData>
              </a:graphic>
            </wp:inline>
          </w:drawing>
        </w:r>
        <w:r w:rsidRPr="00301E4F" w:rsidDel="004A7BF0">
          <w:rPr>
            <w:rFonts w:ascii="Times New Roman" w:hAnsi="Times New Roman"/>
          </w:rPr>
          <w:delText>，</w:delText>
        </w:r>
      </w:del>
      <w:ins w:id="153" w:author="zhengping jin" w:date="2024-07-31T20:21:00Z" w16du:dateUtc="2024-07-31T12:21:00Z">
        <w:r w:rsidR="004A7BF0">
          <w:rPr>
            <w:rFonts w:ascii="Times New Roman" w:hAnsi="Times New Roman" w:hint="eastAsia"/>
          </w:rPr>
          <w:t>而其他剩余均不满足</w:t>
        </w:r>
        <w:r w:rsidR="004A7BF0">
          <w:rPr>
            <w:rFonts w:ascii="Times New Roman" w:hAnsi="Times New Roman" w:hint="eastAsia"/>
          </w:rPr>
          <w:t xml:space="preserve">, </w:t>
        </w:r>
      </w:ins>
      <w:r w:rsidRPr="00301E4F">
        <w:rPr>
          <w:rFonts w:ascii="Times New Roman" w:hAnsi="Times New Roman" w:hint="eastAsia"/>
        </w:rPr>
        <w:t>故</w:t>
      </w:r>
      <w:r w:rsidRPr="00301E4F">
        <w:rPr>
          <w:rFonts w:ascii="Times New Roman" w:hAnsi="Times New Roman"/>
        </w:rPr>
        <w:t>解数为</w:t>
      </w:r>
      <w:del w:id="154" w:author="zhengping jin" w:date="2024-07-31T20:21:00Z" w16du:dateUtc="2024-07-31T12:21:00Z">
        <w:r w:rsidRPr="00301E4F" w:rsidDel="004A7BF0">
          <w:rPr>
            <w:rFonts w:ascii="Times New Roman" w:hAnsi="Times New Roman"/>
          </w:rPr>
          <w:delText>2</w:delText>
        </w:r>
      </w:del>
      <w:ins w:id="155" w:author="zhengping jin" w:date="2024-07-31T20:21:00Z" w16du:dateUtc="2024-07-31T12:21:00Z">
        <w:r w:rsidR="004A7BF0">
          <w:rPr>
            <w:rFonts w:ascii="Times New Roman" w:hAnsi="Times New Roman" w:hint="eastAsia"/>
          </w:rPr>
          <w:t>1</w:t>
        </w:r>
      </w:ins>
      <w:r w:rsidRPr="00301E4F">
        <w:rPr>
          <w:rFonts w:ascii="Times New Roman" w:hAnsi="Times New Roman"/>
        </w:rPr>
        <w:t>.</w:t>
      </w:r>
    </w:p>
    <w:p w14:paraId="022522A7" w14:textId="77777777" w:rsidR="00883A43" w:rsidRDefault="00883A43" w:rsidP="00C6696C">
      <w:pPr>
        <w:snapToGrid w:val="0"/>
        <w:spacing w:line="360" w:lineRule="auto"/>
        <w:ind w:firstLineChars="350" w:firstLine="735"/>
        <w:contextualSpacing/>
        <w:jc w:val="left"/>
        <w:rPr>
          <w:ins w:id="156" w:author="zhengping jin" w:date="2024-07-31T20:22:00Z" w16du:dateUtc="2024-07-31T12:22:00Z"/>
          <w:rFonts w:ascii="Times New Roman" w:hAnsi="Times New Roman"/>
        </w:rPr>
      </w:pPr>
    </w:p>
    <w:p w14:paraId="3B00E5E4" w14:textId="4AFC0C96" w:rsidR="00883A43" w:rsidRPr="00301E4F" w:rsidRDefault="00883A43">
      <w:pPr>
        <w:snapToGrid w:val="0"/>
        <w:spacing w:line="360" w:lineRule="auto"/>
        <w:contextualSpacing/>
        <w:rPr>
          <w:rFonts w:ascii="Times New Roman" w:hAnsi="Times New Roman"/>
        </w:rPr>
        <w:pPrChange w:id="157" w:author="zhengping jin" w:date="2024-07-31T20:27:00Z" w16du:dateUtc="2024-07-31T12:27:00Z">
          <w:pPr>
            <w:snapToGrid w:val="0"/>
            <w:spacing w:line="360" w:lineRule="auto"/>
            <w:ind w:firstLineChars="350" w:firstLine="735"/>
            <w:contextualSpacing/>
            <w:jc w:val="left"/>
          </w:pPr>
        </w:pPrChange>
      </w:pPr>
      <w:ins w:id="158" w:author="zhengping jin" w:date="2024-07-31T20:22:00Z" w16du:dateUtc="2024-07-31T12:22:00Z">
        <w:r>
          <w:rPr>
            <w:rFonts w:ascii="Times New Roman" w:hAnsi="Times New Roman" w:hint="eastAsia"/>
          </w:rPr>
          <w:t>注</w:t>
        </w:r>
        <w:r>
          <w:rPr>
            <w:rFonts w:ascii="Times New Roman" w:hAnsi="Times New Roman" w:hint="eastAsia"/>
          </w:rPr>
          <w:t xml:space="preserve">: </w:t>
        </w:r>
      </w:ins>
      <w:ins w:id="159" w:author="zhengping jin" w:date="2024-07-31T20:24:00Z" w16du:dateUtc="2024-07-31T12:24:00Z">
        <w:r>
          <w:rPr>
            <w:rFonts w:ascii="Times New Roman" w:hAnsi="Times New Roman" w:hint="eastAsia"/>
          </w:rPr>
          <w:t>如例</w:t>
        </w:r>
      </w:ins>
      <w:ins w:id="160" w:author="zhengping jin" w:date="2024-08-08T15:51:00Z" w16du:dateUtc="2024-08-08T07:51:00Z">
        <w:r w:rsidR="00D16ACB">
          <w:rPr>
            <w:rFonts w:ascii="Times New Roman" w:hAnsi="Times New Roman" w:hint="eastAsia"/>
          </w:rPr>
          <w:t>3.</w:t>
        </w:r>
      </w:ins>
      <w:ins w:id="161" w:author="zhengping jin" w:date="2024-08-08T15:52:00Z" w16du:dateUtc="2024-08-08T07:52:00Z">
        <w:r w:rsidR="00D16ACB">
          <w:rPr>
            <w:rFonts w:ascii="Times New Roman" w:hAnsi="Times New Roman" w:hint="eastAsia"/>
          </w:rPr>
          <w:t>1.1</w:t>
        </w:r>
      </w:ins>
      <w:ins w:id="162" w:author="zhengping jin" w:date="2024-07-31T20:24:00Z" w16du:dateUtc="2024-07-31T12:24:00Z">
        <w:r>
          <w:rPr>
            <w:rFonts w:ascii="Times New Roman" w:hAnsi="Times New Roman" w:hint="eastAsia"/>
          </w:rPr>
          <w:t>所示，</w:t>
        </w:r>
      </w:ins>
      <w:proofErr w:type="gramStart"/>
      <w:ins w:id="163" w:author="zhengping jin" w:date="2024-07-31T20:22:00Z" w16du:dateUtc="2024-07-31T12:22:00Z">
        <w:r>
          <w:rPr>
            <w:rFonts w:ascii="Times New Roman" w:hAnsi="Times New Roman" w:hint="eastAsia"/>
          </w:rPr>
          <w:t>当模</w:t>
        </w:r>
      </w:ins>
      <w:proofErr w:type="gramEnd"/>
      <w:ins w:id="164" w:author="zhengping jin" w:date="2024-07-31T20:24:00Z" w16du:dateUtc="2024-07-31T12:24:00Z">
        <w:r>
          <w:rPr>
            <w:rFonts w:ascii="Times New Roman" w:hAnsi="Times New Roman" w:hint="eastAsia"/>
          </w:rPr>
          <w:t xml:space="preserve"> </w:t>
        </w:r>
        <w:r w:rsidRPr="00883A43">
          <w:rPr>
            <w:rFonts w:ascii="Times New Roman" w:hAnsi="Times New Roman"/>
            <w:i/>
            <w:iCs/>
            <w:rPrChange w:id="165" w:author="zhengping jin" w:date="2024-07-31T20:24:00Z" w16du:dateUtc="2024-07-31T12:24:00Z">
              <w:rPr>
                <w:rFonts w:ascii="Times New Roman" w:hAnsi="Times New Roman"/>
              </w:rPr>
            </w:rPrChange>
          </w:rPr>
          <w:t>m</w:t>
        </w:r>
        <w:r>
          <w:rPr>
            <w:rFonts w:ascii="Times New Roman" w:hAnsi="Times New Roman" w:hint="eastAsia"/>
          </w:rPr>
          <w:t xml:space="preserve"> </w:t>
        </w:r>
      </w:ins>
      <w:ins w:id="166" w:author="zhengping jin" w:date="2024-07-31T20:22:00Z" w16du:dateUtc="2024-07-31T12:22:00Z">
        <w:r>
          <w:rPr>
            <w:rFonts w:ascii="Times New Roman" w:hAnsi="Times New Roman" w:hint="eastAsia"/>
          </w:rPr>
          <w:t>比较小时，</w:t>
        </w:r>
      </w:ins>
      <w:ins w:id="167" w:author="zhengping jin" w:date="2024-07-31T20:23:00Z" w16du:dateUtc="2024-07-31T12:23:00Z">
        <w:r>
          <w:rPr>
            <w:rFonts w:ascii="Times New Roman" w:hAnsi="Times New Roman" w:hint="eastAsia"/>
          </w:rPr>
          <w:t>我们可以依次将剩余代入验算是否满足来求解</w:t>
        </w:r>
      </w:ins>
      <w:ins w:id="168" w:author="zhengping jin" w:date="2024-07-31T20:24:00Z" w16du:dateUtc="2024-07-31T12:24:00Z">
        <w:r>
          <w:rPr>
            <w:rFonts w:ascii="Times New Roman" w:hAnsi="Times New Roman" w:hint="eastAsia"/>
          </w:rPr>
          <w:t>同余方程</w:t>
        </w:r>
        <w:r>
          <w:rPr>
            <w:rFonts w:ascii="Times New Roman" w:hAnsi="Times New Roman" w:hint="eastAsia"/>
          </w:rPr>
          <w:t xml:space="preserve">. </w:t>
        </w:r>
      </w:ins>
      <w:ins w:id="169" w:author="zhengping jin" w:date="2024-07-31T20:25:00Z" w16du:dateUtc="2024-07-31T12:25:00Z">
        <w:r>
          <w:rPr>
            <w:rFonts w:ascii="Times New Roman" w:hAnsi="Times New Roman" w:hint="eastAsia"/>
          </w:rPr>
          <w:t>但对于一般的模</w:t>
        </w:r>
        <w:r>
          <w:rPr>
            <w:rFonts w:ascii="Times New Roman" w:hAnsi="Times New Roman" w:hint="eastAsia"/>
          </w:rPr>
          <w:t xml:space="preserve"> </w:t>
        </w:r>
        <w:r w:rsidRPr="001C496C">
          <w:rPr>
            <w:rFonts w:ascii="Times New Roman" w:hAnsi="Times New Roman" w:hint="eastAsia"/>
            <w:i/>
            <w:iCs/>
          </w:rPr>
          <w:t>m</w:t>
        </w:r>
        <w:r w:rsidRPr="00883A43">
          <w:rPr>
            <w:rFonts w:ascii="Times New Roman" w:hAnsi="Times New Roman" w:hint="eastAsia"/>
            <w:rPrChange w:id="170" w:author="zhengping jin" w:date="2024-07-31T20:25:00Z" w16du:dateUtc="2024-07-31T12:25:00Z">
              <w:rPr>
                <w:rFonts w:ascii="Times New Roman" w:hAnsi="Times New Roman" w:hint="eastAsia"/>
                <w:i/>
                <w:iCs/>
              </w:rPr>
            </w:rPrChange>
          </w:rPr>
          <w:t>，</w:t>
        </w:r>
        <w:r>
          <w:rPr>
            <w:rFonts w:ascii="Times New Roman" w:hAnsi="Times New Roman" w:hint="eastAsia"/>
          </w:rPr>
          <w:t>我们需要探索</w:t>
        </w:r>
      </w:ins>
      <w:ins w:id="171" w:author="zhengping jin" w:date="2024-07-31T20:26:00Z" w16du:dateUtc="2024-07-31T12:26:00Z">
        <w:r>
          <w:rPr>
            <w:rFonts w:ascii="Times New Roman" w:hAnsi="Times New Roman" w:hint="eastAsia"/>
          </w:rPr>
          <w:t>新的求解思路</w:t>
        </w:r>
        <w:r>
          <w:rPr>
            <w:rFonts w:ascii="Times New Roman" w:hAnsi="Times New Roman" w:hint="eastAsia"/>
          </w:rPr>
          <w:t>.</w:t>
        </w:r>
        <w:r w:rsidR="00F006C8">
          <w:rPr>
            <w:rFonts w:ascii="Times New Roman" w:hAnsi="Times New Roman" w:hint="eastAsia"/>
          </w:rPr>
          <w:t xml:space="preserve"> </w:t>
        </w:r>
        <w:r w:rsidR="00F006C8">
          <w:rPr>
            <w:rFonts w:ascii="Times New Roman" w:hAnsi="Times New Roman" w:hint="eastAsia"/>
          </w:rPr>
          <w:t>下面我们将针对</w:t>
        </w:r>
      </w:ins>
      <w:ins w:id="172" w:author="zhengping jin" w:date="2024-07-31T20:27:00Z" w16du:dateUtc="2024-07-31T12:27:00Z">
        <w:r w:rsidR="00F006C8">
          <w:rPr>
            <w:rFonts w:ascii="Times New Roman" w:hAnsi="Times New Roman" w:hint="eastAsia"/>
          </w:rPr>
          <w:t>一次、二次和高次同余方程</w:t>
        </w:r>
      </w:ins>
      <w:ins w:id="173" w:author="zhengping jin" w:date="2024-07-31T20:28:00Z" w16du:dateUtc="2024-07-31T12:28:00Z">
        <w:r w:rsidR="00F006C8">
          <w:rPr>
            <w:rFonts w:ascii="Times New Roman" w:hAnsi="Times New Roman" w:hint="eastAsia"/>
          </w:rPr>
          <w:t>，分别介绍其求解及相关结果</w:t>
        </w:r>
        <w:r w:rsidR="00F006C8">
          <w:rPr>
            <w:rFonts w:ascii="Times New Roman" w:hAnsi="Times New Roman" w:hint="eastAsia"/>
          </w:rPr>
          <w:t>.</w:t>
        </w:r>
      </w:ins>
    </w:p>
    <w:p w14:paraId="0392141D" w14:textId="2E4D7623" w:rsidR="00C6696C" w:rsidRPr="00C6696C" w:rsidRDefault="00C6696C" w:rsidP="00C6696C">
      <w:pPr>
        <w:spacing w:beforeLines="50" w:before="156" w:afterLines="50" w:after="156" w:line="360" w:lineRule="auto"/>
        <w:rPr>
          <w:rFonts w:ascii="Times New Roman" w:hAnsi="Times New Roman"/>
          <w:b/>
        </w:rPr>
      </w:pPr>
      <w:r w:rsidRPr="00C6696C">
        <w:rPr>
          <w:rFonts w:ascii="Times New Roman" w:hAnsi="Times New Roman" w:cs="Times New Roman"/>
          <w:b/>
          <w:sz w:val="24"/>
          <w:szCs w:val="20"/>
        </w:rPr>
        <w:t>3.1.</w:t>
      </w:r>
      <w:r>
        <w:rPr>
          <w:rFonts w:ascii="Times New Roman" w:hAnsi="Times New Roman" w:cs="Times New Roman"/>
          <w:b/>
          <w:sz w:val="24"/>
          <w:szCs w:val="20"/>
        </w:rPr>
        <w:t>2</w:t>
      </w:r>
      <w:r w:rsidRPr="00C6696C">
        <w:rPr>
          <w:rFonts w:ascii="Times New Roman" w:hAnsi="Times New Roman" w:cs="Times New Roman"/>
          <w:b/>
          <w:sz w:val="24"/>
          <w:szCs w:val="20"/>
        </w:rPr>
        <w:t xml:space="preserve"> </w:t>
      </w:r>
      <w:r w:rsidRPr="00C6696C">
        <w:rPr>
          <w:rFonts w:ascii="Times New Roman" w:hAnsi="Times New Roman" w:cs="Times New Roman" w:hint="eastAsia"/>
          <w:b/>
          <w:sz w:val="24"/>
          <w:szCs w:val="20"/>
        </w:rPr>
        <w:t>一次同余方程求解</w:t>
      </w:r>
    </w:p>
    <w:p w14:paraId="124B4166" w14:textId="7CC91B12" w:rsidR="00342265" w:rsidRPr="00301E4F" w:rsidRDefault="001A7D60" w:rsidP="00342265">
      <w:pPr>
        <w:snapToGrid w:val="0"/>
        <w:spacing w:line="360" w:lineRule="auto"/>
        <w:ind w:firstLineChars="200" w:firstLine="420"/>
        <w:contextualSpacing/>
        <w:jc w:val="left"/>
        <w:rPr>
          <w:rFonts w:ascii="Times New Roman" w:hAnsi="Times New Roman"/>
        </w:rPr>
      </w:pPr>
      <w:del w:id="174" w:author="zhengping jin" w:date="2024-07-31T20:29:00Z" w16du:dateUtc="2024-07-31T12:29:00Z">
        <w:r w:rsidRPr="00301E4F" w:rsidDel="00BB696D">
          <w:rPr>
            <w:rFonts w:ascii="Times New Roman" w:hAnsi="Times New Roman"/>
          </w:rPr>
          <w:delText>现在</w:delText>
        </w:r>
      </w:del>
      <w:r>
        <w:rPr>
          <w:rFonts w:ascii="Times New Roman" w:hAnsi="Times New Roman" w:hint="eastAsia"/>
        </w:rPr>
        <w:t>首先</w:t>
      </w:r>
      <w:ins w:id="175" w:author="zhengping jin" w:date="2024-07-31T21:02:00Z" w16du:dateUtc="2024-07-31T13:02:00Z">
        <w:r w:rsidR="00C00214">
          <w:rPr>
            <w:rFonts w:ascii="Times New Roman" w:hAnsi="Times New Roman" w:hint="eastAsia"/>
          </w:rPr>
          <w:t>，</w:t>
        </w:r>
      </w:ins>
      <w:r w:rsidRPr="00301E4F">
        <w:rPr>
          <w:rFonts w:ascii="Times New Roman" w:hAnsi="Times New Roman"/>
        </w:rPr>
        <w:t>考虑</w:t>
      </w:r>
      <w:r>
        <w:rPr>
          <w:rFonts w:ascii="Times New Roman" w:hAnsi="Times New Roman" w:hint="eastAsia"/>
        </w:rPr>
        <w:t>常数项为</w:t>
      </w:r>
      <w:r>
        <w:rPr>
          <w:rFonts w:ascii="Times New Roman" w:hAnsi="Times New Roman" w:hint="eastAsia"/>
        </w:rPr>
        <w:t>1</w:t>
      </w:r>
      <w:r>
        <w:rPr>
          <w:rFonts w:ascii="Times New Roman" w:hAnsi="Times New Roman" w:hint="eastAsia"/>
        </w:rPr>
        <w:t>的</w:t>
      </w:r>
      <w:r w:rsidRPr="00301E4F">
        <w:rPr>
          <w:rFonts w:ascii="Times New Roman" w:hAnsi="Times New Roman"/>
        </w:rPr>
        <w:t>一次同余方程的求解</w:t>
      </w:r>
      <w:del w:id="176" w:author="zhengping jin" w:date="2024-07-31T20:42:00Z" w16du:dateUtc="2024-07-31T12:42:00Z">
        <w:r w:rsidRPr="00301E4F" w:rsidDel="00F875D2">
          <w:rPr>
            <w:rFonts w:ascii="Times New Roman" w:hAnsi="Times New Roman"/>
          </w:rPr>
          <w:delText>.</w:delText>
        </w:r>
      </w:del>
      <w:ins w:id="177" w:author="zhengping jin" w:date="2024-07-31T20:42:00Z" w16du:dateUtc="2024-07-31T12:42:00Z">
        <w:r w:rsidR="00F875D2">
          <w:rPr>
            <w:rFonts w:ascii="Times New Roman" w:hAnsi="Times New Roman" w:hint="eastAsia"/>
          </w:rPr>
          <w:t>，</w:t>
        </w:r>
      </w:ins>
      <w:ins w:id="178" w:author="zhengping jin" w:date="2024-07-31T20:41:00Z" w16du:dateUtc="2024-07-31T12:41:00Z">
        <w:r w:rsidR="00F875D2">
          <w:rPr>
            <w:rFonts w:ascii="Times New Roman" w:hAnsi="Times New Roman" w:hint="eastAsia"/>
          </w:rPr>
          <w:t>我们</w:t>
        </w:r>
      </w:ins>
      <w:ins w:id="179" w:author="zhengping jin" w:date="2024-07-31T20:42:00Z" w16du:dateUtc="2024-07-31T12:42:00Z">
        <w:r w:rsidR="00F875D2">
          <w:rPr>
            <w:rFonts w:ascii="Times New Roman" w:hAnsi="Times New Roman" w:hint="eastAsia"/>
          </w:rPr>
          <w:t>有下面的结果</w:t>
        </w:r>
        <w:r w:rsidR="00F875D2">
          <w:rPr>
            <w:rFonts w:ascii="Times New Roman" w:hAnsi="Times New Roman" w:hint="eastAsia"/>
          </w:rPr>
          <w:t>.</w:t>
        </w:r>
      </w:ins>
    </w:p>
    <w:p w14:paraId="07762031" w14:textId="5294FB6B" w:rsidR="00342265" w:rsidRPr="00301E4F" w:rsidRDefault="00342265" w:rsidP="00C6696C">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定理</w:t>
      </w:r>
      <w:r w:rsidR="00C6696C">
        <w:rPr>
          <w:rFonts w:ascii="Times New Roman" w:hAnsi="Times New Roman" w:hint="eastAsia"/>
          <w:b/>
        </w:rPr>
        <w:t>3</w:t>
      </w:r>
      <w:r w:rsidR="00C6696C">
        <w:rPr>
          <w:rFonts w:ascii="Times New Roman" w:hAnsi="Times New Roman"/>
          <w:b/>
        </w:rPr>
        <w:t>.</w:t>
      </w:r>
      <w:r w:rsidRPr="00301E4F">
        <w:rPr>
          <w:rFonts w:ascii="Times New Roman" w:hAnsi="Times New Roman" w:hint="eastAsia"/>
          <w:b/>
        </w:rPr>
        <w:t>1</w:t>
      </w:r>
      <w:r w:rsidR="00C6696C">
        <w:rPr>
          <w:rFonts w:ascii="Times New Roman" w:hAnsi="Times New Roman"/>
          <w:b/>
        </w:rPr>
        <w:t>.1</w:t>
      </w:r>
      <w:r w:rsidRPr="00301E4F">
        <w:rPr>
          <w:rFonts w:ascii="Times New Roman" w:hAnsi="Times New Roman"/>
        </w:rPr>
        <w:t xml:space="preserve"> </w:t>
      </w:r>
      <w:r w:rsidRPr="00301E4F">
        <w:rPr>
          <w:rFonts w:ascii="Times New Roman" w:hAnsi="Times New Roman"/>
        </w:rPr>
        <w:t>设</w:t>
      </w:r>
      <w:r w:rsidRPr="00301E4F">
        <w:rPr>
          <w:rFonts w:ascii="Times New Roman" w:hAnsi="Times New Roman"/>
          <w:i/>
        </w:rPr>
        <w:t>m</w:t>
      </w:r>
      <w:r w:rsidRPr="00301E4F">
        <w:rPr>
          <w:rFonts w:ascii="Times New Roman" w:hAnsi="Times New Roman"/>
        </w:rPr>
        <w:t>是一个正整数，</w:t>
      </w:r>
      <w:r w:rsidRPr="00301E4F">
        <w:rPr>
          <w:rFonts w:ascii="Times New Roman" w:hAnsi="Times New Roman"/>
          <w:i/>
        </w:rPr>
        <w:t>a</w:t>
      </w:r>
      <w:r w:rsidRPr="00301E4F">
        <w:rPr>
          <w:rFonts w:ascii="Times New Roman" w:hAnsi="Times New Roman"/>
        </w:rPr>
        <w:t>是满足</w:t>
      </w:r>
      <w:del w:id="180" w:author="zhengping jin" w:date="2024-07-31T20:30:00Z" w16du:dateUtc="2024-07-31T12:30:00Z">
        <w:r w:rsidRPr="00301E4F" w:rsidDel="00BB696D">
          <w:rPr>
            <w:rFonts w:ascii="Times New Roman" w:hAnsi="Times New Roman"/>
          </w:rPr>
          <w:delText>不整除</w:delText>
        </w:r>
      </w:del>
      <w:r w:rsidRPr="00301E4F">
        <w:rPr>
          <w:rFonts w:ascii="Times New Roman" w:hAnsi="Times New Roman"/>
          <w:i/>
        </w:rPr>
        <w:t>m</w:t>
      </w:r>
      <m:oMath>
        <m:r>
          <w:ins w:id="181" w:author="zhengping jin" w:date="2024-07-31T20:31:00Z" w16du:dateUtc="2024-07-31T12:31:00Z">
            <w:rPr>
              <w:rFonts w:ascii="Cambria Math" w:hAnsi="Cambria Math"/>
            </w:rPr>
            <m:t>∤</m:t>
          </w:ins>
        </m:r>
      </m:oMath>
      <w:ins w:id="182" w:author="zhengping jin" w:date="2024-07-31T20:31:00Z" w16du:dateUtc="2024-07-31T12:31:00Z">
        <w:r w:rsidR="00BB696D">
          <w:rPr>
            <w:rFonts w:ascii="Times New Roman" w:hAnsi="Times New Roman" w:hint="eastAsia"/>
            <w:i/>
          </w:rPr>
          <w:t>a</w:t>
        </w:r>
      </w:ins>
      <w:r w:rsidRPr="00301E4F">
        <w:rPr>
          <w:rFonts w:ascii="Times New Roman" w:hAnsi="Times New Roman"/>
        </w:rPr>
        <w:t>的整数</w:t>
      </w:r>
      <w:r w:rsidRPr="00301E4F">
        <w:rPr>
          <w:rFonts w:ascii="Times New Roman" w:hAnsi="Times New Roman"/>
        </w:rPr>
        <w:t xml:space="preserve">. </w:t>
      </w:r>
      <w:r w:rsidRPr="00301E4F">
        <w:rPr>
          <w:rFonts w:ascii="Times New Roman" w:hAnsi="Times New Roman"/>
        </w:rPr>
        <w:t>则一次</w:t>
      </w:r>
      <w:r w:rsidR="00910D29" w:rsidRPr="00301E4F">
        <w:rPr>
          <w:rFonts w:ascii="Times New Roman" w:hAnsi="Times New Roman"/>
        </w:rPr>
        <w:t>同余方程</w:t>
      </w:r>
    </w:p>
    <w:p w14:paraId="59BDBC0F" w14:textId="329A449A" w:rsidR="00342265" w:rsidRPr="00301E4F" w:rsidRDefault="00342265" w:rsidP="00FD1198">
      <w:pPr>
        <w:snapToGrid w:val="0"/>
        <w:spacing w:line="360" w:lineRule="auto"/>
        <w:ind w:firstLineChars="1550" w:firstLine="3255"/>
        <w:contextualSpacing/>
        <w:jc w:val="left"/>
        <w:rPr>
          <w:rFonts w:ascii="Times New Roman" w:hAnsi="Times New Roman"/>
        </w:rPr>
      </w:pPr>
      <w:r w:rsidRPr="00301E4F">
        <w:rPr>
          <w:rFonts w:ascii="Times New Roman" w:hAnsi="Times New Roman"/>
          <w:noProof/>
          <w:position w:val="-10"/>
        </w:rPr>
        <w:drawing>
          <wp:inline distT="0" distB="0" distL="0" distR="0" wp14:anchorId="78F61E9A" wp14:editId="1500F14F">
            <wp:extent cx="908685" cy="19685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08685" cy="196850"/>
                    </a:xfrm>
                    <a:prstGeom prst="rect">
                      <a:avLst/>
                    </a:prstGeom>
                    <a:noFill/>
                    <a:ln>
                      <a:noFill/>
                    </a:ln>
                  </pic:spPr>
                </pic:pic>
              </a:graphicData>
            </a:graphic>
          </wp:inline>
        </w:drawing>
      </w:r>
    </w:p>
    <w:p w14:paraId="5EE4777F" w14:textId="19020AA2" w:rsidR="00342265" w:rsidRPr="00301E4F" w:rsidRDefault="00342265" w:rsidP="00342265">
      <w:pPr>
        <w:snapToGrid w:val="0"/>
        <w:spacing w:line="360" w:lineRule="auto"/>
        <w:contextualSpacing/>
        <w:jc w:val="left"/>
        <w:rPr>
          <w:rFonts w:ascii="Times New Roman" w:hAnsi="Times New Roman"/>
        </w:rPr>
      </w:pPr>
      <w:r w:rsidRPr="00301E4F">
        <w:rPr>
          <w:rFonts w:ascii="Times New Roman" w:hAnsi="Times New Roman"/>
        </w:rPr>
        <w:t>有解的充分必要条件是</w:t>
      </w:r>
      <w:r w:rsidRPr="00301E4F">
        <w:rPr>
          <w:rFonts w:ascii="Times New Roman" w:hAnsi="Times New Roman"/>
          <w:noProof/>
          <w:position w:val="-10"/>
        </w:rPr>
        <w:drawing>
          <wp:inline distT="0" distB="0" distL="0" distR="0" wp14:anchorId="60363332" wp14:editId="1A56FAA7">
            <wp:extent cx="596265" cy="1968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265" cy="196850"/>
                    </a:xfrm>
                    <a:prstGeom prst="rect">
                      <a:avLst/>
                    </a:prstGeom>
                    <a:noFill/>
                    <a:ln>
                      <a:noFill/>
                    </a:ln>
                  </pic:spPr>
                </pic:pic>
              </a:graphicData>
            </a:graphic>
          </wp:inline>
        </w:drawing>
      </w:r>
      <w:r w:rsidRPr="00301E4F">
        <w:rPr>
          <w:rFonts w:ascii="Times New Roman" w:hAnsi="Times New Roman" w:hint="eastAsia"/>
        </w:rPr>
        <w:t xml:space="preserve">. </w:t>
      </w:r>
      <w:r w:rsidRPr="00301E4F">
        <w:rPr>
          <w:rFonts w:ascii="Times New Roman" w:hAnsi="Times New Roman" w:hint="eastAsia"/>
        </w:rPr>
        <w:t>而且，当</w:t>
      </w:r>
      <w:r w:rsidR="00910D29" w:rsidRPr="00301E4F">
        <w:rPr>
          <w:rFonts w:ascii="Times New Roman" w:hAnsi="Times New Roman" w:hint="eastAsia"/>
        </w:rPr>
        <w:t>同余方程</w:t>
      </w:r>
      <w:r w:rsidRPr="00301E4F">
        <w:rPr>
          <w:rFonts w:ascii="Times New Roman" w:hAnsi="Times New Roman" w:hint="eastAsia"/>
        </w:rPr>
        <w:t>有解</w:t>
      </w:r>
      <w:r w:rsidR="00FD1198">
        <w:rPr>
          <w:rFonts w:ascii="Times New Roman" w:hAnsi="Times New Roman" w:hint="eastAsia"/>
        </w:rPr>
        <w:t>时</w:t>
      </w:r>
      <w:r w:rsidRPr="00301E4F">
        <w:rPr>
          <w:rFonts w:ascii="Times New Roman" w:hAnsi="Times New Roman" w:hint="eastAsia"/>
        </w:rPr>
        <w:t>，其解是唯</w:t>
      </w:r>
      <w:r w:rsidRPr="00301E4F">
        <w:rPr>
          <w:rFonts w:ascii="Times New Roman" w:hAnsi="Times New Roman"/>
        </w:rPr>
        <w:t>一的</w:t>
      </w:r>
      <w:del w:id="183" w:author="zhengping jin" w:date="2024-07-31T20:48:00Z" w16du:dateUtc="2024-07-31T12:48:00Z">
        <w:r w:rsidRPr="00301E4F" w:rsidDel="00286BFC">
          <w:rPr>
            <w:rFonts w:ascii="Times New Roman" w:hAnsi="Times New Roman" w:hint="eastAsia"/>
          </w:rPr>
          <w:delText xml:space="preserve">. </w:delText>
        </w:r>
      </w:del>
      <w:r w:rsidRPr="00301E4F">
        <w:rPr>
          <w:rFonts w:ascii="Times New Roman" w:hAnsi="Times New Roman"/>
        </w:rPr>
        <w:t>.</w:t>
      </w:r>
    </w:p>
    <w:p w14:paraId="390A5BA6" w14:textId="2AB8D559" w:rsidR="00F369A8" w:rsidRDefault="00FD1198" w:rsidP="00342265">
      <w:pPr>
        <w:snapToGrid w:val="0"/>
        <w:spacing w:line="360" w:lineRule="auto"/>
        <w:ind w:firstLineChars="200" w:firstLine="420"/>
        <w:contextualSpacing/>
        <w:jc w:val="left"/>
        <w:rPr>
          <w:ins w:id="184" w:author="zhengping jin" w:date="2024-07-31T20:44:00Z" w16du:dateUtc="2024-07-31T12:44:00Z"/>
          <w:rFonts w:ascii="Times New Roman" w:hAnsi="Times New Roman"/>
        </w:rPr>
      </w:pPr>
      <w:r w:rsidRPr="00F875D2">
        <w:rPr>
          <w:rFonts w:ascii="Times New Roman" w:hAnsi="Times New Roman" w:hint="eastAsia"/>
          <w:b/>
        </w:rPr>
        <w:t>证</w:t>
      </w:r>
      <w:r w:rsidRPr="00F875D2">
        <w:rPr>
          <w:rFonts w:ascii="Times New Roman" w:hAnsi="Times New Roman" w:hint="eastAsia"/>
        </w:rPr>
        <w:t>：</w:t>
      </w:r>
      <w:r w:rsidRPr="00F875D2">
        <w:rPr>
          <w:rFonts w:ascii="Times New Roman" w:hAnsi="Times New Roman" w:hint="eastAsia"/>
          <w:rPrChange w:id="185" w:author="zhengping jin" w:date="2024-07-31T20:41:00Z" w16du:dateUtc="2024-07-31T12:41:00Z">
            <w:rPr>
              <w:rFonts w:ascii="Times New Roman" w:hAnsi="Times New Roman" w:hint="eastAsia"/>
              <w:highlight w:val="yellow"/>
            </w:rPr>
          </w:rPrChange>
        </w:rPr>
        <w:t>充分性</w:t>
      </w:r>
      <w:del w:id="186" w:author="zhengping jin" w:date="2024-07-31T20:34:00Z" w16du:dateUtc="2024-07-31T12:34:00Z">
        <w:r w:rsidRPr="00F875D2" w:rsidDel="00F875D2">
          <w:rPr>
            <w:rFonts w:ascii="Times New Roman" w:hAnsi="Times New Roman" w:hint="eastAsia"/>
            <w:rPrChange w:id="187" w:author="zhengping jin" w:date="2024-07-31T20:41:00Z" w16du:dateUtc="2024-07-31T12:41:00Z">
              <w:rPr>
                <w:rFonts w:ascii="Times New Roman" w:hAnsi="Times New Roman" w:hint="eastAsia"/>
                <w:highlight w:val="yellow"/>
              </w:rPr>
            </w:rPrChange>
          </w:rPr>
          <w:delText>（</w:delText>
        </w:r>
        <w:r w:rsidR="007263A8" w:rsidRPr="00F875D2" w:rsidDel="00F875D2">
          <w:rPr>
            <w:rFonts w:ascii="Times New Roman" w:hAnsi="Times New Roman" w:hint="eastAsia"/>
            <w:color w:val="FF0000"/>
            <w:rPrChange w:id="188" w:author="zhengping jin" w:date="2024-07-31T20:41:00Z" w16du:dateUtc="2024-07-31T12:41:00Z">
              <w:rPr>
                <w:rFonts w:ascii="Times New Roman" w:hAnsi="Times New Roman" w:hint="eastAsia"/>
                <w:color w:val="FF0000"/>
                <w:highlight w:val="yellow"/>
              </w:rPr>
            </w:rPrChange>
          </w:rPr>
          <w:delText>证明，</w:delText>
        </w:r>
        <w:r w:rsidRPr="00F875D2" w:rsidDel="00F875D2">
          <w:rPr>
            <w:rFonts w:ascii="Times New Roman" w:hAnsi="Times New Roman" w:hint="eastAsia"/>
            <w:color w:val="FF0000"/>
            <w:rPrChange w:id="189" w:author="zhengping jin" w:date="2024-07-31T20:41:00Z" w16du:dateUtc="2024-07-31T12:41:00Z">
              <w:rPr>
                <w:rFonts w:ascii="Times New Roman" w:hAnsi="Times New Roman" w:hint="eastAsia"/>
                <w:color w:val="FF0000"/>
                <w:highlight w:val="yellow"/>
              </w:rPr>
            </w:rPrChange>
          </w:rPr>
          <w:delText>小金那里有吧，请放入一下</w:delText>
        </w:r>
        <w:r w:rsidRPr="00F875D2" w:rsidDel="00F875D2">
          <w:rPr>
            <w:rFonts w:ascii="Times New Roman" w:hAnsi="Times New Roman" w:hint="eastAsia"/>
            <w:rPrChange w:id="190" w:author="zhengping jin" w:date="2024-07-31T20:41:00Z" w16du:dateUtc="2024-07-31T12:41:00Z">
              <w:rPr>
                <w:rFonts w:ascii="Times New Roman" w:hAnsi="Times New Roman" w:hint="eastAsia"/>
                <w:highlight w:val="yellow"/>
              </w:rPr>
            </w:rPrChange>
          </w:rPr>
          <w:delText>）</w:delText>
        </w:r>
      </w:del>
      <w:ins w:id="191" w:author="zhengping jin" w:date="2024-07-31T20:34:00Z" w16du:dateUtc="2024-07-31T12:34:00Z">
        <w:r w:rsidR="00F875D2" w:rsidRPr="00F875D2">
          <w:rPr>
            <w:rFonts w:ascii="Times New Roman" w:hAnsi="Times New Roman"/>
            <w:rPrChange w:id="192" w:author="zhengping jin" w:date="2024-07-31T20:41:00Z" w16du:dateUtc="2024-07-31T12:41:00Z">
              <w:rPr>
                <w:rFonts w:ascii="Times New Roman" w:hAnsi="Times New Roman"/>
                <w:highlight w:val="yellow"/>
              </w:rPr>
            </w:rPrChange>
          </w:rPr>
          <w:t>.</w:t>
        </w:r>
      </w:ins>
    </w:p>
    <w:p w14:paraId="7DC91A20" w14:textId="1664EDFA" w:rsidR="00342265" w:rsidRDefault="00F875D2" w:rsidP="00342265">
      <w:pPr>
        <w:snapToGrid w:val="0"/>
        <w:spacing w:line="360" w:lineRule="auto"/>
        <w:ind w:firstLineChars="200" w:firstLine="420"/>
        <w:contextualSpacing/>
        <w:jc w:val="left"/>
        <w:rPr>
          <w:ins w:id="193" w:author="zhengping jin" w:date="2024-07-31T20:44:00Z" w16du:dateUtc="2024-07-31T12:44:00Z"/>
          <w:rFonts w:ascii="Times New Roman" w:hAnsi="Times New Roman"/>
        </w:rPr>
      </w:pPr>
      <w:ins w:id="194" w:author="zhengping jin" w:date="2024-07-31T20:35:00Z" w16du:dateUtc="2024-07-31T12:35:00Z">
        <w:r w:rsidRPr="00F875D2">
          <w:rPr>
            <w:rFonts w:ascii="Times New Roman" w:hAnsi="Times New Roman"/>
            <w:rPrChange w:id="195" w:author="zhengping jin" w:date="2024-07-31T20:41:00Z" w16du:dateUtc="2024-07-31T12:41:00Z">
              <w:rPr>
                <w:rFonts w:ascii="Times New Roman" w:hAnsi="Times New Roman"/>
                <w:highlight w:val="yellow"/>
              </w:rPr>
            </w:rPrChange>
          </w:rPr>
          <w:lastRenderedPageBreak/>
          <w:t>(</w:t>
        </w:r>
        <w:r w:rsidRPr="00F875D2">
          <w:rPr>
            <w:rFonts w:ascii="Times New Roman" w:hAnsi="Times New Roman" w:hint="eastAsia"/>
            <w:rPrChange w:id="196" w:author="zhengping jin" w:date="2024-07-31T20:41:00Z" w16du:dateUtc="2024-07-31T12:41:00Z">
              <w:rPr>
                <w:rFonts w:ascii="Times New Roman" w:hAnsi="Times New Roman" w:hint="eastAsia"/>
                <w:highlight w:val="yellow"/>
              </w:rPr>
            </w:rPrChange>
          </w:rPr>
          <w:t>存在性</w:t>
        </w:r>
        <w:r w:rsidRPr="00F875D2">
          <w:rPr>
            <w:rFonts w:ascii="Times New Roman" w:hAnsi="Times New Roman"/>
            <w:rPrChange w:id="197" w:author="zhengping jin" w:date="2024-07-31T20:41:00Z" w16du:dateUtc="2024-07-31T12:41:00Z">
              <w:rPr>
                <w:rFonts w:ascii="Times New Roman" w:hAnsi="Times New Roman"/>
                <w:highlight w:val="yellow"/>
              </w:rPr>
            </w:rPrChange>
          </w:rPr>
          <w:t xml:space="preserve">) </w:t>
        </w:r>
        <w:r w:rsidRPr="00F875D2">
          <w:rPr>
            <w:rFonts w:ascii="Times New Roman" w:hAnsi="Times New Roman" w:hint="eastAsia"/>
            <w:rPrChange w:id="198" w:author="zhengping jin" w:date="2024-07-31T20:41:00Z" w16du:dateUtc="2024-07-31T12:41:00Z">
              <w:rPr>
                <w:rFonts w:ascii="Times New Roman" w:hAnsi="Times New Roman" w:hint="eastAsia"/>
                <w:highlight w:val="yellow"/>
              </w:rPr>
            </w:rPrChange>
          </w:rPr>
          <w:t>因为</w:t>
        </w:r>
        <w:r w:rsidRPr="00F875D2">
          <w:rPr>
            <w:rFonts w:ascii="Times New Roman" w:hAnsi="Times New Roman"/>
            <w:rPrChange w:id="199" w:author="zhengping jin" w:date="2024-07-31T20:41:00Z" w16du:dateUtc="2024-07-31T12:41:00Z">
              <w:rPr>
                <w:rFonts w:ascii="Times New Roman" w:hAnsi="Times New Roman"/>
                <w:highlight w:val="yellow"/>
              </w:rPr>
            </w:rPrChange>
          </w:rPr>
          <w:t xml:space="preserve"> (</w:t>
        </w:r>
        <w:r w:rsidRPr="00F875D2">
          <w:rPr>
            <w:rFonts w:ascii="Times New Roman" w:hAnsi="Times New Roman"/>
            <w:i/>
            <w:iCs/>
            <w:rPrChange w:id="200" w:author="zhengping jin" w:date="2024-07-31T20:41:00Z" w16du:dateUtc="2024-07-31T12:41:00Z">
              <w:rPr>
                <w:rFonts w:ascii="Times New Roman" w:hAnsi="Times New Roman"/>
                <w:highlight w:val="yellow"/>
              </w:rPr>
            </w:rPrChange>
          </w:rPr>
          <w:t>a</w:t>
        </w:r>
        <w:r w:rsidRPr="00F875D2">
          <w:rPr>
            <w:rFonts w:ascii="Times New Roman" w:hAnsi="Times New Roman"/>
            <w:rPrChange w:id="201" w:author="zhengping jin" w:date="2024-07-31T20:41:00Z" w16du:dateUtc="2024-07-31T12:41:00Z">
              <w:rPr>
                <w:rFonts w:ascii="Times New Roman" w:hAnsi="Times New Roman"/>
                <w:highlight w:val="yellow"/>
              </w:rPr>
            </w:rPrChange>
          </w:rPr>
          <w:t xml:space="preserve">, </w:t>
        </w:r>
        <w:r w:rsidRPr="00F875D2">
          <w:rPr>
            <w:rFonts w:ascii="Times New Roman" w:hAnsi="Times New Roman"/>
            <w:i/>
            <w:iCs/>
            <w:rPrChange w:id="202" w:author="zhengping jin" w:date="2024-07-31T20:41:00Z" w16du:dateUtc="2024-07-31T12:41:00Z">
              <w:rPr>
                <w:rFonts w:ascii="Times New Roman" w:hAnsi="Times New Roman"/>
                <w:highlight w:val="yellow"/>
              </w:rPr>
            </w:rPrChange>
          </w:rPr>
          <w:t>m</w:t>
        </w:r>
        <w:r w:rsidRPr="00F875D2">
          <w:rPr>
            <w:rFonts w:ascii="Times New Roman" w:hAnsi="Times New Roman"/>
            <w:rPrChange w:id="203" w:author="zhengping jin" w:date="2024-07-31T20:41:00Z" w16du:dateUtc="2024-07-31T12:41:00Z">
              <w:rPr>
                <w:rFonts w:ascii="Times New Roman" w:hAnsi="Times New Roman"/>
                <w:highlight w:val="yellow"/>
              </w:rPr>
            </w:rPrChange>
          </w:rPr>
          <w:t xml:space="preserve">) = 1, </w:t>
        </w:r>
      </w:ins>
      <w:ins w:id="204" w:author="zhengping jin" w:date="2024-07-31T20:36:00Z" w16du:dateUtc="2024-07-31T12:36:00Z">
        <w:r w:rsidRPr="00F875D2">
          <w:rPr>
            <w:rFonts w:ascii="Times New Roman" w:hAnsi="Times New Roman" w:hint="eastAsia"/>
            <w:rPrChange w:id="205" w:author="zhengping jin" w:date="2024-07-31T20:41:00Z" w16du:dateUtc="2024-07-31T12:41:00Z">
              <w:rPr>
                <w:rFonts w:ascii="Times New Roman" w:hAnsi="Times New Roman" w:hint="eastAsia"/>
                <w:highlight w:val="yellow"/>
              </w:rPr>
            </w:rPrChange>
          </w:rPr>
          <w:t>根据广义欧几里德除法</w:t>
        </w:r>
      </w:ins>
      <w:proofErr w:type="gramStart"/>
      <w:ins w:id="206" w:author="zhengping jin" w:date="2024-07-31T20:39:00Z" w16du:dateUtc="2024-07-31T12:39:00Z">
        <w:r w:rsidRPr="00F875D2">
          <w:rPr>
            <w:rFonts w:ascii="Times New Roman" w:hAnsi="Times New Roman" w:hint="eastAsia"/>
            <w:rPrChange w:id="207" w:author="zhengping jin" w:date="2024-07-31T20:41:00Z" w16du:dateUtc="2024-07-31T12:41:00Z">
              <w:rPr>
                <w:rFonts w:ascii="Times New Roman" w:hAnsi="Times New Roman" w:hint="eastAsia"/>
                <w:highlight w:val="yellow"/>
              </w:rPr>
            </w:rPrChange>
          </w:rPr>
          <w:t>或贝祖</w:t>
        </w:r>
        <w:proofErr w:type="gramEnd"/>
        <w:r w:rsidRPr="00F875D2">
          <w:rPr>
            <w:rFonts w:ascii="Times New Roman" w:hAnsi="Times New Roman" w:hint="eastAsia"/>
            <w:rPrChange w:id="208" w:author="zhengping jin" w:date="2024-07-31T20:41:00Z" w16du:dateUtc="2024-07-31T12:41:00Z">
              <w:rPr>
                <w:rFonts w:ascii="Times New Roman" w:hAnsi="Times New Roman" w:hint="eastAsia"/>
                <w:highlight w:val="yellow"/>
              </w:rPr>
            </w:rPrChange>
          </w:rPr>
          <w:t>等式</w:t>
        </w:r>
      </w:ins>
      <w:ins w:id="209" w:author="zhengping jin" w:date="2024-07-31T20:36:00Z" w16du:dateUtc="2024-07-31T12:36:00Z">
        <w:r w:rsidRPr="00F875D2">
          <w:rPr>
            <w:rFonts w:ascii="Times New Roman" w:hAnsi="Times New Roman"/>
            <w:rPrChange w:id="210" w:author="zhengping jin" w:date="2024-07-31T20:41:00Z" w16du:dateUtc="2024-07-31T12:41:00Z">
              <w:rPr>
                <w:rFonts w:ascii="Times New Roman" w:hAnsi="Times New Roman"/>
                <w:highlight w:val="yellow"/>
              </w:rPr>
            </w:rPrChange>
          </w:rPr>
          <w:t xml:space="preserve"> (</w:t>
        </w:r>
        <w:r w:rsidRPr="00F875D2">
          <w:rPr>
            <w:rFonts w:ascii="Times New Roman" w:hAnsi="Times New Roman" w:hint="eastAsia"/>
            <w:rPrChange w:id="211" w:author="zhengping jin" w:date="2024-07-31T20:41:00Z" w16du:dateUtc="2024-07-31T12:41:00Z">
              <w:rPr>
                <w:rFonts w:ascii="Times New Roman" w:hAnsi="Times New Roman" w:hint="eastAsia"/>
                <w:highlight w:val="yellow"/>
              </w:rPr>
            </w:rPrChange>
          </w:rPr>
          <w:t>定理</w:t>
        </w:r>
      </w:ins>
      <w:ins w:id="212" w:author="zhengping jin" w:date="2024-07-31T20:39:00Z" w16du:dateUtc="2024-07-31T12:39:00Z">
        <w:r w:rsidRPr="00F875D2">
          <w:rPr>
            <w:rFonts w:ascii="Times New Roman" w:hAnsi="Times New Roman"/>
            <w:rPrChange w:id="213" w:author="zhengping jin" w:date="2024-07-31T20:41:00Z" w16du:dateUtc="2024-07-31T12:41:00Z">
              <w:rPr>
                <w:rFonts w:ascii="Times New Roman" w:hAnsi="Times New Roman"/>
                <w:highlight w:val="yellow"/>
              </w:rPr>
            </w:rPrChange>
          </w:rPr>
          <w:t xml:space="preserve"> 1.2.4</w:t>
        </w:r>
      </w:ins>
      <w:ins w:id="214" w:author="zhengping jin" w:date="2024-07-31T20:36:00Z" w16du:dateUtc="2024-07-31T12:36:00Z">
        <w:r w:rsidRPr="00F875D2">
          <w:rPr>
            <w:rFonts w:ascii="Times New Roman" w:hAnsi="Times New Roman"/>
            <w:rPrChange w:id="215" w:author="zhengping jin" w:date="2024-07-31T20:41:00Z" w16du:dateUtc="2024-07-31T12:41:00Z">
              <w:rPr>
                <w:rFonts w:ascii="Times New Roman" w:hAnsi="Times New Roman"/>
                <w:highlight w:val="yellow"/>
              </w:rPr>
            </w:rPrChange>
          </w:rPr>
          <w:t>)</w:t>
        </w:r>
      </w:ins>
      <w:ins w:id="216" w:author="zhengping jin" w:date="2024-07-31T20:39:00Z" w16du:dateUtc="2024-07-31T12:39:00Z">
        <w:r w:rsidRPr="00F875D2">
          <w:rPr>
            <w:rFonts w:ascii="Times New Roman" w:hAnsi="Times New Roman" w:hint="eastAsia"/>
            <w:rPrChange w:id="217" w:author="zhengping jin" w:date="2024-07-31T20:41:00Z" w16du:dateUtc="2024-07-31T12:41:00Z">
              <w:rPr>
                <w:rFonts w:ascii="Times New Roman" w:hAnsi="Times New Roman" w:hint="eastAsia"/>
                <w:highlight w:val="yellow"/>
              </w:rPr>
            </w:rPrChange>
          </w:rPr>
          <w:t>，</w:t>
        </w:r>
      </w:ins>
      <w:ins w:id="218" w:author="zhengping jin" w:date="2024-07-31T20:40:00Z" w16du:dateUtc="2024-07-31T12:40:00Z">
        <w:r w:rsidRPr="00F875D2">
          <w:rPr>
            <w:rFonts w:ascii="Times New Roman" w:hAnsi="Times New Roman" w:hint="eastAsia"/>
            <w:rPrChange w:id="219" w:author="zhengping jin" w:date="2024-07-31T20:41:00Z" w16du:dateUtc="2024-07-31T12:41:00Z">
              <w:rPr>
                <w:rFonts w:ascii="Times New Roman" w:hAnsi="Times New Roman" w:hint="eastAsia"/>
                <w:highlight w:val="yellow"/>
              </w:rPr>
            </w:rPrChange>
          </w:rPr>
          <w:t>可得到整数</w:t>
        </w:r>
        <w:r w:rsidRPr="00F875D2">
          <w:rPr>
            <w:rFonts w:ascii="Times New Roman" w:hAnsi="Times New Roman"/>
            <w:rPrChange w:id="220" w:author="zhengping jin" w:date="2024-07-31T20:41:00Z" w16du:dateUtc="2024-07-31T12:41:00Z">
              <w:rPr>
                <w:rFonts w:ascii="Times New Roman" w:hAnsi="Times New Roman"/>
                <w:highlight w:val="yellow"/>
              </w:rPr>
            </w:rPrChange>
          </w:rPr>
          <w:t xml:space="preserve"> </w:t>
        </w:r>
        <w:r w:rsidRPr="00F875D2">
          <w:rPr>
            <w:rFonts w:ascii="Times New Roman" w:hAnsi="Times New Roman"/>
            <w:i/>
            <w:iCs/>
            <w:rPrChange w:id="221" w:author="zhengping jin" w:date="2024-07-31T20:41:00Z" w16du:dateUtc="2024-07-31T12:41:00Z">
              <w:rPr>
                <w:rFonts w:ascii="Times New Roman" w:hAnsi="Times New Roman"/>
                <w:highlight w:val="yellow"/>
              </w:rPr>
            </w:rPrChange>
          </w:rPr>
          <w:t>s</w:t>
        </w:r>
        <w:r w:rsidRPr="00F875D2">
          <w:rPr>
            <w:rFonts w:ascii="Times New Roman" w:hAnsi="Times New Roman"/>
            <w:rPrChange w:id="222" w:author="zhengping jin" w:date="2024-07-31T20:41:00Z" w16du:dateUtc="2024-07-31T12:41:00Z">
              <w:rPr>
                <w:rFonts w:ascii="Times New Roman" w:hAnsi="Times New Roman"/>
                <w:highlight w:val="yellow"/>
              </w:rPr>
            </w:rPrChange>
          </w:rPr>
          <w:t xml:space="preserve">, </w:t>
        </w:r>
        <w:r w:rsidRPr="00F875D2">
          <w:rPr>
            <w:rFonts w:ascii="Times New Roman" w:hAnsi="Times New Roman"/>
            <w:i/>
            <w:iCs/>
            <w:rPrChange w:id="223" w:author="zhengping jin" w:date="2024-07-31T20:41:00Z" w16du:dateUtc="2024-07-31T12:41:00Z">
              <w:rPr>
                <w:rFonts w:ascii="Times New Roman" w:hAnsi="Times New Roman"/>
                <w:highlight w:val="yellow"/>
              </w:rPr>
            </w:rPrChange>
          </w:rPr>
          <w:t>t</w:t>
        </w:r>
        <w:r w:rsidRPr="00F875D2">
          <w:rPr>
            <w:rFonts w:ascii="Times New Roman" w:hAnsi="Times New Roman"/>
            <w:rPrChange w:id="224" w:author="zhengping jin" w:date="2024-07-31T20:41:00Z" w16du:dateUtc="2024-07-31T12:41:00Z">
              <w:rPr>
                <w:rFonts w:ascii="Times New Roman" w:hAnsi="Times New Roman"/>
                <w:highlight w:val="yellow"/>
              </w:rPr>
            </w:rPrChange>
          </w:rPr>
          <w:t xml:space="preserve"> </w:t>
        </w:r>
        <w:r w:rsidRPr="00F875D2">
          <w:rPr>
            <w:rFonts w:ascii="Times New Roman" w:hAnsi="Times New Roman" w:hint="eastAsia"/>
            <w:rPrChange w:id="225" w:author="zhengping jin" w:date="2024-07-31T20:41:00Z" w16du:dateUtc="2024-07-31T12:41:00Z">
              <w:rPr>
                <w:rFonts w:ascii="Times New Roman" w:hAnsi="Times New Roman" w:hint="eastAsia"/>
                <w:highlight w:val="yellow"/>
              </w:rPr>
            </w:rPrChange>
          </w:rPr>
          <w:t>使得</w:t>
        </w:r>
        <w:r w:rsidRPr="00F875D2">
          <w:rPr>
            <w:rFonts w:ascii="Times New Roman" w:hAnsi="Times New Roman"/>
            <w:rPrChange w:id="226" w:author="zhengping jin" w:date="2024-07-31T20:41:00Z" w16du:dateUtc="2024-07-31T12:41:00Z">
              <w:rPr>
                <w:rFonts w:ascii="Times New Roman" w:hAnsi="Times New Roman"/>
                <w:highlight w:val="yellow"/>
              </w:rPr>
            </w:rPrChange>
          </w:rPr>
          <w:t xml:space="preserve"> </w:t>
        </w:r>
        <w:proofErr w:type="spellStart"/>
        <w:r w:rsidRPr="00F875D2">
          <w:rPr>
            <w:rFonts w:ascii="Times New Roman" w:hAnsi="Times New Roman"/>
            <w:i/>
            <w:iCs/>
            <w:rPrChange w:id="227" w:author="zhengping jin" w:date="2024-07-31T20:41:00Z" w16du:dateUtc="2024-07-31T12:41:00Z">
              <w:rPr>
                <w:rFonts w:ascii="Times New Roman" w:hAnsi="Times New Roman"/>
                <w:highlight w:val="yellow"/>
              </w:rPr>
            </w:rPrChange>
          </w:rPr>
          <w:t>s</w:t>
        </w:r>
        <w:proofErr w:type="spellEnd"/>
        <w:r w:rsidRPr="00F875D2">
          <w:rPr>
            <w:rFonts w:ascii="Times New Roman" w:hAnsi="Times New Roman"/>
            <w:rPrChange w:id="228" w:author="zhengping jin" w:date="2024-07-31T20:41:00Z" w16du:dateUtc="2024-07-31T12:41:00Z">
              <w:rPr>
                <w:rFonts w:ascii="Times New Roman" w:hAnsi="Times New Roman"/>
                <w:highlight w:val="yellow"/>
              </w:rPr>
            </w:rPrChange>
          </w:rPr>
          <w:sym w:font="Wingdings" w:char="F09E"/>
        </w:r>
        <w:proofErr w:type="spellStart"/>
        <w:r w:rsidRPr="00F875D2">
          <w:rPr>
            <w:rFonts w:ascii="Times New Roman" w:hAnsi="Times New Roman"/>
            <w:i/>
            <w:iCs/>
            <w:rPrChange w:id="229" w:author="zhengping jin" w:date="2024-07-31T20:41:00Z" w16du:dateUtc="2024-07-31T12:41:00Z">
              <w:rPr>
                <w:rFonts w:ascii="Times New Roman" w:hAnsi="Times New Roman"/>
                <w:highlight w:val="yellow"/>
              </w:rPr>
            </w:rPrChange>
          </w:rPr>
          <w:t>a</w:t>
        </w:r>
        <w:r w:rsidRPr="00F875D2">
          <w:rPr>
            <w:rFonts w:ascii="Times New Roman" w:hAnsi="Times New Roman"/>
            <w:rPrChange w:id="230" w:author="zhengping jin" w:date="2024-07-31T20:41:00Z" w16du:dateUtc="2024-07-31T12:41:00Z">
              <w:rPr>
                <w:rFonts w:ascii="Times New Roman" w:hAnsi="Times New Roman"/>
                <w:highlight w:val="yellow"/>
              </w:rPr>
            </w:rPrChange>
          </w:rPr>
          <w:t>+</w:t>
        </w:r>
        <w:r w:rsidRPr="00F875D2">
          <w:rPr>
            <w:rFonts w:ascii="Times New Roman" w:hAnsi="Times New Roman"/>
            <w:i/>
            <w:iCs/>
            <w:rPrChange w:id="231" w:author="zhengping jin" w:date="2024-07-31T20:41:00Z" w16du:dateUtc="2024-07-31T12:41:00Z">
              <w:rPr>
                <w:rFonts w:ascii="Times New Roman" w:hAnsi="Times New Roman"/>
                <w:highlight w:val="yellow"/>
              </w:rPr>
            </w:rPrChange>
          </w:rPr>
          <w:t>t</w:t>
        </w:r>
        <w:proofErr w:type="spellEnd"/>
        <w:r w:rsidRPr="00F875D2">
          <w:rPr>
            <w:rFonts w:ascii="Times New Roman" w:hAnsi="Times New Roman"/>
            <w:rPrChange w:id="232" w:author="zhengping jin" w:date="2024-07-31T20:41:00Z" w16du:dateUtc="2024-07-31T12:41:00Z">
              <w:rPr>
                <w:rFonts w:ascii="Times New Roman" w:hAnsi="Times New Roman"/>
                <w:highlight w:val="yellow"/>
              </w:rPr>
            </w:rPrChange>
          </w:rPr>
          <w:sym w:font="Wingdings" w:char="F09E"/>
        </w:r>
        <w:r w:rsidRPr="00F875D2">
          <w:rPr>
            <w:rFonts w:ascii="Times New Roman" w:hAnsi="Times New Roman"/>
            <w:i/>
            <w:iCs/>
            <w:rPrChange w:id="233" w:author="zhengping jin" w:date="2024-07-31T20:41:00Z" w16du:dateUtc="2024-07-31T12:41:00Z">
              <w:rPr>
                <w:rFonts w:ascii="Times New Roman" w:hAnsi="Times New Roman"/>
                <w:highlight w:val="yellow"/>
              </w:rPr>
            </w:rPrChange>
          </w:rPr>
          <w:t>m</w:t>
        </w:r>
        <w:r w:rsidRPr="00F875D2">
          <w:rPr>
            <w:rFonts w:ascii="Times New Roman" w:hAnsi="Times New Roman"/>
            <w:rPrChange w:id="234" w:author="zhengping jin" w:date="2024-07-31T20:41:00Z" w16du:dateUtc="2024-07-31T12:41:00Z">
              <w:rPr>
                <w:rFonts w:ascii="Times New Roman" w:hAnsi="Times New Roman"/>
                <w:highlight w:val="yellow"/>
              </w:rPr>
            </w:rPrChange>
          </w:rPr>
          <w:t xml:space="preserve"> = (</w:t>
        </w:r>
        <w:r w:rsidRPr="00F875D2">
          <w:rPr>
            <w:rFonts w:ascii="Times New Roman" w:hAnsi="Times New Roman"/>
            <w:i/>
            <w:iCs/>
            <w:rPrChange w:id="235" w:author="zhengping jin" w:date="2024-07-31T20:41:00Z" w16du:dateUtc="2024-07-31T12:41:00Z">
              <w:rPr>
                <w:rFonts w:ascii="Times New Roman" w:hAnsi="Times New Roman"/>
                <w:highlight w:val="yellow"/>
              </w:rPr>
            </w:rPrChange>
          </w:rPr>
          <w:t>a</w:t>
        </w:r>
      </w:ins>
      <w:ins w:id="236" w:author="zhengping jin" w:date="2024-07-31T20:41:00Z" w16du:dateUtc="2024-07-31T12:41:00Z">
        <w:r w:rsidRPr="00F875D2">
          <w:rPr>
            <w:rFonts w:ascii="Times New Roman" w:hAnsi="Times New Roman"/>
            <w:rPrChange w:id="237" w:author="zhengping jin" w:date="2024-07-31T20:41:00Z" w16du:dateUtc="2024-07-31T12:41:00Z">
              <w:rPr>
                <w:rFonts w:ascii="Times New Roman" w:hAnsi="Times New Roman"/>
                <w:highlight w:val="yellow"/>
              </w:rPr>
            </w:rPrChange>
          </w:rPr>
          <w:t xml:space="preserve">, </w:t>
        </w:r>
        <w:r w:rsidRPr="00F875D2">
          <w:rPr>
            <w:rFonts w:ascii="Times New Roman" w:hAnsi="Times New Roman"/>
            <w:i/>
            <w:iCs/>
            <w:rPrChange w:id="238" w:author="zhengping jin" w:date="2024-07-31T20:41:00Z" w16du:dateUtc="2024-07-31T12:41:00Z">
              <w:rPr>
                <w:rFonts w:ascii="Times New Roman" w:hAnsi="Times New Roman"/>
                <w:highlight w:val="yellow"/>
              </w:rPr>
            </w:rPrChange>
          </w:rPr>
          <w:t>m</w:t>
        </w:r>
      </w:ins>
      <w:ins w:id="239" w:author="zhengping jin" w:date="2024-07-31T20:40:00Z" w16du:dateUtc="2024-07-31T12:40:00Z">
        <w:r w:rsidRPr="00F875D2">
          <w:rPr>
            <w:rFonts w:ascii="Times New Roman" w:hAnsi="Times New Roman"/>
            <w:rPrChange w:id="240" w:author="zhengping jin" w:date="2024-07-31T20:41:00Z" w16du:dateUtc="2024-07-31T12:41:00Z">
              <w:rPr>
                <w:rFonts w:ascii="Times New Roman" w:hAnsi="Times New Roman"/>
                <w:highlight w:val="yellow"/>
              </w:rPr>
            </w:rPrChange>
          </w:rPr>
          <w:t>)</w:t>
        </w:r>
      </w:ins>
      <w:ins w:id="241" w:author="zhengping jin" w:date="2024-07-31T20:41:00Z" w16du:dateUtc="2024-07-31T12:41:00Z">
        <w:r w:rsidRPr="00F875D2">
          <w:rPr>
            <w:rFonts w:ascii="Times New Roman" w:hAnsi="Times New Roman"/>
            <w:rPrChange w:id="242" w:author="zhengping jin" w:date="2024-07-31T20:41:00Z" w16du:dateUtc="2024-07-31T12:41:00Z">
              <w:rPr>
                <w:rFonts w:ascii="Times New Roman" w:hAnsi="Times New Roman"/>
                <w:highlight w:val="yellow"/>
              </w:rPr>
            </w:rPrChange>
          </w:rPr>
          <w:t xml:space="preserve"> = 1. </w:t>
        </w:r>
        <w:r w:rsidRPr="00F875D2">
          <w:rPr>
            <w:rFonts w:ascii="Times New Roman" w:hAnsi="Times New Roman" w:hint="eastAsia"/>
            <w:rPrChange w:id="243" w:author="zhengping jin" w:date="2024-07-31T20:41:00Z" w16du:dateUtc="2024-07-31T12:41:00Z">
              <w:rPr>
                <w:rFonts w:ascii="Times New Roman" w:hAnsi="Times New Roman" w:hint="eastAsia"/>
                <w:highlight w:val="yellow"/>
              </w:rPr>
            </w:rPrChange>
          </w:rPr>
          <w:t>因此，</w:t>
        </w:r>
      </w:ins>
      <w:proofErr w:type="spellStart"/>
      <w:ins w:id="244" w:author="zhengping jin" w:date="2024-07-31T20:42:00Z" w16du:dateUtc="2024-07-31T12:42:00Z">
        <w:r w:rsidR="00867BCA" w:rsidRPr="00867BCA">
          <w:rPr>
            <w:rFonts w:ascii="Times New Roman" w:hAnsi="Times New Roman"/>
            <w:i/>
            <w:iCs/>
            <w:rPrChange w:id="245" w:author="zhengping jin" w:date="2024-07-31T20:43:00Z" w16du:dateUtc="2024-07-31T12:43:00Z">
              <w:rPr>
                <w:rFonts w:ascii="Times New Roman" w:hAnsi="Times New Roman"/>
              </w:rPr>
            </w:rPrChange>
          </w:rPr>
          <w:t>x</w:t>
        </w:r>
        <w:r w:rsidR="00867BCA">
          <w:rPr>
            <w:rFonts w:ascii="Lucida Sans Unicode" w:hAnsi="Lucida Sans Unicode" w:cs="Lucida Sans Unicode"/>
          </w:rPr>
          <w:t>≡</w:t>
        </w:r>
        <w:r w:rsidR="00867BCA" w:rsidRPr="00867BCA">
          <w:rPr>
            <w:rFonts w:ascii="Times New Roman" w:hAnsi="Times New Roman"/>
            <w:i/>
            <w:iCs/>
            <w:rPrChange w:id="246" w:author="zhengping jin" w:date="2024-07-31T20:43:00Z" w16du:dateUtc="2024-07-31T12:43:00Z">
              <w:rPr>
                <w:rFonts w:ascii="Times New Roman" w:hAnsi="Times New Roman"/>
              </w:rPr>
            </w:rPrChange>
          </w:rPr>
          <w:t>s</w:t>
        </w:r>
        <w:proofErr w:type="spellEnd"/>
        <w:r w:rsidR="00867BCA">
          <w:rPr>
            <w:rFonts w:ascii="Times New Roman" w:hAnsi="Times New Roman" w:hint="eastAsia"/>
          </w:rPr>
          <w:t xml:space="preserve"> </w:t>
        </w:r>
      </w:ins>
      <w:ins w:id="247" w:author="zhengping jin" w:date="2024-07-31T20:43:00Z" w16du:dateUtc="2024-07-31T12:43:00Z">
        <w:r w:rsidR="00867BCA">
          <w:rPr>
            <w:rFonts w:ascii="Times New Roman" w:hAnsi="Times New Roman" w:hint="eastAsia"/>
          </w:rPr>
          <w:t>(</w:t>
        </w:r>
      </w:ins>
      <w:ins w:id="248" w:author="zhengping jin" w:date="2024-07-31T20:42:00Z" w16du:dateUtc="2024-07-31T12:42:00Z">
        <w:r w:rsidR="00867BCA">
          <w:rPr>
            <w:rFonts w:ascii="Times New Roman" w:hAnsi="Times New Roman" w:hint="eastAsia"/>
          </w:rPr>
          <w:t>m</w:t>
        </w:r>
      </w:ins>
      <w:ins w:id="249" w:author="zhengping jin" w:date="2024-07-31T20:43:00Z" w16du:dateUtc="2024-07-31T12:43:00Z">
        <w:r w:rsidR="00867BCA">
          <w:rPr>
            <w:rFonts w:ascii="Times New Roman" w:hAnsi="Times New Roman" w:hint="eastAsia"/>
          </w:rPr>
          <w:t xml:space="preserve">od </w:t>
        </w:r>
        <w:r w:rsidR="00867BCA" w:rsidRPr="00867BCA">
          <w:rPr>
            <w:rFonts w:ascii="Times New Roman" w:hAnsi="Times New Roman"/>
            <w:i/>
            <w:iCs/>
            <w:rPrChange w:id="250" w:author="zhengping jin" w:date="2024-07-31T20:43:00Z" w16du:dateUtc="2024-07-31T12:43:00Z">
              <w:rPr>
                <w:rFonts w:ascii="Times New Roman" w:hAnsi="Times New Roman"/>
              </w:rPr>
            </w:rPrChange>
          </w:rPr>
          <w:t>m</w:t>
        </w:r>
        <w:r w:rsidR="00867BCA">
          <w:rPr>
            <w:rFonts w:ascii="Times New Roman" w:hAnsi="Times New Roman" w:hint="eastAsia"/>
          </w:rPr>
          <w:t xml:space="preserve">) </w:t>
        </w:r>
        <w:r w:rsidR="00867BCA">
          <w:rPr>
            <w:rFonts w:ascii="Times New Roman" w:hAnsi="Times New Roman" w:hint="eastAsia"/>
          </w:rPr>
          <w:t>是同余方程</w:t>
        </w:r>
        <w:r w:rsidR="00867BCA">
          <w:rPr>
            <w:rFonts w:ascii="Times New Roman" w:hAnsi="Times New Roman" w:hint="eastAsia"/>
          </w:rPr>
          <w:t xml:space="preserve"> </w:t>
        </w:r>
      </w:ins>
      <w:ins w:id="251" w:author="zhengping jin" w:date="2024-07-31T20:44:00Z" w16du:dateUtc="2024-07-31T12:44:00Z">
        <w:r w:rsidR="00867BCA" w:rsidRPr="00301E4F">
          <w:rPr>
            <w:rFonts w:ascii="Times New Roman" w:hAnsi="Times New Roman"/>
            <w:noProof/>
            <w:position w:val="-10"/>
          </w:rPr>
          <w:drawing>
            <wp:inline distT="0" distB="0" distL="0" distR="0" wp14:anchorId="3F761A08" wp14:editId="30D18B56">
              <wp:extent cx="908685" cy="196850"/>
              <wp:effectExtent l="0" t="0" r="5715" b="0"/>
              <wp:docPr id="735439482" name="图片 73543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08685" cy="196850"/>
                      </a:xfrm>
                      <a:prstGeom prst="rect">
                        <a:avLst/>
                      </a:prstGeom>
                      <a:noFill/>
                      <a:ln>
                        <a:noFill/>
                      </a:ln>
                    </pic:spPr>
                  </pic:pic>
                </a:graphicData>
              </a:graphic>
            </wp:inline>
          </w:drawing>
        </w:r>
        <w:r w:rsidR="00867BCA">
          <w:rPr>
            <w:rFonts w:ascii="Times New Roman" w:hAnsi="Times New Roman" w:hint="eastAsia"/>
          </w:rPr>
          <w:t xml:space="preserve"> </w:t>
        </w:r>
        <w:r w:rsidR="00867BCA">
          <w:rPr>
            <w:rFonts w:ascii="Times New Roman" w:hAnsi="Times New Roman" w:hint="eastAsia"/>
          </w:rPr>
          <w:t>的解</w:t>
        </w:r>
        <w:r w:rsidR="00867BCA">
          <w:rPr>
            <w:rFonts w:ascii="Times New Roman" w:hAnsi="Times New Roman" w:hint="eastAsia"/>
          </w:rPr>
          <w:t>.</w:t>
        </w:r>
      </w:ins>
    </w:p>
    <w:p w14:paraId="40CC41FD" w14:textId="59FE5F18" w:rsidR="00F369A8" w:rsidRPr="00F875D2" w:rsidRDefault="00F369A8" w:rsidP="00342265">
      <w:pPr>
        <w:snapToGrid w:val="0"/>
        <w:spacing w:line="360" w:lineRule="auto"/>
        <w:ind w:firstLineChars="200" w:firstLine="420"/>
        <w:contextualSpacing/>
        <w:jc w:val="left"/>
        <w:rPr>
          <w:rFonts w:ascii="Times New Roman" w:hAnsi="Times New Roman"/>
          <w:rPrChange w:id="252" w:author="zhengping jin" w:date="2024-07-31T20:41:00Z" w16du:dateUtc="2024-07-31T12:41:00Z">
            <w:rPr>
              <w:rFonts w:ascii="Times New Roman" w:hAnsi="Times New Roman"/>
              <w:highlight w:val="yellow"/>
            </w:rPr>
          </w:rPrChange>
        </w:rPr>
      </w:pPr>
      <w:ins w:id="253" w:author="zhengping jin" w:date="2024-07-31T20:44:00Z" w16du:dateUtc="2024-07-31T12:44:00Z">
        <w:r>
          <w:rPr>
            <w:rFonts w:ascii="Times New Roman" w:hAnsi="Times New Roman" w:hint="eastAsia"/>
          </w:rPr>
          <w:t>(</w:t>
        </w:r>
      </w:ins>
      <w:ins w:id="254" w:author="zhengping jin" w:date="2024-07-31T20:47:00Z" w16du:dateUtc="2024-07-31T12:47:00Z">
        <w:r w:rsidR="00286BFC">
          <w:rPr>
            <w:rFonts w:ascii="Times New Roman" w:hAnsi="Times New Roman" w:hint="eastAsia"/>
          </w:rPr>
          <w:t>唯一</w:t>
        </w:r>
      </w:ins>
      <w:ins w:id="255" w:author="zhengping jin" w:date="2024-07-31T20:44:00Z" w16du:dateUtc="2024-07-31T12:44:00Z">
        <w:r>
          <w:rPr>
            <w:rFonts w:ascii="Times New Roman" w:hAnsi="Times New Roman" w:hint="eastAsia"/>
          </w:rPr>
          <w:t>性</w:t>
        </w:r>
        <w:r>
          <w:rPr>
            <w:rFonts w:ascii="Times New Roman" w:hAnsi="Times New Roman" w:hint="eastAsia"/>
          </w:rPr>
          <w:t>)</w:t>
        </w:r>
      </w:ins>
      <w:ins w:id="256" w:author="zhengping jin" w:date="2024-07-31T20:49:00Z" w16du:dateUtc="2024-07-31T12:49:00Z">
        <w:r w:rsidR="00286BFC">
          <w:rPr>
            <w:rFonts w:ascii="Times New Roman" w:hAnsi="Times New Roman" w:hint="eastAsia"/>
          </w:rPr>
          <w:t xml:space="preserve"> </w:t>
        </w:r>
        <w:r w:rsidR="00286BFC">
          <w:rPr>
            <w:rFonts w:ascii="Times New Roman" w:hAnsi="Times New Roman" w:hint="eastAsia"/>
          </w:rPr>
          <w:t>若还有解</w:t>
        </w:r>
        <w:r w:rsidR="00286BFC">
          <w:rPr>
            <w:rFonts w:ascii="Times New Roman" w:hAnsi="Times New Roman" w:hint="eastAsia"/>
          </w:rPr>
          <w:t xml:space="preserve"> </w:t>
        </w:r>
        <w:r w:rsidR="00286BFC" w:rsidRPr="00286BFC">
          <w:rPr>
            <w:rFonts w:ascii="Times New Roman" w:hAnsi="Times New Roman"/>
            <w:i/>
            <w:iCs/>
            <w:rPrChange w:id="257" w:author="zhengping jin" w:date="2024-07-31T20:49:00Z" w16du:dateUtc="2024-07-31T12:49:00Z">
              <w:rPr>
                <w:rFonts w:ascii="Times New Roman" w:hAnsi="Times New Roman"/>
              </w:rPr>
            </w:rPrChange>
          </w:rPr>
          <w:t>x</w:t>
        </w:r>
        <w:r w:rsidR="00286BFC">
          <w:rPr>
            <w:rFonts w:ascii="Times New Roman" w:hAnsi="Times New Roman" w:hint="eastAsia"/>
          </w:rPr>
          <w:t xml:space="preserve">', </w:t>
        </w:r>
        <w:r w:rsidR="00286BFC">
          <w:rPr>
            <w:rFonts w:ascii="Times New Roman" w:hAnsi="Times New Roman" w:hint="eastAsia"/>
          </w:rPr>
          <w:t>即</w:t>
        </w:r>
        <w:r w:rsidR="00286BFC">
          <w:rPr>
            <w:rFonts w:ascii="Times New Roman" w:hAnsi="Times New Roman" w:hint="eastAsia"/>
          </w:rPr>
          <w:t xml:space="preserve"> </w:t>
        </w:r>
        <w:r w:rsidR="00286BFC" w:rsidRPr="00286BFC">
          <w:rPr>
            <w:rFonts w:ascii="Times New Roman" w:hAnsi="Times New Roman"/>
            <w:i/>
            <w:iCs/>
            <w:rPrChange w:id="258" w:author="zhengping jin" w:date="2024-07-31T20:50:00Z" w16du:dateUtc="2024-07-31T12:50:00Z">
              <w:rPr>
                <w:rFonts w:ascii="Times New Roman" w:hAnsi="Times New Roman"/>
              </w:rPr>
            </w:rPrChange>
          </w:rPr>
          <w:t>ax</w:t>
        </w:r>
        <w:r w:rsidR="00286BFC">
          <w:rPr>
            <w:rFonts w:ascii="Times New Roman" w:hAnsi="Times New Roman" w:hint="eastAsia"/>
          </w:rPr>
          <w:t>'</w:t>
        </w:r>
      </w:ins>
      <w:ins w:id="259" w:author="zhengping jin" w:date="2024-07-31T20:50:00Z" w16du:dateUtc="2024-07-31T12:50:00Z">
        <w:r w:rsidR="00286BFC">
          <w:rPr>
            <w:rFonts w:ascii="Times New Roman" w:hAnsi="Times New Roman" w:hint="eastAsia"/>
          </w:rPr>
          <w:t xml:space="preserve"> </w:t>
        </w:r>
        <w:r w:rsidR="00286BFC">
          <w:rPr>
            <w:rFonts w:ascii="Lucida Sans Unicode" w:hAnsi="Lucida Sans Unicode" w:cs="Lucida Sans Unicode"/>
          </w:rPr>
          <w:t>≡</w:t>
        </w:r>
        <w:r w:rsidR="00286BFC">
          <w:rPr>
            <w:rFonts w:ascii="Times New Roman" w:hAnsi="Times New Roman" w:hint="eastAsia"/>
          </w:rPr>
          <w:t xml:space="preserve"> 1 (mod </w:t>
        </w:r>
        <w:r w:rsidR="00286BFC" w:rsidRPr="00286BFC">
          <w:rPr>
            <w:rFonts w:ascii="Times New Roman" w:hAnsi="Times New Roman"/>
            <w:i/>
            <w:iCs/>
            <w:rPrChange w:id="260" w:author="zhengping jin" w:date="2024-07-31T20:51:00Z" w16du:dateUtc="2024-07-31T12:51:00Z">
              <w:rPr>
                <w:rFonts w:ascii="Times New Roman" w:hAnsi="Times New Roman"/>
              </w:rPr>
            </w:rPrChange>
          </w:rPr>
          <w:t>m</w:t>
        </w:r>
        <w:r w:rsidR="00286BFC">
          <w:rPr>
            <w:rFonts w:ascii="Times New Roman" w:hAnsi="Times New Roman" w:hint="eastAsia"/>
          </w:rPr>
          <w:t>)</w:t>
        </w:r>
      </w:ins>
      <w:ins w:id="261" w:author="zhengping jin" w:date="2024-07-31T20:51:00Z" w16du:dateUtc="2024-07-31T12:51:00Z">
        <w:r w:rsidR="00286BFC">
          <w:rPr>
            <w:rFonts w:ascii="Times New Roman" w:hAnsi="Times New Roman" w:hint="eastAsia"/>
          </w:rPr>
          <w:t xml:space="preserve">, </w:t>
        </w:r>
        <w:r w:rsidR="00286BFC">
          <w:rPr>
            <w:rFonts w:ascii="Times New Roman" w:hAnsi="Times New Roman" w:hint="eastAsia"/>
          </w:rPr>
          <w:t>则有</w:t>
        </w:r>
        <w:r w:rsidR="00286BFC">
          <w:rPr>
            <w:rFonts w:ascii="Times New Roman" w:hAnsi="Times New Roman" w:hint="eastAsia"/>
          </w:rPr>
          <w:t xml:space="preserve"> </w:t>
        </w:r>
        <w:r w:rsidR="00286BFC" w:rsidRPr="00286BFC">
          <w:rPr>
            <w:rFonts w:ascii="Times New Roman" w:hAnsi="Times New Roman"/>
            <w:i/>
            <w:iCs/>
            <w:rPrChange w:id="262" w:author="zhengping jin" w:date="2024-07-31T20:52:00Z" w16du:dateUtc="2024-07-31T12:52:00Z">
              <w:rPr>
                <w:rFonts w:ascii="Times New Roman" w:hAnsi="Times New Roman"/>
              </w:rPr>
            </w:rPrChange>
          </w:rPr>
          <w:t>a</w:t>
        </w:r>
        <w:r w:rsidR="00286BFC">
          <w:rPr>
            <w:rFonts w:ascii="Times New Roman" w:hAnsi="Times New Roman" w:hint="eastAsia"/>
          </w:rPr>
          <w:t>(</w:t>
        </w:r>
        <w:r w:rsidR="00286BFC" w:rsidRPr="00286BFC">
          <w:rPr>
            <w:rFonts w:ascii="Times New Roman" w:hAnsi="Times New Roman"/>
            <w:i/>
            <w:iCs/>
            <w:rPrChange w:id="263" w:author="zhengping jin" w:date="2024-07-31T20:52:00Z" w16du:dateUtc="2024-07-31T12:52:00Z">
              <w:rPr>
                <w:rFonts w:ascii="Times New Roman" w:hAnsi="Times New Roman"/>
              </w:rPr>
            </w:rPrChange>
          </w:rPr>
          <w:t>x</w:t>
        </w:r>
        <w:r w:rsidR="00286BFC">
          <w:rPr>
            <w:rFonts w:ascii="Times New Roman" w:hAnsi="Times New Roman" w:hint="eastAsia"/>
          </w:rPr>
          <w:t>-</w:t>
        </w:r>
        <w:r w:rsidR="00286BFC" w:rsidRPr="00286BFC">
          <w:rPr>
            <w:rFonts w:ascii="Times New Roman" w:hAnsi="Times New Roman"/>
            <w:i/>
            <w:iCs/>
            <w:rPrChange w:id="264" w:author="zhengping jin" w:date="2024-07-31T20:52:00Z" w16du:dateUtc="2024-07-31T12:52:00Z">
              <w:rPr>
                <w:rFonts w:ascii="Times New Roman" w:hAnsi="Times New Roman"/>
              </w:rPr>
            </w:rPrChange>
          </w:rPr>
          <w:t>x</w:t>
        </w:r>
        <w:r w:rsidR="00286BFC">
          <w:rPr>
            <w:rFonts w:ascii="Times New Roman" w:hAnsi="Times New Roman" w:hint="eastAsia"/>
          </w:rPr>
          <w:t xml:space="preserve">') </w:t>
        </w:r>
        <w:r w:rsidR="00286BFC">
          <w:rPr>
            <w:rFonts w:ascii="Lucida Sans Unicode" w:hAnsi="Lucida Sans Unicode" w:cs="Lucida Sans Unicode"/>
          </w:rPr>
          <w:t>≡</w:t>
        </w:r>
        <w:r w:rsidR="00286BFC">
          <w:rPr>
            <w:rFonts w:ascii="Times New Roman" w:hAnsi="Times New Roman" w:hint="eastAsia"/>
          </w:rPr>
          <w:t xml:space="preserve"> 0 (mod </w:t>
        </w:r>
      </w:ins>
      <w:ins w:id="265" w:author="zhengping jin" w:date="2024-07-31T20:52:00Z" w16du:dateUtc="2024-07-31T12:52:00Z">
        <w:r w:rsidR="00286BFC" w:rsidRPr="00286BFC">
          <w:rPr>
            <w:rFonts w:ascii="Times New Roman" w:hAnsi="Times New Roman"/>
            <w:i/>
            <w:iCs/>
            <w:rPrChange w:id="266" w:author="zhengping jin" w:date="2024-07-31T20:52:00Z" w16du:dateUtc="2024-07-31T12:52:00Z">
              <w:rPr>
                <w:rFonts w:ascii="Times New Roman" w:hAnsi="Times New Roman"/>
              </w:rPr>
            </w:rPrChange>
          </w:rPr>
          <w:t>m</w:t>
        </w:r>
      </w:ins>
      <w:ins w:id="267" w:author="zhengping jin" w:date="2024-07-31T20:51:00Z" w16du:dateUtc="2024-07-31T12:51:00Z">
        <w:r w:rsidR="00286BFC">
          <w:rPr>
            <w:rFonts w:ascii="Times New Roman" w:hAnsi="Times New Roman" w:hint="eastAsia"/>
          </w:rPr>
          <w:t>)</w:t>
        </w:r>
      </w:ins>
      <w:ins w:id="268" w:author="zhengping jin" w:date="2024-07-31T20:52:00Z" w16du:dateUtc="2024-07-31T12:52:00Z">
        <w:r w:rsidR="00286BFC">
          <w:rPr>
            <w:rFonts w:ascii="Times New Roman" w:hAnsi="Times New Roman" w:hint="eastAsia"/>
          </w:rPr>
          <w:t xml:space="preserve">. </w:t>
        </w:r>
        <w:r w:rsidR="00286BFC">
          <w:rPr>
            <w:rFonts w:ascii="Times New Roman" w:hAnsi="Times New Roman" w:hint="eastAsia"/>
          </w:rPr>
          <w:t>因为</w:t>
        </w:r>
        <w:r w:rsidR="004915A8">
          <w:rPr>
            <w:rFonts w:ascii="Times New Roman" w:hAnsi="Times New Roman" w:hint="eastAsia"/>
          </w:rPr>
          <w:t xml:space="preserve"> </w:t>
        </w:r>
      </w:ins>
      <w:ins w:id="269" w:author="zhengping jin" w:date="2024-07-31T20:53:00Z" w16du:dateUtc="2024-07-31T12:53:00Z">
        <w:r w:rsidR="004915A8" w:rsidRPr="001C496C">
          <w:rPr>
            <w:rFonts w:ascii="Times New Roman" w:hAnsi="Times New Roman" w:hint="eastAsia"/>
          </w:rPr>
          <w:t>(</w:t>
        </w:r>
        <w:r w:rsidR="004915A8" w:rsidRPr="001C496C">
          <w:rPr>
            <w:rFonts w:ascii="Times New Roman" w:hAnsi="Times New Roman" w:hint="eastAsia"/>
            <w:i/>
            <w:iCs/>
          </w:rPr>
          <w:t>a</w:t>
        </w:r>
        <w:r w:rsidR="004915A8" w:rsidRPr="001C496C">
          <w:rPr>
            <w:rFonts w:ascii="Times New Roman" w:hAnsi="Times New Roman" w:hint="eastAsia"/>
          </w:rPr>
          <w:t xml:space="preserve">, </w:t>
        </w:r>
        <w:r w:rsidR="004915A8" w:rsidRPr="001C496C">
          <w:rPr>
            <w:rFonts w:ascii="Times New Roman" w:hAnsi="Times New Roman" w:hint="eastAsia"/>
            <w:i/>
            <w:iCs/>
          </w:rPr>
          <w:t>m</w:t>
        </w:r>
        <w:r w:rsidR="004915A8" w:rsidRPr="001C496C">
          <w:rPr>
            <w:rFonts w:ascii="Times New Roman" w:hAnsi="Times New Roman" w:hint="eastAsia"/>
          </w:rPr>
          <w:t>) = 1,</w:t>
        </w:r>
        <w:r w:rsidR="004915A8">
          <w:rPr>
            <w:rFonts w:ascii="Times New Roman" w:hAnsi="Times New Roman" w:hint="eastAsia"/>
          </w:rPr>
          <w:t xml:space="preserve"> </w:t>
        </w:r>
        <w:r w:rsidR="004915A8">
          <w:rPr>
            <w:rFonts w:ascii="Times New Roman" w:hAnsi="Times New Roman" w:hint="eastAsia"/>
          </w:rPr>
          <w:t>所以</w:t>
        </w:r>
        <w:r w:rsidR="004915A8">
          <w:rPr>
            <w:rFonts w:ascii="Times New Roman" w:hAnsi="Times New Roman" w:hint="eastAsia"/>
          </w:rPr>
          <w:t xml:space="preserve"> </w:t>
        </w:r>
        <w:proofErr w:type="spellStart"/>
        <w:r w:rsidR="004915A8" w:rsidRPr="001C496C">
          <w:rPr>
            <w:rFonts w:ascii="Times New Roman" w:hAnsi="Times New Roman" w:hint="eastAsia"/>
            <w:i/>
            <w:iCs/>
          </w:rPr>
          <w:t>x</w:t>
        </w:r>
        <w:r w:rsidR="004915A8">
          <w:rPr>
            <w:rFonts w:ascii="Lucida Sans Unicode" w:hAnsi="Lucida Sans Unicode" w:cs="Lucida Sans Unicode"/>
          </w:rPr>
          <w:t>≡</w:t>
        </w:r>
        <w:r w:rsidR="004915A8">
          <w:rPr>
            <w:rFonts w:ascii="Times New Roman" w:hAnsi="Times New Roman" w:hint="eastAsia"/>
            <w:i/>
            <w:iCs/>
          </w:rPr>
          <w:t>x</w:t>
        </w:r>
        <w:proofErr w:type="spellEnd"/>
        <w:r w:rsidR="004915A8">
          <w:rPr>
            <w:rFonts w:ascii="Times New Roman" w:hAnsi="Times New Roman" w:hint="eastAsia"/>
          </w:rPr>
          <w:t xml:space="preserve">' (mod </w:t>
        </w:r>
        <w:r w:rsidR="004915A8" w:rsidRPr="001C496C">
          <w:rPr>
            <w:rFonts w:ascii="Times New Roman" w:hAnsi="Times New Roman" w:hint="eastAsia"/>
            <w:i/>
            <w:iCs/>
          </w:rPr>
          <w:t>m</w:t>
        </w:r>
        <w:r w:rsidR="004915A8">
          <w:rPr>
            <w:rFonts w:ascii="Times New Roman" w:hAnsi="Times New Roman" w:hint="eastAsia"/>
          </w:rPr>
          <w:t xml:space="preserve">), </w:t>
        </w:r>
      </w:ins>
      <w:ins w:id="270" w:author="zhengping jin" w:date="2024-07-31T20:54:00Z" w16du:dateUtc="2024-07-31T12:54:00Z">
        <w:r w:rsidR="004915A8">
          <w:rPr>
            <w:rFonts w:ascii="Times New Roman" w:hAnsi="Times New Roman" w:hint="eastAsia"/>
          </w:rPr>
          <w:t>解是唯一的</w:t>
        </w:r>
        <w:r w:rsidR="004915A8">
          <w:rPr>
            <w:rFonts w:ascii="Times New Roman" w:hAnsi="Times New Roman" w:hint="eastAsia"/>
          </w:rPr>
          <w:t>.</w:t>
        </w:r>
      </w:ins>
    </w:p>
    <w:p w14:paraId="4173606B" w14:textId="79F56F6C" w:rsidR="00FD1198" w:rsidRPr="007E5F3D" w:rsidDel="007E5F3D" w:rsidRDefault="00FD1198" w:rsidP="00342265">
      <w:pPr>
        <w:snapToGrid w:val="0"/>
        <w:spacing w:line="360" w:lineRule="auto"/>
        <w:ind w:firstLineChars="200" w:firstLine="420"/>
        <w:contextualSpacing/>
        <w:jc w:val="left"/>
        <w:rPr>
          <w:del w:id="271" w:author="zhengping jin" w:date="2024-07-31T20:59:00Z" w16du:dateUtc="2024-07-31T12:59:00Z"/>
          <w:rFonts w:ascii="Times New Roman" w:hAnsi="Times New Roman"/>
        </w:rPr>
      </w:pPr>
      <w:r w:rsidRPr="00F875D2">
        <w:rPr>
          <w:rFonts w:ascii="Times New Roman" w:hAnsi="Times New Roman"/>
          <w:rPrChange w:id="272" w:author="zhengping jin" w:date="2024-07-31T20:41:00Z" w16du:dateUtc="2024-07-31T12:41:00Z">
            <w:rPr>
              <w:rFonts w:ascii="Times New Roman" w:hAnsi="Times New Roman"/>
              <w:highlight w:val="yellow"/>
            </w:rPr>
          </w:rPrChange>
        </w:rPr>
        <w:t xml:space="preserve">    </w:t>
      </w:r>
      <w:r w:rsidRPr="00F875D2">
        <w:rPr>
          <w:rFonts w:ascii="Times New Roman" w:hAnsi="Times New Roman" w:hint="eastAsia"/>
          <w:rPrChange w:id="273" w:author="zhengping jin" w:date="2024-07-31T20:41:00Z" w16du:dateUtc="2024-07-31T12:41:00Z">
            <w:rPr>
              <w:rFonts w:ascii="Times New Roman" w:hAnsi="Times New Roman" w:hint="eastAsia"/>
              <w:highlight w:val="yellow"/>
            </w:rPr>
          </w:rPrChange>
        </w:rPr>
        <w:t>必要性</w:t>
      </w:r>
      <w:ins w:id="274" w:author="zhengping jin" w:date="2024-07-31T20:54:00Z" w16du:dateUtc="2024-07-31T12:54:00Z">
        <w:r w:rsidR="004915A8">
          <w:rPr>
            <w:rFonts w:ascii="Times New Roman" w:hAnsi="Times New Roman" w:hint="eastAsia"/>
          </w:rPr>
          <w:t xml:space="preserve">. </w:t>
        </w:r>
        <w:r w:rsidR="007E5F3D">
          <w:rPr>
            <w:rFonts w:ascii="Times New Roman" w:hAnsi="Times New Roman" w:hint="eastAsia"/>
          </w:rPr>
          <w:t>若同余方程</w:t>
        </w:r>
        <w:r w:rsidR="007E5F3D">
          <w:rPr>
            <w:rFonts w:ascii="Times New Roman" w:hAnsi="Times New Roman" w:hint="eastAsia"/>
          </w:rPr>
          <w:t xml:space="preserve"> </w:t>
        </w:r>
        <w:r w:rsidR="007E5F3D" w:rsidRPr="00301E4F">
          <w:rPr>
            <w:rFonts w:ascii="Times New Roman" w:hAnsi="Times New Roman"/>
            <w:noProof/>
            <w:position w:val="-10"/>
          </w:rPr>
          <w:drawing>
            <wp:inline distT="0" distB="0" distL="0" distR="0" wp14:anchorId="55F90C0C" wp14:editId="4E500C50">
              <wp:extent cx="908685" cy="196850"/>
              <wp:effectExtent l="0" t="0" r="5715" b="0"/>
              <wp:docPr id="1887175190" name="图片 188717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08685" cy="196850"/>
                      </a:xfrm>
                      <a:prstGeom prst="rect">
                        <a:avLst/>
                      </a:prstGeom>
                      <a:noFill/>
                      <a:ln>
                        <a:noFill/>
                      </a:ln>
                    </pic:spPr>
                  </pic:pic>
                </a:graphicData>
              </a:graphic>
            </wp:inline>
          </w:drawing>
        </w:r>
      </w:ins>
      <w:ins w:id="275" w:author="zhengping jin" w:date="2024-07-31T20:55:00Z" w16du:dateUtc="2024-07-31T12:55:00Z">
        <w:r w:rsidR="007E5F3D">
          <w:rPr>
            <w:rFonts w:ascii="Times New Roman" w:hAnsi="Times New Roman" w:hint="eastAsia"/>
          </w:rPr>
          <w:t>有</w:t>
        </w:r>
      </w:ins>
      <w:ins w:id="276" w:author="zhengping jin" w:date="2024-07-31T20:54:00Z" w16du:dateUtc="2024-07-31T12:54:00Z">
        <w:r w:rsidR="007E5F3D">
          <w:rPr>
            <w:rFonts w:ascii="Times New Roman" w:hAnsi="Times New Roman" w:hint="eastAsia"/>
          </w:rPr>
          <w:t>解</w:t>
        </w:r>
      </w:ins>
      <w:ins w:id="277" w:author="zhengping jin" w:date="2024-07-31T20:55:00Z" w16du:dateUtc="2024-07-31T12:55:00Z">
        <w:r w:rsidR="007E5F3D">
          <w:rPr>
            <w:rFonts w:ascii="Times New Roman" w:hAnsi="Times New Roman" w:hint="eastAsia"/>
          </w:rPr>
          <w:t xml:space="preserve">, </w:t>
        </w:r>
        <w:r w:rsidR="007E5F3D">
          <w:rPr>
            <w:rFonts w:ascii="Times New Roman" w:hAnsi="Times New Roman" w:hint="eastAsia"/>
          </w:rPr>
          <w:t>不妨设为</w:t>
        </w:r>
        <w:r w:rsidR="007E5F3D" w:rsidRPr="001C496C">
          <w:rPr>
            <w:rFonts w:ascii="Times New Roman" w:hAnsi="Times New Roman" w:hint="eastAsia"/>
            <w:i/>
            <w:iCs/>
          </w:rPr>
          <w:t>x</w:t>
        </w:r>
        <w:r w:rsidR="007E5F3D">
          <w:rPr>
            <w:rFonts w:ascii="Lucida Sans Unicode" w:hAnsi="Lucida Sans Unicode" w:cs="Lucida Sans Unicode"/>
          </w:rPr>
          <w:t>≡</w:t>
        </w:r>
        <w:r w:rsidR="007E5F3D">
          <w:rPr>
            <w:rFonts w:ascii="Times New Roman" w:hAnsi="Times New Roman" w:hint="eastAsia"/>
            <w:i/>
            <w:iCs/>
          </w:rPr>
          <w:t>x</w:t>
        </w:r>
        <w:r w:rsidR="007E5F3D" w:rsidRPr="007E5F3D">
          <w:rPr>
            <w:rFonts w:ascii="Times New Roman" w:hAnsi="Times New Roman"/>
            <w:vertAlign w:val="subscript"/>
            <w:rPrChange w:id="278" w:author="zhengping jin" w:date="2024-07-31T20:55:00Z" w16du:dateUtc="2024-07-31T12:55:00Z">
              <w:rPr>
                <w:rFonts w:ascii="Times New Roman" w:hAnsi="Times New Roman"/>
              </w:rPr>
            </w:rPrChange>
          </w:rPr>
          <w:t>0</w:t>
        </w:r>
        <w:r w:rsidR="007E5F3D">
          <w:rPr>
            <w:rFonts w:ascii="Times New Roman" w:hAnsi="Times New Roman" w:hint="eastAsia"/>
          </w:rPr>
          <w:t xml:space="preserve"> (mod </w:t>
        </w:r>
        <w:r w:rsidR="007E5F3D" w:rsidRPr="001C496C">
          <w:rPr>
            <w:rFonts w:ascii="Times New Roman" w:hAnsi="Times New Roman" w:hint="eastAsia"/>
            <w:i/>
            <w:iCs/>
          </w:rPr>
          <w:t>m</w:t>
        </w:r>
        <w:r w:rsidR="007E5F3D">
          <w:rPr>
            <w:rFonts w:ascii="Times New Roman" w:hAnsi="Times New Roman" w:hint="eastAsia"/>
          </w:rPr>
          <w:t>),</w:t>
        </w:r>
      </w:ins>
      <w:ins w:id="279" w:author="zhengping jin" w:date="2024-07-31T20:54:00Z" w16du:dateUtc="2024-07-31T12:54:00Z">
        <w:r w:rsidR="007E5F3D">
          <w:rPr>
            <w:rFonts w:ascii="Times New Roman" w:hAnsi="Times New Roman" w:hint="eastAsia"/>
          </w:rPr>
          <w:t xml:space="preserve"> </w:t>
        </w:r>
      </w:ins>
      <w:ins w:id="280" w:author="zhengping jin" w:date="2024-07-31T20:55:00Z" w16du:dateUtc="2024-07-31T12:55:00Z">
        <w:r w:rsidR="007E5F3D">
          <w:rPr>
            <w:rFonts w:ascii="Times New Roman" w:hAnsi="Times New Roman" w:hint="eastAsia"/>
          </w:rPr>
          <w:t>则存在整数</w:t>
        </w:r>
        <w:r w:rsidR="007E5F3D">
          <w:rPr>
            <w:rFonts w:ascii="Times New Roman" w:hAnsi="Times New Roman" w:hint="eastAsia"/>
          </w:rPr>
          <w:t xml:space="preserve"> </w:t>
        </w:r>
      </w:ins>
      <w:ins w:id="281" w:author="zhengping jin" w:date="2024-07-31T20:56:00Z" w16du:dateUtc="2024-07-31T12:56:00Z">
        <w:r w:rsidR="007E5F3D" w:rsidRPr="007E5F3D">
          <w:rPr>
            <w:rFonts w:ascii="Times New Roman" w:hAnsi="Times New Roman"/>
            <w:i/>
            <w:iCs/>
            <w:rPrChange w:id="282" w:author="zhengping jin" w:date="2024-07-31T20:56:00Z" w16du:dateUtc="2024-07-31T12:56:00Z">
              <w:rPr>
                <w:rFonts w:ascii="Times New Roman" w:hAnsi="Times New Roman"/>
              </w:rPr>
            </w:rPrChange>
          </w:rPr>
          <w:t>q</w:t>
        </w:r>
        <w:r w:rsidR="007E5F3D">
          <w:rPr>
            <w:rFonts w:ascii="Times New Roman" w:hAnsi="Times New Roman" w:hint="eastAsia"/>
          </w:rPr>
          <w:t xml:space="preserve"> </w:t>
        </w:r>
        <w:r w:rsidR="007E5F3D">
          <w:rPr>
            <w:rFonts w:ascii="Times New Roman" w:hAnsi="Times New Roman" w:hint="eastAsia"/>
          </w:rPr>
          <w:t>使得</w:t>
        </w:r>
        <w:r w:rsidR="007E5F3D">
          <w:rPr>
            <w:rFonts w:ascii="Times New Roman" w:hAnsi="Times New Roman" w:hint="eastAsia"/>
          </w:rPr>
          <w:t xml:space="preserve"> </w:t>
        </w:r>
        <w:r w:rsidR="007E5F3D" w:rsidRPr="007E5F3D">
          <w:rPr>
            <w:rFonts w:ascii="Times New Roman" w:hAnsi="Times New Roman"/>
            <w:i/>
            <w:iCs/>
            <w:rPrChange w:id="283" w:author="zhengping jin" w:date="2024-07-31T20:57:00Z" w16du:dateUtc="2024-07-31T12:57:00Z">
              <w:rPr>
                <w:rFonts w:ascii="Times New Roman" w:hAnsi="Times New Roman"/>
              </w:rPr>
            </w:rPrChange>
          </w:rPr>
          <w:t>a</w:t>
        </w:r>
      </w:ins>
      <w:ins w:id="284" w:author="zhengping jin" w:date="2024-07-31T20:57:00Z" w16du:dateUtc="2024-07-31T12:57:00Z">
        <w:r w:rsidR="007E5F3D">
          <w:rPr>
            <w:rFonts w:ascii="Times New Roman" w:hAnsi="Times New Roman" w:hint="eastAsia"/>
          </w:rPr>
          <w:sym w:font="Wingdings" w:char="F09E"/>
        </w:r>
      </w:ins>
      <w:ins w:id="285" w:author="zhengping jin" w:date="2024-07-31T20:56:00Z" w16du:dateUtc="2024-07-31T12:56:00Z">
        <w:r w:rsidR="007E5F3D" w:rsidRPr="007E5F3D">
          <w:rPr>
            <w:rFonts w:ascii="Times New Roman" w:hAnsi="Times New Roman"/>
            <w:i/>
            <w:iCs/>
            <w:rPrChange w:id="286" w:author="zhengping jin" w:date="2024-07-31T20:57:00Z" w16du:dateUtc="2024-07-31T12:57:00Z">
              <w:rPr>
                <w:rFonts w:ascii="Times New Roman" w:hAnsi="Times New Roman"/>
              </w:rPr>
            </w:rPrChange>
          </w:rPr>
          <w:t>x</w:t>
        </w:r>
        <w:r w:rsidR="007E5F3D" w:rsidRPr="007E5F3D">
          <w:rPr>
            <w:rFonts w:ascii="Times New Roman" w:hAnsi="Times New Roman"/>
            <w:vertAlign w:val="subscript"/>
            <w:rPrChange w:id="287" w:author="zhengping jin" w:date="2024-07-31T20:57:00Z" w16du:dateUtc="2024-07-31T12:57:00Z">
              <w:rPr>
                <w:rFonts w:ascii="Times New Roman" w:hAnsi="Times New Roman"/>
              </w:rPr>
            </w:rPrChange>
          </w:rPr>
          <w:t>0</w:t>
        </w:r>
        <w:r w:rsidR="007E5F3D">
          <w:rPr>
            <w:rFonts w:ascii="Times New Roman" w:hAnsi="Times New Roman" w:hint="eastAsia"/>
          </w:rPr>
          <w:t xml:space="preserve"> = 1+</w:t>
        </w:r>
        <w:r w:rsidR="007E5F3D" w:rsidRPr="007E5F3D">
          <w:rPr>
            <w:rFonts w:ascii="Times New Roman" w:hAnsi="Times New Roman"/>
            <w:i/>
            <w:iCs/>
            <w:rPrChange w:id="288" w:author="zhengping jin" w:date="2024-07-31T20:57:00Z" w16du:dateUtc="2024-07-31T12:57:00Z">
              <w:rPr>
                <w:rFonts w:ascii="Times New Roman" w:hAnsi="Times New Roman"/>
              </w:rPr>
            </w:rPrChange>
          </w:rPr>
          <w:t>q</w:t>
        </w:r>
      </w:ins>
      <w:ins w:id="289" w:author="zhengping jin" w:date="2024-07-31T20:57:00Z" w16du:dateUtc="2024-07-31T12:57:00Z">
        <w:r w:rsidR="007E5F3D">
          <w:rPr>
            <w:rFonts w:ascii="Times New Roman" w:hAnsi="Times New Roman" w:hint="eastAsia"/>
          </w:rPr>
          <w:sym w:font="Wingdings" w:char="F09E"/>
        </w:r>
      </w:ins>
      <w:ins w:id="290" w:author="zhengping jin" w:date="2024-07-31T20:56:00Z" w16du:dateUtc="2024-07-31T12:56:00Z">
        <w:r w:rsidR="007E5F3D" w:rsidRPr="007E5F3D">
          <w:rPr>
            <w:rFonts w:ascii="Times New Roman" w:hAnsi="Times New Roman"/>
            <w:i/>
            <w:iCs/>
            <w:rPrChange w:id="291" w:author="zhengping jin" w:date="2024-07-31T20:57:00Z" w16du:dateUtc="2024-07-31T12:57:00Z">
              <w:rPr>
                <w:rFonts w:ascii="Times New Roman" w:hAnsi="Times New Roman"/>
              </w:rPr>
            </w:rPrChange>
          </w:rPr>
          <w:t>m</w:t>
        </w:r>
      </w:ins>
      <w:ins w:id="292" w:author="zhengping jin" w:date="2024-07-31T20:57:00Z" w16du:dateUtc="2024-07-31T12:57:00Z">
        <w:r w:rsidR="007E5F3D">
          <w:rPr>
            <w:rFonts w:ascii="Times New Roman" w:hAnsi="Times New Roman" w:hint="eastAsia"/>
          </w:rPr>
          <w:t xml:space="preserve">. </w:t>
        </w:r>
        <w:r w:rsidR="007E5F3D">
          <w:rPr>
            <w:rFonts w:ascii="Times New Roman" w:hAnsi="Times New Roman" w:hint="eastAsia"/>
          </w:rPr>
          <w:t>根据定理</w:t>
        </w:r>
      </w:ins>
      <w:ins w:id="293" w:author="zhengping jin" w:date="2024-07-31T20:58:00Z" w16du:dateUtc="2024-07-31T12:58:00Z">
        <w:r w:rsidR="007E5F3D">
          <w:rPr>
            <w:rFonts w:ascii="Times New Roman" w:hAnsi="Times New Roman" w:hint="eastAsia"/>
          </w:rPr>
          <w:t xml:space="preserve"> 1.2.5</w:t>
        </w:r>
        <w:r w:rsidR="007E5F3D">
          <w:rPr>
            <w:rFonts w:ascii="Times New Roman" w:hAnsi="Times New Roman" w:hint="eastAsia"/>
          </w:rPr>
          <w:t>，有</w:t>
        </w:r>
      </w:ins>
      <w:ins w:id="294" w:author="zhengping jin" w:date="2024-07-31T20:59:00Z" w16du:dateUtc="2024-07-31T12:59:00Z">
        <w:r w:rsidR="007E5F3D">
          <w:rPr>
            <w:rFonts w:ascii="Times New Roman" w:hAnsi="Times New Roman" w:hint="eastAsia"/>
          </w:rPr>
          <w:t xml:space="preserve"> </w:t>
        </w:r>
        <w:r w:rsidR="007E5F3D" w:rsidRPr="001C496C">
          <w:rPr>
            <w:rFonts w:ascii="Times New Roman" w:hAnsi="Times New Roman" w:hint="eastAsia"/>
          </w:rPr>
          <w:t>(</w:t>
        </w:r>
        <w:r w:rsidR="007E5F3D" w:rsidRPr="001C496C">
          <w:rPr>
            <w:rFonts w:ascii="Times New Roman" w:hAnsi="Times New Roman" w:hint="eastAsia"/>
            <w:i/>
            <w:iCs/>
          </w:rPr>
          <w:t>a</w:t>
        </w:r>
        <w:r w:rsidR="007E5F3D" w:rsidRPr="001C496C">
          <w:rPr>
            <w:rFonts w:ascii="Times New Roman" w:hAnsi="Times New Roman" w:hint="eastAsia"/>
          </w:rPr>
          <w:t xml:space="preserve">, </w:t>
        </w:r>
        <w:r w:rsidR="007E5F3D" w:rsidRPr="001C496C">
          <w:rPr>
            <w:rFonts w:ascii="Times New Roman" w:hAnsi="Times New Roman" w:hint="eastAsia"/>
            <w:i/>
            <w:iCs/>
          </w:rPr>
          <w:t>m</w:t>
        </w:r>
        <w:r w:rsidR="007E5F3D" w:rsidRPr="001C496C">
          <w:rPr>
            <w:rFonts w:ascii="Times New Roman" w:hAnsi="Times New Roman" w:hint="eastAsia"/>
          </w:rPr>
          <w:t>) = 1</w:t>
        </w:r>
        <w:r w:rsidR="007E5F3D">
          <w:rPr>
            <w:rFonts w:ascii="Times New Roman" w:hAnsi="Times New Roman" w:hint="eastAsia"/>
          </w:rPr>
          <w:t>.</w:t>
        </w:r>
      </w:ins>
    </w:p>
    <w:p w14:paraId="6AECAB42" w14:textId="1472E429" w:rsidR="00FD1198" w:rsidRDefault="00FD1198" w:rsidP="00342265">
      <w:pPr>
        <w:snapToGrid w:val="0"/>
        <w:spacing w:line="360" w:lineRule="auto"/>
        <w:ind w:firstLineChars="200" w:firstLine="420"/>
        <w:contextualSpacing/>
        <w:jc w:val="left"/>
        <w:rPr>
          <w:rFonts w:ascii="Times New Roman" w:hAnsi="Times New Roman"/>
        </w:rPr>
      </w:pPr>
    </w:p>
    <w:p w14:paraId="16A7C300" w14:textId="77777777" w:rsidR="00FD1198" w:rsidRPr="00FD1198" w:rsidRDefault="00FD1198" w:rsidP="00342265">
      <w:pPr>
        <w:snapToGrid w:val="0"/>
        <w:spacing w:line="360" w:lineRule="auto"/>
        <w:ind w:firstLineChars="200" w:firstLine="420"/>
        <w:contextualSpacing/>
        <w:jc w:val="left"/>
        <w:rPr>
          <w:rFonts w:ascii="Times New Roman" w:hAnsi="Times New Roman"/>
        </w:rPr>
      </w:pPr>
    </w:p>
    <w:p w14:paraId="26FC3969" w14:textId="68601DEB"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定义</w:t>
      </w:r>
      <w:r w:rsidR="00A83BBD">
        <w:rPr>
          <w:rFonts w:ascii="Times New Roman" w:hAnsi="Times New Roman" w:hint="eastAsia"/>
          <w:b/>
        </w:rPr>
        <w:t>3</w:t>
      </w:r>
      <w:r w:rsidR="00A83BBD">
        <w:rPr>
          <w:rFonts w:ascii="Times New Roman" w:hAnsi="Times New Roman"/>
          <w:b/>
        </w:rPr>
        <w:t>.1.</w:t>
      </w:r>
      <w:r w:rsidRPr="00301E4F">
        <w:rPr>
          <w:rFonts w:ascii="Times New Roman" w:hAnsi="Times New Roman"/>
          <w:b/>
        </w:rPr>
        <w:t>2</w:t>
      </w:r>
      <w:r w:rsidRPr="00301E4F">
        <w:rPr>
          <w:rFonts w:ascii="Times New Roman" w:hAnsi="Times New Roman"/>
        </w:rPr>
        <w:t xml:space="preserve"> </w:t>
      </w:r>
      <w:r w:rsidRPr="00301E4F">
        <w:rPr>
          <w:rFonts w:ascii="Times New Roman" w:hAnsi="Times New Roman"/>
        </w:rPr>
        <w:t>设</w:t>
      </w:r>
      <w:r w:rsidRPr="00301E4F">
        <w:rPr>
          <w:rFonts w:ascii="Times New Roman" w:hAnsi="Times New Roman"/>
          <w:i/>
        </w:rPr>
        <w:t>m</w:t>
      </w:r>
      <w:r w:rsidRPr="00301E4F">
        <w:rPr>
          <w:rFonts w:ascii="Times New Roman" w:hAnsi="Times New Roman"/>
        </w:rPr>
        <w:t>是一个正整数，</w:t>
      </w:r>
      <w:r w:rsidRPr="00301E4F">
        <w:rPr>
          <w:rFonts w:ascii="Times New Roman" w:hAnsi="Times New Roman"/>
          <w:i/>
        </w:rPr>
        <w:t>a</w:t>
      </w:r>
      <w:r w:rsidRPr="00301E4F">
        <w:rPr>
          <w:rFonts w:ascii="Times New Roman" w:hAnsi="Times New Roman"/>
        </w:rPr>
        <w:t>是一个整数</w:t>
      </w:r>
      <w:r w:rsidRPr="00301E4F">
        <w:rPr>
          <w:rFonts w:ascii="Times New Roman" w:hAnsi="Times New Roman"/>
        </w:rPr>
        <w:t xml:space="preserve">. </w:t>
      </w:r>
      <w:r w:rsidRPr="00301E4F">
        <w:rPr>
          <w:rFonts w:ascii="Times New Roman" w:hAnsi="Times New Roman"/>
        </w:rPr>
        <w:t>如果存在整数</w:t>
      </w:r>
      <w:r w:rsidRPr="00301E4F">
        <w:rPr>
          <w:rFonts w:ascii="Times New Roman" w:hAnsi="Times New Roman"/>
          <w:noProof/>
          <w:position w:val="-6"/>
        </w:rPr>
        <w:drawing>
          <wp:inline distT="0" distB="0" distL="0" distR="0" wp14:anchorId="15DAAB51" wp14:editId="00EB0351">
            <wp:extent cx="161925" cy="185420"/>
            <wp:effectExtent l="0" t="0" r="952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925" cy="185420"/>
                    </a:xfrm>
                    <a:prstGeom prst="rect">
                      <a:avLst/>
                    </a:prstGeom>
                    <a:noFill/>
                    <a:ln>
                      <a:noFill/>
                    </a:ln>
                  </pic:spPr>
                </pic:pic>
              </a:graphicData>
            </a:graphic>
          </wp:inline>
        </w:drawing>
      </w:r>
      <w:r w:rsidRPr="00301E4F">
        <w:rPr>
          <w:rFonts w:ascii="Times New Roman" w:hAnsi="Times New Roman"/>
        </w:rPr>
        <w:t>使得</w:t>
      </w:r>
    </w:p>
    <w:p w14:paraId="35332752" w14:textId="77777777"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52EAF971" wp14:editId="1B7034AD">
            <wp:extent cx="949325" cy="19685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49325" cy="196850"/>
                    </a:xfrm>
                    <a:prstGeom prst="rect">
                      <a:avLst/>
                    </a:prstGeom>
                    <a:noFill/>
                    <a:ln>
                      <a:noFill/>
                    </a:ln>
                  </pic:spPr>
                </pic:pic>
              </a:graphicData>
            </a:graphic>
          </wp:inline>
        </w:drawing>
      </w:r>
    </w:p>
    <w:p w14:paraId="0F769367" w14:textId="7FA06A81" w:rsidR="00A83BBD" w:rsidRDefault="00342265" w:rsidP="00A83BBD">
      <w:pPr>
        <w:snapToGrid w:val="0"/>
        <w:spacing w:line="360" w:lineRule="auto"/>
        <w:contextualSpacing/>
        <w:jc w:val="left"/>
        <w:rPr>
          <w:rFonts w:ascii="Times New Roman" w:hAnsi="Times New Roman"/>
        </w:rPr>
      </w:pPr>
      <w:r w:rsidRPr="00301E4F">
        <w:rPr>
          <w:rFonts w:ascii="Times New Roman" w:hAnsi="Times New Roman"/>
        </w:rPr>
        <w:t>成立，则</w:t>
      </w:r>
      <w:r w:rsidRPr="00301E4F">
        <w:rPr>
          <w:rFonts w:ascii="Times New Roman" w:hAnsi="Times New Roman"/>
          <w:i/>
        </w:rPr>
        <w:t>a</w:t>
      </w:r>
      <w:r w:rsidRPr="00301E4F">
        <w:rPr>
          <w:rFonts w:ascii="Times New Roman" w:hAnsi="Times New Roman"/>
        </w:rPr>
        <w:t>叫做模</w:t>
      </w:r>
      <w:r w:rsidRPr="00301E4F">
        <w:rPr>
          <w:rFonts w:ascii="Times New Roman" w:hAnsi="Times New Roman"/>
          <w:i/>
        </w:rPr>
        <w:t>m</w:t>
      </w:r>
      <w:r w:rsidRPr="00301E4F">
        <w:rPr>
          <w:rFonts w:ascii="Times New Roman" w:hAnsi="Times New Roman"/>
          <w:b/>
        </w:rPr>
        <w:t>可逆元</w:t>
      </w:r>
      <w:r w:rsidRPr="00301E4F">
        <w:rPr>
          <w:rFonts w:ascii="Times New Roman" w:hAnsi="Times New Roman"/>
        </w:rPr>
        <w:t>.</w:t>
      </w:r>
      <w:r w:rsidR="00A83BBD">
        <w:rPr>
          <w:rFonts w:ascii="Times New Roman" w:hAnsi="Times New Roman"/>
        </w:rPr>
        <w:t xml:space="preserve"> </w:t>
      </w:r>
      <w:r w:rsidR="00A83BBD" w:rsidRPr="00301E4F">
        <w:rPr>
          <w:rFonts w:ascii="Times New Roman" w:hAnsi="Times New Roman"/>
        </w:rPr>
        <w:t>这时</w:t>
      </w:r>
      <w:r w:rsidR="00A83BBD" w:rsidRPr="00301E4F">
        <w:rPr>
          <w:rFonts w:ascii="Times New Roman" w:hAnsi="Times New Roman"/>
          <w:noProof/>
          <w:position w:val="-6"/>
        </w:rPr>
        <w:drawing>
          <wp:inline distT="0" distB="0" distL="0" distR="0" wp14:anchorId="776231E3" wp14:editId="0D20C515">
            <wp:extent cx="161925" cy="185420"/>
            <wp:effectExtent l="0" t="0" r="952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925" cy="185420"/>
                    </a:xfrm>
                    <a:prstGeom prst="rect">
                      <a:avLst/>
                    </a:prstGeom>
                    <a:noFill/>
                    <a:ln>
                      <a:noFill/>
                    </a:ln>
                  </pic:spPr>
                </pic:pic>
              </a:graphicData>
            </a:graphic>
          </wp:inline>
        </w:drawing>
      </w:r>
      <w:r w:rsidR="00A83BBD" w:rsidRPr="00301E4F">
        <w:rPr>
          <w:rFonts w:ascii="Times New Roman" w:hAnsi="Times New Roman"/>
        </w:rPr>
        <w:t>叫做</w:t>
      </w:r>
      <w:r w:rsidR="00A83BBD" w:rsidRPr="00301E4F">
        <w:rPr>
          <w:rFonts w:ascii="Times New Roman" w:hAnsi="Times New Roman"/>
          <w:i/>
        </w:rPr>
        <w:t>a</w:t>
      </w:r>
      <w:r w:rsidR="00A83BBD" w:rsidRPr="00301E4F">
        <w:rPr>
          <w:rFonts w:ascii="Times New Roman" w:hAnsi="Times New Roman"/>
        </w:rPr>
        <w:t>的模</w:t>
      </w:r>
      <w:r w:rsidR="00A83BBD" w:rsidRPr="00301E4F">
        <w:rPr>
          <w:rFonts w:ascii="Times New Roman" w:hAnsi="Times New Roman"/>
          <w:i/>
        </w:rPr>
        <w:t>m</w:t>
      </w:r>
      <w:r w:rsidR="00A83BBD" w:rsidRPr="00301E4F">
        <w:rPr>
          <w:rFonts w:ascii="Times New Roman" w:hAnsi="Times New Roman"/>
          <w:b/>
        </w:rPr>
        <w:t>逆元</w:t>
      </w:r>
      <w:r w:rsidR="00A83BBD" w:rsidRPr="00301E4F">
        <w:rPr>
          <w:rFonts w:ascii="Times New Roman" w:hAnsi="Times New Roman"/>
        </w:rPr>
        <w:t>，记作</w:t>
      </w:r>
      <w:r w:rsidR="00A83BBD" w:rsidRPr="00301E4F">
        <w:rPr>
          <w:rFonts w:ascii="Times New Roman" w:hAnsi="Times New Roman"/>
          <w:noProof/>
          <w:position w:val="-10"/>
        </w:rPr>
        <w:drawing>
          <wp:inline distT="0" distB="0" distL="0" distR="0" wp14:anchorId="3D357498" wp14:editId="46C6CD60">
            <wp:extent cx="1018540" cy="231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18540" cy="231775"/>
                    </a:xfrm>
                    <a:prstGeom prst="rect">
                      <a:avLst/>
                    </a:prstGeom>
                    <a:noFill/>
                    <a:ln>
                      <a:noFill/>
                    </a:ln>
                  </pic:spPr>
                </pic:pic>
              </a:graphicData>
            </a:graphic>
          </wp:inline>
        </w:drawing>
      </w:r>
      <w:r w:rsidR="00A83BBD" w:rsidRPr="00301E4F">
        <w:rPr>
          <w:rFonts w:ascii="Times New Roman" w:hAnsi="Times New Roman"/>
        </w:rPr>
        <w:t>.</w:t>
      </w:r>
      <w:r w:rsidR="00A83BBD">
        <w:rPr>
          <w:rFonts w:ascii="Times New Roman" w:hAnsi="Times New Roman"/>
        </w:rPr>
        <w:t xml:space="preserve"> </w:t>
      </w:r>
    </w:p>
    <w:p w14:paraId="6E917201" w14:textId="6810D51E"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根据定理</w:t>
      </w:r>
      <w:r w:rsidR="00A83BBD" w:rsidRPr="00A83BBD">
        <w:rPr>
          <w:rFonts w:ascii="Times New Roman" w:hAnsi="Times New Roman" w:hint="eastAsia"/>
        </w:rPr>
        <w:t>3</w:t>
      </w:r>
      <w:r w:rsidR="00A83BBD" w:rsidRPr="00A83BBD">
        <w:rPr>
          <w:rFonts w:ascii="Times New Roman" w:hAnsi="Times New Roman"/>
        </w:rPr>
        <w:t>.</w:t>
      </w:r>
      <w:r w:rsidR="00A83BBD" w:rsidRPr="00A83BBD">
        <w:rPr>
          <w:rFonts w:ascii="Times New Roman" w:hAnsi="Times New Roman" w:hint="eastAsia"/>
        </w:rPr>
        <w:t>1</w:t>
      </w:r>
      <w:r w:rsidR="00A83BBD" w:rsidRPr="00A83BBD">
        <w:rPr>
          <w:rFonts w:ascii="Times New Roman" w:hAnsi="Times New Roman"/>
        </w:rPr>
        <w:t>.1</w:t>
      </w:r>
      <w:r w:rsidRPr="00301E4F">
        <w:rPr>
          <w:rFonts w:ascii="Times New Roman" w:hAnsi="Times New Roman"/>
        </w:rPr>
        <w:t>，在模</w:t>
      </w:r>
      <w:r w:rsidRPr="00301E4F">
        <w:rPr>
          <w:rFonts w:ascii="Times New Roman" w:hAnsi="Times New Roman"/>
          <w:i/>
        </w:rPr>
        <w:t>m</w:t>
      </w:r>
      <w:r w:rsidRPr="00301E4F">
        <w:rPr>
          <w:rFonts w:ascii="Times New Roman" w:hAnsi="Times New Roman"/>
        </w:rPr>
        <w:t>的意义下，</w:t>
      </w:r>
      <w:r w:rsidRPr="00301E4F">
        <w:rPr>
          <w:rFonts w:ascii="Times New Roman" w:hAnsi="Times New Roman"/>
          <w:noProof/>
          <w:position w:val="-6"/>
        </w:rPr>
        <w:drawing>
          <wp:inline distT="0" distB="0" distL="0" distR="0" wp14:anchorId="3AA1A0DF" wp14:editId="65A5648D">
            <wp:extent cx="161925" cy="185420"/>
            <wp:effectExtent l="0" t="0" r="952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1925" cy="185420"/>
                    </a:xfrm>
                    <a:prstGeom prst="rect">
                      <a:avLst/>
                    </a:prstGeom>
                    <a:noFill/>
                    <a:ln>
                      <a:noFill/>
                    </a:ln>
                  </pic:spPr>
                </pic:pic>
              </a:graphicData>
            </a:graphic>
          </wp:inline>
        </w:drawing>
      </w:r>
      <w:r w:rsidRPr="00301E4F">
        <w:rPr>
          <w:rFonts w:ascii="Times New Roman" w:hAnsi="Times New Roman"/>
        </w:rPr>
        <w:t>是</w:t>
      </w:r>
      <w:del w:id="295" w:author="zhengping jin" w:date="2024-07-31T20:47:00Z" w16du:dateUtc="2024-07-31T12:47:00Z">
        <w:r w:rsidRPr="00301E4F" w:rsidDel="00286BFC">
          <w:rPr>
            <w:rFonts w:ascii="Times New Roman" w:hAnsi="Times New Roman"/>
          </w:rPr>
          <w:delText>惟一</w:delText>
        </w:r>
      </w:del>
      <w:ins w:id="296" w:author="zhengping jin" w:date="2024-07-31T20:47:00Z" w16du:dateUtc="2024-07-31T12:47:00Z">
        <w:r w:rsidR="00286BFC">
          <w:rPr>
            <w:rFonts w:ascii="Times New Roman" w:hAnsi="Times New Roman"/>
          </w:rPr>
          <w:t>唯一</w:t>
        </w:r>
      </w:ins>
      <w:r w:rsidRPr="00301E4F">
        <w:rPr>
          <w:rFonts w:ascii="Times New Roman" w:hAnsi="Times New Roman"/>
        </w:rPr>
        <w:t>存在的</w:t>
      </w:r>
      <w:r w:rsidRPr="00301E4F">
        <w:rPr>
          <w:rFonts w:ascii="Times New Roman" w:hAnsi="Times New Roman"/>
        </w:rPr>
        <w:t xml:space="preserve">. </w:t>
      </w:r>
    </w:p>
    <w:p w14:paraId="5CCF76CA" w14:textId="77777777" w:rsidR="00342265" w:rsidRPr="00301E4F" w:rsidRDefault="00342265" w:rsidP="00342265">
      <w:pPr>
        <w:snapToGrid w:val="0"/>
        <w:spacing w:line="360" w:lineRule="auto"/>
        <w:contextualSpacing/>
        <w:jc w:val="left"/>
        <w:rPr>
          <w:rFonts w:ascii="Times New Roman" w:hAnsi="Times New Roman"/>
        </w:rPr>
      </w:pPr>
    </w:p>
    <w:p w14:paraId="1E0D08EA"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现在我们给出模简化剩余的一个等价描述</w:t>
      </w:r>
      <w:r w:rsidRPr="00301E4F">
        <w:rPr>
          <w:rFonts w:ascii="Times New Roman" w:hAnsi="Times New Roman"/>
        </w:rPr>
        <w:t>.</w:t>
      </w:r>
    </w:p>
    <w:p w14:paraId="751BB133" w14:textId="4E7DA026"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定理</w:t>
      </w:r>
      <w:r w:rsidR="00A83BBD">
        <w:rPr>
          <w:rFonts w:ascii="Times New Roman" w:hAnsi="Times New Roman" w:hint="eastAsia"/>
          <w:b/>
        </w:rPr>
        <w:t>3</w:t>
      </w:r>
      <w:r w:rsidR="00A83BBD">
        <w:rPr>
          <w:rFonts w:ascii="Times New Roman" w:hAnsi="Times New Roman"/>
          <w:b/>
        </w:rPr>
        <w:t>.1.</w:t>
      </w:r>
      <w:r w:rsidRPr="00301E4F">
        <w:rPr>
          <w:rFonts w:ascii="Times New Roman" w:hAnsi="Times New Roman" w:hint="eastAsia"/>
          <w:b/>
        </w:rPr>
        <w:t>2</w:t>
      </w:r>
      <w:r w:rsidRPr="00301E4F">
        <w:rPr>
          <w:rFonts w:ascii="Times New Roman" w:hAnsi="Times New Roman"/>
        </w:rPr>
        <w:t xml:space="preserve"> </w:t>
      </w:r>
      <w:r w:rsidRPr="00301E4F">
        <w:rPr>
          <w:rFonts w:ascii="Times New Roman" w:hAnsi="Times New Roman"/>
        </w:rPr>
        <w:t>设</w:t>
      </w:r>
      <w:r w:rsidRPr="00301E4F">
        <w:rPr>
          <w:rFonts w:ascii="Times New Roman" w:hAnsi="Times New Roman"/>
          <w:i/>
        </w:rPr>
        <w:t>m</w:t>
      </w:r>
      <w:r w:rsidRPr="00301E4F">
        <w:rPr>
          <w:rFonts w:ascii="Times New Roman" w:hAnsi="Times New Roman"/>
        </w:rPr>
        <w:t>是一个正整数</w:t>
      </w:r>
      <w:r w:rsidRPr="00301E4F">
        <w:rPr>
          <w:rFonts w:ascii="Times New Roman" w:hAnsi="Times New Roman"/>
        </w:rPr>
        <w:t xml:space="preserve">. </w:t>
      </w:r>
      <w:r w:rsidRPr="00301E4F">
        <w:rPr>
          <w:rFonts w:ascii="Times New Roman" w:hAnsi="Times New Roman"/>
        </w:rPr>
        <w:t>则整数</w:t>
      </w:r>
      <w:r w:rsidRPr="00301E4F">
        <w:rPr>
          <w:rFonts w:ascii="Times New Roman" w:hAnsi="Times New Roman"/>
          <w:i/>
        </w:rPr>
        <w:t>a</w:t>
      </w:r>
      <w:r w:rsidRPr="00301E4F">
        <w:rPr>
          <w:rFonts w:ascii="Times New Roman" w:hAnsi="Times New Roman"/>
        </w:rPr>
        <w:t>是模</w:t>
      </w:r>
      <w:r w:rsidRPr="00301E4F">
        <w:rPr>
          <w:rFonts w:ascii="Times New Roman" w:hAnsi="Times New Roman"/>
          <w:i/>
        </w:rPr>
        <w:t>m</w:t>
      </w:r>
      <w:r w:rsidRPr="00301E4F">
        <w:rPr>
          <w:rFonts w:ascii="Times New Roman" w:hAnsi="Times New Roman"/>
        </w:rPr>
        <w:t>简化剩余的充要条件是整数</w:t>
      </w:r>
      <w:r w:rsidRPr="00301E4F">
        <w:rPr>
          <w:rFonts w:ascii="Times New Roman" w:hAnsi="Times New Roman"/>
          <w:i/>
        </w:rPr>
        <w:t>a</w:t>
      </w:r>
      <w:r w:rsidRPr="00301E4F">
        <w:rPr>
          <w:rFonts w:ascii="Times New Roman" w:hAnsi="Times New Roman"/>
        </w:rPr>
        <w:t>是模</w:t>
      </w:r>
      <w:r w:rsidRPr="00301E4F">
        <w:rPr>
          <w:rFonts w:ascii="Times New Roman" w:hAnsi="Times New Roman"/>
          <w:i/>
        </w:rPr>
        <w:t>m</w:t>
      </w:r>
      <w:r w:rsidRPr="00301E4F">
        <w:rPr>
          <w:rFonts w:ascii="Times New Roman" w:hAnsi="Times New Roman" w:hint="eastAsia"/>
        </w:rPr>
        <w:t>可</w:t>
      </w:r>
      <w:r w:rsidRPr="00301E4F">
        <w:rPr>
          <w:rFonts w:ascii="Times New Roman" w:hAnsi="Times New Roman"/>
        </w:rPr>
        <w:t>逆元</w:t>
      </w:r>
      <w:r w:rsidRPr="00301E4F">
        <w:rPr>
          <w:rFonts w:ascii="Times New Roman" w:hAnsi="Times New Roman"/>
        </w:rPr>
        <w:t>.</w:t>
      </w:r>
    </w:p>
    <w:p w14:paraId="186F7558" w14:textId="77777777" w:rsidR="00A83BBD"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证</w:t>
      </w:r>
      <w:r w:rsidRPr="00301E4F">
        <w:rPr>
          <w:rFonts w:ascii="Times New Roman" w:hAnsi="Times New Roman"/>
        </w:rPr>
        <w:t xml:space="preserve"> </w:t>
      </w:r>
      <w:r w:rsidRPr="00301E4F">
        <w:rPr>
          <w:rFonts w:ascii="Times New Roman" w:hAnsi="Times New Roman"/>
        </w:rPr>
        <w:t>必要性</w:t>
      </w:r>
      <w:r w:rsidRPr="00301E4F">
        <w:rPr>
          <w:rFonts w:ascii="Times New Roman" w:hAnsi="Times New Roman"/>
        </w:rPr>
        <w:t xml:space="preserve">. </w:t>
      </w:r>
      <w:r w:rsidRPr="00301E4F">
        <w:rPr>
          <w:rFonts w:ascii="Times New Roman" w:hAnsi="Times New Roman"/>
        </w:rPr>
        <w:t>如果整数</w:t>
      </w:r>
      <w:r w:rsidRPr="00301E4F">
        <w:rPr>
          <w:rFonts w:ascii="Times New Roman" w:hAnsi="Times New Roman"/>
          <w:i/>
        </w:rPr>
        <w:t>a</w:t>
      </w:r>
      <w:r w:rsidRPr="00301E4F">
        <w:rPr>
          <w:rFonts w:ascii="Times New Roman" w:hAnsi="Times New Roman"/>
        </w:rPr>
        <w:t>是模</w:t>
      </w:r>
      <w:r w:rsidRPr="00301E4F">
        <w:rPr>
          <w:rFonts w:ascii="Times New Roman" w:hAnsi="Times New Roman"/>
          <w:i/>
        </w:rPr>
        <w:t>m</w:t>
      </w:r>
      <w:r w:rsidRPr="00301E4F">
        <w:rPr>
          <w:rFonts w:ascii="Times New Roman" w:hAnsi="Times New Roman"/>
        </w:rPr>
        <w:t>简化剩余，则</w:t>
      </w:r>
      <w:r w:rsidRPr="00301E4F">
        <w:rPr>
          <w:rFonts w:ascii="Times New Roman" w:hAnsi="Times New Roman"/>
          <w:noProof/>
          <w:position w:val="-10"/>
        </w:rPr>
        <w:drawing>
          <wp:inline distT="0" distB="0" distL="0" distR="0" wp14:anchorId="321D5F33" wp14:editId="2BDA00EB">
            <wp:extent cx="596265" cy="1968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265" cy="196850"/>
                    </a:xfrm>
                    <a:prstGeom prst="rect">
                      <a:avLst/>
                    </a:prstGeom>
                    <a:noFill/>
                    <a:ln>
                      <a:noFill/>
                    </a:ln>
                  </pic:spPr>
                </pic:pic>
              </a:graphicData>
            </a:graphic>
          </wp:inline>
        </w:drawing>
      </w:r>
      <w:r w:rsidRPr="00301E4F">
        <w:rPr>
          <w:rFonts w:ascii="Times New Roman" w:hAnsi="Times New Roman"/>
        </w:rPr>
        <w:t>.</w:t>
      </w:r>
    </w:p>
    <w:p w14:paraId="76BE956B" w14:textId="13A1A6F8" w:rsidR="00342265" w:rsidRPr="00301E4F" w:rsidRDefault="00342265" w:rsidP="00A83BBD">
      <w:pPr>
        <w:snapToGrid w:val="0"/>
        <w:spacing w:line="360" w:lineRule="auto"/>
        <w:ind w:firstLineChars="750" w:firstLine="1575"/>
        <w:contextualSpacing/>
        <w:jc w:val="left"/>
        <w:rPr>
          <w:rFonts w:ascii="Times New Roman" w:hAnsi="Times New Roman"/>
        </w:rPr>
      </w:pPr>
      <w:r w:rsidRPr="00301E4F">
        <w:rPr>
          <w:rFonts w:ascii="Times New Roman" w:hAnsi="Times New Roman"/>
        </w:rPr>
        <w:t>根据定理</w:t>
      </w:r>
      <w:r w:rsidR="00A83BBD">
        <w:rPr>
          <w:rFonts w:ascii="Times New Roman" w:hAnsi="Times New Roman"/>
        </w:rPr>
        <w:t>3.1.1</w:t>
      </w:r>
      <w:r w:rsidRPr="00301E4F">
        <w:rPr>
          <w:rFonts w:ascii="Times New Roman" w:hAnsi="Times New Roman"/>
        </w:rPr>
        <w:t>，存在整数</w:t>
      </w:r>
      <w:r w:rsidRPr="00301E4F">
        <w:rPr>
          <w:rFonts w:ascii="Times New Roman" w:hAnsi="Times New Roman"/>
          <w:noProof/>
          <w:position w:val="-6"/>
        </w:rPr>
        <w:drawing>
          <wp:inline distT="0" distB="0" distL="0" distR="0" wp14:anchorId="65620598" wp14:editId="7C7D8A55">
            <wp:extent cx="161925" cy="185420"/>
            <wp:effectExtent l="0" t="0" r="952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 cy="185420"/>
                    </a:xfrm>
                    <a:prstGeom prst="rect">
                      <a:avLst/>
                    </a:prstGeom>
                    <a:noFill/>
                    <a:ln>
                      <a:noFill/>
                    </a:ln>
                  </pic:spPr>
                </pic:pic>
              </a:graphicData>
            </a:graphic>
          </wp:inline>
        </w:drawing>
      </w:r>
      <w:r w:rsidRPr="00301E4F">
        <w:rPr>
          <w:rFonts w:ascii="Times New Roman" w:hAnsi="Times New Roman"/>
        </w:rPr>
        <w:t>使得</w:t>
      </w:r>
      <w:r w:rsidR="00A83BBD">
        <w:rPr>
          <w:rFonts w:ascii="Times New Roman" w:hAnsi="Times New Roman" w:hint="eastAsia"/>
        </w:rPr>
        <w:t xml:space="preserve"> </w:t>
      </w:r>
      <w:r w:rsidRPr="00301E4F">
        <w:rPr>
          <w:rFonts w:ascii="Times New Roman" w:hAnsi="Times New Roman"/>
          <w:noProof/>
          <w:position w:val="-10"/>
        </w:rPr>
        <w:drawing>
          <wp:inline distT="0" distB="0" distL="0" distR="0" wp14:anchorId="7730D137" wp14:editId="26D73261">
            <wp:extent cx="949325" cy="196850"/>
            <wp:effectExtent l="0" t="0" r="317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49325" cy="196850"/>
                    </a:xfrm>
                    <a:prstGeom prst="rect">
                      <a:avLst/>
                    </a:prstGeom>
                    <a:noFill/>
                    <a:ln>
                      <a:noFill/>
                    </a:ln>
                  </pic:spPr>
                </pic:pic>
              </a:graphicData>
            </a:graphic>
          </wp:inline>
        </w:drawing>
      </w:r>
    </w:p>
    <w:p w14:paraId="087716AC" w14:textId="52EE2DA4" w:rsidR="00342265" w:rsidRPr="00301E4F" w:rsidRDefault="00342265" w:rsidP="00342265">
      <w:pPr>
        <w:snapToGrid w:val="0"/>
        <w:spacing w:line="360" w:lineRule="auto"/>
        <w:ind w:firstLineChars="750" w:firstLine="1575"/>
        <w:contextualSpacing/>
        <w:jc w:val="left"/>
        <w:rPr>
          <w:rFonts w:ascii="Times New Roman" w:hAnsi="Times New Roman"/>
        </w:rPr>
      </w:pPr>
      <w:r w:rsidRPr="00301E4F">
        <w:rPr>
          <w:rFonts w:ascii="Times New Roman" w:hAnsi="Times New Roman"/>
        </w:rPr>
        <w:t>因此，由定义</w:t>
      </w:r>
      <w:ins w:id="297" w:author="zhengping jin" w:date="2024-07-31T21:00:00Z" w16du:dateUtc="2024-07-31T13:00:00Z">
        <w:r w:rsidR="00C00214">
          <w:rPr>
            <w:rFonts w:ascii="Times New Roman" w:hAnsi="Times New Roman" w:hint="eastAsia"/>
          </w:rPr>
          <w:t>3.</w:t>
        </w:r>
      </w:ins>
      <w:ins w:id="298" w:author="zhengping jin" w:date="2024-07-31T21:01:00Z" w16du:dateUtc="2024-07-31T13:01:00Z">
        <w:r w:rsidR="00C00214">
          <w:rPr>
            <w:rFonts w:ascii="Times New Roman" w:hAnsi="Times New Roman" w:hint="eastAsia"/>
          </w:rPr>
          <w:t xml:space="preserve">1.2, </w:t>
        </w:r>
      </w:ins>
      <w:r w:rsidRPr="00301E4F">
        <w:rPr>
          <w:rFonts w:ascii="Times New Roman" w:hAnsi="Times New Roman"/>
          <w:i/>
        </w:rPr>
        <w:t>a</w:t>
      </w:r>
      <w:r w:rsidRPr="00301E4F">
        <w:rPr>
          <w:rFonts w:ascii="Times New Roman" w:hAnsi="Times New Roman"/>
        </w:rPr>
        <w:t>是模</w:t>
      </w:r>
      <w:r w:rsidRPr="00301E4F">
        <w:rPr>
          <w:rFonts w:ascii="Times New Roman" w:hAnsi="Times New Roman"/>
          <w:i/>
        </w:rPr>
        <w:t>m</w:t>
      </w:r>
      <w:r w:rsidRPr="00301E4F">
        <w:rPr>
          <w:rFonts w:ascii="Times New Roman" w:hAnsi="Times New Roman"/>
        </w:rPr>
        <w:t>逆元</w:t>
      </w:r>
      <w:r w:rsidRPr="00301E4F">
        <w:rPr>
          <w:rFonts w:ascii="Times New Roman" w:hAnsi="Times New Roman"/>
        </w:rPr>
        <w:t>.</w:t>
      </w:r>
    </w:p>
    <w:p w14:paraId="27647B1D" w14:textId="4B2F89B1" w:rsidR="00342265" w:rsidRPr="00301E4F" w:rsidRDefault="00342265" w:rsidP="004B278F">
      <w:pPr>
        <w:snapToGrid w:val="0"/>
        <w:spacing w:line="360" w:lineRule="auto"/>
        <w:ind w:firstLineChars="350" w:firstLine="735"/>
        <w:contextualSpacing/>
        <w:jc w:val="left"/>
        <w:rPr>
          <w:rFonts w:ascii="Times New Roman" w:hAnsi="Times New Roman"/>
        </w:rPr>
      </w:pPr>
      <w:r w:rsidRPr="00301E4F">
        <w:rPr>
          <w:rFonts w:ascii="Times New Roman" w:hAnsi="Times New Roman"/>
        </w:rPr>
        <w:t>充分性</w:t>
      </w:r>
      <w:r w:rsidRPr="00301E4F">
        <w:rPr>
          <w:rFonts w:ascii="Times New Roman" w:hAnsi="Times New Roman"/>
        </w:rPr>
        <w:t xml:space="preserve">. </w:t>
      </w:r>
      <w:r w:rsidRPr="00301E4F">
        <w:rPr>
          <w:rFonts w:ascii="Times New Roman" w:hAnsi="Times New Roman"/>
        </w:rPr>
        <w:t>如果</w:t>
      </w:r>
      <w:r w:rsidRPr="00301E4F">
        <w:rPr>
          <w:rFonts w:ascii="Times New Roman" w:hAnsi="Times New Roman"/>
          <w:i/>
        </w:rPr>
        <w:t>a</w:t>
      </w:r>
      <w:r w:rsidRPr="00301E4F">
        <w:rPr>
          <w:rFonts w:ascii="Times New Roman" w:hAnsi="Times New Roman"/>
        </w:rPr>
        <w:t>是模</w:t>
      </w:r>
      <w:r w:rsidRPr="00301E4F">
        <w:rPr>
          <w:rFonts w:ascii="Times New Roman" w:hAnsi="Times New Roman"/>
          <w:i/>
        </w:rPr>
        <w:t>m</w:t>
      </w:r>
      <w:r w:rsidRPr="00301E4F">
        <w:rPr>
          <w:rFonts w:ascii="Times New Roman" w:hAnsi="Times New Roman" w:hint="eastAsia"/>
        </w:rPr>
        <w:t>可</w:t>
      </w:r>
      <w:r w:rsidRPr="00301E4F">
        <w:rPr>
          <w:rFonts w:ascii="Times New Roman" w:hAnsi="Times New Roman"/>
        </w:rPr>
        <w:t>逆元，则存在整数</w:t>
      </w:r>
      <w:r w:rsidRPr="00301E4F">
        <w:rPr>
          <w:rFonts w:ascii="Times New Roman" w:hAnsi="Times New Roman"/>
          <w:noProof/>
          <w:position w:val="-6"/>
        </w:rPr>
        <w:drawing>
          <wp:inline distT="0" distB="0" distL="0" distR="0" wp14:anchorId="28B46F68" wp14:editId="2D22BD27">
            <wp:extent cx="161925" cy="185420"/>
            <wp:effectExtent l="0" t="0" r="9525"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 cy="185420"/>
                    </a:xfrm>
                    <a:prstGeom prst="rect">
                      <a:avLst/>
                    </a:prstGeom>
                    <a:noFill/>
                    <a:ln>
                      <a:noFill/>
                    </a:ln>
                  </pic:spPr>
                </pic:pic>
              </a:graphicData>
            </a:graphic>
          </wp:inline>
        </w:drawing>
      </w:r>
      <w:r w:rsidRPr="00301E4F">
        <w:rPr>
          <w:rFonts w:ascii="Times New Roman" w:hAnsi="Times New Roman"/>
        </w:rPr>
        <w:t>使得</w:t>
      </w:r>
      <w:r w:rsidRPr="00301E4F">
        <w:rPr>
          <w:rFonts w:ascii="Times New Roman" w:hAnsi="Times New Roman"/>
          <w:noProof/>
          <w:position w:val="-10"/>
        </w:rPr>
        <w:drawing>
          <wp:inline distT="0" distB="0" distL="0" distR="0" wp14:anchorId="28BF48E0" wp14:editId="4D5B8CB2">
            <wp:extent cx="949325" cy="196850"/>
            <wp:effectExtent l="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49325" cy="196850"/>
                    </a:xfrm>
                    <a:prstGeom prst="rect">
                      <a:avLst/>
                    </a:prstGeom>
                    <a:noFill/>
                    <a:ln>
                      <a:noFill/>
                    </a:ln>
                  </pic:spPr>
                </pic:pic>
              </a:graphicData>
            </a:graphic>
          </wp:inline>
        </w:drawing>
      </w:r>
    </w:p>
    <w:p w14:paraId="5AB168A3" w14:textId="79C22703" w:rsidR="00342265" w:rsidRPr="00301E4F" w:rsidRDefault="00342265" w:rsidP="004B278F">
      <w:pPr>
        <w:snapToGrid w:val="0"/>
        <w:spacing w:line="360" w:lineRule="auto"/>
        <w:ind w:firstLineChars="750" w:firstLine="1575"/>
        <w:contextualSpacing/>
        <w:jc w:val="left"/>
        <w:rPr>
          <w:rFonts w:ascii="Times New Roman" w:hAnsi="Times New Roman"/>
        </w:rPr>
      </w:pPr>
      <w:r w:rsidRPr="00301E4F">
        <w:rPr>
          <w:rFonts w:ascii="Times New Roman" w:hAnsi="Times New Roman"/>
        </w:rPr>
        <w:t>即</w:t>
      </w:r>
      <w:r w:rsidR="00910D29" w:rsidRPr="00301E4F">
        <w:rPr>
          <w:rFonts w:ascii="Times New Roman" w:hAnsi="Times New Roman"/>
        </w:rPr>
        <w:t>同余方程</w:t>
      </w:r>
      <w:r w:rsidRPr="00301E4F">
        <w:rPr>
          <w:rFonts w:ascii="Times New Roman" w:hAnsi="Times New Roman"/>
          <w:noProof/>
          <w:position w:val="-10"/>
        </w:rPr>
        <w:drawing>
          <wp:inline distT="0" distB="0" distL="0" distR="0" wp14:anchorId="4C3161E7" wp14:editId="1D85C192">
            <wp:extent cx="908685" cy="196850"/>
            <wp:effectExtent l="0" t="0" r="571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08685" cy="196850"/>
                    </a:xfrm>
                    <a:prstGeom prst="rect">
                      <a:avLst/>
                    </a:prstGeom>
                    <a:noFill/>
                    <a:ln>
                      <a:noFill/>
                    </a:ln>
                  </pic:spPr>
                </pic:pic>
              </a:graphicData>
            </a:graphic>
          </wp:inline>
        </w:drawing>
      </w:r>
    </w:p>
    <w:p w14:paraId="63082BD3" w14:textId="77777777" w:rsidR="00342265" w:rsidRPr="00301E4F" w:rsidRDefault="00342265" w:rsidP="00342265">
      <w:pPr>
        <w:snapToGrid w:val="0"/>
        <w:spacing w:line="360" w:lineRule="auto"/>
        <w:ind w:firstLineChars="750" w:firstLine="1575"/>
        <w:contextualSpacing/>
        <w:jc w:val="left"/>
        <w:rPr>
          <w:rFonts w:ascii="Times New Roman" w:hAnsi="Times New Roman"/>
        </w:rPr>
      </w:pPr>
      <w:r w:rsidRPr="00301E4F">
        <w:rPr>
          <w:rFonts w:ascii="Times New Roman" w:hAnsi="Times New Roman"/>
        </w:rPr>
        <w:t>有解</w:t>
      </w:r>
      <w:r w:rsidRPr="00301E4F">
        <w:rPr>
          <w:rFonts w:ascii="Times New Roman" w:hAnsi="Times New Roman"/>
          <w:noProof/>
          <w:position w:val="-10"/>
        </w:rPr>
        <w:drawing>
          <wp:inline distT="0" distB="0" distL="0" distR="0" wp14:anchorId="2F5FD209" wp14:editId="0A096E80">
            <wp:extent cx="908685" cy="196850"/>
            <wp:effectExtent l="0" t="0" r="571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08685" cy="196850"/>
                    </a:xfrm>
                    <a:prstGeom prst="rect">
                      <a:avLst/>
                    </a:prstGeom>
                    <a:noFill/>
                    <a:ln>
                      <a:noFill/>
                    </a:ln>
                  </pic:spPr>
                </pic:pic>
              </a:graphicData>
            </a:graphic>
          </wp:inline>
        </w:drawing>
      </w:r>
      <w:r w:rsidRPr="00301E4F">
        <w:rPr>
          <w:rFonts w:ascii="Times New Roman" w:hAnsi="Times New Roman"/>
        </w:rPr>
        <w:t>.</w:t>
      </w:r>
    </w:p>
    <w:p w14:paraId="4B862C19" w14:textId="2A586BF2" w:rsidR="00342265" w:rsidRPr="00301E4F" w:rsidRDefault="00342265" w:rsidP="00342265">
      <w:pPr>
        <w:snapToGrid w:val="0"/>
        <w:spacing w:line="360" w:lineRule="auto"/>
        <w:ind w:firstLineChars="750" w:firstLine="1575"/>
        <w:contextualSpacing/>
        <w:jc w:val="left"/>
        <w:rPr>
          <w:rFonts w:ascii="Times New Roman" w:hAnsi="Times New Roman"/>
        </w:rPr>
      </w:pPr>
      <w:r w:rsidRPr="00301E4F">
        <w:rPr>
          <w:rFonts w:ascii="Times New Roman" w:hAnsi="Times New Roman"/>
        </w:rPr>
        <w:t>根据定理</w:t>
      </w:r>
      <w:r w:rsidR="00A83BBD">
        <w:rPr>
          <w:rFonts w:ascii="Times New Roman" w:hAnsi="Times New Roman" w:hint="eastAsia"/>
        </w:rPr>
        <w:t>3</w:t>
      </w:r>
      <w:r w:rsidR="00A83BBD">
        <w:rPr>
          <w:rFonts w:ascii="Times New Roman" w:hAnsi="Times New Roman"/>
        </w:rPr>
        <w:t>.</w:t>
      </w:r>
      <w:del w:id="299" w:author="zhengping jin" w:date="2024-07-31T21:01:00Z" w16du:dateUtc="2024-07-31T13:01:00Z">
        <w:r w:rsidR="00A83BBD" w:rsidDel="00C00214">
          <w:rPr>
            <w:rFonts w:ascii="Times New Roman" w:hAnsi="Times New Roman"/>
          </w:rPr>
          <w:delText>3</w:delText>
        </w:r>
      </w:del>
      <w:ins w:id="300" w:author="zhengping jin" w:date="2024-07-31T21:01:00Z" w16du:dateUtc="2024-07-31T13:01:00Z">
        <w:r w:rsidR="00C00214">
          <w:rPr>
            <w:rFonts w:ascii="Times New Roman" w:hAnsi="Times New Roman" w:hint="eastAsia"/>
          </w:rPr>
          <w:t>1</w:t>
        </w:r>
      </w:ins>
      <w:r w:rsidR="00A83BBD">
        <w:rPr>
          <w:rFonts w:ascii="Times New Roman" w:hAnsi="Times New Roman"/>
        </w:rPr>
        <w:t>.</w:t>
      </w:r>
      <w:r w:rsidRPr="00301E4F">
        <w:rPr>
          <w:rFonts w:ascii="Times New Roman" w:hAnsi="Times New Roman"/>
        </w:rPr>
        <w:t>1</w:t>
      </w:r>
      <w:r w:rsidRPr="00301E4F">
        <w:rPr>
          <w:rFonts w:ascii="Times New Roman" w:hAnsi="Times New Roman"/>
        </w:rPr>
        <w:t>，有</w:t>
      </w:r>
      <w:r w:rsidRPr="00301E4F">
        <w:rPr>
          <w:rFonts w:ascii="Times New Roman" w:hAnsi="Times New Roman"/>
          <w:noProof/>
          <w:position w:val="-10"/>
        </w:rPr>
        <w:drawing>
          <wp:inline distT="0" distB="0" distL="0" distR="0" wp14:anchorId="26E0E610" wp14:editId="1CE6CB2E">
            <wp:extent cx="532130" cy="19685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2130" cy="196850"/>
                    </a:xfrm>
                    <a:prstGeom prst="rect">
                      <a:avLst/>
                    </a:prstGeom>
                    <a:noFill/>
                    <a:ln>
                      <a:noFill/>
                    </a:ln>
                  </pic:spPr>
                </pic:pic>
              </a:graphicData>
            </a:graphic>
          </wp:inline>
        </w:drawing>
      </w:r>
      <w:r w:rsidRPr="00301E4F">
        <w:rPr>
          <w:rFonts w:ascii="Times New Roman" w:hAnsi="Times New Roman"/>
        </w:rPr>
        <w:t xml:space="preserve">. </w:t>
      </w:r>
      <w:r w:rsidRPr="00301E4F">
        <w:rPr>
          <w:rFonts w:ascii="Times New Roman" w:hAnsi="Times New Roman"/>
        </w:rPr>
        <w:t>从而，</w:t>
      </w:r>
      <w:r w:rsidRPr="00301E4F">
        <w:rPr>
          <w:rFonts w:ascii="Times New Roman" w:hAnsi="Times New Roman"/>
          <w:noProof/>
          <w:position w:val="-10"/>
        </w:rPr>
        <w:drawing>
          <wp:inline distT="0" distB="0" distL="0" distR="0" wp14:anchorId="5D0D759B" wp14:editId="6865A99A">
            <wp:extent cx="596265" cy="196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6265" cy="196850"/>
                    </a:xfrm>
                    <a:prstGeom prst="rect">
                      <a:avLst/>
                    </a:prstGeom>
                    <a:noFill/>
                    <a:ln>
                      <a:noFill/>
                    </a:ln>
                  </pic:spPr>
                </pic:pic>
              </a:graphicData>
            </a:graphic>
          </wp:inline>
        </w:drawing>
      </w:r>
      <w:r w:rsidRPr="00301E4F">
        <w:rPr>
          <w:rFonts w:ascii="Times New Roman" w:hAnsi="Times New Roman"/>
        </w:rPr>
        <w:t xml:space="preserve">. </w:t>
      </w:r>
    </w:p>
    <w:p w14:paraId="75568AE1" w14:textId="77777777" w:rsidR="00342265" w:rsidRPr="00301E4F" w:rsidRDefault="00342265" w:rsidP="00342265">
      <w:pPr>
        <w:snapToGrid w:val="0"/>
        <w:spacing w:line="360" w:lineRule="auto"/>
        <w:ind w:firstLineChars="750" w:firstLine="1575"/>
        <w:contextualSpacing/>
        <w:jc w:val="left"/>
        <w:rPr>
          <w:rFonts w:ascii="Times New Roman" w:hAnsi="Times New Roman"/>
        </w:rPr>
      </w:pPr>
      <w:r w:rsidRPr="00301E4F">
        <w:rPr>
          <w:rFonts w:ascii="Times New Roman" w:hAnsi="Times New Roman"/>
        </w:rPr>
        <w:t>因此，整数</w:t>
      </w:r>
      <w:r w:rsidRPr="00301E4F">
        <w:rPr>
          <w:rFonts w:ascii="Times New Roman" w:hAnsi="Times New Roman"/>
          <w:i/>
        </w:rPr>
        <w:t>a</w:t>
      </w:r>
      <w:r w:rsidRPr="00301E4F">
        <w:rPr>
          <w:rFonts w:ascii="Times New Roman" w:hAnsi="Times New Roman"/>
        </w:rPr>
        <w:t>是模</w:t>
      </w:r>
      <w:r w:rsidRPr="00301E4F">
        <w:rPr>
          <w:rFonts w:ascii="Times New Roman" w:hAnsi="Times New Roman"/>
          <w:i/>
        </w:rPr>
        <w:t>m</w:t>
      </w:r>
      <w:r w:rsidRPr="00301E4F">
        <w:rPr>
          <w:rFonts w:ascii="Times New Roman" w:hAnsi="Times New Roman"/>
        </w:rPr>
        <w:t>简化剩余</w:t>
      </w:r>
      <w:r w:rsidRPr="00301E4F">
        <w:rPr>
          <w:rFonts w:ascii="Times New Roman" w:hAnsi="Times New Roman" w:hint="eastAsia"/>
        </w:rPr>
        <w:t>.</w:t>
      </w:r>
    </w:p>
    <w:p w14:paraId="0CAA3C3F" w14:textId="77777777" w:rsidR="001A7D60" w:rsidRDefault="001A7D60" w:rsidP="00342265">
      <w:pPr>
        <w:snapToGrid w:val="0"/>
        <w:spacing w:line="360" w:lineRule="auto"/>
        <w:ind w:firstLineChars="200" w:firstLine="420"/>
        <w:contextualSpacing/>
        <w:jc w:val="left"/>
        <w:rPr>
          <w:rFonts w:ascii="Times New Roman" w:hAnsi="Times New Roman"/>
        </w:rPr>
      </w:pPr>
    </w:p>
    <w:p w14:paraId="21E28DC9" w14:textId="1D91960B" w:rsidR="001A7D60" w:rsidRDefault="001A7D60" w:rsidP="001A7D60">
      <w:pPr>
        <w:snapToGrid w:val="0"/>
        <w:spacing w:line="360" w:lineRule="auto"/>
        <w:ind w:firstLineChars="200" w:firstLine="420"/>
        <w:contextualSpacing/>
        <w:jc w:val="left"/>
        <w:rPr>
          <w:rFonts w:ascii="Times New Roman" w:hAnsi="Times New Roman"/>
        </w:rPr>
      </w:pPr>
      <w:del w:id="301" w:author="zhengping jin" w:date="2024-07-31T21:04:00Z" w16du:dateUtc="2024-07-31T13:04:00Z">
        <w:r w:rsidRPr="00301E4F" w:rsidDel="00C00214">
          <w:rPr>
            <w:rFonts w:ascii="Times New Roman" w:hAnsi="Times New Roman" w:hint="eastAsia"/>
          </w:rPr>
          <w:delText>现在</w:delText>
        </w:r>
      </w:del>
      <w:ins w:id="302" w:author="zhengping jin" w:date="2024-07-31T21:04:00Z" w16du:dateUtc="2024-07-31T13:04:00Z">
        <w:r w:rsidR="00C00214">
          <w:rPr>
            <w:rFonts w:ascii="Times New Roman" w:hAnsi="Times New Roman" w:hint="eastAsia"/>
          </w:rPr>
          <w:t>其次，</w:t>
        </w:r>
      </w:ins>
      <w:del w:id="303" w:author="zhengping jin" w:date="2024-07-31T21:04:00Z" w16du:dateUtc="2024-07-31T13:04:00Z">
        <w:r w:rsidRPr="00301E4F" w:rsidDel="00C00214">
          <w:rPr>
            <w:rFonts w:ascii="Times New Roman" w:hAnsi="Times New Roman"/>
          </w:rPr>
          <w:delText>我们</w:delText>
        </w:r>
      </w:del>
      <w:r w:rsidRPr="00301E4F">
        <w:rPr>
          <w:rFonts w:ascii="Times New Roman" w:hAnsi="Times New Roman"/>
        </w:rPr>
        <w:t>考虑</w:t>
      </w:r>
      <w:ins w:id="304" w:author="zhengping jin" w:date="2024-07-31T21:04:00Z" w16du:dateUtc="2024-07-31T13:04:00Z">
        <w:r w:rsidR="00C00214">
          <w:rPr>
            <w:rFonts w:ascii="Times New Roman" w:hAnsi="Times New Roman" w:hint="eastAsia"/>
          </w:rPr>
          <w:t>通常的</w:t>
        </w:r>
      </w:ins>
      <w:r w:rsidRPr="00301E4F">
        <w:rPr>
          <w:rFonts w:ascii="Times New Roman" w:hAnsi="Times New Roman"/>
        </w:rPr>
        <w:t>一次同余方程的求解</w:t>
      </w:r>
      <w:r w:rsidRPr="00301E4F">
        <w:rPr>
          <w:rFonts w:ascii="Times New Roman" w:hAnsi="Times New Roman"/>
        </w:rPr>
        <w:t>.</w:t>
      </w:r>
      <w:r>
        <w:rPr>
          <w:rFonts w:ascii="Times New Roman" w:hAnsi="Times New Roman"/>
        </w:rPr>
        <w:t xml:space="preserve"> </w:t>
      </w:r>
      <w:ins w:id="305" w:author="zhengping jin" w:date="2024-07-31T21:05:00Z" w16du:dateUtc="2024-07-31T13:05:00Z">
        <w:r w:rsidR="00C00214">
          <w:rPr>
            <w:rFonts w:ascii="Times New Roman" w:hAnsi="Times New Roman" w:hint="eastAsia"/>
          </w:rPr>
          <w:t>实际上，</w:t>
        </w:r>
      </w:ins>
      <w:r w:rsidRPr="001A7D60">
        <w:rPr>
          <w:rFonts w:ascii="Times New Roman" w:hAnsi="Times New Roman" w:hint="eastAsia"/>
        </w:rPr>
        <w:t>一次同余方程求解的思路是</w:t>
      </w:r>
      <w:r>
        <w:rPr>
          <w:rFonts w:ascii="Times New Roman" w:hAnsi="Times New Roman" w:hint="eastAsia"/>
        </w:rPr>
        <w:t>：</w:t>
      </w:r>
    </w:p>
    <w:p w14:paraId="4F1B599A" w14:textId="49040F3B" w:rsidR="00027302" w:rsidRPr="001A7D60" w:rsidRDefault="00027302" w:rsidP="00027302">
      <w:pPr>
        <w:snapToGrid w:val="0"/>
        <w:spacing w:line="360" w:lineRule="auto"/>
        <w:ind w:firstLineChars="1250" w:firstLine="3000"/>
        <w:contextualSpacing/>
        <w:jc w:val="left"/>
        <w:rPr>
          <w:rFonts w:ascii="Times New Roman" w:hAnsi="Times New Roman"/>
        </w:rPr>
      </w:pPr>
      <w:r w:rsidRPr="00027302">
        <w:rPr>
          <w:rFonts w:ascii="Times New Roman" w:hAnsi="Times New Roman" w:hint="eastAsia"/>
          <w:sz w:val="24"/>
          <w:szCs w:val="24"/>
        </w:rPr>
        <w:t>(</w:t>
      </w:r>
      <w:r w:rsidRPr="00027302">
        <w:rPr>
          <w:rFonts w:ascii="Times New Roman" w:hAnsi="Times New Roman"/>
          <w:i/>
          <w:sz w:val="24"/>
          <w:szCs w:val="24"/>
        </w:rPr>
        <w:t>a</w:t>
      </w:r>
      <w:r w:rsidRPr="00027302">
        <w:rPr>
          <w:rFonts w:ascii="Times New Roman" w:hAnsi="Times New Roman"/>
          <w:sz w:val="24"/>
          <w:szCs w:val="24"/>
        </w:rPr>
        <w:t xml:space="preserve">, </w:t>
      </w:r>
      <w:proofErr w:type="gramStart"/>
      <w:r w:rsidRPr="00027302">
        <w:rPr>
          <w:rFonts w:ascii="Times New Roman" w:hAnsi="Times New Roman"/>
          <w:i/>
          <w:sz w:val="24"/>
          <w:szCs w:val="24"/>
        </w:rPr>
        <w:t>m</w:t>
      </w:r>
      <w:r w:rsidRPr="00027302">
        <w:rPr>
          <w:rFonts w:ascii="Times New Roman" w:hAnsi="Times New Roman"/>
          <w:sz w:val="24"/>
          <w:szCs w:val="24"/>
        </w:rPr>
        <w:t>)=</w:t>
      </w:r>
      <w:proofErr w:type="gramEnd"/>
      <w:r w:rsidRPr="00027302">
        <w:rPr>
          <w:rFonts w:ascii="Times New Roman" w:hAnsi="Times New Roman"/>
          <w:sz w:val="24"/>
          <w:szCs w:val="24"/>
        </w:rPr>
        <w:t>1</w:t>
      </w:r>
      <w:r>
        <w:rPr>
          <w:rFonts w:ascii="Times New Roman" w:hAnsi="Times New Roman"/>
        </w:rPr>
        <w:t xml:space="preserve">, </w:t>
      </w:r>
      <w:r w:rsidRPr="00301E4F">
        <w:rPr>
          <w:rFonts w:ascii="Times New Roman" w:hAnsi="Times New Roman"/>
          <w:noProof/>
          <w:position w:val="-10"/>
        </w:rPr>
        <w:drawing>
          <wp:inline distT="0" distB="0" distL="0" distR="0" wp14:anchorId="4CA73B60" wp14:editId="469D9E3A">
            <wp:extent cx="908685" cy="196850"/>
            <wp:effectExtent l="0" t="0" r="5715" b="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08685" cy="196850"/>
                    </a:xfrm>
                    <a:prstGeom prst="rect">
                      <a:avLst/>
                    </a:prstGeom>
                    <a:noFill/>
                    <a:ln>
                      <a:noFill/>
                    </a:ln>
                  </pic:spPr>
                </pic:pic>
              </a:graphicData>
            </a:graphic>
          </wp:inline>
        </w:drawing>
      </w:r>
      <w:ins w:id="306" w:author="zhengping jin" w:date="2024-07-31T21:06:00Z" w16du:dateUtc="2024-07-31T13:06:00Z">
        <w:r w:rsidR="00C00214">
          <w:rPr>
            <w:rFonts w:ascii="Times New Roman" w:hAnsi="Times New Roman" w:hint="eastAsia"/>
          </w:rPr>
          <w:t>.</w:t>
        </w:r>
      </w:ins>
    </w:p>
    <w:p w14:paraId="0B66249A" w14:textId="436ABF63" w:rsidR="001A7D60" w:rsidRDefault="00027302" w:rsidP="001A7D60">
      <w:pPr>
        <w:snapToGrid w:val="0"/>
        <w:spacing w:line="360" w:lineRule="auto"/>
        <w:ind w:firstLineChars="200" w:firstLine="420"/>
        <w:contextualSpacing/>
        <w:jc w:val="left"/>
        <w:rPr>
          <w:rFonts w:ascii="Times New Roman" w:hAnsi="Times New Roman"/>
        </w:rPr>
      </w:pPr>
      <m:oMathPara>
        <m:oMath>
          <m:r>
            <m:rPr>
              <m:sty m:val="p"/>
            </m:rPr>
            <w:rPr>
              <w:rFonts w:ascii="Cambria Math" w:hAnsi="Cambria Math"/>
            </w:rPr>
            <m:t>↓</m:t>
          </m:r>
        </m:oMath>
      </m:oMathPara>
    </w:p>
    <w:p w14:paraId="5774120F" w14:textId="4067C71E" w:rsidR="00027302" w:rsidRPr="001A7D60" w:rsidRDefault="00027302" w:rsidP="00027302">
      <w:pPr>
        <w:snapToGrid w:val="0"/>
        <w:spacing w:line="360" w:lineRule="auto"/>
        <w:ind w:firstLineChars="1250" w:firstLine="3000"/>
        <w:contextualSpacing/>
        <w:jc w:val="left"/>
        <w:rPr>
          <w:rFonts w:ascii="Times New Roman" w:hAnsi="Times New Roman"/>
        </w:rPr>
      </w:pPr>
      <w:r w:rsidRPr="00027302">
        <w:rPr>
          <w:rFonts w:ascii="Times New Roman" w:hAnsi="Times New Roman" w:hint="eastAsia"/>
          <w:sz w:val="24"/>
          <w:szCs w:val="24"/>
        </w:rPr>
        <w:t>(</w:t>
      </w:r>
      <w:r w:rsidRPr="00027302">
        <w:rPr>
          <w:rFonts w:ascii="Times New Roman" w:hAnsi="Times New Roman"/>
          <w:i/>
          <w:sz w:val="24"/>
          <w:szCs w:val="24"/>
        </w:rPr>
        <w:t>a</w:t>
      </w:r>
      <w:r w:rsidRPr="00027302">
        <w:rPr>
          <w:rFonts w:ascii="Times New Roman" w:hAnsi="Times New Roman"/>
          <w:sz w:val="24"/>
          <w:szCs w:val="24"/>
        </w:rPr>
        <w:t xml:space="preserve">, </w:t>
      </w:r>
      <w:proofErr w:type="gramStart"/>
      <w:r w:rsidRPr="00027302">
        <w:rPr>
          <w:rFonts w:ascii="Times New Roman" w:hAnsi="Times New Roman"/>
          <w:i/>
          <w:sz w:val="24"/>
          <w:szCs w:val="24"/>
        </w:rPr>
        <w:t>m</w:t>
      </w:r>
      <w:r w:rsidRPr="00027302">
        <w:rPr>
          <w:rFonts w:ascii="Times New Roman" w:hAnsi="Times New Roman"/>
          <w:sz w:val="24"/>
          <w:szCs w:val="24"/>
        </w:rPr>
        <w:t>)=</w:t>
      </w:r>
      <w:proofErr w:type="gramEnd"/>
      <w:r w:rsidRPr="00027302">
        <w:rPr>
          <w:rFonts w:ascii="Times New Roman" w:hAnsi="Times New Roman"/>
          <w:sz w:val="24"/>
          <w:szCs w:val="24"/>
        </w:rPr>
        <w:t>1</w:t>
      </w:r>
      <w:r>
        <w:rPr>
          <w:rFonts w:ascii="Times New Roman" w:hAnsi="Times New Roman"/>
        </w:rPr>
        <w:t xml:space="preserve">, </w:t>
      </w:r>
      <w:r w:rsidRPr="00301E4F">
        <w:rPr>
          <w:rFonts w:ascii="Times New Roman" w:hAnsi="Times New Roman"/>
          <w:noProof/>
          <w:position w:val="-10"/>
        </w:rPr>
        <w:drawing>
          <wp:inline distT="0" distB="0" distL="0" distR="0" wp14:anchorId="39A2AC35" wp14:editId="30B531F7">
            <wp:extent cx="921385" cy="196850"/>
            <wp:effectExtent l="0" t="0" r="0" b="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ins w:id="307" w:author="zhengping jin" w:date="2024-07-31T21:06:00Z" w16du:dateUtc="2024-07-31T13:06:00Z">
        <w:r w:rsidR="00C00214">
          <w:rPr>
            <w:rFonts w:ascii="Times New Roman" w:hAnsi="Times New Roman" w:hint="eastAsia"/>
          </w:rPr>
          <w:t>.</w:t>
        </w:r>
      </w:ins>
    </w:p>
    <w:p w14:paraId="1AE5AC6F" w14:textId="77777777" w:rsidR="00027302" w:rsidRDefault="00027302" w:rsidP="00027302">
      <w:pPr>
        <w:snapToGrid w:val="0"/>
        <w:spacing w:line="360" w:lineRule="auto"/>
        <w:ind w:firstLineChars="200" w:firstLine="420"/>
        <w:contextualSpacing/>
        <w:jc w:val="left"/>
        <w:rPr>
          <w:rFonts w:ascii="Times New Roman" w:hAnsi="Times New Roman"/>
        </w:rPr>
      </w:pPr>
      <m:oMathPara>
        <m:oMath>
          <m:r>
            <m:rPr>
              <m:sty m:val="p"/>
            </m:rPr>
            <w:rPr>
              <w:rFonts w:ascii="Cambria Math" w:hAnsi="Cambria Math"/>
            </w:rPr>
            <m:t>↓</m:t>
          </m:r>
        </m:oMath>
      </m:oMathPara>
    </w:p>
    <w:p w14:paraId="6896CD7B" w14:textId="071F5495" w:rsidR="001A7D60" w:rsidRDefault="00027302" w:rsidP="00027302">
      <w:pPr>
        <w:snapToGrid w:val="0"/>
        <w:spacing w:line="360" w:lineRule="auto"/>
        <w:ind w:firstLineChars="1650" w:firstLine="3465"/>
        <w:contextualSpacing/>
        <w:jc w:val="left"/>
        <w:rPr>
          <w:rFonts w:ascii="Times New Roman" w:hAnsi="Times New Roman"/>
        </w:rPr>
      </w:pPr>
      <w:r w:rsidRPr="00301E4F">
        <w:rPr>
          <w:rFonts w:ascii="Times New Roman" w:hAnsi="Times New Roman"/>
          <w:noProof/>
          <w:position w:val="-10"/>
        </w:rPr>
        <w:drawing>
          <wp:inline distT="0" distB="0" distL="0" distR="0" wp14:anchorId="0E7681B0" wp14:editId="7359F85A">
            <wp:extent cx="921385" cy="196850"/>
            <wp:effectExtent l="0" t="0" r="0" b="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ins w:id="308" w:author="zhengping jin" w:date="2024-07-31T21:06:00Z" w16du:dateUtc="2024-07-31T13:06:00Z">
        <w:r w:rsidR="00C00214">
          <w:rPr>
            <w:rFonts w:ascii="Times New Roman" w:hAnsi="Times New Roman" w:hint="eastAsia"/>
          </w:rPr>
          <w:t>.</w:t>
        </w:r>
      </w:ins>
    </w:p>
    <w:p w14:paraId="799111F7" w14:textId="6AEA61F2" w:rsidR="001A7D60" w:rsidRPr="00301E4F" w:rsidRDefault="00C00214" w:rsidP="00342265">
      <w:pPr>
        <w:snapToGrid w:val="0"/>
        <w:spacing w:line="360" w:lineRule="auto"/>
        <w:ind w:firstLineChars="200" w:firstLine="420"/>
        <w:contextualSpacing/>
        <w:jc w:val="left"/>
        <w:rPr>
          <w:rFonts w:ascii="Times New Roman" w:hAnsi="Times New Roman"/>
        </w:rPr>
      </w:pPr>
      <w:ins w:id="309" w:author="zhengping jin" w:date="2024-07-31T21:07:00Z" w16du:dateUtc="2024-07-31T13:07:00Z">
        <w:r>
          <w:rPr>
            <w:rFonts w:ascii="Times New Roman" w:hAnsi="Times New Roman" w:hint="eastAsia"/>
          </w:rPr>
          <w:t>我们有以下结果</w:t>
        </w:r>
        <w:r>
          <w:rPr>
            <w:rFonts w:ascii="Times New Roman" w:hAnsi="Times New Roman" w:hint="eastAsia"/>
          </w:rPr>
          <w:t>.</w:t>
        </w:r>
      </w:ins>
    </w:p>
    <w:p w14:paraId="59C8890A" w14:textId="71510BD5"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b/>
        </w:rPr>
        <w:lastRenderedPageBreak/>
        <w:t>定理</w:t>
      </w:r>
      <w:r w:rsidR="00A83BBD">
        <w:rPr>
          <w:rFonts w:ascii="Times New Roman" w:hAnsi="Times New Roman" w:hint="eastAsia"/>
          <w:b/>
        </w:rPr>
        <w:t>3</w:t>
      </w:r>
      <w:r w:rsidR="00A83BBD">
        <w:rPr>
          <w:rFonts w:ascii="Times New Roman" w:hAnsi="Times New Roman"/>
          <w:b/>
        </w:rPr>
        <w:t>.1.</w:t>
      </w:r>
      <w:r w:rsidRPr="00301E4F">
        <w:rPr>
          <w:rFonts w:ascii="Times New Roman" w:hAnsi="Times New Roman" w:hint="eastAsia"/>
          <w:b/>
        </w:rPr>
        <w:t>3</w:t>
      </w:r>
      <w:r w:rsidRPr="00301E4F">
        <w:rPr>
          <w:rFonts w:ascii="Times New Roman" w:hAnsi="Times New Roman"/>
        </w:rPr>
        <w:t xml:space="preserve"> </w:t>
      </w:r>
      <w:r w:rsidRPr="00301E4F">
        <w:rPr>
          <w:rFonts w:ascii="Times New Roman" w:hAnsi="Times New Roman"/>
        </w:rPr>
        <w:t>设</w:t>
      </w:r>
      <w:r w:rsidRPr="00301E4F">
        <w:rPr>
          <w:rFonts w:ascii="Times New Roman" w:hAnsi="Times New Roman"/>
          <w:i/>
        </w:rPr>
        <w:t>m</w:t>
      </w:r>
      <w:r w:rsidRPr="00301E4F">
        <w:rPr>
          <w:rFonts w:ascii="Times New Roman" w:hAnsi="Times New Roman"/>
        </w:rPr>
        <w:t>是一个正整数，</w:t>
      </w:r>
      <w:r w:rsidRPr="00301E4F">
        <w:rPr>
          <w:rFonts w:ascii="Times New Roman" w:hAnsi="Times New Roman"/>
          <w:i/>
        </w:rPr>
        <w:t>a</w:t>
      </w:r>
      <w:r w:rsidRPr="00301E4F">
        <w:rPr>
          <w:rFonts w:ascii="Times New Roman" w:hAnsi="Times New Roman"/>
        </w:rPr>
        <w:t>是满足</w:t>
      </w:r>
      <w:del w:id="310" w:author="zhengping jin" w:date="2024-07-31T21:09:00Z" w16du:dateUtc="2024-07-31T13:09:00Z">
        <w:r w:rsidRPr="00301E4F" w:rsidDel="00BC7EBC">
          <w:rPr>
            <w:rFonts w:ascii="Times New Roman" w:hAnsi="Times New Roman" w:hint="eastAsia"/>
            <w:i/>
          </w:rPr>
          <w:delText>a</w:delText>
        </w:r>
        <w:r w:rsidRPr="00301E4F" w:rsidDel="00BC7EBC">
          <w:rPr>
            <w:rFonts w:ascii="Times New Roman" w:hAnsi="Times New Roman" w:hint="eastAsia"/>
          </w:rPr>
          <w:delText>|</w:delText>
        </w:r>
      </w:del>
      <w:r w:rsidRPr="00301E4F">
        <w:rPr>
          <w:rFonts w:ascii="Times New Roman" w:hAnsi="Times New Roman" w:hint="eastAsia"/>
          <w:i/>
        </w:rPr>
        <w:t>m</w:t>
      </w:r>
      <m:oMath>
        <m:r>
          <w:ins w:id="311" w:author="zhengping jin" w:date="2024-07-31T21:09:00Z" w16du:dateUtc="2024-07-31T13:09:00Z">
            <w:rPr>
              <w:rFonts w:ascii="Cambria Math" w:hAnsi="Cambria Math"/>
            </w:rPr>
            <m:t>∤</m:t>
          </w:ins>
        </m:r>
      </m:oMath>
      <w:ins w:id="312" w:author="zhengping jin" w:date="2024-07-31T21:09:00Z" w16du:dateUtc="2024-07-31T13:09:00Z">
        <w:r w:rsidR="00BC7EBC" w:rsidRPr="00301E4F">
          <w:rPr>
            <w:rFonts w:ascii="Times New Roman" w:hAnsi="Times New Roman" w:hint="eastAsia"/>
            <w:i/>
          </w:rPr>
          <w:t>a</w:t>
        </w:r>
      </w:ins>
      <w:r w:rsidRPr="00301E4F">
        <w:rPr>
          <w:rFonts w:ascii="Times New Roman" w:hAnsi="Times New Roman"/>
        </w:rPr>
        <w:t>的整数</w:t>
      </w:r>
      <w:r w:rsidRPr="00301E4F">
        <w:rPr>
          <w:rFonts w:ascii="Times New Roman" w:hAnsi="Times New Roman"/>
        </w:rPr>
        <w:t xml:space="preserve">. </w:t>
      </w:r>
      <w:r w:rsidRPr="00301E4F">
        <w:rPr>
          <w:rFonts w:ascii="Times New Roman" w:hAnsi="Times New Roman"/>
        </w:rPr>
        <w:t>则一次</w:t>
      </w:r>
      <w:r w:rsidR="00910D29" w:rsidRPr="00301E4F">
        <w:rPr>
          <w:rFonts w:ascii="Times New Roman" w:hAnsi="Times New Roman"/>
        </w:rPr>
        <w:t>同余方程</w:t>
      </w:r>
    </w:p>
    <w:p w14:paraId="7D3E1BEC" w14:textId="31E54E7B" w:rsidR="00342265" w:rsidRPr="00301E4F" w:rsidRDefault="00342265" w:rsidP="00A83BBD">
      <w:pPr>
        <w:snapToGrid w:val="0"/>
        <w:spacing w:line="360" w:lineRule="auto"/>
        <w:ind w:firstLineChars="1450" w:firstLine="3045"/>
        <w:contextualSpacing/>
        <w:jc w:val="left"/>
        <w:rPr>
          <w:rFonts w:ascii="Times New Roman" w:hAnsi="Times New Roman"/>
        </w:rPr>
      </w:pPr>
      <w:r w:rsidRPr="00301E4F">
        <w:rPr>
          <w:rFonts w:ascii="Times New Roman" w:hAnsi="Times New Roman"/>
          <w:noProof/>
          <w:position w:val="-10"/>
        </w:rPr>
        <w:drawing>
          <wp:inline distT="0" distB="0" distL="0" distR="0" wp14:anchorId="3E13AF5E" wp14:editId="0A93D7DF">
            <wp:extent cx="921385" cy="19685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p>
    <w:p w14:paraId="52C21E06" w14:textId="6B7542F2" w:rsidR="00342265" w:rsidRPr="00301E4F" w:rsidRDefault="00342265" w:rsidP="00342265">
      <w:pPr>
        <w:snapToGrid w:val="0"/>
        <w:spacing w:line="360" w:lineRule="auto"/>
        <w:contextualSpacing/>
        <w:jc w:val="left"/>
        <w:rPr>
          <w:rFonts w:ascii="Times New Roman" w:hAnsi="Times New Roman"/>
        </w:rPr>
      </w:pPr>
      <w:r w:rsidRPr="00301E4F">
        <w:rPr>
          <w:rFonts w:ascii="Times New Roman" w:hAnsi="Times New Roman"/>
        </w:rPr>
        <w:t>有解的充分必要条件是</w:t>
      </w:r>
      <w:r w:rsidRPr="00301E4F">
        <w:rPr>
          <w:rFonts w:ascii="Times New Roman" w:hAnsi="Times New Roman"/>
          <w:noProof/>
          <w:position w:val="-10"/>
        </w:rPr>
        <w:drawing>
          <wp:inline distT="0" distB="0" distL="0" distR="0" wp14:anchorId="143B78E0" wp14:editId="1E784F68">
            <wp:extent cx="562610" cy="196850"/>
            <wp:effectExtent l="0" t="0" r="889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2610" cy="196850"/>
                    </a:xfrm>
                    <a:prstGeom prst="rect">
                      <a:avLst/>
                    </a:prstGeom>
                    <a:noFill/>
                    <a:ln>
                      <a:noFill/>
                    </a:ln>
                  </pic:spPr>
                </pic:pic>
              </a:graphicData>
            </a:graphic>
          </wp:inline>
        </w:drawing>
      </w:r>
      <w:r w:rsidRPr="00301E4F">
        <w:rPr>
          <w:rFonts w:ascii="Times New Roman" w:hAnsi="Times New Roman"/>
        </w:rPr>
        <w:t xml:space="preserve">. </w:t>
      </w:r>
      <w:r w:rsidRPr="00301E4F">
        <w:rPr>
          <w:rFonts w:ascii="Times New Roman" w:hAnsi="Times New Roman"/>
        </w:rPr>
        <w:t>而且，当</w:t>
      </w:r>
      <w:r w:rsidR="00A83BBD">
        <w:rPr>
          <w:rFonts w:ascii="Times New Roman" w:hAnsi="Times New Roman" w:hint="eastAsia"/>
        </w:rPr>
        <w:t>该</w:t>
      </w:r>
      <w:r w:rsidR="00910D29" w:rsidRPr="00301E4F">
        <w:rPr>
          <w:rFonts w:ascii="Times New Roman" w:hAnsi="Times New Roman"/>
        </w:rPr>
        <w:t>同余方程</w:t>
      </w:r>
      <w:r w:rsidRPr="00301E4F">
        <w:rPr>
          <w:rFonts w:ascii="Times New Roman" w:hAnsi="Times New Roman"/>
        </w:rPr>
        <w:t>有解时，其解为</w:t>
      </w:r>
    </w:p>
    <w:p w14:paraId="7C06BE98" w14:textId="41AE3F83"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38"/>
        </w:rPr>
        <w:drawing>
          <wp:inline distT="0" distB="0" distL="0" distR="0" wp14:anchorId="1F28612C" wp14:editId="6B24A1DC">
            <wp:extent cx="3397250" cy="56134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97250" cy="561340"/>
                    </a:xfrm>
                    <a:prstGeom prst="rect">
                      <a:avLst/>
                    </a:prstGeom>
                    <a:noFill/>
                    <a:ln>
                      <a:noFill/>
                    </a:ln>
                  </pic:spPr>
                </pic:pic>
              </a:graphicData>
            </a:graphic>
          </wp:inline>
        </w:drawing>
      </w:r>
      <w:ins w:id="313" w:author="zhengping jin" w:date="2024-07-31T21:10:00Z" w16du:dateUtc="2024-07-31T13:10:00Z">
        <w:r w:rsidR="00F52C68">
          <w:rPr>
            <w:rFonts w:ascii="Times New Roman" w:hAnsi="Times New Roman" w:hint="eastAsia"/>
          </w:rPr>
          <w:t>,</w:t>
        </w:r>
      </w:ins>
    </w:p>
    <w:p w14:paraId="29CAB512" w14:textId="77777777" w:rsidR="00342265" w:rsidRPr="00301E4F" w:rsidRDefault="00342265" w:rsidP="00342265">
      <w:pPr>
        <w:snapToGrid w:val="0"/>
        <w:spacing w:line="360" w:lineRule="auto"/>
        <w:contextualSpacing/>
        <w:jc w:val="left"/>
        <w:rPr>
          <w:rFonts w:ascii="Times New Roman" w:hAnsi="Times New Roman"/>
        </w:rPr>
      </w:pPr>
      <w:r w:rsidRPr="00301E4F">
        <w:rPr>
          <w:rFonts w:ascii="Times New Roman" w:hAnsi="Times New Roman"/>
          <w:noProof/>
          <w:position w:val="-10"/>
        </w:rPr>
        <w:drawing>
          <wp:inline distT="0" distB="0" distL="0" distR="0" wp14:anchorId="77625CB2" wp14:editId="138B0889">
            <wp:extent cx="1186180" cy="196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86180" cy="196850"/>
                    </a:xfrm>
                    <a:prstGeom prst="rect">
                      <a:avLst/>
                    </a:prstGeom>
                    <a:noFill/>
                    <a:ln>
                      <a:noFill/>
                    </a:ln>
                  </pic:spPr>
                </pic:pic>
              </a:graphicData>
            </a:graphic>
          </wp:inline>
        </w:drawing>
      </w:r>
      <w:r w:rsidRPr="00301E4F">
        <w:rPr>
          <w:rFonts w:ascii="Times New Roman" w:hAnsi="Times New Roman"/>
        </w:rPr>
        <w:t>.</w:t>
      </w:r>
    </w:p>
    <w:p w14:paraId="60914416" w14:textId="589B32F8" w:rsidR="00342265" w:rsidRPr="00301E4F" w:rsidRDefault="00342265" w:rsidP="00027302">
      <w:pPr>
        <w:snapToGrid w:val="0"/>
        <w:spacing w:line="360" w:lineRule="auto"/>
        <w:ind w:firstLineChars="300" w:firstLine="630"/>
        <w:contextualSpacing/>
        <w:jc w:val="left"/>
        <w:rPr>
          <w:rFonts w:ascii="Times New Roman" w:hAnsi="Times New Roman"/>
        </w:rPr>
      </w:pPr>
      <w:r w:rsidRPr="00301E4F">
        <w:rPr>
          <w:rFonts w:ascii="Times New Roman" w:hAnsi="Times New Roman"/>
          <w:b/>
        </w:rPr>
        <w:t>证</w:t>
      </w:r>
      <w:r w:rsidRPr="00301E4F">
        <w:rPr>
          <w:rFonts w:ascii="Times New Roman" w:hAnsi="Times New Roman"/>
        </w:rPr>
        <w:t xml:space="preserve"> </w:t>
      </w:r>
      <w:r w:rsidRPr="00301E4F">
        <w:rPr>
          <w:rFonts w:ascii="Times New Roman" w:hAnsi="Times New Roman"/>
        </w:rPr>
        <w:t>必要性</w:t>
      </w:r>
      <w:r w:rsidRPr="00301E4F">
        <w:rPr>
          <w:rFonts w:ascii="Times New Roman" w:hAnsi="Times New Roman"/>
        </w:rPr>
        <w:t xml:space="preserve">. </w:t>
      </w:r>
      <w:r w:rsidRPr="00301E4F">
        <w:rPr>
          <w:rFonts w:ascii="Times New Roman" w:hAnsi="Times New Roman"/>
        </w:rPr>
        <w:t>设</w:t>
      </w:r>
      <w:r w:rsidR="00910D29" w:rsidRPr="00301E4F">
        <w:rPr>
          <w:rFonts w:ascii="Times New Roman" w:hAnsi="Times New Roman"/>
        </w:rPr>
        <w:t>同余方程</w:t>
      </w:r>
      <w:r w:rsidR="00027302" w:rsidRPr="00301E4F">
        <w:rPr>
          <w:rFonts w:ascii="Times New Roman" w:hAnsi="Times New Roman"/>
          <w:noProof/>
          <w:position w:val="-10"/>
        </w:rPr>
        <w:drawing>
          <wp:inline distT="0" distB="0" distL="0" distR="0" wp14:anchorId="54FF35F3" wp14:editId="5DC5991F">
            <wp:extent cx="921385" cy="196850"/>
            <wp:effectExtent l="0" t="0" r="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r w:rsidRPr="00301E4F">
        <w:rPr>
          <w:rFonts w:ascii="Times New Roman" w:hAnsi="Times New Roman"/>
        </w:rPr>
        <w:t>有解</w:t>
      </w:r>
      <w:r w:rsidRPr="00301E4F">
        <w:rPr>
          <w:rFonts w:ascii="Times New Roman" w:hAnsi="Times New Roman"/>
          <w:noProof/>
          <w:position w:val="-12"/>
        </w:rPr>
        <w:drawing>
          <wp:inline distT="0" distB="0" distL="0" distR="0" wp14:anchorId="4898E70A" wp14:editId="44FF3F10">
            <wp:extent cx="914400" cy="239395"/>
            <wp:effectExtent l="0" t="0" r="0" b="8255"/>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14400" cy="239395"/>
                    </a:xfrm>
                    <a:prstGeom prst="rect">
                      <a:avLst/>
                    </a:prstGeom>
                    <a:noFill/>
                    <a:ln>
                      <a:noFill/>
                    </a:ln>
                  </pic:spPr>
                </pic:pic>
              </a:graphicData>
            </a:graphic>
          </wp:inline>
        </w:drawing>
      </w:r>
      <w:r w:rsidRPr="00301E4F">
        <w:rPr>
          <w:rFonts w:ascii="Times New Roman" w:hAnsi="Times New Roman"/>
        </w:rPr>
        <w:t>，即存在整数</w:t>
      </w:r>
      <w:r w:rsidRPr="00301E4F">
        <w:rPr>
          <w:rFonts w:ascii="Times New Roman" w:hAnsi="Times New Roman"/>
          <w:noProof/>
          <w:position w:val="-12"/>
        </w:rPr>
        <w:drawing>
          <wp:inline distT="0" distB="0" distL="0" distR="0" wp14:anchorId="2CE45748" wp14:editId="7DC3D1FE">
            <wp:extent cx="182880" cy="239395"/>
            <wp:effectExtent l="0" t="0" r="7620" b="8255"/>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2880" cy="239395"/>
                    </a:xfrm>
                    <a:prstGeom prst="rect">
                      <a:avLst/>
                    </a:prstGeom>
                    <a:noFill/>
                    <a:ln>
                      <a:noFill/>
                    </a:ln>
                  </pic:spPr>
                </pic:pic>
              </a:graphicData>
            </a:graphic>
          </wp:inline>
        </w:drawing>
      </w:r>
      <w:r w:rsidRPr="00301E4F">
        <w:rPr>
          <w:rFonts w:ascii="Times New Roman" w:hAnsi="Times New Roman"/>
        </w:rPr>
        <w:t>使得</w:t>
      </w:r>
    </w:p>
    <w:p w14:paraId="3FEDE3F2" w14:textId="19AEDF67"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12"/>
        </w:rPr>
        <w:drawing>
          <wp:inline distT="0" distB="0" distL="0" distR="0" wp14:anchorId="4EF5272B" wp14:editId="50FEA0E5">
            <wp:extent cx="843915" cy="239395"/>
            <wp:effectExtent l="0" t="0" r="0" b="8255"/>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43915" cy="239395"/>
                    </a:xfrm>
                    <a:prstGeom prst="rect">
                      <a:avLst/>
                    </a:prstGeom>
                    <a:noFill/>
                    <a:ln>
                      <a:noFill/>
                    </a:ln>
                  </pic:spPr>
                </pic:pic>
              </a:graphicData>
            </a:graphic>
          </wp:inline>
        </w:drawing>
      </w:r>
      <w:ins w:id="314" w:author="zhengping jin" w:date="2024-07-31T21:07:00Z" w16du:dateUtc="2024-07-31T13:07:00Z">
        <w:r w:rsidR="004376DC">
          <w:rPr>
            <w:rFonts w:ascii="Times New Roman" w:hAnsi="Times New Roman" w:hint="eastAsia"/>
          </w:rPr>
          <w:t>.</w:t>
        </w:r>
      </w:ins>
    </w:p>
    <w:p w14:paraId="244EA098" w14:textId="57BF3DF2"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因为</w:t>
      </w:r>
      <w:r w:rsidRPr="00301E4F">
        <w:rPr>
          <w:rFonts w:ascii="Times New Roman" w:hAnsi="Times New Roman"/>
          <w:noProof/>
          <w:position w:val="-10"/>
        </w:rPr>
        <w:drawing>
          <wp:inline distT="0" distB="0" distL="0" distR="0" wp14:anchorId="2DEC7770" wp14:editId="756B0105">
            <wp:extent cx="1216660" cy="196850"/>
            <wp:effectExtent l="0" t="0" r="254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16660" cy="196850"/>
                    </a:xfrm>
                    <a:prstGeom prst="rect">
                      <a:avLst/>
                    </a:prstGeom>
                    <a:noFill/>
                    <a:ln>
                      <a:noFill/>
                    </a:ln>
                  </pic:spPr>
                </pic:pic>
              </a:graphicData>
            </a:graphic>
          </wp:inline>
        </w:drawing>
      </w:r>
      <w:r w:rsidRPr="00301E4F">
        <w:rPr>
          <w:rFonts w:ascii="Times New Roman" w:hAnsi="Times New Roman"/>
        </w:rPr>
        <w:t>所以</w:t>
      </w:r>
      <w:r w:rsidRPr="00027302">
        <w:rPr>
          <w:rFonts w:ascii="Times New Roman" w:hAnsi="Times New Roman"/>
        </w:rPr>
        <w:t>根据定理</w:t>
      </w:r>
      <w:r w:rsidR="00027302" w:rsidRPr="00027302">
        <w:rPr>
          <w:rFonts w:ascii="Times New Roman" w:hAnsi="Times New Roman" w:hint="eastAsia"/>
        </w:rPr>
        <w:t>1.1.</w:t>
      </w:r>
      <w:r w:rsidR="00027302" w:rsidRPr="00027302">
        <w:rPr>
          <w:rFonts w:ascii="Times New Roman" w:hAnsi="Times New Roman"/>
        </w:rPr>
        <w:t>3</w:t>
      </w:r>
      <w:r w:rsidRPr="00301E4F">
        <w:rPr>
          <w:rFonts w:ascii="Times New Roman" w:hAnsi="Times New Roman"/>
        </w:rPr>
        <w:t>，</w:t>
      </w:r>
    </w:p>
    <w:p w14:paraId="7773AD59" w14:textId="35D66C35"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12"/>
        </w:rPr>
        <w:drawing>
          <wp:inline distT="0" distB="0" distL="0" distR="0" wp14:anchorId="63AEBCDB" wp14:editId="407AB79D">
            <wp:extent cx="1287145" cy="239395"/>
            <wp:effectExtent l="0" t="0" r="8255" b="8255"/>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287145" cy="239395"/>
                    </a:xfrm>
                    <a:prstGeom prst="rect">
                      <a:avLst/>
                    </a:prstGeom>
                    <a:noFill/>
                    <a:ln>
                      <a:noFill/>
                    </a:ln>
                  </pic:spPr>
                </pic:pic>
              </a:graphicData>
            </a:graphic>
          </wp:inline>
        </w:drawing>
      </w:r>
      <w:ins w:id="315" w:author="zhengping jin" w:date="2024-07-31T21:08:00Z" w16du:dateUtc="2024-07-31T13:08:00Z">
        <w:r w:rsidR="00BC7EBC">
          <w:rPr>
            <w:rFonts w:ascii="Times New Roman" w:hAnsi="Times New Roman" w:hint="eastAsia"/>
          </w:rPr>
          <w:t>.</w:t>
        </w:r>
      </w:ins>
    </w:p>
    <w:p w14:paraId="2BCE3023" w14:textId="77777777"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因此，必要性成立</w:t>
      </w:r>
      <w:r w:rsidRPr="00301E4F">
        <w:rPr>
          <w:rFonts w:ascii="Times New Roman" w:hAnsi="Times New Roman"/>
        </w:rPr>
        <w:t>.</w:t>
      </w:r>
    </w:p>
    <w:p w14:paraId="20196B7C" w14:textId="7D96B1F5" w:rsidR="00342265" w:rsidRPr="00301E4F" w:rsidRDefault="00342265" w:rsidP="00027302">
      <w:pPr>
        <w:snapToGrid w:val="0"/>
        <w:spacing w:line="360" w:lineRule="auto"/>
        <w:ind w:firstLineChars="450" w:firstLine="945"/>
        <w:contextualSpacing/>
        <w:jc w:val="left"/>
        <w:rPr>
          <w:rFonts w:ascii="Times New Roman" w:hAnsi="Times New Roman"/>
        </w:rPr>
      </w:pPr>
      <w:r w:rsidRPr="00301E4F">
        <w:rPr>
          <w:rFonts w:ascii="Times New Roman" w:hAnsi="Times New Roman"/>
        </w:rPr>
        <w:t>充分性</w:t>
      </w:r>
      <w:r w:rsidRPr="00301E4F">
        <w:rPr>
          <w:rFonts w:ascii="Times New Roman" w:hAnsi="Times New Roman"/>
        </w:rPr>
        <w:t xml:space="preserve">. </w:t>
      </w:r>
      <w:r w:rsidRPr="00301E4F">
        <w:rPr>
          <w:rFonts w:ascii="Times New Roman" w:hAnsi="Times New Roman"/>
        </w:rPr>
        <w:t>设</w:t>
      </w:r>
      <w:r w:rsidRPr="00301E4F">
        <w:rPr>
          <w:rFonts w:ascii="Times New Roman" w:hAnsi="Times New Roman"/>
          <w:noProof/>
          <w:position w:val="-10"/>
        </w:rPr>
        <w:drawing>
          <wp:inline distT="0" distB="0" distL="0" distR="0" wp14:anchorId="41900E1A" wp14:editId="0FA30F82">
            <wp:extent cx="562610" cy="196850"/>
            <wp:effectExtent l="0" t="0" r="889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2610" cy="196850"/>
                    </a:xfrm>
                    <a:prstGeom prst="rect">
                      <a:avLst/>
                    </a:prstGeom>
                    <a:noFill/>
                    <a:ln>
                      <a:noFill/>
                    </a:ln>
                  </pic:spPr>
                </pic:pic>
              </a:graphicData>
            </a:graphic>
          </wp:inline>
        </w:drawing>
      </w:r>
      <w:r w:rsidRPr="00301E4F">
        <w:rPr>
          <w:rFonts w:ascii="Times New Roman" w:hAnsi="Times New Roman"/>
        </w:rPr>
        <w:t>，则</w:t>
      </w:r>
      <w:r w:rsidRPr="00301E4F">
        <w:rPr>
          <w:rFonts w:ascii="Times New Roman" w:hAnsi="Times New Roman"/>
          <w:noProof/>
          <w:position w:val="-28"/>
        </w:rPr>
        <w:drawing>
          <wp:inline distT="0" distB="0" distL="0" distR="0" wp14:anchorId="4E79CE8A" wp14:editId="653131A0">
            <wp:extent cx="429260" cy="429260"/>
            <wp:effectExtent l="0" t="0" r="8890" b="889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9260" cy="429260"/>
                    </a:xfrm>
                    <a:prstGeom prst="rect">
                      <a:avLst/>
                    </a:prstGeom>
                    <a:noFill/>
                    <a:ln>
                      <a:noFill/>
                    </a:ln>
                  </pic:spPr>
                </pic:pic>
              </a:graphicData>
            </a:graphic>
          </wp:inline>
        </w:drawing>
      </w:r>
      <w:r w:rsidRPr="00301E4F">
        <w:rPr>
          <w:rFonts w:ascii="Times New Roman" w:hAnsi="Times New Roman"/>
        </w:rPr>
        <w:t>为整数</w:t>
      </w:r>
      <w:r w:rsidRPr="00301E4F">
        <w:rPr>
          <w:rFonts w:ascii="Times New Roman" w:hAnsi="Times New Roman"/>
        </w:rPr>
        <w:t>.</w:t>
      </w:r>
    </w:p>
    <w:p w14:paraId="68EB1CC9" w14:textId="18C2958F" w:rsidR="00342265" w:rsidRPr="00301E4F" w:rsidRDefault="00342265" w:rsidP="00027302">
      <w:pPr>
        <w:snapToGrid w:val="0"/>
        <w:spacing w:line="360" w:lineRule="auto"/>
        <w:ind w:firstLineChars="548" w:firstLine="1151"/>
        <w:contextualSpacing/>
        <w:jc w:val="left"/>
        <w:rPr>
          <w:rFonts w:ascii="Times New Roman" w:hAnsi="Times New Roman"/>
        </w:rPr>
      </w:pPr>
      <w:r w:rsidRPr="00027302">
        <w:rPr>
          <w:rFonts w:ascii="Times New Roman" w:hAnsi="Times New Roman"/>
        </w:rPr>
        <w:t>首先，</w:t>
      </w:r>
      <w:r w:rsidRPr="00301E4F">
        <w:rPr>
          <w:rFonts w:ascii="Times New Roman" w:hAnsi="Times New Roman"/>
        </w:rPr>
        <w:t>考虑</w:t>
      </w:r>
      <w:r w:rsidR="00910D29" w:rsidRPr="00301E4F">
        <w:rPr>
          <w:rFonts w:ascii="Times New Roman" w:hAnsi="Times New Roman"/>
        </w:rPr>
        <w:t>同余方程</w:t>
      </w:r>
      <w:r w:rsidR="00027302">
        <w:rPr>
          <w:rFonts w:ascii="Times New Roman" w:hAnsi="Times New Roman" w:hint="eastAsia"/>
        </w:rPr>
        <w:t xml:space="preserve"> </w:t>
      </w:r>
      <w:r w:rsidRPr="00301E4F">
        <w:rPr>
          <w:rFonts w:ascii="Times New Roman" w:hAnsi="Times New Roman"/>
          <w:noProof/>
          <w:position w:val="-28"/>
        </w:rPr>
        <w:drawing>
          <wp:inline distT="0" distB="0" distL="0" distR="0" wp14:anchorId="31F56ED5" wp14:editId="6CCFD135">
            <wp:extent cx="1561465" cy="429260"/>
            <wp:effectExtent l="0" t="0" r="635" b="889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61465" cy="429260"/>
                    </a:xfrm>
                    <a:prstGeom prst="rect">
                      <a:avLst/>
                    </a:prstGeom>
                    <a:noFill/>
                    <a:ln>
                      <a:noFill/>
                    </a:ln>
                  </pic:spPr>
                </pic:pic>
              </a:graphicData>
            </a:graphic>
          </wp:inline>
        </w:drawing>
      </w:r>
      <w:ins w:id="316" w:author="zhengping jin" w:date="2024-10-06T22:10:00Z" w16du:dateUtc="2024-10-06T14:10:00Z">
        <w:r w:rsidR="009D2358">
          <w:rPr>
            <w:rFonts w:ascii="Times New Roman" w:hAnsi="Times New Roman" w:hint="eastAsia"/>
          </w:rPr>
          <w:t>.</w:t>
        </w:r>
      </w:ins>
    </w:p>
    <w:p w14:paraId="5724F528" w14:textId="77777777" w:rsidR="00027302"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因为</w:t>
      </w:r>
      <w:r w:rsidRPr="00301E4F">
        <w:rPr>
          <w:rFonts w:ascii="Times New Roman" w:hAnsi="Times New Roman"/>
          <w:noProof/>
          <w:position w:val="-28"/>
        </w:rPr>
        <w:drawing>
          <wp:inline distT="0" distB="0" distL="0" distR="0" wp14:anchorId="2FA9AE08" wp14:editId="142EB170">
            <wp:extent cx="1181735" cy="429260"/>
            <wp:effectExtent l="0" t="0" r="0" b="889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81735" cy="429260"/>
                    </a:xfrm>
                    <a:prstGeom prst="rect">
                      <a:avLst/>
                    </a:prstGeom>
                    <a:noFill/>
                    <a:ln>
                      <a:noFill/>
                    </a:ln>
                  </pic:spPr>
                </pic:pic>
              </a:graphicData>
            </a:graphic>
          </wp:inline>
        </w:drawing>
      </w:r>
      <w:r w:rsidRPr="00301E4F">
        <w:rPr>
          <w:rFonts w:ascii="Times New Roman" w:hAnsi="Times New Roman"/>
        </w:rPr>
        <w:t>，</w:t>
      </w:r>
    </w:p>
    <w:p w14:paraId="527777CF" w14:textId="0F52B5AC" w:rsidR="00027302" w:rsidRPr="00027302" w:rsidRDefault="00027302" w:rsidP="00342265">
      <w:pPr>
        <w:snapToGrid w:val="0"/>
        <w:spacing w:line="360" w:lineRule="auto"/>
        <w:ind w:firstLineChars="800" w:firstLine="1680"/>
        <w:jc w:val="left"/>
        <w:rPr>
          <w:rFonts w:ascii="Times New Roman" w:hAnsi="Times New Roman"/>
        </w:rPr>
      </w:pPr>
      <w:r>
        <w:rPr>
          <w:rFonts w:ascii="Times New Roman" w:hAnsi="Times New Roman" w:hint="eastAsia"/>
        </w:rPr>
        <w:t>由</w:t>
      </w:r>
      <w:r w:rsidRPr="00301E4F">
        <w:rPr>
          <w:rFonts w:ascii="Times New Roman" w:hAnsi="Times New Roman"/>
        </w:rPr>
        <w:t>定理</w:t>
      </w:r>
      <w:r w:rsidR="00342265" w:rsidRPr="00301E4F">
        <w:rPr>
          <w:rFonts w:ascii="Times New Roman" w:hAnsi="Times New Roman" w:hint="eastAsia"/>
        </w:rPr>
        <w:t>3.1</w:t>
      </w:r>
      <w:r>
        <w:rPr>
          <w:rFonts w:ascii="Times New Roman" w:hAnsi="Times New Roman"/>
        </w:rPr>
        <w:t>.</w:t>
      </w:r>
      <w:r w:rsidR="00342265" w:rsidRPr="00301E4F">
        <w:rPr>
          <w:rFonts w:ascii="Times New Roman" w:hAnsi="Times New Roman" w:hint="eastAsia"/>
        </w:rPr>
        <w:t>1</w:t>
      </w:r>
      <w:r w:rsidR="00342265" w:rsidRPr="00301E4F">
        <w:rPr>
          <w:rFonts w:ascii="Times New Roman" w:hAnsi="Times New Roman"/>
        </w:rPr>
        <w:t>，存在整数</w:t>
      </w:r>
      <w:r w:rsidR="00342265" w:rsidRPr="00301E4F">
        <w:rPr>
          <w:rFonts w:ascii="Times New Roman" w:hAnsi="Times New Roman"/>
          <w:noProof/>
          <w:position w:val="-12"/>
        </w:rPr>
        <w:drawing>
          <wp:inline distT="0" distB="0" distL="0" distR="0" wp14:anchorId="1B863BC8" wp14:editId="36340019">
            <wp:extent cx="168910" cy="239395"/>
            <wp:effectExtent l="0" t="0" r="2540" b="8255"/>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8910" cy="239395"/>
                    </a:xfrm>
                    <a:prstGeom prst="rect">
                      <a:avLst/>
                    </a:prstGeom>
                    <a:noFill/>
                    <a:ln>
                      <a:noFill/>
                    </a:ln>
                  </pic:spPr>
                </pic:pic>
              </a:graphicData>
            </a:graphic>
          </wp:inline>
        </w:drawing>
      </w:r>
      <w:r>
        <w:rPr>
          <w:rFonts w:ascii="Times New Roman" w:hAnsi="Times New Roman" w:hint="eastAsia"/>
        </w:rPr>
        <w:t>(</w:t>
      </w:r>
      <w:r w:rsidR="00342265" w:rsidRPr="00301E4F">
        <w:rPr>
          <w:rFonts w:ascii="Times New Roman" w:hAnsi="Times New Roman"/>
        </w:rPr>
        <w:t>或运用广义</w:t>
      </w:r>
      <w:del w:id="317" w:author="zhengping jin" w:date="2024-08-06T23:16:00Z" w16du:dateUtc="2024-08-06T15:16:00Z">
        <w:r w:rsidR="00342265" w:rsidRPr="00301E4F" w:rsidDel="006254F3">
          <w:rPr>
            <w:rFonts w:ascii="Times New Roman" w:hAnsi="Times New Roman"/>
          </w:rPr>
          <w:delText>欧几里得</w:delText>
        </w:r>
      </w:del>
      <w:ins w:id="318" w:author="zhengping jin" w:date="2024-08-06T23:16:00Z" w16du:dateUtc="2024-08-06T15:16:00Z">
        <w:r w:rsidR="006254F3">
          <w:rPr>
            <w:rFonts w:ascii="Times New Roman" w:hAnsi="Times New Roman"/>
          </w:rPr>
          <w:t>欧几里德</w:t>
        </w:r>
      </w:ins>
      <w:r w:rsidR="00342265" w:rsidRPr="00301E4F">
        <w:rPr>
          <w:rFonts w:ascii="Times New Roman" w:hAnsi="Times New Roman"/>
        </w:rPr>
        <w:t>除法求出该整数</w:t>
      </w:r>
      <w:r w:rsidR="00342265" w:rsidRPr="00301E4F">
        <w:rPr>
          <w:rFonts w:ascii="Times New Roman" w:hAnsi="Times New Roman"/>
          <w:noProof/>
          <w:position w:val="-12"/>
        </w:rPr>
        <w:drawing>
          <wp:inline distT="0" distB="0" distL="0" distR="0" wp14:anchorId="07B01717" wp14:editId="061832AE">
            <wp:extent cx="168910" cy="239395"/>
            <wp:effectExtent l="0" t="0" r="2540" b="8255"/>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8910" cy="239395"/>
                    </a:xfrm>
                    <a:prstGeom prst="rect">
                      <a:avLst/>
                    </a:prstGeom>
                    <a:noFill/>
                    <a:ln>
                      <a:noFill/>
                    </a:ln>
                  </pic:spPr>
                </pic:pic>
              </a:graphicData>
            </a:graphic>
          </wp:inline>
        </w:drawing>
      </w:r>
      <w:r>
        <w:rPr>
          <w:rFonts w:ascii="Times New Roman" w:hAnsi="Times New Roman"/>
        </w:rPr>
        <w:t>),</w:t>
      </w:r>
    </w:p>
    <w:p w14:paraId="78CE40C3" w14:textId="68CCE199"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使得</w:t>
      </w:r>
      <w:r w:rsidR="00910D29" w:rsidRPr="00301E4F">
        <w:rPr>
          <w:rFonts w:ascii="Times New Roman" w:hAnsi="Times New Roman"/>
        </w:rPr>
        <w:t>同余方程</w:t>
      </w:r>
      <w:r w:rsidR="00027302" w:rsidRPr="00301E4F">
        <w:rPr>
          <w:rFonts w:ascii="Times New Roman" w:hAnsi="Times New Roman"/>
          <w:noProof/>
          <w:position w:val="-28"/>
        </w:rPr>
        <w:drawing>
          <wp:inline distT="0" distB="0" distL="0" distR="0" wp14:anchorId="11E72083" wp14:editId="6AD6F896">
            <wp:extent cx="1561465" cy="429260"/>
            <wp:effectExtent l="0" t="0" r="635" b="889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61465" cy="429260"/>
                    </a:xfrm>
                    <a:prstGeom prst="rect">
                      <a:avLst/>
                    </a:prstGeom>
                    <a:noFill/>
                    <a:ln>
                      <a:noFill/>
                    </a:ln>
                  </pic:spPr>
                </pic:pic>
              </a:graphicData>
            </a:graphic>
          </wp:inline>
        </w:drawing>
      </w:r>
      <w:r w:rsidRPr="00301E4F">
        <w:rPr>
          <w:rFonts w:ascii="Times New Roman" w:hAnsi="Times New Roman"/>
        </w:rPr>
        <w:t>成立</w:t>
      </w:r>
      <w:r w:rsidRPr="00301E4F">
        <w:rPr>
          <w:rFonts w:ascii="Times New Roman" w:hAnsi="Times New Roman"/>
        </w:rPr>
        <w:t>.</w:t>
      </w:r>
      <w:r w:rsidR="00027302">
        <w:rPr>
          <w:rFonts w:ascii="Times New Roman" w:hAnsi="Times New Roman"/>
        </w:rPr>
        <w:t xml:space="preserve"> </w:t>
      </w:r>
      <w:r w:rsidRPr="00301E4F">
        <w:rPr>
          <w:rFonts w:ascii="Times New Roman" w:hAnsi="Times New Roman"/>
        </w:rPr>
        <w:t>而且有</w:t>
      </w:r>
      <w:del w:id="319" w:author="zhengping jin" w:date="2024-07-31T20:47:00Z" w16du:dateUtc="2024-07-31T12:47:00Z">
        <w:r w:rsidRPr="00301E4F" w:rsidDel="00286BFC">
          <w:rPr>
            <w:rFonts w:ascii="Times New Roman" w:hAnsi="Times New Roman"/>
          </w:rPr>
          <w:delText>惟一</w:delText>
        </w:r>
      </w:del>
      <w:ins w:id="320" w:author="zhengping jin" w:date="2024-07-31T20:47:00Z" w16du:dateUtc="2024-07-31T12:47:00Z">
        <w:r w:rsidR="00286BFC">
          <w:rPr>
            <w:rFonts w:ascii="Times New Roman" w:hAnsi="Times New Roman"/>
          </w:rPr>
          <w:t>唯一</w:t>
        </w:r>
      </w:ins>
      <w:r w:rsidRPr="00301E4F">
        <w:rPr>
          <w:rFonts w:ascii="Times New Roman" w:hAnsi="Times New Roman"/>
        </w:rPr>
        <w:t>解</w:t>
      </w:r>
    </w:p>
    <w:p w14:paraId="1B978230" w14:textId="7863C204" w:rsidR="00342265" w:rsidRPr="00301E4F" w:rsidRDefault="00342265" w:rsidP="00342265">
      <w:pPr>
        <w:snapToGrid w:val="0"/>
        <w:spacing w:line="360" w:lineRule="auto"/>
        <w:ind w:right="840"/>
        <w:jc w:val="center"/>
        <w:rPr>
          <w:rFonts w:ascii="Times New Roman" w:hAnsi="Times New Roman"/>
        </w:rPr>
      </w:pPr>
      <w:r w:rsidRPr="00301E4F">
        <w:rPr>
          <w:rFonts w:ascii="Times New Roman" w:hAnsi="Times New Roman"/>
          <w:noProof/>
          <w:position w:val="-28"/>
        </w:rPr>
        <w:drawing>
          <wp:inline distT="0" distB="0" distL="0" distR="0" wp14:anchorId="09728003" wp14:editId="409732C6">
            <wp:extent cx="1259205" cy="429260"/>
            <wp:effectExtent l="0" t="0" r="0" b="889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59205" cy="429260"/>
                    </a:xfrm>
                    <a:prstGeom prst="rect">
                      <a:avLst/>
                    </a:prstGeom>
                    <a:noFill/>
                    <a:ln>
                      <a:noFill/>
                    </a:ln>
                  </pic:spPr>
                </pic:pic>
              </a:graphicData>
            </a:graphic>
          </wp:inline>
        </w:drawing>
      </w:r>
      <w:ins w:id="321" w:author="zhengping jin" w:date="2024-07-31T21:11:00Z" w16du:dateUtc="2024-07-31T13:11:00Z">
        <w:r w:rsidR="001A2977">
          <w:rPr>
            <w:rFonts w:ascii="Times New Roman" w:hAnsi="Times New Roman" w:hint="eastAsia"/>
          </w:rPr>
          <w:t>.</w:t>
        </w:r>
      </w:ins>
    </w:p>
    <w:p w14:paraId="1E6A1CF8" w14:textId="4C5E4E41"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事实上，如果同时有</w:t>
      </w:r>
      <w:r w:rsidR="00910D29" w:rsidRPr="00301E4F">
        <w:rPr>
          <w:rFonts w:ascii="Times New Roman" w:hAnsi="Times New Roman"/>
        </w:rPr>
        <w:t>同余方程</w:t>
      </w:r>
    </w:p>
    <w:p w14:paraId="67E60C0A" w14:textId="360B655A" w:rsidR="00342265" w:rsidRPr="00301E4F" w:rsidRDefault="00027302" w:rsidP="00342265">
      <w:pPr>
        <w:snapToGrid w:val="0"/>
        <w:spacing w:line="360" w:lineRule="auto"/>
        <w:jc w:val="center"/>
        <w:rPr>
          <w:rFonts w:ascii="Times New Roman" w:hAnsi="Times New Roman"/>
        </w:rPr>
      </w:pPr>
      <w:r>
        <w:rPr>
          <w:rFonts w:ascii="Times New Roman" w:hAnsi="Times New Roman"/>
          <w:position w:val="-28"/>
        </w:rPr>
        <w:t xml:space="preserve">        </w:t>
      </w:r>
      <w:r w:rsidR="00342265" w:rsidRPr="00301E4F">
        <w:rPr>
          <w:rFonts w:ascii="Times New Roman" w:hAnsi="Times New Roman" w:hint="eastAsia"/>
          <w:position w:val="-28"/>
        </w:rPr>
        <w:t xml:space="preserve"> </w:t>
      </w:r>
      <w:r w:rsidR="00342265" w:rsidRPr="00301E4F">
        <w:rPr>
          <w:rFonts w:ascii="Times New Roman" w:hAnsi="Times New Roman"/>
          <w:noProof/>
          <w:position w:val="-28"/>
        </w:rPr>
        <w:drawing>
          <wp:inline distT="0" distB="0" distL="0" distR="0" wp14:anchorId="08A59E7A" wp14:editId="47A4B5D8">
            <wp:extent cx="1561465" cy="429260"/>
            <wp:effectExtent l="0" t="0" r="635" b="889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61465" cy="429260"/>
                    </a:xfrm>
                    <a:prstGeom prst="rect">
                      <a:avLst/>
                    </a:prstGeom>
                    <a:noFill/>
                    <a:ln>
                      <a:noFill/>
                    </a:ln>
                  </pic:spPr>
                </pic:pic>
              </a:graphicData>
            </a:graphic>
          </wp:inline>
        </w:drawing>
      </w:r>
      <w:r w:rsidR="00342265" w:rsidRPr="00301E4F">
        <w:rPr>
          <w:rFonts w:ascii="Times New Roman" w:hAnsi="Times New Roman"/>
        </w:rPr>
        <w:t>和</w:t>
      </w:r>
      <w:r w:rsidR="00342265" w:rsidRPr="00301E4F">
        <w:rPr>
          <w:rFonts w:ascii="Times New Roman" w:hAnsi="Times New Roman"/>
          <w:noProof/>
          <w:position w:val="-28"/>
        </w:rPr>
        <w:drawing>
          <wp:inline distT="0" distB="0" distL="0" distR="0" wp14:anchorId="54BD6850" wp14:editId="24A7E1F6">
            <wp:extent cx="1631950" cy="429260"/>
            <wp:effectExtent l="0" t="0" r="6350" b="889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31950" cy="429260"/>
                    </a:xfrm>
                    <a:prstGeom prst="rect">
                      <a:avLst/>
                    </a:prstGeom>
                    <a:noFill/>
                    <a:ln>
                      <a:noFill/>
                    </a:ln>
                  </pic:spPr>
                </pic:pic>
              </a:graphicData>
            </a:graphic>
          </wp:inline>
        </w:drawing>
      </w:r>
    </w:p>
    <w:p w14:paraId="7F68D371" w14:textId="77777777" w:rsidR="00342265" w:rsidRPr="00301E4F" w:rsidRDefault="00342265" w:rsidP="00342265">
      <w:pPr>
        <w:snapToGrid w:val="0"/>
        <w:spacing w:line="360" w:lineRule="auto"/>
        <w:ind w:firstLineChars="750" w:firstLine="1575"/>
        <w:jc w:val="left"/>
        <w:rPr>
          <w:rFonts w:ascii="Times New Roman" w:hAnsi="Times New Roman"/>
        </w:rPr>
      </w:pPr>
      <w:r w:rsidRPr="00301E4F">
        <w:rPr>
          <w:rFonts w:ascii="Times New Roman" w:hAnsi="Times New Roman"/>
        </w:rPr>
        <w:t>成立，两式相减得到</w:t>
      </w:r>
    </w:p>
    <w:p w14:paraId="738480E5" w14:textId="1D8043AB"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28"/>
        </w:rPr>
        <w:drawing>
          <wp:inline distT="0" distB="0" distL="0" distR="0" wp14:anchorId="0157B589" wp14:editId="083269DA">
            <wp:extent cx="1969770" cy="429260"/>
            <wp:effectExtent l="0" t="0" r="0" b="889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69770" cy="429260"/>
                    </a:xfrm>
                    <a:prstGeom prst="rect">
                      <a:avLst/>
                    </a:prstGeom>
                    <a:noFill/>
                    <a:ln>
                      <a:noFill/>
                    </a:ln>
                  </pic:spPr>
                </pic:pic>
              </a:graphicData>
            </a:graphic>
          </wp:inline>
        </w:drawing>
      </w:r>
      <w:ins w:id="322" w:author="zhengping jin" w:date="2024-07-31T21:12:00Z" w16du:dateUtc="2024-07-31T13:12:00Z">
        <w:r w:rsidR="001A2977">
          <w:rPr>
            <w:rFonts w:ascii="Times New Roman" w:hAnsi="Times New Roman" w:hint="eastAsia"/>
          </w:rPr>
          <w:t>.</w:t>
        </w:r>
      </w:ins>
    </w:p>
    <w:p w14:paraId="3D51D24B" w14:textId="2AC55061"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因为</w:t>
      </w:r>
      <w:r w:rsidRPr="00301E4F">
        <w:rPr>
          <w:rFonts w:ascii="Times New Roman" w:hAnsi="Times New Roman"/>
          <w:noProof/>
          <w:position w:val="-28"/>
        </w:rPr>
        <w:drawing>
          <wp:inline distT="0" distB="0" distL="0" distR="0" wp14:anchorId="1CDBEE89" wp14:editId="186D0E2B">
            <wp:extent cx="1181735" cy="429260"/>
            <wp:effectExtent l="0" t="0" r="0" b="889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81735" cy="429260"/>
                    </a:xfrm>
                    <a:prstGeom prst="rect">
                      <a:avLst/>
                    </a:prstGeom>
                    <a:noFill/>
                    <a:ln>
                      <a:noFill/>
                    </a:ln>
                  </pic:spPr>
                </pic:pic>
              </a:graphicData>
            </a:graphic>
          </wp:inline>
        </w:drawing>
      </w:r>
      <w:r w:rsidRPr="00301E4F">
        <w:rPr>
          <w:rFonts w:ascii="Times New Roman" w:hAnsi="Times New Roman"/>
        </w:rPr>
        <w:t>，我们立即得到</w:t>
      </w:r>
    </w:p>
    <w:p w14:paraId="06FD5FE4" w14:textId="5D926820"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28"/>
        </w:rPr>
        <w:drawing>
          <wp:inline distT="0" distB="0" distL="0" distR="0" wp14:anchorId="3C5AC63A" wp14:editId="1B740D02">
            <wp:extent cx="1259205" cy="429260"/>
            <wp:effectExtent l="0" t="0" r="0" b="889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59205" cy="429260"/>
                    </a:xfrm>
                    <a:prstGeom prst="rect">
                      <a:avLst/>
                    </a:prstGeom>
                    <a:noFill/>
                    <a:ln>
                      <a:noFill/>
                    </a:ln>
                  </pic:spPr>
                </pic:pic>
              </a:graphicData>
            </a:graphic>
          </wp:inline>
        </w:drawing>
      </w:r>
      <w:ins w:id="323" w:author="zhengping jin" w:date="2024-07-31T21:12:00Z" w16du:dateUtc="2024-07-31T13:12:00Z">
        <w:r w:rsidR="001A2977">
          <w:rPr>
            <w:rFonts w:ascii="Times New Roman" w:hAnsi="Times New Roman" w:hint="eastAsia"/>
          </w:rPr>
          <w:t>.</w:t>
        </w:r>
      </w:ins>
    </w:p>
    <w:p w14:paraId="41545CBC" w14:textId="6CDEC5BF" w:rsidR="00342265" w:rsidRPr="00301E4F" w:rsidRDefault="00342265" w:rsidP="00027302">
      <w:pPr>
        <w:snapToGrid w:val="0"/>
        <w:spacing w:line="360" w:lineRule="auto"/>
        <w:ind w:firstLineChars="540" w:firstLine="1134"/>
        <w:jc w:val="left"/>
        <w:rPr>
          <w:rFonts w:ascii="Times New Roman" w:hAnsi="Times New Roman"/>
        </w:rPr>
      </w:pPr>
      <w:r w:rsidRPr="00027302">
        <w:rPr>
          <w:rFonts w:ascii="Times New Roman" w:hAnsi="Times New Roman"/>
        </w:rPr>
        <w:lastRenderedPageBreak/>
        <w:t>其次，</w:t>
      </w:r>
      <w:del w:id="324" w:author="zhengping jin" w:date="2024-10-07T09:46:00Z" w16du:dateUtc="2024-10-07T01:46:00Z">
        <w:r w:rsidRPr="00301E4F" w:rsidDel="00411E07">
          <w:rPr>
            <w:rFonts w:ascii="Times New Roman" w:hAnsi="Times New Roman" w:hint="eastAsia"/>
          </w:rPr>
          <w:delText>写</w:delText>
        </w:r>
      </w:del>
      <w:ins w:id="325" w:author="zhengping jin" w:date="2024-10-07T09:46:00Z" w16du:dateUtc="2024-10-07T01:46:00Z">
        <w:r w:rsidR="00411E07">
          <w:rPr>
            <w:rFonts w:ascii="Times New Roman" w:hAnsi="Times New Roman" w:hint="eastAsia"/>
          </w:rPr>
          <w:t>求</w:t>
        </w:r>
      </w:ins>
      <w:r w:rsidRPr="00301E4F">
        <w:rPr>
          <w:rFonts w:ascii="Times New Roman" w:hAnsi="Times New Roman"/>
        </w:rPr>
        <w:t>出</w:t>
      </w:r>
      <w:r w:rsidR="00910D29" w:rsidRPr="00301E4F">
        <w:rPr>
          <w:rFonts w:ascii="Times New Roman" w:hAnsi="Times New Roman"/>
        </w:rPr>
        <w:t>同余方程</w:t>
      </w:r>
      <w:r w:rsidR="00027302">
        <w:rPr>
          <w:rFonts w:ascii="Times New Roman" w:hAnsi="Times New Roman" w:hint="eastAsia"/>
        </w:rPr>
        <w:t xml:space="preserve"> </w:t>
      </w:r>
    </w:p>
    <w:p w14:paraId="5C7666E5" w14:textId="5866AEEA" w:rsidR="00342265" w:rsidRPr="00301E4F" w:rsidRDefault="00342265" w:rsidP="00027302">
      <w:pPr>
        <w:snapToGrid w:val="0"/>
        <w:spacing w:line="360" w:lineRule="auto"/>
        <w:ind w:firstLineChars="1250" w:firstLine="2625"/>
        <w:jc w:val="left"/>
        <w:rPr>
          <w:rFonts w:ascii="Times New Roman" w:hAnsi="Times New Roman"/>
        </w:rPr>
      </w:pPr>
      <w:r w:rsidRPr="00301E4F">
        <w:rPr>
          <w:rFonts w:ascii="Times New Roman" w:hAnsi="Times New Roman"/>
          <w:noProof/>
          <w:position w:val="-28"/>
        </w:rPr>
        <w:drawing>
          <wp:inline distT="0" distB="0" distL="0" distR="0" wp14:anchorId="017376DA" wp14:editId="14898E90">
            <wp:extent cx="1885315" cy="429260"/>
            <wp:effectExtent l="0" t="0" r="635" b="889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85315" cy="429260"/>
                    </a:xfrm>
                    <a:prstGeom prst="rect">
                      <a:avLst/>
                    </a:prstGeom>
                    <a:noFill/>
                    <a:ln>
                      <a:noFill/>
                    </a:ln>
                  </pic:spPr>
                </pic:pic>
              </a:graphicData>
            </a:graphic>
          </wp:inline>
        </w:drawing>
      </w:r>
      <w:del w:id="326" w:author="zhengping jin" w:date="2024-07-31T21:12:00Z" w16du:dateUtc="2024-07-31T13:12:00Z">
        <w:r w:rsidRPr="00301E4F" w:rsidDel="001A2977">
          <w:rPr>
            <w:rFonts w:ascii="Times New Roman" w:hAnsi="Times New Roman"/>
          </w:rPr>
          <w:delText xml:space="preserve"> </w:delText>
        </w:r>
      </w:del>
    </w:p>
    <w:p w14:paraId="4605FC07" w14:textId="16F79489" w:rsidR="00570C04" w:rsidRDefault="00342265" w:rsidP="00570C04">
      <w:pPr>
        <w:snapToGrid w:val="0"/>
        <w:spacing w:line="360" w:lineRule="auto"/>
        <w:ind w:firstLineChars="800" w:firstLine="1680"/>
        <w:jc w:val="left"/>
        <w:rPr>
          <w:rFonts w:ascii="Times New Roman" w:hAnsi="Times New Roman"/>
        </w:rPr>
      </w:pPr>
      <w:r w:rsidRPr="00301E4F">
        <w:rPr>
          <w:rFonts w:ascii="Times New Roman" w:hAnsi="Times New Roman"/>
        </w:rPr>
        <w:t>的</w:t>
      </w:r>
      <w:del w:id="327" w:author="zhengping jin" w:date="2024-07-31T20:47:00Z" w16du:dateUtc="2024-07-31T12:47:00Z">
        <w:r w:rsidRPr="00301E4F" w:rsidDel="00286BFC">
          <w:rPr>
            <w:rFonts w:ascii="Times New Roman" w:hAnsi="Times New Roman"/>
          </w:rPr>
          <w:delText>惟一</w:delText>
        </w:r>
      </w:del>
      <w:ins w:id="328" w:author="zhengping jin" w:date="2024-07-31T20:47:00Z" w16du:dateUtc="2024-07-31T12:47:00Z">
        <w:r w:rsidR="00286BFC">
          <w:rPr>
            <w:rFonts w:ascii="Times New Roman" w:hAnsi="Times New Roman"/>
          </w:rPr>
          <w:t>唯一</w:t>
        </w:r>
      </w:ins>
      <w:r w:rsidRPr="00301E4F">
        <w:rPr>
          <w:rFonts w:ascii="Times New Roman" w:hAnsi="Times New Roman"/>
        </w:rPr>
        <w:t>解</w:t>
      </w:r>
      <w:r w:rsidR="00570C04">
        <w:rPr>
          <w:rFonts w:ascii="Times New Roman" w:hAnsi="Times New Roman" w:hint="eastAsia"/>
        </w:rPr>
        <w:t xml:space="preserve"> </w:t>
      </w:r>
      <w:r w:rsidR="00027302">
        <w:rPr>
          <w:rFonts w:ascii="Times New Roman" w:hAnsi="Times New Roman" w:hint="eastAsia"/>
        </w:rPr>
        <w:t xml:space="preserve"> </w:t>
      </w:r>
      <w:r w:rsidR="00570C04" w:rsidRPr="00301E4F">
        <w:rPr>
          <w:rFonts w:ascii="Times New Roman" w:hAnsi="Times New Roman"/>
          <w:noProof/>
          <w:position w:val="-28"/>
        </w:rPr>
        <w:drawing>
          <wp:inline distT="0" distB="0" distL="0" distR="0" wp14:anchorId="6CEB2B67" wp14:editId="14ECF8E5">
            <wp:extent cx="1610995" cy="429260"/>
            <wp:effectExtent l="0" t="0" r="8255" b="8890"/>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10995" cy="429260"/>
                    </a:xfrm>
                    <a:prstGeom prst="rect">
                      <a:avLst/>
                    </a:prstGeom>
                    <a:noFill/>
                    <a:ln>
                      <a:noFill/>
                    </a:ln>
                  </pic:spPr>
                </pic:pic>
              </a:graphicData>
            </a:graphic>
          </wp:inline>
        </w:drawing>
      </w:r>
      <w:r w:rsidR="00570C04">
        <w:rPr>
          <w:rFonts w:ascii="Times New Roman" w:hAnsi="Times New Roman"/>
        </w:rPr>
        <w:t xml:space="preserve">, </w:t>
      </w:r>
    </w:p>
    <w:p w14:paraId="7DB41F83" w14:textId="49082403" w:rsidR="00342265" w:rsidRPr="00301E4F" w:rsidRDefault="00342265" w:rsidP="00570C04">
      <w:pPr>
        <w:snapToGrid w:val="0"/>
        <w:spacing w:line="360" w:lineRule="auto"/>
        <w:ind w:firstLineChars="800" w:firstLine="1680"/>
        <w:jc w:val="left"/>
        <w:rPr>
          <w:rFonts w:ascii="Times New Roman" w:hAnsi="Times New Roman"/>
        </w:rPr>
      </w:pPr>
      <w:r w:rsidRPr="00301E4F">
        <w:rPr>
          <w:rFonts w:ascii="Times New Roman" w:hAnsi="Times New Roman"/>
        </w:rPr>
        <w:t>而且，</w:t>
      </w:r>
      <w:r w:rsidR="00570C04">
        <w:rPr>
          <w:rFonts w:ascii="Times New Roman" w:hAnsi="Times New Roman" w:hint="eastAsia"/>
        </w:rPr>
        <w:t>该解</w:t>
      </w:r>
      <w:r w:rsidRPr="00570C04">
        <w:rPr>
          <w:rFonts w:ascii="Times New Roman" w:hAnsi="Times New Roman"/>
        </w:rPr>
        <w:t>是</w:t>
      </w:r>
      <w:r w:rsidR="00910D29" w:rsidRPr="00570C04">
        <w:rPr>
          <w:rFonts w:ascii="Times New Roman" w:hAnsi="Times New Roman"/>
        </w:rPr>
        <w:t>同余方程</w:t>
      </w:r>
      <w:r w:rsidRPr="00301E4F">
        <w:rPr>
          <w:rFonts w:ascii="Times New Roman" w:hAnsi="Times New Roman"/>
          <w:noProof/>
          <w:position w:val="-10"/>
        </w:rPr>
        <w:drawing>
          <wp:inline distT="0" distB="0" distL="0" distR="0" wp14:anchorId="5619D918" wp14:editId="4E007B7D">
            <wp:extent cx="921385" cy="196850"/>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r w:rsidRPr="00301E4F">
        <w:rPr>
          <w:rFonts w:ascii="Times New Roman" w:hAnsi="Times New Roman"/>
        </w:rPr>
        <w:t>的一个特解</w:t>
      </w:r>
      <w:r w:rsidRPr="00301E4F">
        <w:rPr>
          <w:rFonts w:ascii="Times New Roman" w:hAnsi="Times New Roman"/>
        </w:rPr>
        <w:t>.</w:t>
      </w:r>
    </w:p>
    <w:p w14:paraId="2E996B0D" w14:textId="4083E818" w:rsidR="00342265" w:rsidRPr="00301E4F" w:rsidRDefault="00342265" w:rsidP="00570C04">
      <w:pPr>
        <w:snapToGrid w:val="0"/>
        <w:spacing w:line="360" w:lineRule="auto"/>
        <w:ind w:firstLineChars="539" w:firstLine="1132"/>
        <w:jc w:val="left"/>
        <w:rPr>
          <w:rFonts w:ascii="Times New Roman" w:hAnsi="Times New Roman"/>
        </w:rPr>
      </w:pPr>
      <w:r w:rsidRPr="00027302">
        <w:rPr>
          <w:rFonts w:ascii="Times New Roman" w:hAnsi="Times New Roman"/>
        </w:rPr>
        <w:t>最后</w:t>
      </w:r>
      <w:r w:rsidRPr="00027302">
        <w:rPr>
          <w:rFonts w:ascii="Times New Roman" w:hAnsi="Times New Roman" w:hint="eastAsia"/>
        </w:rPr>
        <w:t xml:space="preserve">, </w:t>
      </w:r>
      <w:del w:id="329" w:author="zhengping jin" w:date="2024-10-07T09:50:00Z" w16du:dateUtc="2024-10-07T01:50:00Z">
        <w:r w:rsidRPr="00301E4F" w:rsidDel="00411E07">
          <w:rPr>
            <w:rFonts w:ascii="Times New Roman" w:hAnsi="Times New Roman" w:hint="eastAsia"/>
          </w:rPr>
          <w:delText>写</w:delText>
        </w:r>
      </w:del>
      <w:ins w:id="330" w:author="zhengping jin" w:date="2024-10-07T09:50:00Z" w16du:dateUtc="2024-10-07T01:50:00Z">
        <w:r w:rsidR="00411E07">
          <w:rPr>
            <w:rFonts w:ascii="Times New Roman" w:hAnsi="Times New Roman" w:hint="eastAsia"/>
          </w:rPr>
          <w:t>求</w:t>
        </w:r>
      </w:ins>
      <w:r w:rsidRPr="00301E4F">
        <w:rPr>
          <w:rFonts w:ascii="Times New Roman" w:hAnsi="Times New Roman"/>
        </w:rPr>
        <w:t>出</w:t>
      </w:r>
      <w:r w:rsidR="00910D29" w:rsidRPr="00570C04">
        <w:rPr>
          <w:rFonts w:ascii="Times New Roman" w:hAnsi="Times New Roman"/>
        </w:rPr>
        <w:t>同余方程</w:t>
      </w:r>
      <w:r w:rsidR="00570C04" w:rsidRPr="00301E4F">
        <w:rPr>
          <w:rFonts w:ascii="Times New Roman" w:hAnsi="Times New Roman"/>
          <w:noProof/>
          <w:position w:val="-10"/>
        </w:rPr>
        <w:drawing>
          <wp:inline distT="0" distB="0" distL="0" distR="0" wp14:anchorId="5D3ED116" wp14:editId="4DE82CD5">
            <wp:extent cx="921385" cy="196850"/>
            <wp:effectExtent l="0" t="0" r="0" b="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r w:rsidRPr="00301E4F">
        <w:rPr>
          <w:rFonts w:ascii="Times New Roman" w:hAnsi="Times New Roman"/>
        </w:rPr>
        <w:t>的全部解</w:t>
      </w:r>
      <w:r w:rsidR="00570C04">
        <w:rPr>
          <w:rFonts w:ascii="Times New Roman" w:hAnsi="Times New Roman" w:hint="eastAsia"/>
        </w:rPr>
        <w:t>：</w:t>
      </w:r>
    </w:p>
    <w:p w14:paraId="4EACA9FD" w14:textId="1130FFA6" w:rsidR="00342265" w:rsidRPr="00301E4F" w:rsidRDefault="00342265" w:rsidP="00570C04">
      <w:pPr>
        <w:snapToGrid w:val="0"/>
        <w:spacing w:line="360" w:lineRule="auto"/>
        <w:ind w:firstLineChars="1000" w:firstLine="2100"/>
        <w:jc w:val="left"/>
        <w:rPr>
          <w:rFonts w:ascii="Times New Roman" w:hAnsi="Times New Roman"/>
        </w:rPr>
      </w:pPr>
      <w:r w:rsidRPr="00301E4F">
        <w:rPr>
          <w:rFonts w:ascii="Times New Roman" w:hAnsi="Times New Roman"/>
          <w:noProof/>
          <w:position w:val="-28"/>
        </w:rPr>
        <w:drawing>
          <wp:inline distT="0" distB="0" distL="0" distR="0" wp14:anchorId="7734AE5E" wp14:editId="2B048CC4">
            <wp:extent cx="2820670" cy="429260"/>
            <wp:effectExtent l="0" t="0" r="0" b="889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20670" cy="429260"/>
                    </a:xfrm>
                    <a:prstGeom prst="rect">
                      <a:avLst/>
                    </a:prstGeom>
                    <a:noFill/>
                    <a:ln>
                      <a:noFill/>
                    </a:ln>
                  </pic:spPr>
                </pic:pic>
              </a:graphicData>
            </a:graphic>
          </wp:inline>
        </w:drawing>
      </w:r>
      <w:ins w:id="331" w:author="zhengping jin" w:date="2024-07-31T21:13:00Z" w16du:dateUtc="2024-07-31T13:13:00Z">
        <w:r w:rsidR="001A2977">
          <w:rPr>
            <w:rFonts w:ascii="Times New Roman" w:hAnsi="Times New Roman" w:hint="eastAsia"/>
          </w:rPr>
          <w:t>.</w:t>
        </w:r>
      </w:ins>
    </w:p>
    <w:p w14:paraId="510227B3" w14:textId="494E0257" w:rsidR="00342265" w:rsidRPr="00301E4F" w:rsidRDefault="00342265" w:rsidP="00570C04">
      <w:pPr>
        <w:snapToGrid w:val="0"/>
        <w:spacing w:line="360" w:lineRule="auto"/>
        <w:ind w:firstLineChars="800" w:firstLine="1680"/>
        <w:jc w:val="left"/>
        <w:rPr>
          <w:rFonts w:ascii="Times New Roman" w:hAnsi="Times New Roman"/>
        </w:rPr>
      </w:pPr>
      <w:r w:rsidRPr="00570C04">
        <w:rPr>
          <w:rFonts w:ascii="Times New Roman" w:hAnsi="Times New Roman"/>
        </w:rPr>
        <w:t>事实上，</w:t>
      </w:r>
      <w:r w:rsidRPr="00301E4F">
        <w:rPr>
          <w:rFonts w:ascii="Times New Roman" w:hAnsi="Times New Roman"/>
        </w:rPr>
        <w:t>如果同时有</w:t>
      </w:r>
      <w:r w:rsidR="00910D29" w:rsidRPr="00301E4F">
        <w:rPr>
          <w:rFonts w:ascii="Times New Roman" w:hAnsi="Times New Roman"/>
        </w:rPr>
        <w:t>同余方程</w:t>
      </w:r>
    </w:p>
    <w:p w14:paraId="5AB9E13B" w14:textId="3D05BC69"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10"/>
        </w:rPr>
        <w:drawing>
          <wp:inline distT="0" distB="0" distL="0" distR="0" wp14:anchorId="3B125053" wp14:editId="340849D8">
            <wp:extent cx="921385" cy="196850"/>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r w:rsidRPr="00301E4F">
        <w:rPr>
          <w:rFonts w:ascii="Times New Roman" w:hAnsi="Times New Roman"/>
        </w:rPr>
        <w:t>和</w:t>
      </w:r>
      <w:r w:rsidRPr="00301E4F">
        <w:rPr>
          <w:rFonts w:ascii="Times New Roman" w:hAnsi="Times New Roman"/>
          <w:noProof/>
          <w:position w:val="-12"/>
        </w:rPr>
        <w:drawing>
          <wp:inline distT="0" distB="0" distL="0" distR="0" wp14:anchorId="48A04383" wp14:editId="34030266">
            <wp:extent cx="963930" cy="239395"/>
            <wp:effectExtent l="0" t="0" r="7620" b="8255"/>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63930" cy="239395"/>
                    </a:xfrm>
                    <a:prstGeom prst="rect">
                      <a:avLst/>
                    </a:prstGeom>
                    <a:noFill/>
                    <a:ln>
                      <a:noFill/>
                    </a:ln>
                  </pic:spPr>
                </pic:pic>
              </a:graphicData>
            </a:graphic>
          </wp:inline>
        </w:drawing>
      </w:r>
    </w:p>
    <w:p w14:paraId="28028128" w14:textId="0FDE0C5B" w:rsidR="00342265" w:rsidRPr="00301E4F" w:rsidRDefault="00342265" w:rsidP="00570C04">
      <w:pPr>
        <w:snapToGrid w:val="0"/>
        <w:spacing w:line="360" w:lineRule="auto"/>
        <w:ind w:firstLineChars="800" w:firstLine="1680"/>
        <w:jc w:val="left"/>
        <w:rPr>
          <w:rFonts w:ascii="Times New Roman" w:hAnsi="Times New Roman"/>
        </w:rPr>
      </w:pPr>
      <w:r w:rsidRPr="00301E4F">
        <w:rPr>
          <w:rFonts w:ascii="Times New Roman" w:hAnsi="Times New Roman"/>
        </w:rPr>
        <w:t>成立</w:t>
      </w:r>
      <w:r w:rsidR="00570C04">
        <w:rPr>
          <w:rFonts w:ascii="Times New Roman" w:hAnsi="Times New Roman" w:hint="eastAsia"/>
        </w:rPr>
        <w:t>.</w:t>
      </w:r>
      <w:r w:rsidR="00570C04">
        <w:rPr>
          <w:rFonts w:ascii="Times New Roman" w:hAnsi="Times New Roman"/>
        </w:rPr>
        <w:t xml:space="preserve"> </w:t>
      </w:r>
      <w:r w:rsidRPr="00301E4F">
        <w:rPr>
          <w:rFonts w:ascii="Times New Roman" w:hAnsi="Times New Roman"/>
        </w:rPr>
        <w:t>两式相减得到</w:t>
      </w:r>
    </w:p>
    <w:p w14:paraId="0321A484" w14:textId="210C2AD1"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12"/>
        </w:rPr>
        <w:drawing>
          <wp:inline distT="0" distB="0" distL="0" distR="0" wp14:anchorId="474ADDBE" wp14:editId="780FAD96">
            <wp:extent cx="1294130" cy="239395"/>
            <wp:effectExtent l="0" t="0" r="1270" b="825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294130" cy="239395"/>
                    </a:xfrm>
                    <a:prstGeom prst="rect">
                      <a:avLst/>
                    </a:prstGeom>
                    <a:noFill/>
                    <a:ln>
                      <a:noFill/>
                    </a:ln>
                  </pic:spPr>
                </pic:pic>
              </a:graphicData>
            </a:graphic>
          </wp:inline>
        </w:drawing>
      </w:r>
      <w:ins w:id="332" w:author="zhengping jin" w:date="2024-07-31T21:13:00Z" w16du:dateUtc="2024-07-31T13:13:00Z">
        <w:r w:rsidR="001A2977">
          <w:rPr>
            <w:rFonts w:ascii="Times New Roman" w:hAnsi="Times New Roman" w:hint="eastAsia"/>
          </w:rPr>
          <w:t>.</w:t>
        </w:r>
      </w:ins>
    </w:p>
    <w:p w14:paraId="3CB10C48" w14:textId="4D1E004C" w:rsidR="00342265" w:rsidRPr="00301E4F" w:rsidRDefault="00342265" w:rsidP="00570C04">
      <w:pPr>
        <w:snapToGrid w:val="0"/>
        <w:spacing w:line="360" w:lineRule="auto"/>
        <w:ind w:firstLineChars="800" w:firstLine="1680"/>
        <w:jc w:val="left"/>
        <w:rPr>
          <w:rFonts w:ascii="Times New Roman" w:hAnsi="Times New Roman"/>
        </w:rPr>
      </w:pPr>
      <w:r w:rsidRPr="00570C04">
        <w:rPr>
          <w:rFonts w:ascii="Times New Roman" w:hAnsi="Times New Roman"/>
        </w:rPr>
        <w:t>根据</w:t>
      </w:r>
      <w:r w:rsidR="00570C04" w:rsidRPr="00570C04">
        <w:rPr>
          <w:rFonts w:ascii="Times New Roman" w:hAnsi="Times New Roman"/>
        </w:rPr>
        <w:t>性质</w:t>
      </w:r>
      <w:r w:rsidR="00570C04" w:rsidRPr="00570C04">
        <w:rPr>
          <w:rFonts w:ascii="Times New Roman" w:hAnsi="Times New Roman"/>
        </w:rPr>
        <w:t>2.1.5</w:t>
      </w:r>
      <w:ins w:id="333" w:author="zhengping jin" w:date="2024-07-31T21:15:00Z" w16du:dateUtc="2024-07-31T13:15:00Z">
        <w:r w:rsidR="00F0322C">
          <w:rPr>
            <w:rFonts w:ascii="Times New Roman" w:hAnsi="Times New Roman" w:hint="eastAsia"/>
          </w:rPr>
          <w:t>和</w:t>
        </w:r>
      </w:ins>
      <w:ins w:id="334" w:author="zhengping jin" w:date="2024-07-31T21:16:00Z" w16du:dateUtc="2024-07-31T13:16:00Z">
        <w:r w:rsidR="00F0322C">
          <w:rPr>
            <w:rFonts w:ascii="Times New Roman" w:hAnsi="Times New Roman" w:hint="eastAsia"/>
          </w:rPr>
          <w:t>性质</w:t>
        </w:r>
        <w:r w:rsidR="00F0322C">
          <w:rPr>
            <w:rFonts w:ascii="Times New Roman" w:hAnsi="Times New Roman" w:hint="eastAsia"/>
          </w:rPr>
          <w:t>2.1.3</w:t>
        </w:r>
      </w:ins>
      <w:r w:rsidRPr="00570C04">
        <w:rPr>
          <w:rFonts w:ascii="Times New Roman" w:hAnsi="Times New Roman"/>
        </w:rPr>
        <w:t>，</w:t>
      </w:r>
      <w:r w:rsidRPr="00301E4F">
        <w:rPr>
          <w:rFonts w:ascii="Times New Roman" w:hAnsi="Times New Roman"/>
        </w:rPr>
        <w:t>这等价于</w:t>
      </w:r>
    </w:p>
    <w:p w14:paraId="6F310610" w14:textId="3160F3EB"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28"/>
        </w:rPr>
        <w:drawing>
          <wp:inline distT="0" distB="0" distL="0" distR="0" wp14:anchorId="1E29A41B" wp14:editId="062EC73F">
            <wp:extent cx="1287145" cy="429260"/>
            <wp:effectExtent l="0" t="0" r="8255" b="889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287145" cy="429260"/>
                    </a:xfrm>
                    <a:prstGeom prst="rect">
                      <a:avLst/>
                    </a:prstGeom>
                    <a:noFill/>
                    <a:ln>
                      <a:noFill/>
                    </a:ln>
                  </pic:spPr>
                </pic:pic>
              </a:graphicData>
            </a:graphic>
          </wp:inline>
        </w:drawing>
      </w:r>
      <w:ins w:id="335" w:author="zhengping jin" w:date="2024-07-31T21:16:00Z" w16du:dateUtc="2024-07-31T13:16:00Z">
        <w:r w:rsidR="00F0322C">
          <w:rPr>
            <w:rFonts w:ascii="Times New Roman" w:hAnsi="Times New Roman" w:hint="eastAsia"/>
          </w:rPr>
          <w:t>.</w:t>
        </w:r>
      </w:ins>
    </w:p>
    <w:p w14:paraId="63CA0CB9" w14:textId="41CFFEB4" w:rsidR="00570C04" w:rsidRDefault="00342265" w:rsidP="00570C04">
      <w:pPr>
        <w:snapToGrid w:val="0"/>
        <w:spacing w:line="360" w:lineRule="auto"/>
        <w:ind w:firstLineChars="800" w:firstLine="1680"/>
        <w:jc w:val="left"/>
        <w:rPr>
          <w:rFonts w:ascii="Times New Roman" w:hAnsi="Times New Roman"/>
        </w:rPr>
      </w:pPr>
      <w:r w:rsidRPr="00301E4F">
        <w:rPr>
          <w:rFonts w:ascii="Times New Roman" w:hAnsi="Times New Roman"/>
        </w:rPr>
        <w:t>因此，</w:t>
      </w:r>
      <w:r w:rsidR="00910D29" w:rsidRPr="00301E4F">
        <w:rPr>
          <w:rFonts w:ascii="Times New Roman" w:hAnsi="Times New Roman"/>
        </w:rPr>
        <w:t>同余方程</w:t>
      </w:r>
      <w:r w:rsidR="00570C04" w:rsidRPr="00301E4F">
        <w:rPr>
          <w:rFonts w:ascii="Times New Roman" w:hAnsi="Times New Roman"/>
          <w:noProof/>
          <w:position w:val="-10"/>
        </w:rPr>
        <w:drawing>
          <wp:inline distT="0" distB="0" distL="0" distR="0" wp14:anchorId="636B1987" wp14:editId="1EBF3D97">
            <wp:extent cx="921385" cy="196850"/>
            <wp:effectExtent l="0" t="0" r="0" b="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21385" cy="196850"/>
                    </a:xfrm>
                    <a:prstGeom prst="rect">
                      <a:avLst/>
                    </a:prstGeom>
                    <a:noFill/>
                    <a:ln>
                      <a:noFill/>
                    </a:ln>
                  </pic:spPr>
                </pic:pic>
              </a:graphicData>
            </a:graphic>
          </wp:inline>
        </w:drawing>
      </w:r>
      <w:r w:rsidRPr="00301E4F">
        <w:rPr>
          <w:rFonts w:ascii="Times New Roman" w:hAnsi="Times New Roman"/>
        </w:rPr>
        <w:t>的全部解可写成</w:t>
      </w:r>
    </w:p>
    <w:p w14:paraId="46C297D6" w14:textId="74545EE9" w:rsidR="00342265" w:rsidRPr="00301E4F" w:rsidRDefault="00570C04" w:rsidP="00570C04">
      <w:pPr>
        <w:snapToGrid w:val="0"/>
        <w:spacing w:line="360" w:lineRule="auto"/>
        <w:ind w:firstLineChars="950" w:firstLine="1995"/>
        <w:jc w:val="left"/>
        <w:rPr>
          <w:rFonts w:ascii="Times New Roman" w:hAnsi="Times New Roman"/>
        </w:rPr>
      </w:pPr>
      <w:r w:rsidRPr="00301E4F">
        <w:rPr>
          <w:rFonts w:ascii="Times New Roman" w:hAnsi="Times New Roman"/>
          <w:noProof/>
          <w:position w:val="-28"/>
        </w:rPr>
        <w:drawing>
          <wp:inline distT="0" distB="0" distL="0" distR="0" wp14:anchorId="61F2C0E9" wp14:editId="38DF9498">
            <wp:extent cx="2820670" cy="429260"/>
            <wp:effectExtent l="0" t="0" r="0" b="889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20670" cy="429260"/>
                    </a:xfrm>
                    <a:prstGeom prst="rect">
                      <a:avLst/>
                    </a:prstGeom>
                    <a:noFill/>
                    <a:ln>
                      <a:noFill/>
                    </a:ln>
                  </pic:spPr>
                </pic:pic>
              </a:graphicData>
            </a:graphic>
          </wp:inline>
        </w:drawing>
      </w:r>
      <w:r w:rsidR="00342265" w:rsidRPr="00301E4F">
        <w:rPr>
          <w:rFonts w:ascii="Times New Roman" w:hAnsi="Times New Roman" w:hint="eastAsia"/>
        </w:rPr>
        <w:t>.</w:t>
      </w:r>
    </w:p>
    <w:p w14:paraId="06EA902F" w14:textId="77777777" w:rsidR="00342265" w:rsidRPr="00301E4F" w:rsidRDefault="00342265" w:rsidP="00342265">
      <w:pPr>
        <w:snapToGrid w:val="0"/>
        <w:spacing w:line="360" w:lineRule="auto"/>
        <w:jc w:val="left"/>
        <w:rPr>
          <w:rFonts w:ascii="Times New Roman" w:hAnsi="Times New Roman"/>
        </w:rPr>
      </w:pPr>
    </w:p>
    <w:p w14:paraId="6FAA0DCC" w14:textId="6A49DDE4" w:rsidR="00342265" w:rsidRPr="00301E4F" w:rsidRDefault="006B5DD2" w:rsidP="006B5DD2">
      <w:pPr>
        <w:snapToGrid w:val="0"/>
        <w:spacing w:line="360" w:lineRule="auto"/>
        <w:jc w:val="left"/>
        <w:rPr>
          <w:rFonts w:ascii="Times New Roman" w:hAnsi="Times New Roman"/>
        </w:rPr>
      </w:pPr>
      <w:r w:rsidRPr="00BF2DAA">
        <w:rPr>
          <w:rFonts w:ascii="Times New Roman" w:hAnsi="Times New Roman" w:hint="eastAsia"/>
          <w:b/>
        </w:rPr>
        <w:t>例</w:t>
      </w:r>
      <w:r w:rsidRPr="00BF2DAA">
        <w:rPr>
          <w:rFonts w:ascii="Times New Roman" w:hAnsi="Times New Roman"/>
          <w:b/>
        </w:rPr>
        <w:t xml:space="preserve">3.1.2 </w:t>
      </w:r>
      <w:r w:rsidR="00342265" w:rsidRPr="00BF2DAA">
        <w:rPr>
          <w:rFonts w:ascii="Times New Roman" w:hAnsi="Times New Roman" w:hint="eastAsia"/>
        </w:rPr>
        <w:t>求解一次</w:t>
      </w:r>
      <w:r w:rsidR="00910D29" w:rsidRPr="00BF2DAA">
        <w:rPr>
          <w:rFonts w:ascii="Times New Roman" w:hAnsi="Times New Roman" w:hint="eastAsia"/>
        </w:rPr>
        <w:t>同余方程</w:t>
      </w:r>
    </w:p>
    <w:p w14:paraId="69E04A2F" w14:textId="69D306F8" w:rsidR="00342265" w:rsidRPr="00301E4F" w:rsidRDefault="000E2DDE" w:rsidP="00342265">
      <w:pPr>
        <w:snapToGrid w:val="0"/>
        <w:spacing w:line="360" w:lineRule="auto"/>
        <w:contextualSpacing/>
        <w:jc w:val="center"/>
        <w:rPr>
          <w:rFonts w:ascii="Times New Roman" w:hAnsi="Times New Roman"/>
        </w:rPr>
      </w:pPr>
      <w:ins w:id="336" w:author="zhengping jin" w:date="2024-08-06T19:52:00Z" w16du:dateUtc="2024-08-06T11:52:00Z">
        <w:r>
          <w:rPr>
            <w:rFonts w:ascii="Times New Roman" w:hAnsi="Times New Roman" w:hint="eastAsia"/>
          </w:rPr>
          <w:t>39</w:t>
        </w:r>
        <w:r w:rsidRPr="000E2DDE">
          <w:rPr>
            <w:rFonts w:ascii="Times New Roman" w:hAnsi="Times New Roman"/>
            <w:i/>
            <w:iCs/>
            <w:rPrChange w:id="337" w:author="zhengping jin" w:date="2024-08-06T19:54:00Z" w16du:dateUtc="2024-08-06T11:54:00Z">
              <w:rPr>
                <w:rFonts w:ascii="Times New Roman" w:hAnsi="Times New Roman"/>
              </w:rPr>
            </w:rPrChange>
          </w:rPr>
          <w:t>x</w:t>
        </w:r>
      </w:ins>
      <w:ins w:id="338" w:author="zhengping jin" w:date="2024-08-06T19:53:00Z" w16du:dateUtc="2024-08-06T11:53:00Z">
        <w:r>
          <w:rPr>
            <w:rFonts w:ascii="Lucida Sans Unicode" w:hAnsi="Lucida Sans Unicode" w:cs="Lucida Sans Unicode"/>
          </w:rPr>
          <w:t>≡</w:t>
        </w:r>
        <w:r>
          <w:rPr>
            <w:rFonts w:ascii="Times New Roman" w:hAnsi="Times New Roman" w:hint="eastAsia"/>
          </w:rPr>
          <w:t xml:space="preserve">65 (mod </w:t>
        </w:r>
      </w:ins>
      <w:ins w:id="339" w:author="zhengping jin" w:date="2024-08-06T19:54:00Z" w16du:dateUtc="2024-08-06T11:54:00Z">
        <w:r>
          <w:rPr>
            <w:rFonts w:ascii="Times New Roman" w:hAnsi="Times New Roman" w:hint="eastAsia"/>
          </w:rPr>
          <w:t>91</w:t>
        </w:r>
      </w:ins>
      <w:ins w:id="340" w:author="zhengping jin" w:date="2024-08-06T19:53:00Z" w16du:dateUtc="2024-08-06T11:53:00Z">
        <w:r>
          <w:rPr>
            <w:rFonts w:ascii="Times New Roman" w:hAnsi="Times New Roman" w:hint="eastAsia"/>
          </w:rPr>
          <w:t>)</w:t>
        </w:r>
      </w:ins>
      <w:del w:id="341" w:author="zhengping jin" w:date="2024-08-06T19:54:00Z" w16du:dateUtc="2024-08-06T11:54:00Z">
        <w:r w:rsidR="00342265" w:rsidRPr="00301E4F" w:rsidDel="000E2DDE">
          <w:rPr>
            <w:rFonts w:ascii="Times New Roman" w:hAnsi="Times New Roman"/>
            <w:noProof/>
            <w:position w:val="-10"/>
          </w:rPr>
          <w:drawing>
            <wp:inline distT="0" distB="0" distL="0" distR="0" wp14:anchorId="3E8970BB" wp14:editId="5FBF42DD">
              <wp:extent cx="1111250" cy="196850"/>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11250" cy="196850"/>
                      </a:xfrm>
                      <a:prstGeom prst="rect">
                        <a:avLst/>
                      </a:prstGeom>
                      <a:noFill/>
                      <a:ln>
                        <a:noFill/>
                      </a:ln>
                    </pic:spPr>
                  </pic:pic>
                </a:graphicData>
              </a:graphic>
            </wp:inline>
          </w:drawing>
        </w:r>
      </w:del>
    </w:p>
    <w:p w14:paraId="5C8AEFAC" w14:textId="3B79EEA7" w:rsidR="00342265" w:rsidRPr="00301E4F" w:rsidRDefault="00342265" w:rsidP="00CE4B6B">
      <w:pPr>
        <w:snapToGrid w:val="0"/>
        <w:spacing w:line="360" w:lineRule="auto"/>
        <w:ind w:firstLineChars="200" w:firstLine="420"/>
        <w:jc w:val="left"/>
        <w:rPr>
          <w:rFonts w:ascii="Times New Roman" w:hAnsi="Times New Roman"/>
        </w:rPr>
      </w:pPr>
      <w:r w:rsidRPr="00301E4F">
        <w:rPr>
          <w:rFonts w:ascii="Times New Roman" w:hAnsi="Times New Roman"/>
          <w:b/>
        </w:rPr>
        <w:t>解</w:t>
      </w:r>
      <w:r w:rsidRPr="00301E4F">
        <w:rPr>
          <w:rFonts w:ascii="Times New Roman" w:hAnsi="Times New Roman"/>
        </w:rPr>
        <w:t xml:space="preserve"> </w:t>
      </w:r>
      <w:r w:rsidRPr="00301E4F">
        <w:rPr>
          <w:rFonts w:ascii="Times New Roman" w:hAnsi="Times New Roman"/>
        </w:rPr>
        <w:t>首先，计算最大公因数</w:t>
      </w:r>
      <w:ins w:id="342" w:author="zhengping jin" w:date="2024-08-06T19:54:00Z" w16du:dateUtc="2024-08-06T11:54:00Z">
        <w:r w:rsidR="00766A2E">
          <w:rPr>
            <w:rFonts w:ascii="Times New Roman" w:hAnsi="Times New Roman" w:hint="eastAsia"/>
          </w:rPr>
          <w:t xml:space="preserve"> (39, </w:t>
        </w:r>
      </w:ins>
      <w:ins w:id="343" w:author="zhengping jin" w:date="2024-10-14T13:58:00Z" w16du:dateUtc="2024-10-14T05:58:00Z">
        <w:r w:rsidR="00927F87">
          <w:rPr>
            <w:rFonts w:ascii="Times New Roman" w:hAnsi="Times New Roman" w:hint="eastAsia"/>
          </w:rPr>
          <w:t>91</w:t>
        </w:r>
      </w:ins>
      <w:ins w:id="344" w:author="zhengping jin" w:date="2024-08-06T19:54:00Z" w16du:dateUtc="2024-08-06T11:54:00Z">
        <w:r w:rsidR="00766A2E">
          <w:rPr>
            <w:rFonts w:ascii="Times New Roman" w:hAnsi="Times New Roman" w:hint="eastAsia"/>
          </w:rPr>
          <w:t>)</w:t>
        </w:r>
      </w:ins>
      <w:ins w:id="345" w:author="zhengping jin" w:date="2024-08-06T19:55:00Z" w16du:dateUtc="2024-08-06T11:55:00Z">
        <w:r w:rsidR="00766A2E">
          <w:rPr>
            <w:rFonts w:ascii="Times New Roman" w:hAnsi="Times New Roman" w:hint="eastAsia"/>
          </w:rPr>
          <w:t xml:space="preserve"> = 13</w:t>
        </w:r>
      </w:ins>
      <w:del w:id="346" w:author="zhengping jin" w:date="2024-08-06T19:55:00Z" w16du:dateUtc="2024-08-06T11:55:00Z">
        <w:r w:rsidRPr="00301E4F" w:rsidDel="00766A2E">
          <w:rPr>
            <w:rFonts w:ascii="Times New Roman" w:hAnsi="Times New Roman"/>
          </w:rPr>
          <w:delText>（</w:delText>
        </w:r>
        <w:r w:rsidRPr="00301E4F" w:rsidDel="00766A2E">
          <w:rPr>
            <w:rFonts w:ascii="Times New Roman" w:hAnsi="Times New Roman"/>
          </w:rPr>
          <w:delText>33,77</w:delText>
        </w:r>
        <w:r w:rsidRPr="00301E4F" w:rsidDel="00766A2E">
          <w:rPr>
            <w:rFonts w:ascii="Times New Roman" w:hAnsi="Times New Roman"/>
          </w:rPr>
          <w:delText>）</w:delText>
        </w:r>
        <w:r w:rsidRPr="00301E4F" w:rsidDel="00766A2E">
          <w:rPr>
            <w:rFonts w:ascii="Times New Roman" w:hAnsi="Times New Roman"/>
          </w:rPr>
          <w:delText>=11</w:delText>
        </w:r>
      </w:del>
      <w:r w:rsidRPr="00301E4F">
        <w:rPr>
          <w:rFonts w:ascii="Times New Roman" w:hAnsi="Times New Roman"/>
        </w:rPr>
        <w:t>，并且有</w:t>
      </w:r>
      <w:ins w:id="347" w:author="zhengping jin" w:date="2024-08-06T19:55:00Z" w16du:dateUtc="2024-08-06T11:55:00Z">
        <w:r w:rsidR="00766A2E">
          <w:rPr>
            <w:rFonts w:ascii="Times New Roman" w:hAnsi="Times New Roman" w:hint="eastAsia"/>
          </w:rPr>
          <w:t xml:space="preserve"> (39, </w:t>
        </w:r>
      </w:ins>
      <w:ins w:id="348" w:author="zhengping jin" w:date="2024-10-14T13:58:00Z" w16du:dateUtc="2024-10-14T05:58:00Z">
        <w:r w:rsidR="00927F87">
          <w:rPr>
            <w:rFonts w:ascii="Times New Roman" w:hAnsi="Times New Roman" w:hint="eastAsia"/>
          </w:rPr>
          <w:t>91</w:t>
        </w:r>
      </w:ins>
      <w:ins w:id="349" w:author="zhengping jin" w:date="2024-08-06T19:55:00Z" w16du:dateUtc="2024-08-06T11:55:00Z">
        <w:r w:rsidR="00766A2E">
          <w:rPr>
            <w:rFonts w:ascii="Times New Roman" w:hAnsi="Times New Roman" w:hint="eastAsia"/>
          </w:rPr>
          <w:t xml:space="preserve">) | </w:t>
        </w:r>
      </w:ins>
      <w:ins w:id="350" w:author="zhengping jin" w:date="2024-10-14T13:58:00Z" w16du:dateUtc="2024-10-14T05:58:00Z">
        <w:r w:rsidR="00927F87">
          <w:rPr>
            <w:rFonts w:ascii="Times New Roman" w:hAnsi="Times New Roman" w:hint="eastAsia"/>
          </w:rPr>
          <w:t>65</w:t>
        </w:r>
      </w:ins>
      <w:del w:id="351" w:author="zhengping jin" w:date="2024-08-06T19:55:00Z" w16du:dateUtc="2024-08-06T11:55:00Z">
        <w:r w:rsidRPr="00301E4F" w:rsidDel="00766A2E">
          <w:rPr>
            <w:rFonts w:ascii="Times New Roman" w:hAnsi="Times New Roman"/>
          </w:rPr>
          <w:delText>（</w:delText>
        </w:r>
        <w:r w:rsidRPr="00301E4F" w:rsidDel="00766A2E">
          <w:rPr>
            <w:rFonts w:ascii="Times New Roman" w:hAnsi="Times New Roman"/>
          </w:rPr>
          <w:delText>33,77</w:delText>
        </w:r>
        <w:r w:rsidRPr="00301E4F" w:rsidDel="00766A2E">
          <w:rPr>
            <w:rFonts w:ascii="Times New Roman" w:hAnsi="Times New Roman"/>
          </w:rPr>
          <w:delText>）</w:delText>
        </w:r>
        <w:r w:rsidRPr="00301E4F" w:rsidDel="00766A2E">
          <w:rPr>
            <w:rFonts w:ascii="Times New Roman" w:hAnsi="Times New Roman"/>
          </w:rPr>
          <w:delText>=11|22</w:delText>
        </w:r>
      </w:del>
      <w:r w:rsidRPr="00301E4F">
        <w:rPr>
          <w:rFonts w:ascii="Times New Roman" w:hAnsi="Times New Roman"/>
        </w:rPr>
        <w:t>，</w:t>
      </w:r>
    </w:p>
    <w:p w14:paraId="59198A53" w14:textId="5717E45F"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所以原</w:t>
      </w:r>
      <w:r w:rsidR="00910D29" w:rsidRPr="00301E4F">
        <w:rPr>
          <w:rFonts w:ascii="Times New Roman" w:hAnsi="Times New Roman"/>
        </w:rPr>
        <w:t>同余方程</w:t>
      </w:r>
      <w:r w:rsidRPr="00301E4F">
        <w:rPr>
          <w:rFonts w:ascii="Times New Roman" w:hAnsi="Times New Roman"/>
        </w:rPr>
        <w:t>有解</w:t>
      </w:r>
      <w:r w:rsidRPr="00301E4F">
        <w:rPr>
          <w:rFonts w:ascii="Times New Roman" w:hAnsi="Times New Roman"/>
        </w:rPr>
        <w:t>.</w:t>
      </w:r>
    </w:p>
    <w:p w14:paraId="7D525C79" w14:textId="73103F14" w:rsidR="00342265" w:rsidRPr="00301E4F" w:rsidRDefault="00342265" w:rsidP="00CE4B6B">
      <w:pPr>
        <w:snapToGrid w:val="0"/>
        <w:spacing w:line="360" w:lineRule="auto"/>
        <w:ind w:firstLineChars="300" w:firstLine="630"/>
        <w:jc w:val="left"/>
        <w:rPr>
          <w:rFonts w:ascii="Times New Roman" w:hAnsi="Times New Roman"/>
        </w:rPr>
      </w:pPr>
      <w:r w:rsidRPr="00301E4F">
        <w:rPr>
          <w:rFonts w:ascii="Times New Roman" w:hAnsi="Times New Roman"/>
        </w:rPr>
        <w:t>其次，运用广义</w:t>
      </w:r>
      <w:del w:id="352" w:author="zhengping jin" w:date="2024-08-06T23:16:00Z" w16du:dateUtc="2024-08-06T15:16:00Z">
        <w:r w:rsidRPr="00301E4F" w:rsidDel="006254F3">
          <w:rPr>
            <w:rFonts w:ascii="Times New Roman" w:hAnsi="Times New Roman"/>
          </w:rPr>
          <w:delText>欧几里得</w:delText>
        </w:r>
      </w:del>
      <w:ins w:id="353" w:author="zhengping jin" w:date="2024-08-06T23:16:00Z" w16du:dateUtc="2024-08-06T15:16:00Z">
        <w:r w:rsidR="006254F3">
          <w:rPr>
            <w:rFonts w:ascii="Times New Roman" w:hAnsi="Times New Roman"/>
          </w:rPr>
          <w:t>欧几里德</w:t>
        </w:r>
      </w:ins>
      <w:r w:rsidRPr="00301E4F">
        <w:rPr>
          <w:rFonts w:ascii="Times New Roman" w:hAnsi="Times New Roman"/>
        </w:rPr>
        <w:t>除法，求出</w:t>
      </w:r>
      <w:r w:rsidR="00910D29" w:rsidRPr="00301E4F">
        <w:rPr>
          <w:rFonts w:ascii="Times New Roman" w:hAnsi="Times New Roman"/>
        </w:rPr>
        <w:t>同余方程</w:t>
      </w:r>
      <w:r w:rsidR="006B5DD2">
        <w:rPr>
          <w:rFonts w:ascii="Times New Roman" w:hAnsi="Times New Roman" w:hint="eastAsia"/>
        </w:rPr>
        <w:t xml:space="preserve"> </w:t>
      </w:r>
      <w:ins w:id="354" w:author="zhengping jin" w:date="2024-08-06T19:57:00Z" w16du:dateUtc="2024-08-06T11:57:00Z">
        <w:r w:rsidR="00063C56">
          <w:rPr>
            <w:rFonts w:ascii="Times New Roman" w:hAnsi="Times New Roman" w:hint="eastAsia"/>
          </w:rPr>
          <w:t>3</w:t>
        </w:r>
        <w:r w:rsidR="00063C56" w:rsidRPr="005B6C5D">
          <w:rPr>
            <w:rFonts w:ascii="Times New Roman" w:hAnsi="Times New Roman" w:hint="eastAsia"/>
            <w:i/>
            <w:iCs/>
          </w:rPr>
          <w:t>x</w:t>
        </w:r>
        <w:r w:rsidR="00063C56">
          <w:rPr>
            <w:rFonts w:ascii="Lucida Sans Unicode" w:hAnsi="Lucida Sans Unicode" w:cs="Lucida Sans Unicode"/>
          </w:rPr>
          <w:t>≡</w:t>
        </w:r>
        <w:r w:rsidR="00063C56">
          <w:rPr>
            <w:rFonts w:ascii="Times New Roman" w:hAnsi="Times New Roman" w:hint="eastAsia"/>
          </w:rPr>
          <w:t>1 (mod 7)</w:t>
        </w:r>
      </w:ins>
      <w:del w:id="355" w:author="zhengping jin" w:date="2024-08-06T19:57:00Z" w16du:dateUtc="2024-08-06T11:57:00Z">
        <w:r w:rsidRPr="00301E4F" w:rsidDel="00063C56">
          <w:rPr>
            <w:rFonts w:ascii="Times New Roman" w:hAnsi="Times New Roman"/>
            <w:noProof/>
            <w:position w:val="-10"/>
          </w:rPr>
          <w:drawing>
            <wp:inline distT="0" distB="0" distL="0" distR="0" wp14:anchorId="39B6965E" wp14:editId="49DCDD39">
              <wp:extent cx="864870" cy="19685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64870" cy="196850"/>
                      </a:xfrm>
                      <a:prstGeom prst="rect">
                        <a:avLst/>
                      </a:prstGeom>
                      <a:noFill/>
                      <a:ln>
                        <a:noFill/>
                      </a:ln>
                    </pic:spPr>
                  </pic:pic>
                </a:graphicData>
              </a:graphic>
            </wp:inline>
          </w:drawing>
        </w:r>
      </w:del>
    </w:p>
    <w:p w14:paraId="5BB28278" w14:textId="4CE80687"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的一个解</w:t>
      </w:r>
      <w:r w:rsidRPr="00301E4F">
        <w:rPr>
          <w:rFonts w:ascii="Times New Roman" w:hAnsi="Times New Roman"/>
          <w:noProof/>
          <w:position w:val="-12"/>
        </w:rPr>
        <w:drawing>
          <wp:inline distT="0" distB="0" distL="0" distR="0" wp14:anchorId="2CB36539" wp14:editId="2958C0C5">
            <wp:extent cx="914400" cy="239395"/>
            <wp:effectExtent l="0" t="0" r="0" b="8255"/>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14400" cy="239395"/>
                    </a:xfrm>
                    <a:prstGeom prst="rect">
                      <a:avLst/>
                    </a:prstGeom>
                    <a:noFill/>
                    <a:ln>
                      <a:noFill/>
                    </a:ln>
                  </pic:spPr>
                </pic:pic>
              </a:graphicData>
            </a:graphic>
          </wp:inline>
        </w:drawing>
      </w:r>
      <w:r w:rsidRPr="00301E4F">
        <w:rPr>
          <w:rFonts w:ascii="Times New Roman" w:hAnsi="Times New Roman"/>
        </w:rPr>
        <w:t>.</w:t>
      </w:r>
    </w:p>
    <w:p w14:paraId="52ABC8FE" w14:textId="1FF1C797" w:rsidR="00342265" w:rsidRPr="00301E4F" w:rsidRDefault="00342265" w:rsidP="00CE4B6B">
      <w:pPr>
        <w:snapToGrid w:val="0"/>
        <w:spacing w:line="360" w:lineRule="auto"/>
        <w:ind w:firstLineChars="300" w:firstLine="630"/>
        <w:jc w:val="left"/>
        <w:rPr>
          <w:rFonts w:ascii="Times New Roman" w:hAnsi="Times New Roman"/>
        </w:rPr>
      </w:pPr>
      <w:del w:id="356" w:author="zhengping jin" w:date="2024-10-07T14:21:00Z" w16du:dateUtc="2024-10-07T06:21:00Z">
        <w:r w:rsidRPr="00301E4F" w:rsidDel="00294EAB">
          <w:rPr>
            <w:rFonts w:ascii="Times New Roman" w:hAnsi="Times New Roman" w:hint="eastAsia"/>
          </w:rPr>
          <w:delText>第三</w:delText>
        </w:r>
      </w:del>
      <w:ins w:id="357" w:author="zhengping jin" w:date="2024-10-07T14:21:00Z" w16du:dateUtc="2024-10-07T06:21:00Z">
        <w:r w:rsidR="00294EAB">
          <w:rPr>
            <w:rFonts w:ascii="Times New Roman" w:hAnsi="Times New Roman" w:hint="eastAsia"/>
          </w:rPr>
          <w:t>再次</w:t>
        </w:r>
      </w:ins>
      <w:r w:rsidRPr="00301E4F">
        <w:rPr>
          <w:rFonts w:ascii="Times New Roman" w:hAnsi="Times New Roman"/>
        </w:rPr>
        <w:t>，</w:t>
      </w:r>
      <w:del w:id="358" w:author="zhengping jin" w:date="2024-10-07T14:21:00Z" w16du:dateUtc="2024-10-07T06:21:00Z">
        <w:r w:rsidRPr="00301E4F" w:rsidDel="00294EAB">
          <w:rPr>
            <w:rFonts w:ascii="Times New Roman" w:hAnsi="Times New Roman" w:hint="eastAsia"/>
          </w:rPr>
          <w:delText>写</w:delText>
        </w:r>
      </w:del>
      <w:ins w:id="359" w:author="zhengping jin" w:date="2024-10-07T14:21:00Z" w16du:dateUtc="2024-10-07T06:21:00Z">
        <w:r w:rsidR="00294EAB">
          <w:rPr>
            <w:rFonts w:ascii="Times New Roman" w:hAnsi="Times New Roman" w:hint="eastAsia"/>
          </w:rPr>
          <w:t>求</w:t>
        </w:r>
      </w:ins>
      <w:r w:rsidRPr="00301E4F">
        <w:rPr>
          <w:rFonts w:ascii="Times New Roman" w:hAnsi="Times New Roman"/>
        </w:rPr>
        <w:t>出</w:t>
      </w:r>
      <w:r w:rsidR="00910D29" w:rsidRPr="00301E4F">
        <w:rPr>
          <w:rFonts w:ascii="Times New Roman" w:hAnsi="Times New Roman"/>
        </w:rPr>
        <w:t>同余方程</w:t>
      </w:r>
      <w:ins w:id="360" w:author="zhengping jin" w:date="2024-08-06T19:57:00Z" w16du:dateUtc="2024-08-06T11:57:00Z">
        <w:r w:rsidR="00063C56">
          <w:rPr>
            <w:rFonts w:ascii="Times New Roman" w:hAnsi="Times New Roman" w:hint="eastAsia"/>
          </w:rPr>
          <w:t>3</w:t>
        </w:r>
        <w:r w:rsidR="00063C56" w:rsidRPr="005B6C5D">
          <w:rPr>
            <w:rFonts w:ascii="Times New Roman" w:hAnsi="Times New Roman" w:hint="eastAsia"/>
            <w:i/>
            <w:iCs/>
          </w:rPr>
          <w:t>x</w:t>
        </w:r>
        <w:r w:rsidR="00063C56">
          <w:rPr>
            <w:rFonts w:ascii="Lucida Sans Unicode" w:hAnsi="Lucida Sans Unicode" w:cs="Lucida Sans Unicode"/>
          </w:rPr>
          <w:t>≡</w:t>
        </w:r>
        <w:r w:rsidR="00063C56">
          <w:rPr>
            <w:rFonts w:ascii="Times New Roman" w:hAnsi="Times New Roman" w:hint="eastAsia"/>
          </w:rPr>
          <w:t>5 (mod 7)</w:t>
        </w:r>
      </w:ins>
      <w:del w:id="361" w:author="zhengping jin" w:date="2024-08-06T19:58:00Z" w16du:dateUtc="2024-08-06T11:58:00Z">
        <w:r w:rsidRPr="00301E4F" w:rsidDel="00063C56">
          <w:rPr>
            <w:rFonts w:ascii="Times New Roman" w:hAnsi="Times New Roman"/>
            <w:noProof/>
            <w:position w:val="-10"/>
          </w:rPr>
          <w:drawing>
            <wp:inline distT="0" distB="0" distL="0" distR="0" wp14:anchorId="793F03B6" wp14:editId="1A3357F4">
              <wp:extent cx="886460" cy="196850"/>
              <wp:effectExtent l="0" t="0" r="889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86460" cy="196850"/>
                      </a:xfrm>
                      <a:prstGeom prst="rect">
                        <a:avLst/>
                      </a:prstGeom>
                      <a:noFill/>
                      <a:ln>
                        <a:noFill/>
                      </a:ln>
                    </pic:spPr>
                  </pic:pic>
                </a:graphicData>
              </a:graphic>
            </wp:inline>
          </w:drawing>
        </w:r>
      </w:del>
    </w:p>
    <w:p w14:paraId="234A94A9" w14:textId="4F4091FD"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的一个特解</w:t>
      </w:r>
      <w:ins w:id="362" w:author="zhengping jin" w:date="2024-08-06T19:58:00Z" w16du:dateUtc="2024-08-06T11:58:00Z">
        <w:r w:rsidR="00063C56">
          <w:rPr>
            <w:rFonts w:ascii="Times New Roman" w:hAnsi="Times New Roman" w:hint="eastAsia"/>
          </w:rPr>
          <w:t xml:space="preserve"> </w:t>
        </w:r>
        <w:r w:rsidR="00063C56" w:rsidRPr="00063C56">
          <w:rPr>
            <w:rFonts w:ascii="Times New Roman" w:hAnsi="Times New Roman"/>
            <w:i/>
            <w:iCs/>
            <w:rPrChange w:id="363" w:author="zhengping jin" w:date="2024-08-06T19:58:00Z" w16du:dateUtc="2024-08-06T11:58:00Z">
              <w:rPr>
                <w:rFonts w:ascii="Times New Roman" w:hAnsi="Times New Roman"/>
              </w:rPr>
            </w:rPrChange>
          </w:rPr>
          <w:t>x</w:t>
        </w:r>
        <w:r w:rsidR="00063C56" w:rsidRPr="00063C56">
          <w:rPr>
            <w:rFonts w:ascii="Times New Roman" w:hAnsi="Times New Roman"/>
            <w:vertAlign w:val="subscript"/>
            <w:rPrChange w:id="364" w:author="zhengping jin" w:date="2024-08-06T19:59:00Z" w16du:dateUtc="2024-08-06T11:59:00Z">
              <w:rPr>
                <w:rFonts w:ascii="Times New Roman" w:hAnsi="Times New Roman"/>
              </w:rPr>
            </w:rPrChange>
          </w:rPr>
          <w:t>0</w:t>
        </w:r>
        <w:r w:rsidR="00063C56">
          <w:rPr>
            <w:rFonts w:ascii="Times New Roman" w:hAnsi="Times New Roman" w:hint="eastAsia"/>
          </w:rPr>
          <w:t xml:space="preserve"> </w:t>
        </w:r>
        <w:r w:rsidR="00063C56">
          <w:rPr>
            <w:rFonts w:ascii="Lucida Sans Unicode" w:hAnsi="Lucida Sans Unicode" w:cs="Lucida Sans Unicode"/>
          </w:rPr>
          <w:t>≡</w:t>
        </w:r>
        <w:r w:rsidR="00063C56">
          <w:rPr>
            <w:rFonts w:ascii="Times New Roman" w:hAnsi="Times New Roman" w:hint="eastAsia"/>
          </w:rPr>
          <w:t xml:space="preserve"> 5</w:t>
        </w:r>
        <w:r w:rsidR="00063C56">
          <w:rPr>
            <w:rFonts w:ascii="Times New Roman" w:hAnsi="Times New Roman"/>
          </w:rPr>
          <w:sym w:font="Wingdings" w:char="F09E"/>
        </w:r>
      </w:ins>
      <m:oMath>
        <m:sSubSup>
          <m:sSubSupPr>
            <m:ctrlPr>
              <w:ins w:id="365" w:author="zhengping jin" w:date="2024-08-06T19:59:00Z" w16du:dateUtc="2024-08-06T11:59:00Z">
                <w:rPr>
                  <w:rFonts w:ascii="Cambria Math" w:hAnsi="Cambria Math"/>
                  <w:i/>
                </w:rPr>
              </w:ins>
            </m:ctrlPr>
          </m:sSubSupPr>
          <m:e>
            <m:r>
              <w:ins w:id="366" w:author="zhengping jin" w:date="2024-08-06T20:00:00Z" w16du:dateUtc="2024-08-06T12:00:00Z">
                <w:rPr>
                  <w:rFonts w:ascii="Cambria Math" w:hAnsi="Cambria Math"/>
                </w:rPr>
                <m:t>x</m:t>
              </w:ins>
            </m:r>
          </m:e>
          <m:sub>
            <m:r>
              <w:ins w:id="367" w:author="zhengping jin" w:date="2024-08-06T20:00:00Z" w16du:dateUtc="2024-08-06T12:00:00Z">
                <w:rPr>
                  <w:rFonts w:ascii="Cambria Math" w:hAnsi="Cambria Math"/>
                </w:rPr>
                <m:t>0</m:t>
              </w:ins>
            </m:r>
          </m:sub>
          <m:sup>
            <m:r>
              <w:ins w:id="368" w:author="zhengping jin" w:date="2024-08-06T20:00:00Z" w16du:dateUtc="2024-08-06T12:00:00Z">
                <w:rPr>
                  <w:rFonts w:ascii="Cambria Math" w:hAnsi="Cambria Math"/>
                </w:rPr>
                <m:t>'</m:t>
              </w:ins>
            </m:r>
          </m:sup>
        </m:sSubSup>
      </m:oMath>
      <w:ins w:id="369" w:author="zhengping jin" w:date="2024-08-06T20:00:00Z" w16du:dateUtc="2024-08-06T12:00:00Z">
        <w:r w:rsidR="00063C56">
          <w:rPr>
            <w:rFonts w:ascii="Times New Roman" w:hAnsi="Times New Roman" w:hint="eastAsia"/>
          </w:rPr>
          <w:t xml:space="preserve"> </w:t>
        </w:r>
      </w:ins>
      <w:del w:id="370" w:author="zhengping jin" w:date="2024-08-06T20:00:00Z" w16du:dateUtc="2024-08-06T12:00:00Z">
        <w:r w:rsidRPr="00301E4F" w:rsidDel="00063C56">
          <w:rPr>
            <w:rFonts w:ascii="Times New Roman" w:hAnsi="Times New Roman"/>
            <w:noProof/>
            <w:position w:val="-12"/>
          </w:rPr>
          <w:drawing>
            <wp:inline distT="0" distB="0" distL="0" distR="0" wp14:anchorId="017E4C51" wp14:editId="5884CA45">
              <wp:extent cx="1716405" cy="239395"/>
              <wp:effectExtent l="0" t="0" r="0" b="825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16405" cy="239395"/>
                      </a:xfrm>
                      <a:prstGeom prst="rect">
                        <a:avLst/>
                      </a:prstGeom>
                      <a:noFill/>
                      <a:ln>
                        <a:noFill/>
                      </a:ln>
                    </pic:spPr>
                  </pic:pic>
                </a:graphicData>
              </a:graphic>
            </wp:inline>
          </w:drawing>
        </w:r>
      </w:del>
      <w:ins w:id="371" w:author="zhengping jin" w:date="2024-08-06T20:00:00Z" w16du:dateUtc="2024-08-06T12:00:00Z">
        <w:r w:rsidR="00063C56">
          <w:rPr>
            <w:rFonts w:ascii="Lucida Sans Unicode" w:hAnsi="Lucida Sans Unicode" w:cs="Lucida Sans Unicode"/>
          </w:rPr>
          <w:t>≡</w:t>
        </w:r>
        <w:r w:rsidR="00063C56">
          <w:rPr>
            <w:rFonts w:ascii="Times New Roman" w:hAnsi="Times New Roman" w:hint="eastAsia"/>
          </w:rPr>
          <w:t xml:space="preserve"> 5</w:t>
        </w:r>
        <w:r w:rsidR="00063C56">
          <w:rPr>
            <w:rFonts w:ascii="Times New Roman" w:hAnsi="Times New Roman"/>
          </w:rPr>
          <w:sym w:font="Wingdings" w:char="F09E"/>
        </w:r>
        <w:r w:rsidR="00063C56">
          <w:rPr>
            <w:rFonts w:ascii="Times New Roman" w:hAnsi="Times New Roman" w:hint="eastAsia"/>
          </w:rPr>
          <w:t xml:space="preserve">5 </w:t>
        </w:r>
        <w:r w:rsidR="00063C56">
          <w:rPr>
            <w:rFonts w:ascii="Lucida Sans Unicode" w:hAnsi="Lucida Sans Unicode" w:cs="Lucida Sans Unicode"/>
          </w:rPr>
          <w:t>≡</w:t>
        </w:r>
        <w:r w:rsidR="00063C56">
          <w:rPr>
            <w:rFonts w:ascii="Times New Roman" w:hAnsi="Times New Roman" w:hint="eastAsia"/>
          </w:rPr>
          <w:t xml:space="preserve">4 </w:t>
        </w:r>
      </w:ins>
      <w:ins w:id="372" w:author="zhengping jin" w:date="2024-08-06T20:01:00Z" w16du:dateUtc="2024-08-06T12:01:00Z">
        <w:r w:rsidR="00063C56">
          <w:rPr>
            <w:rFonts w:ascii="Times New Roman" w:hAnsi="Times New Roman" w:hint="eastAsia"/>
          </w:rPr>
          <w:t>(mod 7)</w:t>
        </w:r>
      </w:ins>
      <w:r w:rsidRPr="00301E4F">
        <w:rPr>
          <w:rFonts w:ascii="Times New Roman" w:hAnsi="Times New Roman"/>
        </w:rPr>
        <w:t>.</w:t>
      </w:r>
    </w:p>
    <w:p w14:paraId="7F35EFCE" w14:textId="673C373D" w:rsidR="00342265" w:rsidRPr="00301E4F" w:rsidRDefault="00342265" w:rsidP="00CE4B6B">
      <w:pPr>
        <w:snapToGrid w:val="0"/>
        <w:spacing w:line="360" w:lineRule="auto"/>
        <w:ind w:firstLineChars="200" w:firstLine="420"/>
        <w:jc w:val="left"/>
        <w:rPr>
          <w:rFonts w:ascii="Times New Roman" w:hAnsi="Times New Roman"/>
        </w:rPr>
      </w:pPr>
      <w:r w:rsidRPr="00301E4F">
        <w:rPr>
          <w:rFonts w:ascii="Times New Roman" w:hAnsi="Times New Roman"/>
        </w:rPr>
        <w:t>最后，</w:t>
      </w:r>
      <w:del w:id="373" w:author="zhengping jin" w:date="2024-10-07T14:23:00Z" w16du:dateUtc="2024-10-07T06:23:00Z">
        <w:r w:rsidRPr="00301E4F" w:rsidDel="0004061D">
          <w:rPr>
            <w:rFonts w:ascii="Times New Roman" w:hAnsi="Times New Roman" w:hint="eastAsia"/>
          </w:rPr>
          <w:delText>写</w:delText>
        </w:r>
      </w:del>
      <w:ins w:id="374" w:author="zhengping jin" w:date="2024-10-07T14:23:00Z" w16du:dateUtc="2024-10-07T06:23:00Z">
        <w:r w:rsidR="0004061D">
          <w:rPr>
            <w:rFonts w:ascii="Times New Roman" w:hAnsi="Times New Roman" w:hint="eastAsia"/>
          </w:rPr>
          <w:t>求</w:t>
        </w:r>
      </w:ins>
      <w:r w:rsidRPr="00301E4F">
        <w:rPr>
          <w:rFonts w:ascii="Times New Roman" w:hAnsi="Times New Roman"/>
        </w:rPr>
        <w:t>出原</w:t>
      </w:r>
      <w:r w:rsidR="00910D29" w:rsidRPr="00301E4F">
        <w:rPr>
          <w:rFonts w:ascii="Times New Roman" w:hAnsi="Times New Roman"/>
        </w:rPr>
        <w:t>同余方程</w:t>
      </w:r>
      <w:r w:rsidRPr="00301E4F">
        <w:rPr>
          <w:rFonts w:ascii="Times New Roman" w:hAnsi="Times New Roman"/>
        </w:rPr>
        <w:t>的全部解</w:t>
      </w:r>
    </w:p>
    <w:p w14:paraId="533DBEED" w14:textId="6F2DCD47" w:rsidR="00342265" w:rsidRPr="00301E4F" w:rsidRDefault="007F6116" w:rsidP="00342265">
      <w:pPr>
        <w:snapToGrid w:val="0"/>
        <w:spacing w:line="360" w:lineRule="auto"/>
        <w:jc w:val="center"/>
        <w:rPr>
          <w:rFonts w:ascii="Times New Roman" w:hAnsi="Times New Roman"/>
        </w:rPr>
      </w:pPr>
      <w:ins w:id="375" w:author="zhengping jin" w:date="2024-08-06T22:44:00Z" w16du:dateUtc="2024-08-06T14:44:00Z">
        <w:r w:rsidRPr="00982287">
          <w:rPr>
            <w:rFonts w:ascii="Times New Roman" w:hAnsi="Times New Roman" w:cs="Times New Roman"/>
            <w:i/>
            <w:iCs/>
          </w:rPr>
          <w:t>x</w:t>
        </w:r>
      </w:ins>
      <w:ins w:id="376" w:author="zhengping jin" w:date="2024-08-06T22:49:00Z" w16du:dateUtc="2024-08-06T14:49:00Z">
        <w:r>
          <w:rPr>
            <w:rFonts w:ascii="Times New Roman" w:hAnsi="Times New Roman" w:cs="Times New Roman" w:hint="eastAsia"/>
            <w:i/>
            <w:iCs/>
          </w:rPr>
          <w:t xml:space="preserve"> </w:t>
        </w:r>
      </w:ins>
      <w:ins w:id="377" w:author="zhengping jin" w:date="2024-08-06T22:44:00Z" w16du:dateUtc="2024-08-06T14:44:00Z">
        <w:r w:rsidRPr="007F6116">
          <w:rPr>
            <w:rFonts w:ascii="Times New Roman" w:hAnsi="Times New Roman" w:cs="Times New Roman" w:hint="eastAsia"/>
            <w:rPrChange w:id="378" w:author="zhengping jin" w:date="2024-08-06T22:48:00Z" w16du:dateUtc="2024-08-06T14:48:00Z">
              <w:rPr>
                <w:rFonts w:ascii="Lucida Sans Unicode" w:hAnsi="Lucida Sans Unicode" w:cs="Lucida Sans Unicode" w:hint="eastAsia"/>
              </w:rPr>
            </w:rPrChange>
          </w:rPr>
          <w:t>≡</w:t>
        </w:r>
      </w:ins>
      <w:ins w:id="379" w:author="zhengping jin" w:date="2024-08-06T22:49:00Z" w16du:dateUtc="2024-08-06T14:49:00Z">
        <w:r>
          <w:rPr>
            <w:rFonts w:ascii="Times New Roman" w:hAnsi="Times New Roman" w:cs="Times New Roman" w:hint="eastAsia"/>
          </w:rPr>
          <w:t xml:space="preserve"> </w:t>
        </w:r>
      </w:ins>
      <w:ins w:id="380" w:author="zhengping jin" w:date="2024-08-06T22:44:00Z" w16du:dateUtc="2024-08-06T14:44:00Z">
        <w:r w:rsidRPr="007F6116">
          <w:rPr>
            <w:rFonts w:ascii="Times New Roman" w:hAnsi="Times New Roman" w:cs="Times New Roman"/>
            <w:rPrChange w:id="381" w:author="zhengping jin" w:date="2024-08-06T22:48:00Z" w16du:dateUtc="2024-08-06T14:48:00Z">
              <w:rPr>
                <w:rFonts w:ascii="Lucida Sans Unicode" w:hAnsi="Lucida Sans Unicode" w:cs="Lucida Sans Unicode"/>
              </w:rPr>
            </w:rPrChange>
          </w:rPr>
          <w:t>4</w:t>
        </w:r>
      </w:ins>
      <w:ins w:id="382" w:author="zhengping jin" w:date="2024-08-06T22:45:00Z" w16du:dateUtc="2024-08-06T14:45:00Z">
        <w:r w:rsidRPr="007F6116">
          <w:rPr>
            <w:rFonts w:ascii="Times New Roman" w:hAnsi="Times New Roman" w:cs="Times New Roman"/>
            <w:rPrChange w:id="383" w:author="zhengping jin" w:date="2024-08-06T22:48:00Z" w16du:dateUtc="2024-08-06T14:48:00Z">
              <w:rPr>
                <w:rFonts w:ascii="Lucida Sans Unicode" w:hAnsi="Lucida Sans Unicode" w:cs="Lucida Sans Unicode"/>
              </w:rPr>
            </w:rPrChange>
          </w:rPr>
          <w:t>+</w:t>
        </w:r>
        <w:r w:rsidRPr="007F6116">
          <w:rPr>
            <w:rFonts w:ascii="Times New Roman" w:hAnsi="Times New Roman" w:cs="Times New Roman"/>
            <w:i/>
            <w:iCs/>
            <w:rPrChange w:id="384" w:author="zhengping jin" w:date="2024-08-06T22:48:00Z" w16du:dateUtc="2024-08-06T14:48:00Z">
              <w:rPr>
                <w:rFonts w:ascii="Lucida Sans Unicode" w:hAnsi="Lucida Sans Unicode" w:cs="Lucida Sans Unicode"/>
              </w:rPr>
            </w:rPrChange>
          </w:rPr>
          <w:t>t</w:t>
        </w:r>
      </w:ins>
      <m:oMath>
        <m:r>
          <w:ins w:id="385" w:author="zhengping jin" w:date="2024-08-06T22:46:00Z" w16du:dateUtc="2024-08-06T14:46:00Z">
            <w:rPr>
              <w:rFonts w:ascii="Cambria Math" w:hAnsi="Cambria Math" w:cs="Times New Roman"/>
            </w:rPr>
            <m:t xml:space="preserve"> </m:t>
          </w:ins>
        </m:r>
        <m:f>
          <m:fPr>
            <m:ctrlPr>
              <w:ins w:id="386" w:author="zhengping jin" w:date="2024-08-06T22:45:00Z" w16du:dateUtc="2024-08-06T14:45:00Z">
                <w:rPr>
                  <w:rFonts w:ascii="Cambria Math" w:hAnsi="Cambria Math" w:cs="Times New Roman"/>
                  <w:i/>
                </w:rPr>
              </w:ins>
            </m:ctrlPr>
          </m:fPr>
          <m:num>
            <m:r>
              <w:ins w:id="387" w:author="zhengping jin" w:date="2024-08-06T22:45:00Z" w16du:dateUtc="2024-08-06T14:45:00Z">
                <w:rPr>
                  <w:rFonts w:ascii="Cambria Math" w:hAnsi="Cambria Math" w:cs="Times New Roman"/>
                </w:rPr>
                <m:t>91</m:t>
              </w:ins>
            </m:r>
          </m:num>
          <m:den>
            <m:r>
              <w:ins w:id="388" w:author="zhengping jin" w:date="2024-08-06T22:45:00Z" w16du:dateUtc="2024-08-06T14:45:00Z">
                <w:rPr>
                  <w:rFonts w:ascii="Cambria Math" w:hAnsi="Cambria Math" w:cs="Times New Roman"/>
                </w:rPr>
                <m:t>(39, 91)</m:t>
              </w:ins>
            </m:r>
          </m:den>
        </m:f>
      </m:oMath>
      <w:ins w:id="389" w:author="zhengping jin" w:date="2024-08-06T22:47:00Z" w16du:dateUtc="2024-08-06T14:47:00Z">
        <w:r w:rsidRPr="007F6116">
          <w:rPr>
            <w:rFonts w:ascii="Times New Roman" w:hAnsi="Times New Roman" w:cs="Times New Roman"/>
            <w:i/>
            <w:rPrChange w:id="390" w:author="zhengping jin" w:date="2024-08-06T22:48:00Z" w16du:dateUtc="2024-08-06T14:48:00Z">
              <w:rPr>
                <w:rFonts w:ascii="Lucida Sans Unicode" w:hAnsi="Lucida Sans Unicode" w:cs="Lucida Sans Unicode"/>
                <w:i/>
              </w:rPr>
            </w:rPrChange>
          </w:rPr>
          <w:t xml:space="preserve"> </w:t>
        </w:r>
        <w:r w:rsidRPr="007F6116">
          <w:rPr>
            <w:rFonts w:ascii="Times New Roman" w:hAnsi="Times New Roman" w:cs="Times New Roman" w:hint="eastAsia"/>
            <w:iCs/>
            <w:rPrChange w:id="391" w:author="zhengping jin" w:date="2024-08-06T22:48:00Z" w16du:dateUtc="2024-08-06T14:48:00Z">
              <w:rPr>
                <w:rFonts w:ascii="Lucida Sans Unicode" w:hAnsi="Lucida Sans Unicode" w:cs="Lucida Sans Unicode" w:hint="eastAsia"/>
                <w:iCs/>
              </w:rPr>
            </w:rPrChange>
          </w:rPr>
          <w:t>≡</w:t>
        </w:r>
      </w:ins>
      <w:ins w:id="392" w:author="zhengping jin" w:date="2024-08-06T22:49:00Z" w16du:dateUtc="2024-08-06T14:49:00Z">
        <w:r>
          <w:rPr>
            <w:rFonts w:ascii="Times New Roman" w:hAnsi="Times New Roman" w:cs="Times New Roman" w:hint="eastAsia"/>
            <w:iCs/>
          </w:rPr>
          <w:t xml:space="preserve"> </w:t>
        </w:r>
      </w:ins>
      <w:ins w:id="393" w:author="zhengping jin" w:date="2024-08-06T22:47:00Z" w16du:dateUtc="2024-08-06T14:47:00Z">
        <w:r w:rsidRPr="007F6116">
          <w:rPr>
            <w:rFonts w:ascii="Times New Roman" w:hAnsi="Times New Roman" w:cs="Times New Roman"/>
            <w:iCs/>
            <w:rPrChange w:id="394" w:author="zhengping jin" w:date="2024-08-06T22:48:00Z" w16du:dateUtc="2024-08-06T14:48:00Z">
              <w:rPr>
                <w:rFonts w:ascii="Lucida Sans Unicode" w:hAnsi="Lucida Sans Unicode" w:cs="Lucida Sans Unicode"/>
                <w:iCs/>
              </w:rPr>
            </w:rPrChange>
          </w:rPr>
          <w:t>4+</w:t>
        </w:r>
      </w:ins>
      <w:ins w:id="395" w:author="zhengping jin" w:date="2024-08-06T22:48:00Z" w16du:dateUtc="2024-08-06T14:48:00Z">
        <w:r w:rsidRPr="007F6116">
          <w:rPr>
            <w:rFonts w:ascii="Times New Roman" w:hAnsi="Times New Roman" w:cs="Times New Roman"/>
            <w:iCs/>
            <w:rPrChange w:id="396" w:author="zhengping jin" w:date="2024-08-06T22:48:00Z" w16du:dateUtc="2024-08-06T14:48:00Z">
              <w:rPr>
                <w:rFonts w:ascii="Lucida Sans Unicode" w:hAnsi="Lucida Sans Unicode" w:cs="Lucida Sans Unicode"/>
                <w:iCs/>
              </w:rPr>
            </w:rPrChange>
          </w:rPr>
          <w:t>7</w:t>
        </w:r>
      </w:ins>
      <w:ins w:id="397" w:author="zhengping jin" w:date="2024-08-06T22:47:00Z" w16du:dateUtc="2024-08-06T14:47:00Z">
        <w:r w:rsidRPr="007F6116">
          <w:rPr>
            <w:rFonts w:ascii="Times New Roman" w:hAnsi="Times New Roman" w:cs="Times New Roman"/>
            <w:i/>
            <w:rPrChange w:id="398" w:author="zhengping jin" w:date="2024-08-06T22:48:00Z" w16du:dateUtc="2024-08-06T14:48:00Z">
              <w:rPr>
                <w:rFonts w:ascii="Lucida Sans Unicode" w:hAnsi="Lucida Sans Unicode" w:cs="Lucida Sans Unicode"/>
                <w:iCs/>
              </w:rPr>
            </w:rPrChange>
          </w:rPr>
          <w:t>t</w:t>
        </w:r>
      </w:ins>
      <w:ins w:id="399" w:author="zhengping jin" w:date="2024-08-06T22:48:00Z" w16du:dateUtc="2024-08-06T14:48:00Z">
        <w:r w:rsidRPr="007F6116">
          <w:rPr>
            <w:rFonts w:ascii="Times New Roman" w:hAnsi="Times New Roman" w:cs="Times New Roman"/>
            <w:iCs/>
            <w:rPrChange w:id="400" w:author="zhengping jin" w:date="2024-08-06T22:48:00Z" w16du:dateUtc="2024-08-06T14:48:00Z">
              <w:rPr>
                <w:rFonts w:ascii="Lucida Sans Unicode" w:hAnsi="Lucida Sans Unicode" w:cs="Lucida Sans Unicode"/>
                <w:iCs/>
              </w:rPr>
            </w:rPrChange>
          </w:rPr>
          <w:t xml:space="preserve"> (mod </w:t>
        </w:r>
        <w:r>
          <w:rPr>
            <w:rFonts w:ascii="Times New Roman" w:hAnsi="Times New Roman" w:cs="Times New Roman" w:hint="eastAsia"/>
            <w:iCs/>
          </w:rPr>
          <w:t>91</w:t>
        </w:r>
        <w:r w:rsidRPr="007F6116">
          <w:rPr>
            <w:rFonts w:ascii="Times New Roman" w:hAnsi="Times New Roman" w:cs="Times New Roman"/>
            <w:iCs/>
            <w:rPrChange w:id="401" w:author="zhengping jin" w:date="2024-08-06T22:48:00Z" w16du:dateUtc="2024-08-06T14:48:00Z">
              <w:rPr>
                <w:rFonts w:ascii="Lucida Sans Unicode" w:hAnsi="Lucida Sans Unicode" w:cs="Lucida Sans Unicode"/>
                <w:iCs/>
              </w:rPr>
            </w:rPrChange>
          </w:rPr>
          <w:t>)</w:t>
        </w:r>
        <w:r>
          <w:rPr>
            <w:rFonts w:ascii="Times New Roman" w:hAnsi="Times New Roman" w:cs="Times New Roman" w:hint="eastAsia"/>
            <w:iCs/>
          </w:rPr>
          <w:t xml:space="preserve">, </w:t>
        </w:r>
        <w:r w:rsidRPr="007F6116">
          <w:rPr>
            <w:rFonts w:ascii="Times New Roman" w:hAnsi="Times New Roman" w:cs="Times New Roman"/>
            <w:i/>
            <w:rPrChange w:id="402" w:author="zhengping jin" w:date="2024-08-06T22:51:00Z" w16du:dateUtc="2024-08-06T14:51:00Z">
              <w:rPr>
                <w:rFonts w:ascii="Times New Roman" w:hAnsi="Times New Roman" w:cs="Times New Roman"/>
                <w:iCs/>
              </w:rPr>
            </w:rPrChange>
          </w:rPr>
          <w:t>t</w:t>
        </w:r>
        <w:r>
          <w:rPr>
            <w:rFonts w:ascii="Times New Roman" w:hAnsi="Times New Roman" w:cs="Times New Roman" w:hint="eastAsia"/>
            <w:iCs/>
          </w:rPr>
          <w:t xml:space="preserve"> = </w:t>
        </w:r>
      </w:ins>
      <w:ins w:id="403" w:author="zhengping jin" w:date="2024-08-06T22:49:00Z" w16du:dateUtc="2024-08-06T14:49:00Z">
        <w:r>
          <w:rPr>
            <w:rFonts w:ascii="Times New Roman" w:hAnsi="Times New Roman" w:cs="Times New Roman" w:hint="eastAsia"/>
            <w:iCs/>
          </w:rPr>
          <w:t xml:space="preserve">0, 1, </w:t>
        </w:r>
        <w:r>
          <w:rPr>
            <w:rFonts w:ascii="Lucida Sans Unicode" w:hAnsi="Lucida Sans Unicode" w:cs="Lucida Sans Unicode"/>
            <w:iCs/>
          </w:rPr>
          <w:t>⋯</w:t>
        </w:r>
        <w:r>
          <w:rPr>
            <w:rFonts w:ascii="Times New Roman" w:hAnsi="Times New Roman" w:cs="Times New Roman" w:hint="eastAsia"/>
            <w:iCs/>
          </w:rPr>
          <w:t xml:space="preserve"> , 12</w:t>
        </w:r>
      </w:ins>
      <w:del w:id="404" w:author="zhengping jin" w:date="2024-08-06T22:49:00Z" w16du:dateUtc="2024-08-06T14:49:00Z">
        <w:r w:rsidR="00342265" w:rsidRPr="00301E4F" w:rsidDel="007F6116">
          <w:rPr>
            <w:rFonts w:ascii="Times New Roman" w:hAnsi="Times New Roman"/>
            <w:noProof/>
            <w:position w:val="-28"/>
          </w:rPr>
          <w:drawing>
            <wp:inline distT="0" distB="0" distL="0" distR="0" wp14:anchorId="654261D1" wp14:editId="02AF2687">
              <wp:extent cx="2982595" cy="429260"/>
              <wp:effectExtent l="0" t="0" r="8255" b="889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982595" cy="429260"/>
                      </a:xfrm>
                      <a:prstGeom prst="rect">
                        <a:avLst/>
                      </a:prstGeom>
                      <a:noFill/>
                      <a:ln>
                        <a:noFill/>
                      </a:ln>
                    </pic:spPr>
                  </pic:pic>
                </a:graphicData>
              </a:graphic>
            </wp:inline>
          </w:drawing>
        </w:r>
      </w:del>
    </w:p>
    <w:p w14:paraId="02D26524" w14:textId="77777777" w:rsidR="00342265" w:rsidRPr="00301E4F" w:rsidRDefault="00342265" w:rsidP="00342265">
      <w:pPr>
        <w:snapToGrid w:val="0"/>
        <w:spacing w:line="360" w:lineRule="auto"/>
        <w:ind w:firstLineChars="800" w:firstLine="1680"/>
        <w:jc w:val="left"/>
        <w:rPr>
          <w:rFonts w:ascii="Times New Roman" w:hAnsi="Times New Roman"/>
        </w:rPr>
      </w:pPr>
      <w:r w:rsidRPr="00301E4F">
        <w:rPr>
          <w:rFonts w:ascii="Times New Roman" w:hAnsi="Times New Roman"/>
        </w:rPr>
        <w:t>或者</w:t>
      </w:r>
    </w:p>
    <w:p w14:paraId="5C7EBDCA" w14:textId="4BC840A1"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hint="eastAsia"/>
          <w:position w:val="-10"/>
        </w:rPr>
        <w:t xml:space="preserve">    </w:t>
      </w:r>
      <w:ins w:id="405" w:author="zhengping jin" w:date="2024-08-06T22:50:00Z" w16du:dateUtc="2024-08-06T14:50:00Z">
        <w:r w:rsidR="007F6116" w:rsidRPr="005B6C5D">
          <w:rPr>
            <w:rFonts w:ascii="Times New Roman" w:hAnsi="Times New Roman" w:cs="Times New Roman"/>
            <w:i/>
            <w:iCs/>
          </w:rPr>
          <w:t>x</w:t>
        </w:r>
        <w:r w:rsidR="007F6116">
          <w:rPr>
            <w:rFonts w:ascii="Times New Roman" w:hAnsi="Times New Roman" w:cs="Times New Roman" w:hint="eastAsia"/>
            <w:i/>
            <w:iCs/>
          </w:rPr>
          <w:t xml:space="preserve"> </w:t>
        </w:r>
        <w:r w:rsidR="007F6116" w:rsidRPr="005B6C5D">
          <w:rPr>
            <w:rFonts w:ascii="Times New Roman" w:hAnsi="Times New Roman" w:cs="Times New Roman"/>
          </w:rPr>
          <w:t>≡</w:t>
        </w:r>
        <w:r w:rsidR="007F6116">
          <w:rPr>
            <w:rFonts w:ascii="Times New Roman" w:hAnsi="Times New Roman" w:cs="Times New Roman" w:hint="eastAsia"/>
          </w:rPr>
          <w:t xml:space="preserve"> </w:t>
        </w:r>
        <w:r w:rsidR="007F6116" w:rsidRPr="005B6C5D">
          <w:rPr>
            <w:rFonts w:ascii="Times New Roman" w:hAnsi="Times New Roman" w:cs="Times New Roman"/>
          </w:rPr>
          <w:t>4</w:t>
        </w:r>
        <w:r w:rsidR="007F6116">
          <w:rPr>
            <w:rFonts w:ascii="Times New Roman" w:hAnsi="Times New Roman" w:cs="Times New Roman" w:hint="eastAsia"/>
          </w:rPr>
          <w:t xml:space="preserve">, 11, </w:t>
        </w:r>
      </w:ins>
      <w:ins w:id="406" w:author="zhengping jin" w:date="2024-08-06T22:51:00Z" w16du:dateUtc="2024-08-06T14:51:00Z">
        <w:r w:rsidR="007F6116">
          <w:rPr>
            <w:rFonts w:ascii="Times New Roman" w:hAnsi="Times New Roman" w:cs="Times New Roman" w:hint="eastAsia"/>
          </w:rPr>
          <w:t xml:space="preserve">18, 25, 32, 39, 46, 53, </w:t>
        </w:r>
      </w:ins>
      <w:ins w:id="407" w:author="zhengping jin" w:date="2024-08-06T22:52:00Z" w16du:dateUtc="2024-08-06T14:52:00Z">
        <w:r w:rsidR="007F6116">
          <w:rPr>
            <w:rFonts w:ascii="Times New Roman" w:hAnsi="Times New Roman" w:cs="Times New Roman" w:hint="eastAsia"/>
          </w:rPr>
          <w:t>60, 67, 74, 81, 88 (mod 91)</w:t>
        </w:r>
      </w:ins>
      <w:ins w:id="408" w:author="zhengping jin" w:date="2024-08-06T22:53:00Z" w16du:dateUtc="2024-08-06T14:53:00Z">
        <w:r w:rsidR="007F6116">
          <w:rPr>
            <w:rFonts w:ascii="Times New Roman" w:hAnsi="Times New Roman" w:cs="Times New Roman" w:hint="eastAsia"/>
          </w:rPr>
          <w:t>.</w:t>
        </w:r>
      </w:ins>
      <w:del w:id="409" w:author="zhengping jin" w:date="2024-08-06T22:53:00Z" w16du:dateUtc="2024-08-06T14:53:00Z">
        <w:r w:rsidRPr="00301E4F" w:rsidDel="007F6116">
          <w:rPr>
            <w:rFonts w:ascii="Times New Roman" w:hAnsi="Times New Roman"/>
            <w:noProof/>
            <w:position w:val="-10"/>
          </w:rPr>
          <w:drawing>
            <wp:inline distT="0" distB="0" distL="0" distR="0" wp14:anchorId="3EAF7714" wp14:editId="5C644A5C">
              <wp:extent cx="3502660" cy="196850"/>
              <wp:effectExtent l="0" t="0" r="254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502660" cy="196850"/>
                      </a:xfrm>
                      <a:prstGeom prst="rect">
                        <a:avLst/>
                      </a:prstGeom>
                      <a:noFill/>
                      <a:ln>
                        <a:noFill/>
                      </a:ln>
                    </pic:spPr>
                  </pic:pic>
                </a:graphicData>
              </a:graphic>
            </wp:inline>
          </w:drawing>
        </w:r>
      </w:del>
    </w:p>
    <w:p w14:paraId="0543D291" w14:textId="77777777" w:rsidR="00342265" w:rsidRPr="00301E4F" w:rsidRDefault="00342265" w:rsidP="00342265">
      <w:pPr>
        <w:snapToGrid w:val="0"/>
        <w:spacing w:line="360" w:lineRule="auto"/>
        <w:jc w:val="left"/>
        <w:rPr>
          <w:rFonts w:ascii="Times New Roman" w:hAnsi="Times New Roman"/>
        </w:rPr>
      </w:pPr>
    </w:p>
    <w:p w14:paraId="15F1C98A" w14:textId="77777777" w:rsidR="00342265" w:rsidRPr="00301E4F" w:rsidRDefault="00342265" w:rsidP="00342265">
      <w:pPr>
        <w:snapToGrid w:val="0"/>
        <w:spacing w:line="360" w:lineRule="auto"/>
        <w:outlineLvl w:val="1"/>
        <w:rPr>
          <w:rFonts w:ascii="Times New Roman" w:hAnsi="Times New Roman"/>
          <w:b/>
          <w:bCs/>
          <w:kern w:val="28"/>
          <w:sz w:val="32"/>
          <w:szCs w:val="32"/>
        </w:rPr>
      </w:pPr>
      <w:r w:rsidRPr="00301E4F">
        <w:rPr>
          <w:rFonts w:ascii="Times New Roman" w:hAnsi="Times New Roman"/>
          <w:b/>
          <w:bCs/>
          <w:kern w:val="28"/>
          <w:sz w:val="32"/>
          <w:szCs w:val="32"/>
        </w:rPr>
        <w:t xml:space="preserve">3.2 </w:t>
      </w:r>
      <w:r w:rsidRPr="00301E4F">
        <w:rPr>
          <w:rFonts w:ascii="Times New Roman" w:hAnsi="Times New Roman"/>
          <w:b/>
          <w:bCs/>
          <w:kern w:val="28"/>
          <w:sz w:val="32"/>
          <w:szCs w:val="32"/>
        </w:rPr>
        <w:t>中国剩余定理</w:t>
      </w:r>
    </w:p>
    <w:p w14:paraId="77CD63D5" w14:textId="630B2F23" w:rsidR="00342265" w:rsidRDefault="00FD1198" w:rsidP="00FD1198">
      <w:pPr>
        <w:spacing w:beforeLines="50" w:before="156" w:afterLines="50" w:after="156"/>
        <w:jc w:val="left"/>
        <w:rPr>
          <w:rFonts w:ascii="Times New Roman" w:hAnsi="Times New Roman" w:cs="Times New Roman"/>
          <w:b/>
          <w:sz w:val="24"/>
          <w:szCs w:val="20"/>
        </w:rPr>
      </w:pPr>
      <w:r w:rsidRPr="00FD1198">
        <w:rPr>
          <w:rFonts w:ascii="Times New Roman" w:hAnsi="Times New Roman" w:cs="Times New Roman"/>
          <w:b/>
          <w:sz w:val="24"/>
          <w:szCs w:val="20"/>
        </w:rPr>
        <w:t xml:space="preserve">3.2.1 </w:t>
      </w:r>
      <w:r w:rsidRPr="00FD1198">
        <w:rPr>
          <w:rFonts w:ascii="Times New Roman" w:hAnsi="Times New Roman" w:cs="Times New Roman" w:hint="eastAsia"/>
          <w:b/>
          <w:sz w:val="24"/>
          <w:szCs w:val="20"/>
        </w:rPr>
        <w:t>同余方程组</w:t>
      </w:r>
    </w:p>
    <w:p w14:paraId="68C96CF0" w14:textId="6E2333AD" w:rsidR="00FD1198" w:rsidRPr="0084476B" w:rsidRDefault="00FD1198" w:rsidP="00FD1198">
      <w:pPr>
        <w:tabs>
          <w:tab w:val="left" w:pos="6360"/>
        </w:tabs>
        <w:snapToGrid w:val="0"/>
        <w:spacing w:line="360" w:lineRule="auto"/>
        <w:ind w:firstLineChars="200" w:firstLine="420"/>
        <w:contextualSpacing/>
        <w:jc w:val="left"/>
        <w:rPr>
          <w:rFonts w:ascii="Times New Roman" w:hAnsi="Times New Roman"/>
        </w:rPr>
      </w:pPr>
      <w:r w:rsidRPr="0084476B">
        <w:rPr>
          <w:rFonts w:ascii="Times New Roman" w:hAnsi="Times New Roman"/>
          <w:b/>
        </w:rPr>
        <w:t>定理</w:t>
      </w:r>
      <w:r w:rsidR="0084476B" w:rsidRPr="0084476B">
        <w:rPr>
          <w:rFonts w:ascii="Times New Roman" w:hAnsi="Times New Roman" w:hint="eastAsia"/>
          <w:b/>
        </w:rPr>
        <w:t>3</w:t>
      </w:r>
      <w:r w:rsidR="0084476B" w:rsidRPr="0084476B">
        <w:rPr>
          <w:rFonts w:ascii="Times New Roman" w:hAnsi="Times New Roman"/>
          <w:b/>
        </w:rPr>
        <w:t>.2.</w:t>
      </w:r>
      <w:r w:rsidRPr="0084476B">
        <w:rPr>
          <w:rFonts w:ascii="Times New Roman" w:hAnsi="Times New Roman"/>
          <w:b/>
        </w:rPr>
        <w:t xml:space="preserve">1 </w:t>
      </w:r>
      <w:r w:rsidRPr="0084476B">
        <w:rPr>
          <w:rFonts w:ascii="Times New Roman" w:hAnsi="Times New Roman"/>
        </w:rPr>
        <w:t>设</w:t>
      </w:r>
      <w:r w:rsidRPr="0084476B">
        <w:rPr>
          <w:rFonts w:ascii="Times New Roman" w:hAnsi="Times New Roman"/>
          <w:position w:val="-12"/>
        </w:rPr>
        <w:object w:dxaOrig="940" w:dyaOrig="360" w14:anchorId="378EA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5pt;height:17.75pt" o:ole="">
            <v:imagedata r:id="rId67" o:title=""/>
          </v:shape>
          <o:OLEObject Type="Embed" ProgID="Equation.DSMT4" ShapeID="_x0000_i1025" DrawAspect="Content" ObjectID="_1790422184" r:id="rId68"/>
        </w:object>
      </w:r>
      <w:r w:rsidRPr="0084476B">
        <w:rPr>
          <w:rFonts w:ascii="Times New Roman" w:hAnsi="Times New Roman"/>
        </w:rPr>
        <w:t>是</w:t>
      </w:r>
      <w:r w:rsidRPr="0084476B">
        <w:rPr>
          <w:rFonts w:ascii="Times New Roman" w:hAnsi="Times New Roman"/>
          <w:i/>
        </w:rPr>
        <w:t>k</w:t>
      </w:r>
      <w:proofErr w:type="gramStart"/>
      <w:r w:rsidRPr="0084476B">
        <w:rPr>
          <w:rFonts w:ascii="Times New Roman" w:hAnsi="Times New Roman"/>
        </w:rPr>
        <w:t>个</w:t>
      </w:r>
      <w:proofErr w:type="gramEnd"/>
      <w:r w:rsidRPr="0084476B">
        <w:rPr>
          <w:rFonts w:ascii="Times New Roman" w:hAnsi="Times New Roman"/>
        </w:rPr>
        <w:t>两两互素的正整数，</w:t>
      </w:r>
      <w:r w:rsidRPr="0084476B">
        <w:rPr>
          <w:rFonts w:ascii="Times New Roman" w:hAnsi="Times New Roman"/>
          <w:position w:val="-12"/>
        </w:rPr>
        <w:object w:dxaOrig="1240" w:dyaOrig="360" w14:anchorId="77DA5D7E">
          <v:shape id="_x0000_i1026" type="#_x0000_t75" style="width:61.95pt;height:17.75pt" o:ole="">
            <v:imagedata r:id="rId69" o:title=""/>
          </v:shape>
          <o:OLEObject Type="Embed" ProgID="Equation.DSMT4" ShapeID="_x0000_i1026" DrawAspect="Content" ObjectID="_1790422185" r:id="rId70"/>
        </w:object>
      </w:r>
      <w:r w:rsidRPr="0084476B">
        <w:rPr>
          <w:rFonts w:ascii="Times New Roman" w:hAnsi="Times New Roman"/>
        </w:rPr>
        <w:t xml:space="preserve">. </w:t>
      </w:r>
      <w:r w:rsidRPr="0084476B">
        <w:rPr>
          <w:rFonts w:ascii="Times New Roman" w:hAnsi="Times New Roman"/>
        </w:rPr>
        <w:t>则同余方程</w:t>
      </w:r>
    </w:p>
    <w:p w14:paraId="12652695" w14:textId="66FBBD46" w:rsidR="00FD1198" w:rsidRPr="0084476B" w:rsidRDefault="00FD1198" w:rsidP="00FD1198">
      <w:pPr>
        <w:tabs>
          <w:tab w:val="left" w:pos="6360"/>
        </w:tabs>
        <w:snapToGrid w:val="0"/>
        <w:spacing w:line="360" w:lineRule="auto"/>
        <w:jc w:val="right"/>
        <w:rPr>
          <w:rFonts w:ascii="Times New Roman" w:hAnsi="Times New Roman"/>
        </w:rPr>
      </w:pPr>
      <w:r w:rsidRPr="0084476B">
        <w:rPr>
          <w:rFonts w:ascii="Times New Roman" w:hAnsi="Times New Roman"/>
          <w:position w:val="-10"/>
        </w:rPr>
        <w:object w:dxaOrig="1740" w:dyaOrig="320" w14:anchorId="0F4193FA">
          <v:shape id="_x0000_i1027" type="#_x0000_t75" style="width:87.05pt;height:15.5pt" o:ole="">
            <v:imagedata r:id="rId71" o:title=""/>
          </v:shape>
          <o:OLEObject Type="Embed" ProgID="Equation.DSMT4" ShapeID="_x0000_i1027" DrawAspect="Content" ObjectID="_1790422186" r:id="rId72"/>
        </w:object>
      </w:r>
      <w:r w:rsidRPr="0084476B">
        <w:rPr>
          <w:rFonts w:ascii="Times New Roman" w:hAnsi="Times New Roman"/>
        </w:rPr>
        <w:t xml:space="preserve">                          </w:t>
      </w:r>
      <w:r w:rsidR="0084476B">
        <w:rPr>
          <w:rFonts w:ascii="Times New Roman" w:hAnsi="Times New Roman" w:hint="eastAsia"/>
        </w:rPr>
        <w:t>(</w:t>
      </w:r>
      <w:del w:id="410" w:author="zhengping jin" w:date="2024-08-06T23:07:00Z" w16du:dateUtc="2024-08-06T15:07:00Z">
        <w:r w:rsidR="0084476B" w:rsidDel="004C03DA">
          <w:rPr>
            <w:rFonts w:ascii="Times New Roman" w:hAnsi="Times New Roman" w:hint="eastAsia"/>
          </w:rPr>
          <w:delText>式</w:delText>
        </w:r>
      </w:del>
      <w:r w:rsidR="0084476B">
        <w:rPr>
          <w:rFonts w:ascii="Times New Roman" w:hAnsi="Times New Roman" w:hint="eastAsia"/>
        </w:rPr>
        <w:t>3</w:t>
      </w:r>
      <w:r w:rsidR="0084476B">
        <w:rPr>
          <w:rFonts w:ascii="Times New Roman" w:hAnsi="Times New Roman"/>
        </w:rPr>
        <w:t>.2.</w:t>
      </w:r>
      <w:r w:rsidR="0084476B" w:rsidRPr="0084476B">
        <w:rPr>
          <w:rFonts w:ascii="Times New Roman" w:hAnsi="Times New Roman"/>
        </w:rPr>
        <w:t>1</w:t>
      </w:r>
      <w:r w:rsidR="0084476B">
        <w:rPr>
          <w:rFonts w:ascii="Times New Roman" w:hAnsi="Times New Roman"/>
        </w:rPr>
        <w:t>)</w:t>
      </w:r>
    </w:p>
    <w:p w14:paraId="4D85CB1D" w14:textId="77777777" w:rsidR="00FD1198" w:rsidRPr="0084476B" w:rsidRDefault="00FD1198" w:rsidP="00FD1198">
      <w:pPr>
        <w:tabs>
          <w:tab w:val="left" w:pos="6360"/>
        </w:tabs>
        <w:snapToGrid w:val="0"/>
        <w:spacing w:line="360" w:lineRule="auto"/>
        <w:jc w:val="left"/>
        <w:rPr>
          <w:rFonts w:ascii="Times New Roman" w:hAnsi="Times New Roman"/>
        </w:rPr>
      </w:pPr>
      <w:r w:rsidRPr="0084476B">
        <w:rPr>
          <w:rFonts w:ascii="Times New Roman" w:hAnsi="Times New Roman"/>
        </w:rPr>
        <w:t>与同余方程组</w:t>
      </w:r>
    </w:p>
    <w:p w14:paraId="20CDFF17" w14:textId="4BD297F3" w:rsidR="00FD1198" w:rsidRPr="0084476B" w:rsidRDefault="00FD1198" w:rsidP="00FD1198">
      <w:pPr>
        <w:tabs>
          <w:tab w:val="left" w:pos="6360"/>
        </w:tabs>
        <w:snapToGrid w:val="0"/>
        <w:spacing w:line="360" w:lineRule="auto"/>
        <w:jc w:val="right"/>
        <w:rPr>
          <w:rFonts w:ascii="Times New Roman" w:hAnsi="Times New Roman"/>
        </w:rPr>
      </w:pPr>
      <w:r w:rsidRPr="0084476B">
        <w:rPr>
          <w:rFonts w:ascii="Times New Roman" w:hAnsi="Times New Roman"/>
          <w:position w:val="-50"/>
        </w:rPr>
        <w:object w:dxaOrig="1960" w:dyaOrig="1120" w14:anchorId="61D69232">
          <v:shape id="_x0000_i1028" type="#_x0000_t75" style="width:97.95pt;height:56.5pt" o:ole="">
            <v:imagedata r:id="rId73" o:title=""/>
          </v:shape>
          <o:OLEObject Type="Embed" ProgID="Equation.DSMT4" ShapeID="_x0000_i1028" DrawAspect="Content" ObjectID="_1790422187" r:id="rId74"/>
        </w:object>
      </w:r>
      <w:r w:rsidRPr="0084476B">
        <w:rPr>
          <w:rFonts w:ascii="Times New Roman" w:hAnsi="Times New Roman"/>
        </w:rPr>
        <w:t xml:space="preserve">                         </w:t>
      </w:r>
      <w:r w:rsidR="0084476B">
        <w:rPr>
          <w:rFonts w:ascii="Times New Roman" w:hAnsi="Times New Roman" w:hint="eastAsia"/>
        </w:rPr>
        <w:t>(</w:t>
      </w:r>
      <w:del w:id="411" w:author="zhengping jin" w:date="2024-08-06T23:07:00Z" w16du:dateUtc="2024-08-06T15:07:00Z">
        <w:r w:rsidR="0084476B" w:rsidDel="004C03DA">
          <w:rPr>
            <w:rFonts w:ascii="Times New Roman" w:hAnsi="Times New Roman" w:hint="eastAsia"/>
          </w:rPr>
          <w:delText>式</w:delText>
        </w:r>
      </w:del>
      <w:r w:rsidR="0084476B">
        <w:rPr>
          <w:rFonts w:ascii="Times New Roman" w:hAnsi="Times New Roman" w:hint="eastAsia"/>
        </w:rPr>
        <w:t>3</w:t>
      </w:r>
      <w:r w:rsidR="0084476B">
        <w:rPr>
          <w:rFonts w:ascii="Times New Roman" w:hAnsi="Times New Roman"/>
        </w:rPr>
        <w:t>.2.</w:t>
      </w:r>
      <w:r w:rsidR="0084476B" w:rsidRPr="0084476B">
        <w:rPr>
          <w:rFonts w:ascii="Times New Roman" w:hAnsi="Times New Roman"/>
        </w:rPr>
        <w:t>2</w:t>
      </w:r>
      <w:r w:rsidR="0084476B">
        <w:rPr>
          <w:rFonts w:ascii="Times New Roman" w:hAnsi="Times New Roman"/>
        </w:rPr>
        <w:t>)</w:t>
      </w:r>
    </w:p>
    <w:p w14:paraId="19BFC9E2" w14:textId="77777777" w:rsidR="00FD1198" w:rsidRPr="0084476B" w:rsidRDefault="00FD1198" w:rsidP="00FD1198">
      <w:pPr>
        <w:tabs>
          <w:tab w:val="left" w:pos="6360"/>
        </w:tabs>
        <w:snapToGrid w:val="0"/>
        <w:spacing w:line="360" w:lineRule="auto"/>
        <w:jc w:val="left"/>
        <w:rPr>
          <w:rFonts w:ascii="Times New Roman" w:hAnsi="Times New Roman"/>
        </w:rPr>
      </w:pPr>
      <w:r w:rsidRPr="0084476B">
        <w:rPr>
          <w:rFonts w:ascii="Times New Roman" w:hAnsi="Times New Roman"/>
        </w:rPr>
        <w:t>等价</w:t>
      </w:r>
      <w:r w:rsidRPr="0084476B">
        <w:rPr>
          <w:rFonts w:ascii="Times New Roman" w:hAnsi="Times New Roman"/>
        </w:rPr>
        <w:t xml:space="preserve">. </w:t>
      </w:r>
    </w:p>
    <w:p w14:paraId="050960C8" w14:textId="16D0788A" w:rsidR="00FD1198" w:rsidRPr="0084476B" w:rsidRDefault="00FD1198" w:rsidP="0084476B">
      <w:pPr>
        <w:tabs>
          <w:tab w:val="left" w:pos="6360"/>
        </w:tabs>
        <w:snapToGrid w:val="0"/>
        <w:spacing w:beforeLines="50" w:before="156" w:line="360" w:lineRule="auto"/>
        <w:ind w:firstLineChars="250" w:firstLine="525"/>
        <w:contextualSpacing/>
        <w:jc w:val="left"/>
        <w:rPr>
          <w:rFonts w:ascii="Times New Roman" w:hAnsi="Times New Roman"/>
        </w:rPr>
      </w:pPr>
      <w:r w:rsidRPr="0084476B">
        <w:rPr>
          <w:rFonts w:ascii="Times New Roman" w:hAnsi="Times New Roman"/>
          <w:b/>
        </w:rPr>
        <w:t>证</w:t>
      </w:r>
      <w:r w:rsidRPr="0084476B">
        <w:rPr>
          <w:rFonts w:ascii="Times New Roman" w:hAnsi="Times New Roman"/>
          <w:b/>
        </w:rPr>
        <w:t xml:space="preserve">  </w:t>
      </w:r>
      <w:r w:rsidRPr="0084476B">
        <w:rPr>
          <w:rFonts w:ascii="Times New Roman" w:hAnsi="Times New Roman"/>
        </w:rPr>
        <w:t>设</w:t>
      </w:r>
      <w:r w:rsidRPr="0084476B">
        <w:rPr>
          <w:rFonts w:ascii="Times New Roman" w:hAnsi="Times New Roman"/>
          <w:position w:val="-12"/>
        </w:rPr>
        <w:object w:dxaOrig="260" w:dyaOrig="360" w14:anchorId="14037A0C">
          <v:shape id="_x0000_i1029" type="#_x0000_t75" style="width:13.2pt;height:17.75pt" o:ole="">
            <v:imagedata r:id="rId75" o:title=""/>
          </v:shape>
          <o:OLEObject Type="Embed" ProgID="Equation.DSMT4" ShapeID="_x0000_i1029" DrawAspect="Content" ObjectID="_1790422188" r:id="rId76"/>
        </w:object>
      </w:r>
      <w:r w:rsidRPr="0084476B">
        <w:rPr>
          <w:rFonts w:ascii="Times New Roman" w:hAnsi="Times New Roman"/>
        </w:rPr>
        <w:t>是同余方程</w:t>
      </w:r>
      <w:r w:rsidR="0084476B">
        <w:rPr>
          <w:rFonts w:ascii="Times New Roman" w:hAnsi="Times New Roman" w:hint="eastAsia"/>
        </w:rPr>
        <w:t>(</w:t>
      </w:r>
      <w:del w:id="412" w:author="zhengping jin" w:date="2024-08-07T10:08:00Z" w16du:dateUtc="2024-08-07T02:08:00Z">
        <w:r w:rsidR="0084476B" w:rsidDel="00C46AA3">
          <w:rPr>
            <w:rFonts w:ascii="Times New Roman" w:hAnsi="Times New Roman" w:hint="eastAsia"/>
          </w:rPr>
          <w:delText>式</w:delText>
        </w:r>
      </w:del>
      <w:r w:rsidR="0084476B">
        <w:rPr>
          <w:rFonts w:ascii="Times New Roman" w:hAnsi="Times New Roman" w:hint="eastAsia"/>
        </w:rPr>
        <w:t>3</w:t>
      </w:r>
      <w:r w:rsidR="0084476B">
        <w:rPr>
          <w:rFonts w:ascii="Times New Roman" w:hAnsi="Times New Roman"/>
        </w:rPr>
        <w:t>.2.</w:t>
      </w:r>
      <w:r w:rsidR="0084476B" w:rsidRPr="0084476B">
        <w:rPr>
          <w:rFonts w:ascii="Times New Roman" w:hAnsi="Times New Roman"/>
        </w:rPr>
        <w:t>1</w:t>
      </w:r>
      <w:r w:rsidR="0084476B">
        <w:rPr>
          <w:rFonts w:ascii="Times New Roman" w:hAnsi="Times New Roman"/>
        </w:rPr>
        <w:t>)</w:t>
      </w:r>
      <w:r w:rsidRPr="0084476B">
        <w:rPr>
          <w:rFonts w:ascii="Times New Roman" w:hAnsi="Times New Roman"/>
        </w:rPr>
        <w:t>的解，则</w:t>
      </w:r>
    </w:p>
    <w:p w14:paraId="53D28769" w14:textId="77777777" w:rsidR="00FD1198" w:rsidRPr="0084476B" w:rsidRDefault="00FD1198" w:rsidP="00FD1198">
      <w:pPr>
        <w:tabs>
          <w:tab w:val="left" w:pos="6360"/>
        </w:tabs>
        <w:snapToGrid w:val="0"/>
        <w:spacing w:line="360" w:lineRule="auto"/>
        <w:jc w:val="center"/>
        <w:rPr>
          <w:rFonts w:ascii="Times New Roman" w:hAnsi="Times New Roman"/>
        </w:rPr>
      </w:pPr>
      <w:r w:rsidRPr="0084476B">
        <w:rPr>
          <w:rFonts w:ascii="Times New Roman" w:hAnsi="Times New Roman"/>
          <w:position w:val="-12"/>
        </w:rPr>
        <w:object w:dxaOrig="1820" w:dyaOrig="360" w14:anchorId="646DD521">
          <v:shape id="_x0000_i1030" type="#_x0000_t75" style="width:91.6pt;height:17.75pt" o:ole="">
            <v:imagedata r:id="rId77" o:title=""/>
          </v:shape>
          <o:OLEObject Type="Embed" ProgID="Equation.DSMT4" ShapeID="_x0000_i1030" DrawAspect="Content" ObjectID="_1790422189" r:id="rId78"/>
        </w:object>
      </w:r>
    </w:p>
    <w:p w14:paraId="4EA1AE2C" w14:textId="5CF3E196" w:rsidR="00FD1198" w:rsidRPr="0084476B" w:rsidRDefault="00FD1198" w:rsidP="0084476B">
      <w:pPr>
        <w:tabs>
          <w:tab w:val="left" w:pos="6360"/>
        </w:tabs>
        <w:snapToGrid w:val="0"/>
        <w:spacing w:line="360" w:lineRule="auto"/>
        <w:ind w:firstLineChars="600" w:firstLine="1260"/>
        <w:jc w:val="left"/>
        <w:rPr>
          <w:rFonts w:ascii="Times New Roman" w:hAnsi="Times New Roman"/>
        </w:rPr>
      </w:pPr>
      <w:r w:rsidRPr="0084476B">
        <w:rPr>
          <w:rFonts w:ascii="Times New Roman" w:hAnsi="Times New Roman"/>
        </w:rPr>
        <w:t>根据</w:t>
      </w:r>
      <w:r w:rsidR="0084476B" w:rsidRPr="0084476B">
        <w:rPr>
          <w:rFonts w:ascii="Times New Roman" w:hAnsi="Times New Roman"/>
        </w:rPr>
        <w:t>性质</w:t>
      </w:r>
      <w:r w:rsidR="0084476B" w:rsidRPr="0084476B">
        <w:rPr>
          <w:rFonts w:ascii="Times New Roman" w:hAnsi="Times New Roman"/>
        </w:rPr>
        <w:t>2.1.6</w:t>
      </w:r>
      <w:r w:rsidRPr="0084476B">
        <w:rPr>
          <w:rFonts w:ascii="Times New Roman" w:hAnsi="Times New Roman"/>
        </w:rPr>
        <w:t>，我们有</w:t>
      </w:r>
    </w:p>
    <w:p w14:paraId="2BA39E75" w14:textId="415742FD" w:rsidR="00FD1198" w:rsidRPr="0084476B" w:rsidRDefault="00FD1198" w:rsidP="00FD1198">
      <w:pPr>
        <w:tabs>
          <w:tab w:val="left" w:pos="6360"/>
        </w:tabs>
        <w:snapToGrid w:val="0"/>
        <w:spacing w:line="360" w:lineRule="auto"/>
        <w:jc w:val="center"/>
        <w:rPr>
          <w:rFonts w:ascii="Times New Roman" w:hAnsi="Times New Roman"/>
        </w:rPr>
      </w:pPr>
      <w:r w:rsidRPr="0084476B">
        <w:rPr>
          <w:rFonts w:ascii="Times New Roman" w:hAnsi="Times New Roman"/>
          <w:position w:val="-12"/>
        </w:rPr>
        <w:object w:dxaOrig="3040" w:dyaOrig="360" w14:anchorId="64964AB9">
          <v:shape id="_x0000_i1031" type="#_x0000_t75" style="width:152.2pt;height:17.75pt" o:ole="">
            <v:imagedata r:id="rId79" o:title=""/>
          </v:shape>
          <o:OLEObject Type="Embed" ProgID="Equation.DSMT4" ShapeID="_x0000_i1031" DrawAspect="Content" ObjectID="_1790422190" r:id="rId80"/>
        </w:object>
      </w:r>
      <w:ins w:id="413" w:author="zhengping jin" w:date="2024-08-06T23:09:00Z" w16du:dateUtc="2024-08-06T15:09:00Z">
        <w:r w:rsidR="00E365E3">
          <w:rPr>
            <w:rFonts w:ascii="Times New Roman" w:hAnsi="Times New Roman" w:hint="eastAsia"/>
          </w:rPr>
          <w:t>.</w:t>
        </w:r>
      </w:ins>
    </w:p>
    <w:p w14:paraId="3F02CB7E" w14:textId="4BCA2269" w:rsidR="00FD1198" w:rsidRPr="0084476B" w:rsidRDefault="00FD1198" w:rsidP="0084476B">
      <w:pPr>
        <w:tabs>
          <w:tab w:val="left" w:pos="6360"/>
        </w:tabs>
        <w:snapToGrid w:val="0"/>
        <w:spacing w:line="360" w:lineRule="auto"/>
        <w:ind w:firstLineChars="600" w:firstLine="1260"/>
        <w:jc w:val="left"/>
        <w:rPr>
          <w:rFonts w:ascii="Times New Roman" w:hAnsi="Times New Roman"/>
        </w:rPr>
      </w:pPr>
      <w:r w:rsidRPr="0084476B">
        <w:rPr>
          <w:rFonts w:ascii="Times New Roman" w:hAnsi="Times New Roman"/>
        </w:rPr>
        <w:t>即</w:t>
      </w:r>
      <w:r w:rsidRPr="0084476B">
        <w:rPr>
          <w:rFonts w:ascii="Times New Roman" w:hAnsi="Times New Roman"/>
          <w:position w:val="-12"/>
        </w:rPr>
        <w:object w:dxaOrig="260" w:dyaOrig="360" w14:anchorId="74BD7F15">
          <v:shape id="_x0000_i1032" type="#_x0000_t75" style="width:13.2pt;height:17.75pt" o:ole="">
            <v:imagedata r:id="rId75" o:title=""/>
          </v:shape>
          <o:OLEObject Type="Embed" ProgID="Equation.DSMT4" ShapeID="_x0000_i1032" DrawAspect="Content" ObjectID="_1790422191" r:id="rId81"/>
        </w:object>
      </w:r>
      <w:r w:rsidRPr="0084476B">
        <w:rPr>
          <w:rFonts w:ascii="Times New Roman" w:hAnsi="Times New Roman"/>
        </w:rPr>
        <w:t>是同余方程组</w:t>
      </w:r>
      <w:r w:rsidR="0084476B">
        <w:rPr>
          <w:rFonts w:ascii="Times New Roman" w:hAnsi="Times New Roman" w:hint="eastAsia"/>
        </w:rPr>
        <w:t>(</w:t>
      </w:r>
      <w:del w:id="414" w:author="zhengping jin" w:date="2024-08-07T10:08:00Z" w16du:dateUtc="2024-08-07T02:08:00Z">
        <w:r w:rsidR="0084476B" w:rsidDel="00C46AA3">
          <w:rPr>
            <w:rFonts w:ascii="Times New Roman" w:hAnsi="Times New Roman" w:hint="eastAsia"/>
          </w:rPr>
          <w:delText>式</w:delText>
        </w:r>
      </w:del>
      <w:r w:rsidR="0084476B">
        <w:rPr>
          <w:rFonts w:ascii="Times New Roman" w:hAnsi="Times New Roman" w:hint="eastAsia"/>
        </w:rPr>
        <w:t>3</w:t>
      </w:r>
      <w:r w:rsidR="0084476B">
        <w:rPr>
          <w:rFonts w:ascii="Times New Roman" w:hAnsi="Times New Roman"/>
        </w:rPr>
        <w:t>.2.</w:t>
      </w:r>
      <w:r w:rsidR="0084476B" w:rsidRPr="0084476B">
        <w:rPr>
          <w:rFonts w:ascii="Times New Roman" w:hAnsi="Times New Roman"/>
        </w:rPr>
        <w:t>2</w:t>
      </w:r>
      <w:r w:rsidR="0084476B">
        <w:rPr>
          <w:rFonts w:ascii="Times New Roman" w:hAnsi="Times New Roman"/>
        </w:rPr>
        <w:t>)</w:t>
      </w:r>
      <w:r w:rsidRPr="0084476B">
        <w:rPr>
          <w:rFonts w:ascii="Times New Roman" w:hAnsi="Times New Roman"/>
        </w:rPr>
        <w:t>的解</w:t>
      </w:r>
      <w:r w:rsidRPr="0084476B">
        <w:rPr>
          <w:rFonts w:ascii="Times New Roman" w:hAnsi="Times New Roman"/>
        </w:rPr>
        <w:t>.</w:t>
      </w:r>
    </w:p>
    <w:p w14:paraId="69456435" w14:textId="77777777" w:rsidR="00FD1198" w:rsidRPr="0084476B" w:rsidRDefault="00FD1198" w:rsidP="0084476B">
      <w:pPr>
        <w:tabs>
          <w:tab w:val="left" w:pos="6360"/>
        </w:tabs>
        <w:snapToGrid w:val="0"/>
        <w:spacing w:line="360" w:lineRule="auto"/>
        <w:ind w:firstLineChars="449" w:firstLine="943"/>
        <w:contextualSpacing/>
        <w:jc w:val="left"/>
        <w:rPr>
          <w:rFonts w:ascii="Times New Roman" w:hAnsi="Times New Roman"/>
          <w:b/>
        </w:rPr>
      </w:pPr>
      <w:r w:rsidRPr="00E365E3">
        <w:rPr>
          <w:rFonts w:ascii="Times New Roman" w:hAnsi="Times New Roman" w:hint="eastAsia"/>
          <w:bCs/>
          <w:rPrChange w:id="415" w:author="zhengping jin" w:date="2024-08-06T23:09:00Z" w16du:dateUtc="2024-08-06T15:09:00Z">
            <w:rPr>
              <w:rFonts w:ascii="Times New Roman" w:hAnsi="Times New Roman" w:hint="eastAsia"/>
              <w:b/>
            </w:rPr>
          </w:rPrChange>
        </w:rPr>
        <w:t>反过来</w:t>
      </w:r>
      <w:r w:rsidRPr="0084476B">
        <w:rPr>
          <w:rFonts w:ascii="Times New Roman" w:hAnsi="Times New Roman"/>
        </w:rPr>
        <w:t>，设</w:t>
      </w:r>
    </w:p>
    <w:p w14:paraId="26223161" w14:textId="77777777" w:rsidR="00FD1198" w:rsidRPr="0084476B" w:rsidRDefault="00FD1198" w:rsidP="00FD1198">
      <w:pPr>
        <w:tabs>
          <w:tab w:val="left" w:pos="6360"/>
        </w:tabs>
        <w:snapToGrid w:val="0"/>
        <w:spacing w:line="360" w:lineRule="auto"/>
        <w:jc w:val="center"/>
        <w:rPr>
          <w:rFonts w:ascii="Times New Roman" w:hAnsi="Times New Roman"/>
        </w:rPr>
      </w:pPr>
      <w:r w:rsidRPr="0084476B">
        <w:rPr>
          <w:rFonts w:ascii="Times New Roman" w:hAnsi="Times New Roman"/>
          <w:position w:val="-12"/>
        </w:rPr>
        <w:object w:dxaOrig="3040" w:dyaOrig="360" w14:anchorId="24C14DB4">
          <v:shape id="_x0000_i1033" type="#_x0000_t75" style="width:152.2pt;height:17.75pt" o:ole="">
            <v:imagedata r:id="rId79" o:title=""/>
          </v:shape>
          <o:OLEObject Type="Embed" ProgID="Equation.DSMT4" ShapeID="_x0000_i1033" DrawAspect="Content" ObjectID="_1790422192" r:id="rId82"/>
        </w:object>
      </w:r>
    </w:p>
    <w:p w14:paraId="08CD0DD7" w14:textId="567AB634" w:rsidR="00FD1198" w:rsidRPr="0084476B" w:rsidRDefault="00FD1198" w:rsidP="0084476B">
      <w:pPr>
        <w:tabs>
          <w:tab w:val="left" w:pos="6360"/>
        </w:tabs>
        <w:snapToGrid w:val="0"/>
        <w:spacing w:line="360" w:lineRule="auto"/>
        <w:ind w:firstLineChars="600" w:firstLine="1260"/>
        <w:jc w:val="left"/>
        <w:rPr>
          <w:rFonts w:ascii="Times New Roman" w:hAnsi="Times New Roman"/>
        </w:rPr>
      </w:pPr>
      <w:r w:rsidRPr="0084476B">
        <w:rPr>
          <w:rFonts w:ascii="Times New Roman" w:hAnsi="Times New Roman"/>
        </w:rPr>
        <w:t>根据</w:t>
      </w:r>
      <w:r w:rsidR="0084476B" w:rsidRPr="0084476B">
        <w:rPr>
          <w:rFonts w:ascii="Times New Roman" w:hAnsi="Times New Roman"/>
        </w:rPr>
        <w:t>性质</w:t>
      </w:r>
      <w:r w:rsidR="0084476B" w:rsidRPr="0084476B">
        <w:rPr>
          <w:rFonts w:ascii="Times New Roman" w:hAnsi="Times New Roman"/>
        </w:rPr>
        <w:t>2.1.7</w:t>
      </w:r>
      <w:r w:rsidRPr="0084476B">
        <w:rPr>
          <w:rFonts w:ascii="Times New Roman" w:hAnsi="Times New Roman"/>
        </w:rPr>
        <w:t>，我们有</w:t>
      </w:r>
    </w:p>
    <w:p w14:paraId="3D989C0A" w14:textId="04708127" w:rsidR="00FD1198" w:rsidRPr="0084476B" w:rsidRDefault="00FD1198" w:rsidP="00FD1198">
      <w:pPr>
        <w:tabs>
          <w:tab w:val="left" w:pos="6360"/>
        </w:tabs>
        <w:snapToGrid w:val="0"/>
        <w:spacing w:line="360" w:lineRule="auto"/>
        <w:jc w:val="center"/>
        <w:rPr>
          <w:rFonts w:ascii="Times New Roman" w:hAnsi="Times New Roman"/>
        </w:rPr>
      </w:pPr>
      <w:r w:rsidRPr="0084476B">
        <w:rPr>
          <w:rFonts w:ascii="Times New Roman" w:hAnsi="Times New Roman"/>
          <w:position w:val="-12"/>
        </w:rPr>
        <w:object w:dxaOrig="1820" w:dyaOrig="360" w14:anchorId="26CEBCA5">
          <v:shape id="_x0000_i1034" type="#_x0000_t75" style="width:91.6pt;height:17.75pt" o:ole="">
            <v:imagedata r:id="rId83" o:title=""/>
          </v:shape>
          <o:OLEObject Type="Embed" ProgID="Equation.DSMT4" ShapeID="_x0000_i1034" DrawAspect="Content" ObjectID="_1790422193" r:id="rId84"/>
        </w:object>
      </w:r>
      <w:ins w:id="416" w:author="zhengping jin" w:date="2024-08-06T23:10:00Z" w16du:dateUtc="2024-08-06T15:10:00Z">
        <w:r w:rsidR="00E365E3">
          <w:rPr>
            <w:rFonts w:ascii="Times New Roman" w:hAnsi="Times New Roman" w:hint="eastAsia"/>
          </w:rPr>
          <w:t>.</w:t>
        </w:r>
      </w:ins>
    </w:p>
    <w:p w14:paraId="22A7088C" w14:textId="24594D98" w:rsidR="00FD1198" w:rsidRPr="00301E4F" w:rsidRDefault="00FD1198" w:rsidP="0084476B">
      <w:pPr>
        <w:tabs>
          <w:tab w:val="left" w:pos="6360"/>
        </w:tabs>
        <w:snapToGrid w:val="0"/>
        <w:spacing w:line="360" w:lineRule="auto"/>
        <w:ind w:firstLineChars="600" w:firstLine="1260"/>
        <w:jc w:val="left"/>
        <w:textAlignment w:val="center"/>
        <w:rPr>
          <w:rFonts w:ascii="Times New Roman" w:hAnsi="Times New Roman"/>
        </w:rPr>
      </w:pPr>
      <w:r w:rsidRPr="0084476B">
        <w:rPr>
          <w:rFonts w:ascii="Times New Roman" w:hAnsi="Times New Roman"/>
        </w:rPr>
        <w:t>即同余方程组</w:t>
      </w:r>
      <w:r w:rsidR="0084476B">
        <w:rPr>
          <w:rFonts w:ascii="Times New Roman" w:hAnsi="Times New Roman" w:hint="eastAsia"/>
        </w:rPr>
        <w:t>(</w:t>
      </w:r>
      <w:del w:id="417" w:author="zhengping jin" w:date="2024-08-07T10:09:00Z" w16du:dateUtc="2024-08-07T02:09:00Z">
        <w:r w:rsidR="0084476B" w:rsidDel="00C46AA3">
          <w:rPr>
            <w:rFonts w:ascii="Times New Roman" w:hAnsi="Times New Roman" w:hint="eastAsia"/>
          </w:rPr>
          <w:delText>式</w:delText>
        </w:r>
      </w:del>
      <w:r w:rsidR="0084476B">
        <w:rPr>
          <w:rFonts w:ascii="Times New Roman" w:hAnsi="Times New Roman" w:hint="eastAsia"/>
        </w:rPr>
        <w:t>3</w:t>
      </w:r>
      <w:r w:rsidR="0084476B">
        <w:rPr>
          <w:rFonts w:ascii="Times New Roman" w:hAnsi="Times New Roman"/>
        </w:rPr>
        <w:t>.2.</w:t>
      </w:r>
      <w:r w:rsidR="0084476B" w:rsidRPr="0084476B">
        <w:rPr>
          <w:rFonts w:ascii="Times New Roman" w:hAnsi="Times New Roman"/>
        </w:rPr>
        <w:t>2</w:t>
      </w:r>
      <w:r w:rsidR="0084476B">
        <w:rPr>
          <w:rFonts w:ascii="Times New Roman" w:hAnsi="Times New Roman"/>
        </w:rPr>
        <w:t>)</w:t>
      </w:r>
      <w:r w:rsidRPr="0084476B">
        <w:rPr>
          <w:rFonts w:ascii="Times New Roman" w:hAnsi="Times New Roman"/>
        </w:rPr>
        <w:t>的解</w:t>
      </w:r>
      <w:r w:rsidRPr="0084476B">
        <w:rPr>
          <w:rFonts w:ascii="Times New Roman" w:hAnsi="Times New Roman"/>
        </w:rPr>
        <w:object w:dxaOrig="260" w:dyaOrig="360" w14:anchorId="6427E001">
          <v:shape id="_x0000_i1035" type="#_x0000_t75" style="width:13.2pt;height:17.75pt" o:ole="">
            <v:imagedata r:id="rId85" o:title=""/>
          </v:shape>
          <o:OLEObject Type="Embed" ProgID="Equation.DSMT4" ShapeID="_x0000_i1035" DrawAspect="Content" ObjectID="_1790422194" r:id="rId86"/>
        </w:object>
      </w:r>
      <w:r w:rsidRPr="0084476B">
        <w:rPr>
          <w:rFonts w:ascii="Times New Roman" w:hAnsi="Times New Roman"/>
        </w:rPr>
        <w:t>也是同余方程</w:t>
      </w:r>
      <w:r w:rsidR="0084476B">
        <w:rPr>
          <w:rFonts w:ascii="Times New Roman" w:hAnsi="Times New Roman" w:hint="eastAsia"/>
        </w:rPr>
        <w:t>(</w:t>
      </w:r>
      <w:del w:id="418" w:author="zhengping jin" w:date="2024-08-07T10:09:00Z" w16du:dateUtc="2024-08-07T02:09:00Z">
        <w:r w:rsidR="0084476B" w:rsidDel="00C46AA3">
          <w:rPr>
            <w:rFonts w:ascii="Times New Roman" w:hAnsi="Times New Roman" w:hint="eastAsia"/>
          </w:rPr>
          <w:delText>式</w:delText>
        </w:r>
      </w:del>
      <w:r w:rsidR="0084476B">
        <w:rPr>
          <w:rFonts w:ascii="Times New Roman" w:hAnsi="Times New Roman" w:hint="eastAsia"/>
        </w:rPr>
        <w:t>3</w:t>
      </w:r>
      <w:r w:rsidR="0084476B">
        <w:rPr>
          <w:rFonts w:ascii="Times New Roman" w:hAnsi="Times New Roman"/>
        </w:rPr>
        <w:t>.2.</w:t>
      </w:r>
      <w:r w:rsidR="0084476B" w:rsidRPr="0084476B">
        <w:rPr>
          <w:rFonts w:ascii="Times New Roman" w:hAnsi="Times New Roman"/>
        </w:rPr>
        <w:t>1</w:t>
      </w:r>
      <w:r w:rsidR="0084476B">
        <w:rPr>
          <w:rFonts w:ascii="Times New Roman" w:hAnsi="Times New Roman"/>
        </w:rPr>
        <w:t>)</w:t>
      </w:r>
      <w:r w:rsidRPr="0084476B">
        <w:rPr>
          <w:rFonts w:ascii="Times New Roman" w:hAnsi="Times New Roman"/>
        </w:rPr>
        <w:t>的解</w:t>
      </w:r>
      <w:r w:rsidRPr="0084476B">
        <w:rPr>
          <w:rFonts w:ascii="Times New Roman" w:hAnsi="Times New Roman"/>
        </w:rPr>
        <w:t>.</w:t>
      </w:r>
    </w:p>
    <w:p w14:paraId="1D7BE522" w14:textId="2EC066BF" w:rsidR="00342265" w:rsidRPr="00301E4F" w:rsidRDefault="00342265" w:rsidP="00FD1198">
      <w:pPr>
        <w:spacing w:beforeLines="50" w:before="156" w:afterLines="50" w:after="156"/>
        <w:jc w:val="left"/>
        <w:rPr>
          <w:rFonts w:ascii="Times New Roman" w:hAnsi="Times New Roman"/>
          <w:b/>
          <w:sz w:val="24"/>
          <w:szCs w:val="24"/>
        </w:rPr>
      </w:pPr>
      <w:r w:rsidRPr="00301E4F">
        <w:rPr>
          <w:rFonts w:ascii="Times New Roman" w:hAnsi="Times New Roman" w:hint="eastAsia"/>
          <w:b/>
          <w:sz w:val="24"/>
          <w:szCs w:val="24"/>
        </w:rPr>
        <w:t>3.2.</w:t>
      </w:r>
      <w:r w:rsidR="000E0DEA">
        <w:rPr>
          <w:rFonts w:ascii="Times New Roman" w:hAnsi="Times New Roman"/>
          <w:b/>
          <w:sz w:val="24"/>
          <w:szCs w:val="24"/>
        </w:rPr>
        <w:t>2</w:t>
      </w:r>
      <w:r w:rsidRPr="00301E4F">
        <w:rPr>
          <w:rFonts w:ascii="Times New Roman" w:hAnsi="Times New Roman" w:hint="eastAsia"/>
          <w:b/>
          <w:sz w:val="24"/>
          <w:szCs w:val="24"/>
        </w:rPr>
        <w:t xml:space="preserve"> </w:t>
      </w:r>
      <w:r w:rsidRPr="00301E4F">
        <w:rPr>
          <w:rFonts w:ascii="Times New Roman" w:hAnsi="Times New Roman" w:hint="eastAsia"/>
          <w:b/>
          <w:sz w:val="24"/>
          <w:szCs w:val="24"/>
        </w:rPr>
        <w:t>中国剩余定理</w:t>
      </w:r>
      <w:r w:rsidR="00FD1198">
        <w:rPr>
          <w:rFonts w:ascii="Times New Roman" w:hAnsi="Times New Roman" w:hint="eastAsia"/>
          <w:b/>
          <w:sz w:val="24"/>
          <w:szCs w:val="24"/>
        </w:rPr>
        <w:t>及其证明</w:t>
      </w:r>
    </w:p>
    <w:p w14:paraId="3511FB7B"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关于中国剩余定理或孙子定理，其最早见于《孙子算经》的</w:t>
      </w:r>
      <w:r w:rsidRPr="00F90427">
        <w:rPr>
          <w:rFonts w:ascii="Times New Roman" w:hAnsi="Times New Roman"/>
          <w:b/>
        </w:rPr>
        <w:t>“</w:t>
      </w:r>
      <w:r w:rsidRPr="00F90427">
        <w:rPr>
          <w:rFonts w:ascii="Times New Roman" w:hAnsi="Times New Roman"/>
          <w:b/>
        </w:rPr>
        <w:t>物不知数</w:t>
      </w:r>
      <w:r w:rsidRPr="00F90427">
        <w:rPr>
          <w:rFonts w:ascii="Times New Roman" w:hAnsi="Times New Roman"/>
          <w:b/>
        </w:rPr>
        <w:t>”</w:t>
      </w:r>
      <w:r w:rsidRPr="00301E4F">
        <w:rPr>
          <w:rFonts w:ascii="Times New Roman" w:hAnsi="Times New Roman"/>
        </w:rPr>
        <w:t>题：</w:t>
      </w:r>
    </w:p>
    <w:p w14:paraId="0DE96505" w14:textId="2451C49A" w:rsidR="00342265" w:rsidRPr="00301E4F" w:rsidRDefault="00F90427" w:rsidP="00F90427">
      <w:pPr>
        <w:snapToGrid w:val="0"/>
        <w:spacing w:line="360" w:lineRule="auto"/>
        <w:ind w:firstLineChars="200" w:firstLine="420"/>
        <w:contextualSpacing/>
        <w:jc w:val="left"/>
        <w:rPr>
          <w:rFonts w:ascii="Times New Roman" w:hAnsi="Times New Roman"/>
        </w:rPr>
      </w:pPr>
      <w:r>
        <w:rPr>
          <w:rFonts w:ascii="Times New Roman" w:hAnsi="Times New Roman"/>
        </w:rPr>
        <w:t>“</w:t>
      </w:r>
      <w:r w:rsidR="00342265" w:rsidRPr="00301E4F">
        <w:rPr>
          <w:rFonts w:ascii="Times New Roman" w:hAnsi="Times New Roman"/>
        </w:rPr>
        <w:t>今有物不知其数，三三数之有二，五五数之有三，七七数之有二，问物有多少？</w:t>
      </w:r>
      <w:r>
        <w:rPr>
          <w:rFonts w:ascii="Times New Roman" w:hAnsi="Times New Roman"/>
        </w:rPr>
        <w:t>”</w:t>
      </w:r>
    </w:p>
    <w:p w14:paraId="4DD5214B"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答案：二十三</w:t>
      </w:r>
      <w:r w:rsidRPr="00301E4F">
        <w:rPr>
          <w:rFonts w:ascii="Times New Roman" w:hAnsi="Times New Roman"/>
        </w:rPr>
        <w:t xml:space="preserve">. </w:t>
      </w:r>
    </w:p>
    <w:p w14:paraId="1DEDDF23"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解答过程为：三三数之有二对应于一百四十，五五数之有三对应于六十三，七七数之有二对应于三十，将这些数相加得到二百三十三，再减去二百一十，即得数之数二十三</w:t>
      </w:r>
      <w:r w:rsidRPr="00301E4F">
        <w:rPr>
          <w:rFonts w:ascii="Times New Roman" w:hAnsi="Times New Roman"/>
        </w:rPr>
        <w:t>.</w:t>
      </w:r>
    </w:p>
    <w:p w14:paraId="499600F4" w14:textId="7E0227F0" w:rsidR="00342265" w:rsidRPr="00301E4F" w:rsidRDefault="00342265" w:rsidP="00342265">
      <w:pPr>
        <w:snapToGrid w:val="0"/>
        <w:spacing w:line="360" w:lineRule="auto"/>
        <w:contextualSpacing/>
        <w:jc w:val="left"/>
        <w:rPr>
          <w:rFonts w:ascii="Times New Roman" w:hAnsi="Times New Roman"/>
        </w:rPr>
      </w:pPr>
      <w:r w:rsidRPr="00301E4F">
        <w:rPr>
          <w:rFonts w:ascii="Times New Roman" w:hAnsi="Times New Roman"/>
        </w:rPr>
        <w:t>将</w:t>
      </w:r>
      <w:r w:rsidRPr="00301E4F">
        <w:rPr>
          <w:rFonts w:ascii="Times New Roman" w:hAnsi="Times New Roman"/>
        </w:rPr>
        <w:t>“</w:t>
      </w:r>
      <w:r w:rsidRPr="00301E4F">
        <w:rPr>
          <w:rFonts w:ascii="Times New Roman" w:hAnsi="Times New Roman"/>
        </w:rPr>
        <w:t>物不知数</w:t>
      </w:r>
      <w:r w:rsidRPr="00301E4F">
        <w:rPr>
          <w:rFonts w:ascii="Times New Roman" w:hAnsi="Times New Roman"/>
        </w:rPr>
        <w:t>”</w:t>
      </w:r>
      <w:r w:rsidRPr="00301E4F">
        <w:rPr>
          <w:rFonts w:ascii="Times New Roman" w:hAnsi="Times New Roman"/>
        </w:rPr>
        <w:t>问题用</w:t>
      </w:r>
      <w:r w:rsidR="00910D29" w:rsidRPr="00301E4F">
        <w:rPr>
          <w:rFonts w:ascii="Times New Roman" w:hAnsi="Times New Roman"/>
        </w:rPr>
        <w:t>同余方程</w:t>
      </w:r>
      <w:r w:rsidRPr="00301E4F">
        <w:rPr>
          <w:rFonts w:ascii="Times New Roman" w:hAnsi="Times New Roman"/>
        </w:rPr>
        <w:t>组表示就是：</w:t>
      </w:r>
    </w:p>
    <w:p w14:paraId="1AAF762C" w14:textId="3952F5A4"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50"/>
        </w:rPr>
        <w:lastRenderedPageBreak/>
        <w:drawing>
          <wp:inline distT="0" distB="0" distL="0" distR="0" wp14:anchorId="6C780BA3" wp14:editId="7759565C">
            <wp:extent cx="1055370" cy="717550"/>
            <wp:effectExtent l="0" t="0" r="0" b="635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055370" cy="717550"/>
                    </a:xfrm>
                    <a:prstGeom prst="rect">
                      <a:avLst/>
                    </a:prstGeom>
                    <a:noFill/>
                    <a:ln>
                      <a:noFill/>
                    </a:ln>
                  </pic:spPr>
                </pic:pic>
              </a:graphicData>
            </a:graphic>
          </wp:inline>
        </w:drawing>
      </w:r>
    </w:p>
    <w:p w14:paraId="58552E2E"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而解答过程就为：</w:t>
      </w:r>
    </w:p>
    <w:p w14:paraId="56D97D64" w14:textId="30C56651"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46"/>
        </w:rPr>
        <w:drawing>
          <wp:inline distT="0" distB="0" distL="0" distR="0" wp14:anchorId="54635018" wp14:editId="707AC430">
            <wp:extent cx="2327910" cy="654050"/>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327910" cy="654050"/>
                    </a:xfrm>
                    <a:prstGeom prst="rect">
                      <a:avLst/>
                    </a:prstGeom>
                    <a:noFill/>
                    <a:ln>
                      <a:noFill/>
                    </a:ln>
                  </pic:spPr>
                </pic:pic>
              </a:graphicData>
            </a:graphic>
          </wp:inline>
        </w:drawing>
      </w:r>
    </w:p>
    <w:p w14:paraId="70AC47A2"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在</w:t>
      </w:r>
      <w:r w:rsidRPr="00301E4F">
        <w:rPr>
          <w:rFonts w:ascii="Times New Roman" w:hAnsi="Times New Roman"/>
        </w:rPr>
        <w:t>“</w:t>
      </w:r>
      <w:r w:rsidRPr="00301E4F">
        <w:rPr>
          <w:rFonts w:ascii="Times New Roman" w:hAnsi="Times New Roman"/>
        </w:rPr>
        <w:t>数不知数</w:t>
      </w:r>
      <w:r w:rsidRPr="00301E4F">
        <w:rPr>
          <w:rFonts w:ascii="Times New Roman" w:hAnsi="Times New Roman"/>
        </w:rPr>
        <w:t>”</w:t>
      </w:r>
      <w:r w:rsidRPr="00301E4F">
        <w:rPr>
          <w:rFonts w:ascii="Times New Roman" w:hAnsi="Times New Roman"/>
        </w:rPr>
        <w:t>问题中，如果我们将</w:t>
      </w:r>
    </w:p>
    <w:p w14:paraId="1C44F7AE" w14:textId="773BABF2" w:rsidR="00342265" w:rsidRPr="00301E4F" w:rsidRDefault="00342265" w:rsidP="00342265">
      <w:pPr>
        <w:snapToGrid w:val="0"/>
        <w:spacing w:line="360" w:lineRule="auto"/>
        <w:ind w:firstLineChars="400" w:firstLine="840"/>
        <w:contextualSpacing/>
        <w:jc w:val="left"/>
        <w:rPr>
          <w:rFonts w:ascii="Times New Roman" w:hAnsi="Times New Roman"/>
        </w:rPr>
      </w:pPr>
      <w:r w:rsidRPr="00301E4F">
        <w:rPr>
          <w:rFonts w:ascii="Times New Roman" w:hAnsi="Times New Roman"/>
        </w:rPr>
        <w:t>3</w:t>
      </w:r>
      <w:r w:rsidRPr="00301E4F">
        <w:rPr>
          <w:rFonts w:ascii="Times New Roman" w:hAnsi="Times New Roman"/>
        </w:rPr>
        <w:t>，</w:t>
      </w:r>
      <w:r w:rsidRPr="00301E4F">
        <w:rPr>
          <w:rFonts w:ascii="Times New Roman" w:hAnsi="Times New Roman"/>
        </w:rPr>
        <w:t>5</w:t>
      </w:r>
      <w:r w:rsidRPr="00301E4F">
        <w:rPr>
          <w:rFonts w:ascii="Times New Roman" w:hAnsi="Times New Roman"/>
        </w:rPr>
        <w:t>，</w:t>
      </w:r>
      <w:r w:rsidRPr="00301E4F">
        <w:rPr>
          <w:rFonts w:ascii="Times New Roman" w:hAnsi="Times New Roman"/>
        </w:rPr>
        <w:t>7</w:t>
      </w:r>
      <w:r w:rsidRPr="00301E4F">
        <w:rPr>
          <w:rFonts w:ascii="Times New Roman" w:hAnsi="Times New Roman"/>
        </w:rPr>
        <w:t>分别看作模</w:t>
      </w:r>
      <w:r w:rsidRPr="00301E4F">
        <w:rPr>
          <w:rFonts w:ascii="Times New Roman" w:hAnsi="Times New Roman"/>
          <w:noProof/>
          <w:position w:val="-12"/>
        </w:rPr>
        <w:drawing>
          <wp:inline distT="0" distB="0" distL="0" distR="0" wp14:anchorId="01048782" wp14:editId="673BABD3">
            <wp:extent cx="626110" cy="239395"/>
            <wp:effectExtent l="0" t="0" r="2540" b="825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26110" cy="239395"/>
                    </a:xfrm>
                    <a:prstGeom prst="rect">
                      <a:avLst/>
                    </a:prstGeom>
                    <a:noFill/>
                    <a:ln>
                      <a:noFill/>
                    </a:ln>
                  </pic:spPr>
                </pic:pic>
              </a:graphicData>
            </a:graphic>
          </wp:inline>
        </w:drawing>
      </w:r>
      <w:r w:rsidRPr="00301E4F">
        <w:rPr>
          <w:rFonts w:ascii="Times New Roman" w:hAnsi="Times New Roman"/>
        </w:rPr>
        <w:t>；</w:t>
      </w:r>
      <w:r w:rsidRPr="00301E4F">
        <w:rPr>
          <w:rFonts w:ascii="Times New Roman" w:hAnsi="Times New Roman" w:hint="eastAsia"/>
        </w:rPr>
        <w:t xml:space="preserve">              </w:t>
      </w:r>
      <w:r w:rsidRPr="00301E4F">
        <w:rPr>
          <w:rFonts w:ascii="Times New Roman" w:hAnsi="Times New Roman"/>
        </w:rPr>
        <w:t>2</w:t>
      </w:r>
      <w:r w:rsidRPr="00301E4F">
        <w:rPr>
          <w:rFonts w:ascii="Times New Roman" w:hAnsi="Times New Roman"/>
        </w:rPr>
        <w:t>，</w:t>
      </w:r>
      <w:r w:rsidRPr="00301E4F">
        <w:rPr>
          <w:rFonts w:ascii="Times New Roman" w:hAnsi="Times New Roman"/>
        </w:rPr>
        <w:t>3</w:t>
      </w:r>
      <w:r w:rsidRPr="00301E4F">
        <w:rPr>
          <w:rFonts w:ascii="Times New Roman" w:hAnsi="Times New Roman"/>
        </w:rPr>
        <w:t>，</w:t>
      </w:r>
      <w:r w:rsidRPr="00301E4F">
        <w:rPr>
          <w:rFonts w:ascii="Times New Roman" w:hAnsi="Times New Roman"/>
        </w:rPr>
        <w:t>2</w:t>
      </w:r>
      <w:r w:rsidRPr="00301E4F">
        <w:rPr>
          <w:rFonts w:ascii="Times New Roman" w:hAnsi="Times New Roman"/>
        </w:rPr>
        <w:t>分别看作</w:t>
      </w:r>
      <w:r w:rsidRPr="00301E4F">
        <w:rPr>
          <w:rFonts w:ascii="Times New Roman" w:hAnsi="Times New Roman"/>
          <w:noProof/>
          <w:position w:val="-12"/>
        </w:rPr>
        <w:drawing>
          <wp:inline distT="0" distB="0" distL="0" distR="0" wp14:anchorId="25CF3116" wp14:editId="2CF3C002">
            <wp:extent cx="499110" cy="239395"/>
            <wp:effectExtent l="0" t="0" r="0" b="8255"/>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9110" cy="239395"/>
                    </a:xfrm>
                    <a:prstGeom prst="rect">
                      <a:avLst/>
                    </a:prstGeom>
                    <a:noFill/>
                    <a:ln>
                      <a:noFill/>
                    </a:ln>
                  </pic:spPr>
                </pic:pic>
              </a:graphicData>
            </a:graphic>
          </wp:inline>
        </w:drawing>
      </w:r>
      <w:r w:rsidRPr="00301E4F">
        <w:rPr>
          <w:rFonts w:ascii="Times New Roman" w:hAnsi="Times New Roman"/>
        </w:rPr>
        <w:t>；</w:t>
      </w:r>
    </w:p>
    <w:p w14:paraId="285A00A3" w14:textId="77777777" w:rsidR="00825027" w:rsidRDefault="00342265" w:rsidP="00825027">
      <w:pPr>
        <w:snapToGrid w:val="0"/>
        <w:spacing w:line="360" w:lineRule="auto"/>
        <w:ind w:firstLineChars="400" w:firstLine="840"/>
        <w:contextualSpacing/>
        <w:jc w:val="left"/>
        <w:rPr>
          <w:rFonts w:ascii="Times New Roman" w:hAnsi="Times New Roman"/>
        </w:rPr>
      </w:pPr>
      <w:r w:rsidRPr="00301E4F">
        <w:rPr>
          <w:rFonts w:ascii="Times New Roman" w:hAnsi="Times New Roman"/>
          <w:noProof/>
          <w:position w:val="-10"/>
        </w:rPr>
        <w:drawing>
          <wp:inline distT="0" distB="0" distL="0" distR="0" wp14:anchorId="189AEEF0" wp14:editId="5C48D919">
            <wp:extent cx="1005840" cy="196850"/>
            <wp:effectExtent l="0" t="0" r="381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005840" cy="196850"/>
                    </a:xfrm>
                    <a:prstGeom prst="rect">
                      <a:avLst/>
                    </a:prstGeom>
                    <a:noFill/>
                    <a:ln>
                      <a:noFill/>
                    </a:ln>
                  </pic:spPr>
                </pic:pic>
              </a:graphicData>
            </a:graphic>
          </wp:inline>
        </w:drawing>
      </w:r>
      <w:r w:rsidRPr="00301E4F">
        <w:rPr>
          <w:rFonts w:ascii="Times New Roman" w:hAnsi="Times New Roman"/>
        </w:rPr>
        <w:t>分别看作</w:t>
      </w:r>
      <w:r w:rsidRPr="00301E4F">
        <w:rPr>
          <w:rFonts w:ascii="Times New Roman" w:hAnsi="Times New Roman"/>
          <w:noProof/>
          <w:position w:val="-12"/>
        </w:rPr>
        <w:drawing>
          <wp:inline distT="0" distB="0" distL="0" distR="0" wp14:anchorId="0ACD3948" wp14:editId="474F5B54">
            <wp:extent cx="843915" cy="239395"/>
            <wp:effectExtent l="0" t="0" r="0" b="825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43915" cy="239395"/>
                    </a:xfrm>
                    <a:prstGeom prst="rect">
                      <a:avLst/>
                    </a:prstGeom>
                    <a:noFill/>
                    <a:ln>
                      <a:noFill/>
                    </a:ln>
                  </pic:spPr>
                </pic:pic>
              </a:graphicData>
            </a:graphic>
          </wp:inline>
        </w:drawing>
      </w:r>
      <w:r w:rsidRPr="00301E4F">
        <w:rPr>
          <w:rFonts w:ascii="Times New Roman" w:hAnsi="Times New Roman"/>
        </w:rPr>
        <w:t>；</w:t>
      </w:r>
      <w:r w:rsidRPr="00301E4F">
        <w:rPr>
          <w:rFonts w:ascii="Times New Roman" w:hAnsi="Times New Roman" w:hint="eastAsia"/>
        </w:rPr>
        <w:t xml:space="preserve">     </w:t>
      </w:r>
    </w:p>
    <w:p w14:paraId="1CDEA25C" w14:textId="3E8FA92D" w:rsidR="00342265" w:rsidRPr="00301E4F" w:rsidRDefault="00342265" w:rsidP="00825027">
      <w:pPr>
        <w:snapToGrid w:val="0"/>
        <w:spacing w:line="360" w:lineRule="auto"/>
        <w:ind w:firstLineChars="400" w:firstLine="840"/>
        <w:contextualSpacing/>
        <w:jc w:val="left"/>
        <w:rPr>
          <w:rFonts w:ascii="Times New Roman" w:hAnsi="Times New Roman"/>
        </w:rPr>
      </w:pPr>
      <w:r w:rsidRPr="00301E4F">
        <w:rPr>
          <w:rFonts w:ascii="Times New Roman" w:hAnsi="Times New Roman" w:hint="eastAsia"/>
        </w:rPr>
        <w:t xml:space="preserve"> </w:t>
      </w:r>
      <w:r w:rsidRPr="00301E4F">
        <w:rPr>
          <w:rFonts w:ascii="Times New Roman" w:hAnsi="Times New Roman"/>
        </w:rPr>
        <w:t>2</w:t>
      </w:r>
      <w:r w:rsidRPr="00301E4F">
        <w:rPr>
          <w:rFonts w:ascii="Times New Roman" w:hAnsi="Times New Roman"/>
        </w:rPr>
        <w:t>，</w:t>
      </w:r>
      <w:r w:rsidRPr="00301E4F">
        <w:rPr>
          <w:rFonts w:ascii="Times New Roman" w:hAnsi="Times New Roman"/>
        </w:rPr>
        <w:t>1</w:t>
      </w:r>
      <w:r w:rsidRPr="00301E4F">
        <w:rPr>
          <w:rFonts w:ascii="Times New Roman" w:hAnsi="Times New Roman"/>
        </w:rPr>
        <w:t>，</w:t>
      </w:r>
      <w:r w:rsidRPr="00301E4F">
        <w:rPr>
          <w:rFonts w:ascii="Times New Roman" w:hAnsi="Times New Roman"/>
        </w:rPr>
        <w:t>1</w:t>
      </w:r>
      <w:r w:rsidRPr="00301E4F">
        <w:rPr>
          <w:rFonts w:ascii="Times New Roman" w:hAnsi="Times New Roman"/>
        </w:rPr>
        <w:t>分别</w:t>
      </w:r>
      <w:proofErr w:type="gramStart"/>
      <w:r w:rsidRPr="00301E4F">
        <w:rPr>
          <w:rFonts w:ascii="Times New Roman" w:hAnsi="Times New Roman"/>
        </w:rPr>
        <w:t>看做</w:t>
      </w:r>
      <w:proofErr w:type="gramEnd"/>
      <w:r w:rsidRPr="00301E4F">
        <w:rPr>
          <w:rFonts w:ascii="Times New Roman" w:hAnsi="Times New Roman"/>
          <w:noProof/>
          <w:position w:val="-12"/>
        </w:rPr>
        <w:drawing>
          <wp:inline distT="0" distB="0" distL="0" distR="0" wp14:anchorId="7E1B30F1" wp14:editId="305163AF">
            <wp:extent cx="991870" cy="239395"/>
            <wp:effectExtent l="0" t="0" r="0" b="825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991870" cy="239395"/>
                    </a:xfrm>
                    <a:prstGeom prst="rect">
                      <a:avLst/>
                    </a:prstGeom>
                    <a:noFill/>
                    <a:ln>
                      <a:noFill/>
                    </a:ln>
                  </pic:spPr>
                </pic:pic>
              </a:graphicData>
            </a:graphic>
          </wp:inline>
        </w:drawing>
      </w:r>
      <w:r w:rsidRPr="00301E4F">
        <w:rPr>
          <w:rFonts w:ascii="Times New Roman" w:hAnsi="Times New Roman"/>
        </w:rPr>
        <w:t>；</w:t>
      </w:r>
    </w:p>
    <w:p w14:paraId="2407563A" w14:textId="4A59D14D"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233</w:t>
      </w:r>
      <w:r w:rsidRPr="00301E4F">
        <w:rPr>
          <w:rFonts w:ascii="Times New Roman" w:hAnsi="Times New Roman"/>
        </w:rPr>
        <w:t>作为所构造的整数；</w:t>
      </w:r>
      <w:r w:rsidRPr="00301E4F">
        <w:rPr>
          <w:rFonts w:ascii="Times New Roman" w:hAnsi="Times New Roman"/>
        </w:rPr>
        <w:t>105</w:t>
      </w:r>
      <w:r w:rsidRPr="00301E4F">
        <w:rPr>
          <w:rFonts w:ascii="Times New Roman" w:hAnsi="Times New Roman"/>
        </w:rPr>
        <w:t>作为模</w:t>
      </w:r>
      <w:r w:rsidRPr="00301E4F">
        <w:rPr>
          <w:rFonts w:ascii="Times New Roman" w:hAnsi="Times New Roman"/>
          <w:noProof/>
          <w:position w:val="-12"/>
        </w:rPr>
        <w:drawing>
          <wp:inline distT="0" distB="0" distL="0" distR="0" wp14:anchorId="7431956E" wp14:editId="2C3D6509">
            <wp:extent cx="921385" cy="239395"/>
            <wp:effectExtent l="0" t="0" r="0" b="825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921385" cy="239395"/>
                    </a:xfrm>
                    <a:prstGeom prst="rect">
                      <a:avLst/>
                    </a:prstGeom>
                    <a:noFill/>
                    <a:ln>
                      <a:noFill/>
                    </a:ln>
                  </pic:spPr>
                </pic:pic>
              </a:graphicData>
            </a:graphic>
          </wp:inline>
        </w:drawing>
      </w:r>
      <w:r w:rsidRPr="00301E4F">
        <w:rPr>
          <w:rFonts w:ascii="Times New Roman" w:hAnsi="Times New Roman"/>
        </w:rPr>
        <w:t>.</w:t>
      </w:r>
    </w:p>
    <w:p w14:paraId="7DDFDC71" w14:textId="69D9A890" w:rsidR="00342265" w:rsidRPr="00301E4F" w:rsidRDefault="00342265" w:rsidP="00F90427">
      <w:pPr>
        <w:snapToGrid w:val="0"/>
        <w:spacing w:line="360" w:lineRule="auto"/>
        <w:ind w:firstLineChars="200" w:firstLine="420"/>
        <w:contextualSpacing/>
        <w:jc w:val="left"/>
        <w:rPr>
          <w:rFonts w:ascii="Times New Roman" w:hAnsi="Times New Roman"/>
        </w:rPr>
      </w:pPr>
      <w:r w:rsidRPr="00301E4F">
        <w:rPr>
          <w:rFonts w:ascii="Times New Roman" w:hAnsi="Times New Roman"/>
        </w:rPr>
        <w:t>则它们满足</w:t>
      </w:r>
      <w:r w:rsidR="00910D29" w:rsidRPr="00301E4F">
        <w:rPr>
          <w:rFonts w:ascii="Times New Roman" w:hAnsi="Times New Roman"/>
        </w:rPr>
        <w:t>同余方程</w:t>
      </w:r>
      <w:r w:rsidRPr="00301E4F">
        <w:rPr>
          <w:rFonts w:ascii="Times New Roman" w:hAnsi="Times New Roman"/>
        </w:rPr>
        <w:t>：</w:t>
      </w:r>
      <w:r w:rsidRPr="00301E4F">
        <w:rPr>
          <w:rFonts w:ascii="Times New Roman" w:hAnsi="Times New Roman"/>
          <w:noProof/>
          <w:position w:val="-12"/>
        </w:rPr>
        <w:drawing>
          <wp:inline distT="0" distB="0" distL="0" distR="0" wp14:anchorId="2D3E9991" wp14:editId="501DF00D">
            <wp:extent cx="1941195" cy="239395"/>
            <wp:effectExtent l="0" t="0" r="1905" b="825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41195" cy="239395"/>
                    </a:xfrm>
                    <a:prstGeom prst="rect">
                      <a:avLst/>
                    </a:prstGeom>
                    <a:noFill/>
                    <a:ln>
                      <a:noFill/>
                    </a:ln>
                  </pic:spPr>
                </pic:pic>
              </a:graphicData>
            </a:graphic>
          </wp:inline>
        </w:drawing>
      </w:r>
    </w:p>
    <w:p w14:paraId="2261383A" w14:textId="17D929BB" w:rsidR="00342265" w:rsidRPr="00301E4F" w:rsidRDefault="00342265" w:rsidP="00F90427">
      <w:pPr>
        <w:snapToGrid w:val="0"/>
        <w:spacing w:line="360" w:lineRule="auto"/>
        <w:ind w:firstLineChars="200" w:firstLine="420"/>
        <w:contextualSpacing/>
        <w:jc w:val="left"/>
        <w:rPr>
          <w:rFonts w:ascii="Times New Roman" w:hAnsi="Times New Roman"/>
        </w:rPr>
      </w:pPr>
      <w:r w:rsidRPr="00301E4F">
        <w:rPr>
          <w:rFonts w:ascii="Times New Roman" w:hAnsi="Times New Roman"/>
        </w:rPr>
        <w:t>和</w:t>
      </w:r>
      <w:r w:rsidRPr="00301E4F">
        <w:rPr>
          <w:rFonts w:ascii="Times New Roman" w:hAnsi="Times New Roman"/>
          <w:noProof/>
          <w:position w:val="-12"/>
        </w:rPr>
        <w:drawing>
          <wp:inline distT="0" distB="0" distL="0" distR="0" wp14:anchorId="55962C36" wp14:editId="55D59231">
            <wp:extent cx="2412365" cy="239395"/>
            <wp:effectExtent l="0" t="0" r="6985" b="825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ins w:id="419" w:author="zhengping jin" w:date="2024-08-06T23:11:00Z" w16du:dateUtc="2024-08-06T15:11:00Z">
        <w:r w:rsidR="001E0CD3">
          <w:rPr>
            <w:rFonts w:ascii="Times New Roman" w:hAnsi="Times New Roman" w:hint="eastAsia"/>
          </w:rPr>
          <w:t>.</w:t>
        </w:r>
      </w:ins>
    </w:p>
    <w:p w14:paraId="06B6D5A7" w14:textId="77777777" w:rsidR="00342265" w:rsidRPr="00301E4F" w:rsidRDefault="00342265" w:rsidP="00342265">
      <w:pPr>
        <w:snapToGrid w:val="0"/>
        <w:spacing w:line="360" w:lineRule="auto"/>
        <w:contextualSpacing/>
        <w:jc w:val="left"/>
        <w:rPr>
          <w:rFonts w:ascii="Times New Roman" w:hAnsi="Times New Roman"/>
        </w:rPr>
      </w:pPr>
    </w:p>
    <w:p w14:paraId="2F2F0D35" w14:textId="7777777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现在我们考虑</w:t>
      </w:r>
      <w:r w:rsidRPr="00301E4F">
        <w:rPr>
          <w:rFonts w:ascii="Times New Roman" w:hAnsi="Times New Roman"/>
        </w:rPr>
        <w:t>“</w:t>
      </w:r>
      <w:r w:rsidRPr="00301E4F">
        <w:rPr>
          <w:rFonts w:ascii="Times New Roman" w:hAnsi="Times New Roman"/>
        </w:rPr>
        <w:t>物不知数</w:t>
      </w:r>
      <w:r w:rsidRPr="00301E4F">
        <w:rPr>
          <w:rFonts w:ascii="Times New Roman" w:hAnsi="Times New Roman"/>
        </w:rPr>
        <w:t>”</w:t>
      </w:r>
      <w:r w:rsidRPr="00301E4F">
        <w:rPr>
          <w:rFonts w:ascii="Times New Roman" w:hAnsi="Times New Roman"/>
        </w:rPr>
        <w:t>问题的推广形式，即非常重要的中国剩余定理或孙子定理</w:t>
      </w:r>
      <w:r w:rsidRPr="00301E4F">
        <w:rPr>
          <w:rFonts w:ascii="Times New Roman" w:hAnsi="Times New Roman"/>
        </w:rPr>
        <w:t>.</w:t>
      </w:r>
    </w:p>
    <w:p w14:paraId="034D3E44" w14:textId="520ED87C" w:rsidR="00342265" w:rsidRPr="00301E4F" w:rsidRDefault="00F90427" w:rsidP="00F90427">
      <w:pPr>
        <w:snapToGrid w:val="0"/>
        <w:spacing w:line="360" w:lineRule="auto"/>
        <w:ind w:firstLineChars="200" w:firstLine="420"/>
        <w:contextualSpacing/>
        <w:jc w:val="left"/>
        <w:rPr>
          <w:rFonts w:ascii="Times New Roman" w:hAnsi="Times New Roman"/>
        </w:rPr>
      </w:pPr>
      <w:r w:rsidRPr="0084476B">
        <w:rPr>
          <w:rFonts w:ascii="Times New Roman" w:hAnsi="Times New Roman"/>
          <w:b/>
        </w:rPr>
        <w:t>定理</w:t>
      </w:r>
      <w:r w:rsidRPr="0084476B">
        <w:rPr>
          <w:rFonts w:ascii="Times New Roman" w:hAnsi="Times New Roman" w:hint="eastAsia"/>
          <w:b/>
        </w:rPr>
        <w:t>3</w:t>
      </w:r>
      <w:r w:rsidRPr="0084476B">
        <w:rPr>
          <w:rFonts w:ascii="Times New Roman" w:hAnsi="Times New Roman"/>
          <w:b/>
        </w:rPr>
        <w:t>.2.</w:t>
      </w:r>
      <w:del w:id="420" w:author="zhengping jin" w:date="2024-10-07T14:30:00Z" w16du:dateUtc="2024-10-07T06:30:00Z">
        <w:r w:rsidRPr="0084476B" w:rsidDel="001F2983">
          <w:rPr>
            <w:rFonts w:ascii="Times New Roman" w:hAnsi="Times New Roman" w:hint="eastAsia"/>
            <w:b/>
          </w:rPr>
          <w:delText>1</w:delText>
        </w:r>
      </w:del>
      <w:ins w:id="421" w:author="zhengping jin" w:date="2024-10-07T14:30:00Z" w16du:dateUtc="2024-10-07T06:30:00Z">
        <w:r w:rsidR="001F2983">
          <w:rPr>
            <w:rFonts w:ascii="Times New Roman" w:hAnsi="Times New Roman" w:hint="eastAsia"/>
            <w:b/>
          </w:rPr>
          <w:t>2</w:t>
        </w:r>
      </w:ins>
      <w:r w:rsidR="00342265" w:rsidRPr="00301E4F">
        <w:rPr>
          <w:rFonts w:ascii="Times New Roman" w:hAnsi="Times New Roman"/>
          <w:b/>
        </w:rPr>
        <w:t>（中国剩余定理）</w:t>
      </w:r>
      <w:r w:rsidR="00342265" w:rsidRPr="00301E4F">
        <w:rPr>
          <w:rFonts w:ascii="Times New Roman" w:hAnsi="Times New Roman"/>
          <w:b/>
        </w:rPr>
        <w:t xml:space="preserve"> </w:t>
      </w:r>
      <w:r w:rsidR="00342265" w:rsidRPr="00301E4F">
        <w:rPr>
          <w:rFonts w:ascii="Times New Roman" w:hAnsi="Times New Roman"/>
        </w:rPr>
        <w:t>设</w:t>
      </w:r>
      <w:r w:rsidR="00342265" w:rsidRPr="00301E4F">
        <w:rPr>
          <w:rFonts w:ascii="Times New Roman" w:hAnsi="Times New Roman"/>
          <w:noProof/>
          <w:position w:val="-12"/>
        </w:rPr>
        <w:drawing>
          <wp:inline distT="0" distB="0" distL="0" distR="0" wp14:anchorId="7D2AF9F7" wp14:editId="493C66A5">
            <wp:extent cx="626110" cy="239395"/>
            <wp:effectExtent l="0" t="0" r="2540" b="8255"/>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26110" cy="239395"/>
                    </a:xfrm>
                    <a:prstGeom prst="rect">
                      <a:avLst/>
                    </a:prstGeom>
                    <a:noFill/>
                    <a:ln>
                      <a:noFill/>
                    </a:ln>
                  </pic:spPr>
                </pic:pic>
              </a:graphicData>
            </a:graphic>
          </wp:inline>
        </w:drawing>
      </w:r>
      <w:r w:rsidR="00342265" w:rsidRPr="00301E4F">
        <w:rPr>
          <w:rFonts w:ascii="Times New Roman" w:hAnsi="Times New Roman"/>
        </w:rPr>
        <w:t>是</w:t>
      </w:r>
      <w:r w:rsidR="00342265" w:rsidRPr="00301E4F">
        <w:rPr>
          <w:rFonts w:ascii="Times New Roman" w:hAnsi="Times New Roman"/>
          <w:i/>
        </w:rPr>
        <w:t>k</w:t>
      </w:r>
      <w:proofErr w:type="gramStart"/>
      <w:r w:rsidR="00342265" w:rsidRPr="00301E4F">
        <w:rPr>
          <w:rFonts w:ascii="Times New Roman" w:hAnsi="Times New Roman"/>
        </w:rPr>
        <w:t>个</w:t>
      </w:r>
      <w:proofErr w:type="gramEnd"/>
      <w:r w:rsidR="00342265" w:rsidRPr="00301E4F">
        <w:rPr>
          <w:rFonts w:ascii="Times New Roman" w:hAnsi="Times New Roman"/>
        </w:rPr>
        <w:t>两两互素的正整数，则对任意的整数</w:t>
      </w:r>
      <w:r w:rsidR="00342265" w:rsidRPr="00301E4F">
        <w:rPr>
          <w:rFonts w:ascii="Times New Roman" w:hAnsi="Times New Roman"/>
          <w:noProof/>
          <w:position w:val="-12"/>
        </w:rPr>
        <w:drawing>
          <wp:inline distT="0" distB="0" distL="0" distR="0" wp14:anchorId="74C47D93" wp14:editId="782345BB">
            <wp:extent cx="562610" cy="239395"/>
            <wp:effectExtent l="0" t="0" r="0" b="825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62610" cy="239395"/>
                    </a:xfrm>
                    <a:prstGeom prst="rect">
                      <a:avLst/>
                    </a:prstGeom>
                    <a:noFill/>
                    <a:ln>
                      <a:noFill/>
                    </a:ln>
                  </pic:spPr>
                </pic:pic>
              </a:graphicData>
            </a:graphic>
          </wp:inline>
        </w:drawing>
      </w:r>
      <w:r w:rsidR="00342265" w:rsidRPr="00301E4F">
        <w:rPr>
          <w:rFonts w:ascii="Times New Roman" w:hAnsi="Times New Roman"/>
        </w:rPr>
        <w:t xml:space="preserve"> </w:t>
      </w:r>
      <w:r w:rsidR="00910D29" w:rsidRPr="00301E4F">
        <w:rPr>
          <w:rFonts w:ascii="Times New Roman" w:hAnsi="Times New Roman"/>
        </w:rPr>
        <w:t>同余方程</w:t>
      </w:r>
      <w:r w:rsidR="00342265" w:rsidRPr="00301E4F">
        <w:rPr>
          <w:rFonts w:ascii="Times New Roman" w:hAnsi="Times New Roman"/>
        </w:rPr>
        <w:t>组</w:t>
      </w:r>
    </w:p>
    <w:p w14:paraId="455A659C" w14:textId="1CC136A8" w:rsidR="00342265" w:rsidRPr="00301E4F" w:rsidRDefault="00342265" w:rsidP="00342265">
      <w:pPr>
        <w:snapToGrid w:val="0"/>
        <w:spacing w:line="360" w:lineRule="auto"/>
        <w:contextualSpacing/>
        <w:jc w:val="right"/>
        <w:rPr>
          <w:rFonts w:ascii="Times New Roman" w:hAnsi="Times New Roman"/>
        </w:rPr>
      </w:pPr>
      <w:r w:rsidRPr="00301E4F">
        <w:rPr>
          <w:rFonts w:ascii="Times New Roman" w:hAnsi="Times New Roman"/>
          <w:noProof/>
          <w:position w:val="-50"/>
        </w:rPr>
        <w:drawing>
          <wp:inline distT="0" distB="0" distL="0" distR="0" wp14:anchorId="3112728E" wp14:editId="36365600">
            <wp:extent cx="1188720" cy="717550"/>
            <wp:effectExtent l="0" t="0" r="0" b="635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188720" cy="717550"/>
                    </a:xfrm>
                    <a:prstGeom prst="rect">
                      <a:avLst/>
                    </a:prstGeom>
                    <a:noFill/>
                    <a:ln>
                      <a:noFill/>
                    </a:ln>
                  </pic:spPr>
                </pic:pic>
              </a:graphicData>
            </a:graphic>
          </wp:inline>
        </w:drawing>
      </w:r>
      <w:r w:rsidRPr="00301E4F">
        <w:rPr>
          <w:rFonts w:ascii="Times New Roman" w:hAnsi="Times New Roman"/>
        </w:rPr>
        <w:t xml:space="preserve">                       </w:t>
      </w:r>
      <w:r w:rsidR="00F90427" w:rsidRPr="0084476B">
        <w:rPr>
          <w:rFonts w:ascii="Times New Roman" w:hAnsi="Times New Roman"/>
        </w:rPr>
        <w:t xml:space="preserve"> </w:t>
      </w:r>
      <w:r w:rsidR="00F90427">
        <w:rPr>
          <w:rFonts w:ascii="Times New Roman" w:hAnsi="Times New Roman" w:hint="eastAsia"/>
        </w:rPr>
        <w:t>(</w:t>
      </w:r>
      <w:del w:id="422" w:author="zhengping jin" w:date="2024-08-06T23:12:00Z" w16du:dateUtc="2024-08-06T15:12:00Z">
        <w:r w:rsidR="00F90427" w:rsidDel="001E0CD3">
          <w:rPr>
            <w:rFonts w:ascii="Times New Roman" w:hAnsi="Times New Roman" w:hint="eastAsia"/>
          </w:rPr>
          <w:delText>式</w:delText>
        </w:r>
      </w:del>
      <w:r w:rsidR="00F90427">
        <w:rPr>
          <w:rFonts w:ascii="Times New Roman" w:hAnsi="Times New Roman" w:hint="eastAsia"/>
        </w:rPr>
        <w:t>3</w:t>
      </w:r>
      <w:r w:rsidR="00F90427">
        <w:rPr>
          <w:rFonts w:ascii="Times New Roman" w:hAnsi="Times New Roman"/>
        </w:rPr>
        <w:t>.2.3)</w:t>
      </w:r>
    </w:p>
    <w:p w14:paraId="37F8E046" w14:textId="3309F91A" w:rsidR="00342265" w:rsidRPr="00301E4F" w:rsidRDefault="00342265" w:rsidP="00342265">
      <w:pPr>
        <w:snapToGrid w:val="0"/>
        <w:spacing w:line="360" w:lineRule="auto"/>
        <w:contextualSpacing/>
        <w:jc w:val="left"/>
        <w:rPr>
          <w:rFonts w:ascii="Times New Roman" w:hAnsi="Times New Roman"/>
        </w:rPr>
      </w:pPr>
      <w:r w:rsidRPr="00301E4F">
        <w:rPr>
          <w:rFonts w:ascii="Times New Roman" w:hAnsi="Times New Roman"/>
        </w:rPr>
        <w:t>一定有解，且解是</w:t>
      </w:r>
      <w:del w:id="423" w:author="zhengping jin" w:date="2024-07-31T20:47:00Z" w16du:dateUtc="2024-07-31T12:47:00Z">
        <w:r w:rsidRPr="00301E4F" w:rsidDel="00286BFC">
          <w:rPr>
            <w:rFonts w:ascii="Times New Roman" w:hAnsi="Times New Roman"/>
          </w:rPr>
          <w:delText>惟一</w:delText>
        </w:r>
      </w:del>
      <w:ins w:id="424" w:author="zhengping jin" w:date="2024-07-31T20:47:00Z" w16du:dateUtc="2024-07-31T12:47:00Z">
        <w:r w:rsidR="00286BFC">
          <w:rPr>
            <w:rFonts w:ascii="Times New Roman" w:hAnsi="Times New Roman"/>
          </w:rPr>
          <w:t>唯一</w:t>
        </w:r>
      </w:ins>
      <w:r w:rsidRPr="00301E4F">
        <w:rPr>
          <w:rFonts w:ascii="Times New Roman" w:hAnsi="Times New Roman"/>
        </w:rPr>
        <w:t>的</w:t>
      </w:r>
      <w:r w:rsidR="001113F7">
        <w:rPr>
          <w:rFonts w:ascii="Times New Roman" w:hAnsi="Times New Roman" w:hint="eastAsia"/>
        </w:rPr>
        <w:t>,</w:t>
      </w:r>
      <w:r w:rsidR="001113F7">
        <w:rPr>
          <w:rFonts w:ascii="Times New Roman" w:hAnsi="Times New Roman"/>
        </w:rPr>
        <w:t xml:space="preserve"> </w:t>
      </w:r>
      <w:r w:rsidR="001113F7">
        <w:rPr>
          <w:rFonts w:ascii="Times New Roman" w:hAnsi="Times New Roman" w:hint="eastAsia"/>
        </w:rPr>
        <w:t>即</w:t>
      </w:r>
      <w:r w:rsidRPr="00301E4F">
        <w:rPr>
          <w:rFonts w:ascii="Times New Roman" w:hAnsi="Times New Roman"/>
        </w:rPr>
        <w:t xml:space="preserve"> </w:t>
      </w:r>
    </w:p>
    <w:p w14:paraId="76BB2B2D" w14:textId="5C48BF8D" w:rsidR="00342265" w:rsidRPr="00301E4F" w:rsidRDefault="00342265" w:rsidP="00DA1AC7">
      <w:pPr>
        <w:snapToGrid w:val="0"/>
        <w:spacing w:line="360" w:lineRule="auto"/>
        <w:ind w:firstLineChars="200" w:firstLine="420"/>
        <w:contextualSpacing/>
        <w:jc w:val="left"/>
        <w:rPr>
          <w:rFonts w:ascii="Times New Roman" w:hAnsi="Times New Roman"/>
        </w:rPr>
      </w:pPr>
      <w:r w:rsidRPr="00301E4F">
        <w:rPr>
          <w:rFonts w:ascii="Times New Roman" w:hAnsi="Times New Roman"/>
        </w:rPr>
        <w:t>（</w:t>
      </w:r>
      <w:proofErr w:type="spellStart"/>
      <w:r w:rsidRPr="00F90427">
        <w:rPr>
          <w:rFonts w:ascii="Times New Roman" w:hAnsi="Times New Roman"/>
          <w:i/>
        </w:rPr>
        <w:t>i</w:t>
      </w:r>
      <w:proofErr w:type="spellEnd"/>
      <w:r w:rsidRPr="00301E4F">
        <w:rPr>
          <w:rFonts w:ascii="Times New Roman" w:hAnsi="Times New Roman"/>
        </w:rPr>
        <w:t>）若令</w:t>
      </w:r>
      <w:r w:rsidR="00DA1AC7">
        <w:rPr>
          <w:rFonts w:ascii="Times New Roman" w:hAnsi="Times New Roman" w:hint="eastAsia"/>
        </w:rPr>
        <w:t xml:space="preserve"> </w:t>
      </w:r>
      <w:r w:rsidRPr="00301E4F">
        <w:rPr>
          <w:rFonts w:ascii="Times New Roman" w:hAnsi="Times New Roman"/>
          <w:noProof/>
          <w:position w:val="-12"/>
        </w:rPr>
        <w:drawing>
          <wp:inline distT="0" distB="0" distL="0" distR="0" wp14:anchorId="2BC178B2" wp14:editId="05473DB9">
            <wp:extent cx="2313940" cy="239395"/>
            <wp:effectExtent l="0" t="0" r="0" b="8255"/>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313940" cy="239395"/>
                    </a:xfrm>
                    <a:prstGeom prst="rect">
                      <a:avLst/>
                    </a:prstGeom>
                    <a:noFill/>
                    <a:ln>
                      <a:noFill/>
                    </a:ln>
                  </pic:spPr>
                </pic:pic>
              </a:graphicData>
            </a:graphic>
          </wp:inline>
        </w:drawing>
      </w:r>
      <w:ins w:id="425" w:author="zhengping jin" w:date="2024-08-06T23:12:00Z" w16du:dateUtc="2024-08-06T15:12:00Z">
        <w:r w:rsidR="0089376C">
          <w:rPr>
            <w:rFonts w:ascii="Times New Roman" w:hAnsi="Times New Roman" w:hint="eastAsia"/>
          </w:rPr>
          <w:t>,</w:t>
        </w:r>
      </w:ins>
    </w:p>
    <w:p w14:paraId="0574468D" w14:textId="62B9E6ED" w:rsidR="00342265" w:rsidRPr="00301E4F" w:rsidRDefault="00342265" w:rsidP="00DA1AC7">
      <w:pPr>
        <w:snapToGrid w:val="0"/>
        <w:spacing w:line="360" w:lineRule="auto"/>
        <w:ind w:firstLineChars="500" w:firstLine="1050"/>
        <w:jc w:val="left"/>
        <w:rPr>
          <w:rFonts w:ascii="Times New Roman" w:hAnsi="Times New Roman"/>
        </w:rPr>
      </w:pPr>
      <w:r w:rsidRPr="00301E4F">
        <w:rPr>
          <w:rFonts w:ascii="Times New Roman" w:hAnsi="Times New Roman"/>
        </w:rPr>
        <w:t>则</w:t>
      </w:r>
      <w:r w:rsidR="00910D29" w:rsidRPr="00301E4F">
        <w:rPr>
          <w:rFonts w:ascii="Times New Roman" w:hAnsi="Times New Roman"/>
        </w:rPr>
        <w:t>同余方程</w:t>
      </w:r>
      <w:r w:rsidRPr="00301E4F">
        <w:rPr>
          <w:rFonts w:ascii="Times New Roman" w:hAnsi="Times New Roman"/>
        </w:rPr>
        <w:t>组</w:t>
      </w:r>
      <w:r w:rsidR="00F90427">
        <w:rPr>
          <w:rFonts w:ascii="Times New Roman" w:hAnsi="Times New Roman" w:hint="eastAsia"/>
        </w:rPr>
        <w:t xml:space="preserve"> (</w:t>
      </w:r>
      <w:del w:id="426" w:author="zhengping jin" w:date="2024-08-07T10:09:00Z" w16du:dateUtc="2024-08-07T02:09:00Z">
        <w:r w:rsidR="00F90427" w:rsidDel="00C46AA3">
          <w:rPr>
            <w:rFonts w:ascii="Times New Roman" w:hAnsi="Times New Roman" w:hint="eastAsia"/>
          </w:rPr>
          <w:delText>式</w:delText>
        </w:r>
      </w:del>
      <w:r w:rsidR="00F90427">
        <w:rPr>
          <w:rFonts w:ascii="Times New Roman" w:hAnsi="Times New Roman" w:hint="eastAsia"/>
        </w:rPr>
        <w:t>3</w:t>
      </w:r>
      <w:r w:rsidR="00F90427">
        <w:rPr>
          <w:rFonts w:ascii="Times New Roman" w:hAnsi="Times New Roman"/>
        </w:rPr>
        <w:t xml:space="preserve">.2.3) </w:t>
      </w:r>
      <w:r w:rsidRPr="00301E4F">
        <w:rPr>
          <w:rFonts w:ascii="Times New Roman" w:hAnsi="Times New Roman"/>
        </w:rPr>
        <w:t>的解可表示为：</w:t>
      </w:r>
    </w:p>
    <w:p w14:paraId="58C34399" w14:textId="01DDDD15" w:rsidR="00342265" w:rsidRPr="00301E4F" w:rsidRDefault="00342265" w:rsidP="00F90427">
      <w:pPr>
        <w:snapToGrid w:val="0"/>
        <w:spacing w:line="360" w:lineRule="auto"/>
        <w:ind w:firstLineChars="950" w:firstLine="1995"/>
        <w:jc w:val="left"/>
        <w:rPr>
          <w:rFonts w:ascii="Times New Roman" w:hAnsi="Times New Roman"/>
        </w:rPr>
      </w:pPr>
      <w:r w:rsidRPr="00301E4F">
        <w:rPr>
          <w:rFonts w:ascii="Times New Roman" w:hAnsi="Times New Roman"/>
          <w:noProof/>
          <w:position w:val="-12"/>
        </w:rPr>
        <w:drawing>
          <wp:inline distT="0" distB="0" distL="0" distR="0" wp14:anchorId="3840069A" wp14:editId="36E67A62">
            <wp:extent cx="2412365" cy="239395"/>
            <wp:effectExtent l="0" t="0" r="6985" b="825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p>
    <w:p w14:paraId="1D3C091B" w14:textId="37772E8B" w:rsidR="00342265" w:rsidRPr="00301E4F" w:rsidRDefault="00342265" w:rsidP="00F90427">
      <w:pPr>
        <w:snapToGrid w:val="0"/>
        <w:spacing w:line="360" w:lineRule="auto"/>
        <w:ind w:firstLineChars="550" w:firstLine="1155"/>
        <w:jc w:val="left"/>
        <w:rPr>
          <w:rFonts w:ascii="Times New Roman" w:hAnsi="Times New Roman"/>
        </w:rPr>
      </w:pPr>
      <w:r w:rsidRPr="00301E4F">
        <w:rPr>
          <w:rFonts w:ascii="Times New Roman" w:hAnsi="Times New Roman"/>
        </w:rPr>
        <w:t>其中</w:t>
      </w:r>
      <w:r w:rsidRPr="00301E4F">
        <w:rPr>
          <w:rFonts w:ascii="Times New Roman" w:hAnsi="Times New Roman"/>
          <w:noProof/>
          <w:position w:val="-12"/>
        </w:rPr>
        <w:drawing>
          <wp:inline distT="0" distB="0" distL="0" distR="0" wp14:anchorId="0B4A15CB" wp14:editId="305F537F">
            <wp:extent cx="2215515" cy="239395"/>
            <wp:effectExtent l="0" t="0" r="0" b="8255"/>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215515" cy="239395"/>
                    </a:xfrm>
                    <a:prstGeom prst="rect">
                      <a:avLst/>
                    </a:prstGeom>
                    <a:noFill/>
                    <a:ln>
                      <a:noFill/>
                    </a:ln>
                  </pic:spPr>
                </pic:pic>
              </a:graphicData>
            </a:graphic>
          </wp:inline>
        </w:drawing>
      </w:r>
    </w:p>
    <w:p w14:paraId="6EFDE043" w14:textId="3273807D" w:rsidR="00342265" w:rsidRPr="00301E4F" w:rsidRDefault="00342265" w:rsidP="00DA1AC7">
      <w:pPr>
        <w:snapToGrid w:val="0"/>
        <w:spacing w:line="360" w:lineRule="auto"/>
        <w:ind w:firstLineChars="200" w:firstLine="420"/>
        <w:contextualSpacing/>
        <w:jc w:val="left"/>
        <w:rPr>
          <w:rFonts w:ascii="Times New Roman" w:hAnsi="Times New Roman"/>
        </w:rPr>
      </w:pPr>
      <w:r w:rsidRPr="00301E4F">
        <w:rPr>
          <w:rFonts w:ascii="Times New Roman" w:hAnsi="Times New Roman"/>
        </w:rPr>
        <w:t>（</w:t>
      </w:r>
      <w:r w:rsidRPr="00F90427">
        <w:rPr>
          <w:rFonts w:ascii="Times New Roman" w:hAnsi="Times New Roman"/>
          <w:i/>
        </w:rPr>
        <w:t>ii</w:t>
      </w:r>
      <w:r w:rsidRPr="00301E4F">
        <w:rPr>
          <w:rFonts w:ascii="Times New Roman" w:hAnsi="Times New Roman"/>
        </w:rPr>
        <w:t>）若令</w:t>
      </w:r>
      <w:r w:rsidR="00DA1AC7">
        <w:rPr>
          <w:rFonts w:ascii="Times New Roman" w:hAnsi="Times New Roman" w:hint="eastAsia"/>
        </w:rPr>
        <w:t xml:space="preserve"> </w:t>
      </w:r>
      <w:r w:rsidRPr="00301E4F">
        <w:rPr>
          <w:rFonts w:ascii="Times New Roman" w:hAnsi="Times New Roman" w:hint="eastAsia"/>
          <w:position w:val="-12"/>
        </w:rPr>
        <w:t xml:space="preserve">  </w:t>
      </w:r>
      <w:r w:rsidRPr="00301E4F">
        <w:rPr>
          <w:rFonts w:ascii="Times New Roman" w:hAnsi="Times New Roman"/>
          <w:noProof/>
          <w:position w:val="-12"/>
        </w:rPr>
        <w:drawing>
          <wp:inline distT="0" distB="0" distL="0" distR="0" wp14:anchorId="3432CA0A" wp14:editId="1F7AB5D0">
            <wp:extent cx="1751330" cy="239395"/>
            <wp:effectExtent l="0" t="0" r="1270" b="825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51330" cy="239395"/>
                    </a:xfrm>
                    <a:prstGeom prst="rect">
                      <a:avLst/>
                    </a:prstGeom>
                    <a:noFill/>
                    <a:ln>
                      <a:noFill/>
                    </a:ln>
                  </pic:spPr>
                </pic:pic>
              </a:graphicData>
            </a:graphic>
          </wp:inline>
        </w:drawing>
      </w:r>
      <w:ins w:id="427" w:author="zhengping jin" w:date="2024-08-07T10:09:00Z" w16du:dateUtc="2024-08-07T02:09:00Z">
        <w:r w:rsidR="00C46AA3">
          <w:rPr>
            <w:rFonts w:ascii="Times New Roman" w:hAnsi="Times New Roman" w:hint="eastAsia"/>
            <w:position w:val="-12"/>
          </w:rPr>
          <w:t>,</w:t>
        </w:r>
      </w:ins>
    </w:p>
    <w:p w14:paraId="0D0DFDBC" w14:textId="73393BB9" w:rsidR="00342265" w:rsidRPr="00301E4F" w:rsidRDefault="00342265" w:rsidP="00DA1AC7">
      <w:pPr>
        <w:snapToGrid w:val="0"/>
        <w:spacing w:line="360" w:lineRule="auto"/>
        <w:ind w:firstLineChars="500" w:firstLine="1050"/>
        <w:jc w:val="left"/>
        <w:rPr>
          <w:rFonts w:ascii="Times New Roman" w:hAnsi="Times New Roman"/>
        </w:rPr>
      </w:pPr>
      <w:r w:rsidRPr="00301E4F">
        <w:rPr>
          <w:rFonts w:ascii="Times New Roman" w:hAnsi="Times New Roman"/>
        </w:rPr>
        <w:t>则</w:t>
      </w:r>
      <w:r w:rsidR="00910D29" w:rsidRPr="00301E4F">
        <w:rPr>
          <w:rFonts w:ascii="Times New Roman" w:hAnsi="Times New Roman"/>
        </w:rPr>
        <w:t>同余方程</w:t>
      </w:r>
      <w:r w:rsidRPr="00301E4F">
        <w:rPr>
          <w:rFonts w:ascii="Times New Roman" w:hAnsi="Times New Roman"/>
        </w:rPr>
        <w:t>组</w:t>
      </w:r>
      <w:r w:rsidR="00F90427">
        <w:rPr>
          <w:rFonts w:ascii="Times New Roman" w:hAnsi="Times New Roman" w:hint="eastAsia"/>
        </w:rPr>
        <w:t>(</w:t>
      </w:r>
      <w:del w:id="428" w:author="zhengping jin" w:date="2024-08-07T10:09:00Z" w16du:dateUtc="2024-08-07T02:09:00Z">
        <w:r w:rsidR="00F90427" w:rsidDel="00C46AA3">
          <w:rPr>
            <w:rFonts w:ascii="Times New Roman" w:hAnsi="Times New Roman" w:hint="eastAsia"/>
          </w:rPr>
          <w:delText>式</w:delText>
        </w:r>
      </w:del>
      <w:r w:rsidR="00F90427">
        <w:rPr>
          <w:rFonts w:ascii="Times New Roman" w:hAnsi="Times New Roman" w:hint="eastAsia"/>
        </w:rPr>
        <w:t>3</w:t>
      </w:r>
      <w:r w:rsidR="00F90427">
        <w:rPr>
          <w:rFonts w:ascii="Times New Roman" w:hAnsi="Times New Roman"/>
        </w:rPr>
        <w:t>.2.3)</w:t>
      </w:r>
      <w:r w:rsidRPr="00301E4F">
        <w:rPr>
          <w:rFonts w:ascii="Times New Roman" w:hAnsi="Times New Roman"/>
        </w:rPr>
        <w:t>的解可表示为：</w:t>
      </w:r>
      <w:r w:rsidRPr="00301E4F">
        <w:rPr>
          <w:rFonts w:ascii="Times New Roman" w:hAnsi="Times New Roman"/>
          <w:noProof/>
          <w:position w:val="-12"/>
        </w:rPr>
        <w:drawing>
          <wp:inline distT="0" distB="0" distL="0" distR="0" wp14:anchorId="1B7DAB71" wp14:editId="71FD6ADA">
            <wp:extent cx="1308100" cy="239395"/>
            <wp:effectExtent l="0" t="0" r="6350" b="825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308100" cy="239395"/>
                    </a:xfrm>
                    <a:prstGeom prst="rect">
                      <a:avLst/>
                    </a:prstGeom>
                    <a:noFill/>
                    <a:ln>
                      <a:noFill/>
                    </a:ln>
                  </pic:spPr>
                </pic:pic>
              </a:graphicData>
            </a:graphic>
          </wp:inline>
        </w:drawing>
      </w:r>
      <w:ins w:id="429" w:author="zhengping jin" w:date="2024-08-07T10:09:00Z" w16du:dateUtc="2024-08-07T02:09:00Z">
        <w:r w:rsidR="00C46AA3">
          <w:rPr>
            <w:rFonts w:ascii="Times New Roman" w:hAnsi="Times New Roman" w:hint="eastAsia"/>
          </w:rPr>
          <w:t>,</w:t>
        </w:r>
      </w:ins>
    </w:p>
    <w:p w14:paraId="515A03ED" w14:textId="77777777" w:rsidR="00F90427" w:rsidRDefault="00342265" w:rsidP="00342265">
      <w:pPr>
        <w:snapToGrid w:val="0"/>
        <w:spacing w:line="360" w:lineRule="auto"/>
        <w:ind w:firstLineChars="500" w:firstLine="1050"/>
        <w:jc w:val="left"/>
        <w:rPr>
          <w:rFonts w:ascii="Times New Roman" w:hAnsi="Times New Roman"/>
        </w:rPr>
      </w:pPr>
      <w:r w:rsidRPr="00301E4F">
        <w:rPr>
          <w:rFonts w:ascii="Times New Roman" w:hAnsi="Times New Roman"/>
        </w:rPr>
        <w:t>其中</w:t>
      </w:r>
      <w:r w:rsidRPr="00301E4F">
        <w:rPr>
          <w:rFonts w:ascii="Times New Roman" w:hAnsi="Times New Roman"/>
          <w:noProof/>
          <w:position w:val="-12"/>
        </w:rPr>
        <w:drawing>
          <wp:inline distT="0" distB="0" distL="0" distR="0" wp14:anchorId="3F26BE4E" wp14:editId="182F2AD8">
            <wp:extent cx="2349500" cy="239395"/>
            <wp:effectExtent l="0" t="0" r="0" b="8255"/>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349500" cy="239395"/>
                    </a:xfrm>
                    <a:prstGeom prst="rect">
                      <a:avLst/>
                    </a:prstGeom>
                    <a:noFill/>
                    <a:ln>
                      <a:noFill/>
                    </a:ln>
                  </pic:spPr>
                </pic:pic>
              </a:graphicData>
            </a:graphic>
          </wp:inline>
        </w:drawing>
      </w:r>
    </w:p>
    <w:p w14:paraId="6CCBBDE8" w14:textId="72416203" w:rsidR="00342265" w:rsidRPr="00301E4F" w:rsidRDefault="00342265" w:rsidP="00342265">
      <w:pPr>
        <w:snapToGrid w:val="0"/>
        <w:spacing w:line="360" w:lineRule="auto"/>
        <w:ind w:firstLineChars="500" w:firstLine="1050"/>
        <w:jc w:val="left"/>
        <w:rPr>
          <w:rFonts w:ascii="Times New Roman" w:hAnsi="Times New Roman"/>
        </w:rPr>
      </w:pPr>
      <w:r w:rsidRPr="00301E4F">
        <w:rPr>
          <w:rFonts w:ascii="Times New Roman" w:hAnsi="Times New Roman"/>
        </w:rPr>
        <w:lastRenderedPageBreak/>
        <w:t>而</w:t>
      </w:r>
      <w:r w:rsidRPr="00301E4F">
        <w:rPr>
          <w:rFonts w:ascii="Times New Roman" w:hAnsi="Times New Roman"/>
          <w:noProof/>
          <w:position w:val="-12"/>
        </w:rPr>
        <w:drawing>
          <wp:inline distT="0" distB="0" distL="0" distR="0" wp14:anchorId="4C5F8F47" wp14:editId="4CF5C29A">
            <wp:extent cx="154940" cy="239395"/>
            <wp:effectExtent l="0" t="0" r="0" b="825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54940" cy="239395"/>
                    </a:xfrm>
                    <a:prstGeom prst="rect">
                      <a:avLst/>
                    </a:prstGeom>
                    <a:noFill/>
                    <a:ln>
                      <a:noFill/>
                    </a:ln>
                  </pic:spPr>
                </pic:pic>
              </a:graphicData>
            </a:graphic>
          </wp:inline>
        </w:drawing>
      </w:r>
      <w:r w:rsidRPr="00301E4F">
        <w:rPr>
          <w:rFonts w:ascii="Times New Roman" w:hAnsi="Times New Roman"/>
        </w:rPr>
        <w:t>是</w:t>
      </w:r>
      <w:r w:rsidR="00910D29" w:rsidRPr="00301E4F">
        <w:rPr>
          <w:rFonts w:ascii="Times New Roman" w:hAnsi="Times New Roman"/>
        </w:rPr>
        <w:t>同余方程</w:t>
      </w:r>
      <w:r w:rsidRPr="00301E4F">
        <w:rPr>
          <w:rFonts w:ascii="Times New Roman" w:hAnsi="Times New Roman"/>
        </w:rPr>
        <w:t>组</w:t>
      </w:r>
    </w:p>
    <w:p w14:paraId="5F41585A" w14:textId="442B2D42"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50"/>
        </w:rPr>
        <w:drawing>
          <wp:inline distT="0" distB="0" distL="0" distR="0" wp14:anchorId="09086193" wp14:editId="3F97F8A8">
            <wp:extent cx="1153795" cy="717550"/>
            <wp:effectExtent l="0" t="0" r="8255" b="635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53795" cy="717550"/>
                    </a:xfrm>
                    <a:prstGeom prst="rect">
                      <a:avLst/>
                    </a:prstGeom>
                    <a:noFill/>
                    <a:ln>
                      <a:noFill/>
                    </a:ln>
                  </pic:spPr>
                </pic:pic>
              </a:graphicData>
            </a:graphic>
          </wp:inline>
        </w:drawing>
      </w:r>
    </w:p>
    <w:p w14:paraId="68E76443" w14:textId="087470B8" w:rsidR="00342265" w:rsidRPr="00301E4F" w:rsidRDefault="00342265" w:rsidP="00342265">
      <w:pPr>
        <w:snapToGrid w:val="0"/>
        <w:spacing w:line="360" w:lineRule="auto"/>
        <w:ind w:firstLineChars="500" w:firstLine="1050"/>
        <w:jc w:val="left"/>
        <w:rPr>
          <w:rFonts w:ascii="Times New Roman" w:hAnsi="Times New Roman"/>
        </w:rPr>
      </w:pPr>
      <w:r w:rsidRPr="00301E4F">
        <w:rPr>
          <w:rFonts w:ascii="Times New Roman" w:hAnsi="Times New Roman"/>
        </w:rPr>
        <w:t>的解，</w:t>
      </w:r>
      <w:r w:rsidRPr="00301E4F">
        <w:rPr>
          <w:rFonts w:ascii="Times New Roman" w:hAnsi="Times New Roman"/>
          <w:noProof/>
          <w:position w:val="-10"/>
        </w:rPr>
        <w:drawing>
          <wp:inline distT="0" distB="0" distL="0" distR="0" wp14:anchorId="21940285" wp14:editId="091868AD">
            <wp:extent cx="808990" cy="19685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808990" cy="196850"/>
                    </a:xfrm>
                    <a:prstGeom prst="rect">
                      <a:avLst/>
                    </a:prstGeom>
                    <a:noFill/>
                    <a:ln>
                      <a:noFill/>
                    </a:ln>
                  </pic:spPr>
                </pic:pic>
              </a:graphicData>
            </a:graphic>
          </wp:inline>
        </w:drawing>
      </w:r>
      <w:r w:rsidRPr="00301E4F">
        <w:rPr>
          <w:rFonts w:ascii="Times New Roman" w:hAnsi="Times New Roman"/>
        </w:rPr>
        <w:t>并满足递归关系式</w:t>
      </w:r>
    </w:p>
    <w:p w14:paraId="0FFE49F1" w14:textId="1FE8AE21" w:rsidR="00342265" w:rsidRPr="00301E4F" w:rsidRDefault="00342265" w:rsidP="00342265">
      <w:pPr>
        <w:snapToGrid w:val="0"/>
        <w:spacing w:line="360" w:lineRule="auto"/>
        <w:jc w:val="right"/>
        <w:rPr>
          <w:rFonts w:ascii="Times New Roman" w:hAnsi="Times New Roman"/>
        </w:rPr>
      </w:pPr>
      <w:r w:rsidRPr="00301E4F">
        <w:rPr>
          <w:rFonts w:ascii="Times New Roman" w:hAnsi="Times New Roman" w:hint="eastAsia"/>
          <w:position w:val="-12"/>
        </w:rPr>
        <w:t xml:space="preserve">          </w:t>
      </w:r>
      <w:r w:rsidRPr="00301E4F">
        <w:rPr>
          <w:rFonts w:ascii="Times New Roman" w:hAnsi="Times New Roman"/>
          <w:noProof/>
          <w:position w:val="-12"/>
        </w:rPr>
        <w:drawing>
          <wp:inline distT="0" distB="0" distL="0" distR="0" wp14:anchorId="4631720C" wp14:editId="79E7840F">
            <wp:extent cx="3200400" cy="239395"/>
            <wp:effectExtent l="0" t="0" r="0" b="825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200400" cy="239395"/>
                    </a:xfrm>
                    <a:prstGeom prst="rect">
                      <a:avLst/>
                    </a:prstGeom>
                    <a:noFill/>
                    <a:ln>
                      <a:noFill/>
                    </a:ln>
                  </pic:spPr>
                </pic:pic>
              </a:graphicData>
            </a:graphic>
          </wp:inline>
        </w:drawing>
      </w:r>
      <w:r w:rsidRPr="00301E4F">
        <w:rPr>
          <w:rFonts w:ascii="Times New Roman" w:hAnsi="Times New Roman"/>
        </w:rPr>
        <w:t xml:space="preserve">  </w:t>
      </w:r>
      <w:r w:rsidRPr="00301E4F">
        <w:rPr>
          <w:rFonts w:ascii="Times New Roman" w:hAnsi="Times New Roman"/>
          <w:noProof/>
          <w:position w:val="-10"/>
        </w:rPr>
        <w:drawing>
          <wp:inline distT="0" distB="0" distL="0" distR="0" wp14:anchorId="57D32A96" wp14:editId="5B15ACE2">
            <wp:extent cx="642620" cy="196850"/>
            <wp:effectExtent l="0" t="0" r="508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42620" cy="196850"/>
                    </a:xfrm>
                    <a:prstGeom prst="rect">
                      <a:avLst/>
                    </a:prstGeom>
                    <a:noFill/>
                    <a:ln>
                      <a:noFill/>
                    </a:ln>
                  </pic:spPr>
                </pic:pic>
              </a:graphicData>
            </a:graphic>
          </wp:inline>
        </w:drawing>
      </w:r>
      <w:ins w:id="430" w:author="zhengping jin" w:date="2024-08-06T23:12:00Z" w16du:dateUtc="2024-08-06T15:12:00Z">
        <w:r w:rsidR="0089376C">
          <w:rPr>
            <w:rFonts w:ascii="Times New Roman" w:hAnsi="Times New Roman" w:hint="eastAsia"/>
          </w:rPr>
          <w:t>.</w:t>
        </w:r>
      </w:ins>
    </w:p>
    <w:p w14:paraId="40EA904A" w14:textId="09C274B8" w:rsidR="00342265" w:rsidRPr="0089376C" w:rsidDel="006E7F91" w:rsidRDefault="00B8228E" w:rsidP="00342265">
      <w:pPr>
        <w:snapToGrid w:val="0"/>
        <w:spacing w:line="360" w:lineRule="auto"/>
        <w:ind w:firstLineChars="200" w:firstLine="420"/>
        <w:jc w:val="left"/>
        <w:rPr>
          <w:del w:id="431" w:author="zhengping jin" w:date="2024-08-07T06:40:00Z" w16du:dateUtc="2024-08-06T22:40:00Z"/>
          <w:rFonts w:ascii="Times New Roman" w:hAnsi="Times New Roman"/>
          <w:bCs/>
          <w:szCs w:val="21"/>
          <w:rPrChange w:id="432" w:author="zhengping jin" w:date="2024-08-06T23:12:00Z" w16du:dateUtc="2024-08-06T15:12:00Z">
            <w:rPr>
              <w:del w:id="433" w:author="zhengping jin" w:date="2024-08-07T06:40:00Z" w16du:dateUtc="2024-08-06T22:40:00Z"/>
              <w:rFonts w:ascii="Times New Roman" w:hAnsi="Times New Roman"/>
              <w:b/>
              <w:szCs w:val="21"/>
            </w:rPr>
          </w:rPrChange>
        </w:rPr>
      </w:pPr>
      <w:del w:id="434" w:author="zhengping jin" w:date="2024-08-07T06:40:00Z" w16du:dateUtc="2024-08-06T22:40:00Z">
        <w:r w:rsidRPr="0089376C" w:rsidDel="006E7F91">
          <w:rPr>
            <w:rFonts w:ascii="Times New Roman" w:hAnsi="Times New Roman" w:hint="eastAsia"/>
            <w:bCs/>
            <w:szCs w:val="21"/>
            <w:rPrChange w:id="435" w:author="zhengping jin" w:date="2024-08-06T23:12:00Z" w16du:dateUtc="2024-08-06T15:12:00Z">
              <w:rPr>
                <w:rFonts w:ascii="Times New Roman" w:hAnsi="Times New Roman" w:hint="eastAsia"/>
                <w:b/>
                <w:szCs w:val="21"/>
              </w:rPr>
            </w:rPrChange>
          </w:rPr>
          <w:delText>下面，我们</w:delText>
        </w:r>
        <w:r w:rsidR="00342265" w:rsidRPr="0089376C" w:rsidDel="006E7F91">
          <w:rPr>
            <w:rFonts w:ascii="Times New Roman" w:hAnsi="Times New Roman" w:hint="eastAsia"/>
            <w:bCs/>
            <w:szCs w:val="21"/>
            <w:rPrChange w:id="436" w:author="zhengping jin" w:date="2024-08-06T23:12:00Z" w16du:dateUtc="2024-08-06T15:12:00Z">
              <w:rPr>
                <w:rFonts w:ascii="Times New Roman" w:hAnsi="Times New Roman" w:hint="eastAsia"/>
                <w:b/>
                <w:szCs w:val="21"/>
              </w:rPr>
            </w:rPrChange>
          </w:rPr>
          <w:delText>用构造</w:delText>
        </w:r>
      </w:del>
      <w:del w:id="437" w:author="zhengping jin" w:date="2024-08-06T23:12:00Z" w16du:dateUtc="2024-08-06T15:12:00Z">
        <w:r w:rsidR="00342265" w:rsidRPr="0089376C" w:rsidDel="0089376C">
          <w:rPr>
            <w:rFonts w:ascii="Times New Roman" w:hAnsi="Times New Roman" w:hint="eastAsia"/>
            <w:bCs/>
            <w:szCs w:val="21"/>
            <w:rPrChange w:id="438" w:author="zhengping jin" w:date="2024-08-06T23:12:00Z" w16du:dateUtc="2024-08-06T15:12:00Z">
              <w:rPr>
                <w:rFonts w:ascii="Times New Roman" w:hAnsi="Times New Roman" w:hint="eastAsia"/>
                <w:b/>
                <w:szCs w:val="21"/>
              </w:rPr>
            </w:rPrChange>
          </w:rPr>
          <w:delText>的</w:delText>
        </w:r>
      </w:del>
      <w:del w:id="439" w:author="zhengping jin" w:date="2024-08-06T23:13:00Z" w16du:dateUtc="2024-08-06T15:13:00Z">
        <w:r w:rsidR="00342265" w:rsidRPr="0089376C" w:rsidDel="00272E88">
          <w:rPr>
            <w:rFonts w:ascii="Times New Roman" w:hAnsi="Times New Roman" w:hint="eastAsia"/>
            <w:bCs/>
            <w:szCs w:val="21"/>
            <w:rPrChange w:id="440" w:author="zhengping jin" w:date="2024-08-06T23:12:00Z" w16du:dateUtc="2024-08-06T15:12:00Z">
              <w:rPr>
                <w:rFonts w:ascii="Times New Roman" w:hAnsi="Times New Roman" w:hint="eastAsia"/>
                <w:b/>
                <w:szCs w:val="21"/>
              </w:rPr>
            </w:rPrChange>
          </w:rPr>
          <w:delText>方</w:delText>
        </w:r>
      </w:del>
      <w:del w:id="441" w:author="zhengping jin" w:date="2024-08-07T06:40:00Z" w16du:dateUtc="2024-08-06T22:40:00Z">
        <w:r w:rsidR="00342265" w:rsidRPr="0089376C" w:rsidDel="006E7F91">
          <w:rPr>
            <w:rFonts w:ascii="Times New Roman" w:hAnsi="Times New Roman" w:hint="eastAsia"/>
            <w:bCs/>
            <w:szCs w:val="21"/>
            <w:rPrChange w:id="442" w:author="zhengping jin" w:date="2024-08-06T23:12:00Z" w16du:dateUtc="2024-08-06T15:12:00Z">
              <w:rPr>
                <w:rFonts w:ascii="Times New Roman" w:hAnsi="Times New Roman" w:hint="eastAsia"/>
                <w:b/>
                <w:szCs w:val="21"/>
              </w:rPr>
            </w:rPrChange>
          </w:rPr>
          <w:delText>法给出中国剩余定理的证明</w:delText>
        </w:r>
        <w:r w:rsidRPr="0089376C" w:rsidDel="006E7F91">
          <w:rPr>
            <w:rFonts w:ascii="Times New Roman" w:hAnsi="Times New Roman"/>
            <w:bCs/>
            <w:szCs w:val="21"/>
            <w:rPrChange w:id="443" w:author="zhengping jin" w:date="2024-08-06T23:12:00Z" w16du:dateUtc="2024-08-06T15:12:00Z">
              <w:rPr>
                <w:rFonts w:ascii="Times New Roman" w:hAnsi="Times New Roman"/>
                <w:b/>
                <w:szCs w:val="21"/>
              </w:rPr>
            </w:rPrChange>
          </w:rPr>
          <w:delText>.</w:delText>
        </w:r>
      </w:del>
    </w:p>
    <w:p w14:paraId="319D079E" w14:textId="77777777" w:rsidR="006E7F91" w:rsidRDefault="00342265" w:rsidP="006E7F91">
      <w:pPr>
        <w:snapToGrid w:val="0"/>
        <w:spacing w:line="360" w:lineRule="auto"/>
        <w:ind w:firstLineChars="450" w:firstLine="945"/>
        <w:contextualSpacing/>
        <w:jc w:val="left"/>
        <w:rPr>
          <w:ins w:id="444" w:author="zhengping jin" w:date="2024-08-07T06:42:00Z" w16du:dateUtc="2024-08-06T22:42:00Z"/>
          <w:rFonts w:ascii="Times New Roman" w:hAnsi="Times New Roman" w:cs="Times New Roman"/>
          <w:bCs/>
        </w:rPr>
      </w:pPr>
      <w:r w:rsidRPr="00301E4F">
        <w:rPr>
          <w:rFonts w:ascii="Times New Roman" w:hAnsi="Times New Roman"/>
          <w:b/>
        </w:rPr>
        <w:t>证</w:t>
      </w:r>
      <w:r w:rsidRPr="00301E4F">
        <w:rPr>
          <w:rFonts w:ascii="Times New Roman" w:hAnsi="Times New Roman"/>
          <w:b/>
        </w:rPr>
        <w:t xml:space="preserve"> </w:t>
      </w:r>
      <w:ins w:id="445" w:author="zhengping jin" w:date="2024-08-07T06:41:00Z" w16du:dateUtc="2024-08-06T22:41:00Z">
        <w:r w:rsidR="006E7F91" w:rsidRPr="006E7F91">
          <w:rPr>
            <w:rFonts w:ascii="Times New Roman" w:hAnsi="Times New Roman" w:cs="Times New Roman" w:hint="eastAsia"/>
            <w:bCs/>
            <w:rPrChange w:id="446" w:author="zhengping jin" w:date="2024-08-07T06:41:00Z" w16du:dateUtc="2024-08-06T22:41:00Z">
              <w:rPr>
                <w:rFonts w:ascii="Times New Roman" w:hAnsi="Times New Roman" w:hint="eastAsia"/>
                <w:b/>
              </w:rPr>
            </w:rPrChange>
          </w:rPr>
          <w:t>（</w:t>
        </w:r>
        <w:proofErr w:type="spellStart"/>
        <w:r w:rsidR="006E7F91" w:rsidRPr="006E7F91">
          <w:rPr>
            <w:rFonts w:ascii="Times New Roman" w:hAnsi="Times New Roman" w:cs="Times New Roman"/>
            <w:bCs/>
            <w:i/>
            <w:iCs/>
            <w:rPrChange w:id="447" w:author="zhengping jin" w:date="2024-08-07T06:41:00Z" w16du:dateUtc="2024-08-06T22:41:00Z">
              <w:rPr>
                <w:rFonts w:ascii="Times New Roman" w:hAnsi="Times New Roman"/>
                <w:b/>
              </w:rPr>
            </w:rPrChange>
          </w:rPr>
          <w:t>i</w:t>
        </w:r>
        <w:proofErr w:type="spellEnd"/>
        <w:r w:rsidR="006E7F91" w:rsidRPr="006E7F91">
          <w:rPr>
            <w:rFonts w:ascii="Times New Roman" w:hAnsi="Times New Roman" w:cs="Times New Roman" w:hint="eastAsia"/>
            <w:bCs/>
            <w:rPrChange w:id="448" w:author="zhengping jin" w:date="2024-08-07T06:41:00Z" w16du:dateUtc="2024-08-06T22:41:00Z">
              <w:rPr>
                <w:rFonts w:ascii="Times New Roman" w:hAnsi="Times New Roman" w:hint="eastAsia"/>
                <w:b/>
              </w:rPr>
            </w:rPrChange>
          </w:rPr>
          <w:t>）</w:t>
        </w:r>
        <w:r w:rsidR="006E7F91">
          <w:rPr>
            <w:rFonts w:ascii="Times New Roman" w:hAnsi="Times New Roman" w:cs="Times New Roman" w:hint="eastAsia"/>
            <w:bCs/>
          </w:rPr>
          <w:t>构造法证明</w:t>
        </w:r>
      </w:ins>
      <w:ins w:id="449" w:author="zhengping jin" w:date="2024-08-07T06:42:00Z" w16du:dateUtc="2024-08-06T22:42:00Z">
        <w:r w:rsidR="006E7F91">
          <w:rPr>
            <w:rFonts w:ascii="Times New Roman" w:hAnsi="Times New Roman" w:cs="Times New Roman" w:hint="eastAsia"/>
            <w:bCs/>
          </w:rPr>
          <w:t>.</w:t>
        </w:r>
      </w:ins>
    </w:p>
    <w:p w14:paraId="44CBCF25" w14:textId="27A2F4FB" w:rsidR="006E7F91" w:rsidRPr="00301E4F" w:rsidRDefault="00342265">
      <w:pPr>
        <w:snapToGrid w:val="0"/>
        <w:spacing w:line="360" w:lineRule="auto"/>
        <w:ind w:firstLineChars="600" w:firstLine="1260"/>
        <w:contextualSpacing/>
        <w:jc w:val="left"/>
        <w:rPr>
          <w:ins w:id="450" w:author="zhengping jin" w:date="2024-08-07T06:36:00Z" w16du:dateUtc="2024-08-06T22:36:00Z"/>
          <w:rFonts w:ascii="Times New Roman" w:hAnsi="Times New Roman"/>
        </w:rPr>
        <w:pPrChange w:id="451" w:author="zhengping jin" w:date="2024-08-07T06:42:00Z" w16du:dateUtc="2024-08-06T22:42:00Z">
          <w:pPr>
            <w:snapToGrid w:val="0"/>
            <w:spacing w:line="360" w:lineRule="auto"/>
            <w:ind w:firstLineChars="450" w:firstLine="945"/>
            <w:contextualSpacing/>
            <w:jc w:val="left"/>
          </w:pPr>
        </w:pPrChange>
      </w:pPr>
      <w:r w:rsidRPr="00301E4F">
        <w:rPr>
          <w:rFonts w:ascii="Times New Roman" w:hAnsi="Times New Roman"/>
        </w:rPr>
        <w:t>首先，</w:t>
      </w:r>
      <w:ins w:id="452" w:author="zhengping jin" w:date="2024-08-07T06:36:00Z" w16du:dateUtc="2024-08-06T22:36:00Z">
        <w:r w:rsidR="006E7F91" w:rsidRPr="00301E4F">
          <w:rPr>
            <w:rFonts w:ascii="Times New Roman" w:hAnsi="Times New Roman"/>
          </w:rPr>
          <w:t>证明解的存在性</w:t>
        </w:r>
        <w:r w:rsidR="006E7F91" w:rsidRPr="00301E4F">
          <w:rPr>
            <w:rFonts w:ascii="Times New Roman" w:hAnsi="Times New Roman"/>
          </w:rPr>
          <w:t>.</w:t>
        </w:r>
      </w:ins>
    </w:p>
    <w:p w14:paraId="59D68C24" w14:textId="77777777" w:rsidR="006E7F91" w:rsidRDefault="006E7F91" w:rsidP="006E7F91">
      <w:pPr>
        <w:snapToGrid w:val="0"/>
        <w:spacing w:line="360" w:lineRule="auto"/>
        <w:ind w:firstLineChars="600" w:firstLine="1260"/>
        <w:jc w:val="left"/>
        <w:rPr>
          <w:ins w:id="453" w:author="zhengping jin" w:date="2024-08-07T06:36:00Z" w16du:dateUtc="2024-08-06T22:36:00Z"/>
          <w:rFonts w:ascii="Times New Roman" w:hAnsi="Times New Roman"/>
        </w:rPr>
      </w:pPr>
      <w:ins w:id="454" w:author="zhengping jin" w:date="2024-08-07T06:36:00Z" w16du:dateUtc="2024-08-06T22:36:00Z">
        <w:r w:rsidRPr="00301E4F">
          <w:rPr>
            <w:rFonts w:ascii="Times New Roman" w:hAnsi="Times New Roman"/>
          </w:rPr>
          <w:t>直接构造同余方程组的解：根据假设条件，</w:t>
        </w:r>
      </w:ins>
    </w:p>
    <w:p w14:paraId="16CB28C8" w14:textId="7C6DD6B8" w:rsidR="006E7F91" w:rsidRPr="00301E4F" w:rsidRDefault="006E7F91" w:rsidP="006E7F91">
      <w:pPr>
        <w:snapToGrid w:val="0"/>
        <w:spacing w:line="360" w:lineRule="auto"/>
        <w:ind w:firstLineChars="600" w:firstLine="1260"/>
        <w:jc w:val="left"/>
        <w:rPr>
          <w:ins w:id="455" w:author="zhengping jin" w:date="2024-08-07T06:36:00Z" w16du:dateUtc="2024-08-06T22:36:00Z"/>
          <w:rFonts w:ascii="Times New Roman" w:hAnsi="Times New Roman"/>
        </w:rPr>
      </w:pPr>
      <w:ins w:id="456" w:author="zhengping jin" w:date="2024-08-07T06:36:00Z" w16du:dateUtc="2024-08-06T22:36:00Z">
        <w:r w:rsidRPr="00301E4F">
          <w:rPr>
            <w:rFonts w:ascii="Times New Roman" w:hAnsi="Times New Roman"/>
          </w:rPr>
          <w:t>对任意给定的</w:t>
        </w:r>
      </w:ins>
      <w:proofErr w:type="spellStart"/>
      <w:ins w:id="457" w:author="zhengping jin" w:date="2024-10-07T18:29:00Z" w16du:dateUtc="2024-10-07T10:29:00Z">
        <w:r w:rsidR="00D52932" w:rsidRPr="00D52932">
          <w:rPr>
            <w:rFonts w:ascii="Times New Roman" w:hAnsi="Times New Roman"/>
            <w:i/>
            <w:iCs/>
            <w:rPrChange w:id="458" w:author="zhengping jin" w:date="2024-10-07T18:29:00Z" w16du:dateUtc="2024-10-07T10:29:00Z">
              <w:rPr>
                <w:rFonts w:ascii="Times New Roman" w:hAnsi="Times New Roman"/>
              </w:rPr>
            </w:rPrChange>
          </w:rPr>
          <w:t>i</w:t>
        </w:r>
        <w:proofErr w:type="spellEnd"/>
        <w:r w:rsidR="00D52932">
          <w:rPr>
            <w:rFonts w:ascii="Times New Roman" w:hAnsi="Times New Roman" w:hint="eastAsia"/>
          </w:rPr>
          <w:t>, 1</w:t>
        </w:r>
        <w:r w:rsidR="00D52932">
          <w:rPr>
            <w:rFonts w:ascii="Lucida Sans Unicode" w:hAnsi="Lucida Sans Unicode" w:cs="Lucida Sans Unicode"/>
          </w:rPr>
          <w:t>≤</w:t>
        </w:r>
        <w:r w:rsidR="00D52932" w:rsidRPr="00D52932">
          <w:rPr>
            <w:rFonts w:ascii="Times New Roman" w:hAnsi="Times New Roman"/>
            <w:i/>
            <w:iCs/>
            <w:rPrChange w:id="459" w:author="zhengping jin" w:date="2024-10-07T18:30:00Z" w16du:dateUtc="2024-10-07T10:30:00Z">
              <w:rPr>
                <w:rFonts w:ascii="Times New Roman" w:hAnsi="Times New Roman"/>
              </w:rPr>
            </w:rPrChange>
          </w:rPr>
          <w:t>i</w:t>
        </w:r>
        <w:r w:rsidR="00D52932">
          <w:rPr>
            <w:rFonts w:ascii="Lucida Sans Unicode" w:hAnsi="Lucida Sans Unicode" w:cs="Lucida Sans Unicode"/>
          </w:rPr>
          <w:t>≤</w:t>
        </w:r>
        <w:r w:rsidR="00D52932" w:rsidRPr="00D52932">
          <w:rPr>
            <w:rFonts w:ascii="Times New Roman" w:hAnsi="Times New Roman"/>
            <w:i/>
            <w:iCs/>
            <w:rPrChange w:id="460" w:author="zhengping jin" w:date="2024-10-07T18:30:00Z" w16du:dateUtc="2024-10-07T10:30:00Z">
              <w:rPr>
                <w:rFonts w:ascii="Times New Roman" w:hAnsi="Times New Roman"/>
              </w:rPr>
            </w:rPrChange>
          </w:rPr>
          <w:t>k</w:t>
        </w:r>
        <w:r w:rsidR="00D52932">
          <w:rPr>
            <w:rFonts w:ascii="Times New Roman" w:hAnsi="Times New Roman" w:hint="eastAsia"/>
          </w:rPr>
          <w:t xml:space="preserve">, </w:t>
        </w:r>
      </w:ins>
      <w:ins w:id="461" w:author="zhengping jin" w:date="2024-08-07T06:36:00Z" w16du:dateUtc="2024-08-06T22:36:00Z">
        <w:r w:rsidRPr="00301E4F">
          <w:rPr>
            <w:rFonts w:ascii="Times New Roman" w:hAnsi="Times New Roman"/>
          </w:rPr>
          <w:t>我们有</w:t>
        </w:r>
      </w:ins>
    </w:p>
    <w:p w14:paraId="0AE8431F" w14:textId="77777777" w:rsidR="006E7F91" w:rsidRPr="00301E4F" w:rsidRDefault="006E7F91" w:rsidP="006E7F91">
      <w:pPr>
        <w:snapToGrid w:val="0"/>
        <w:spacing w:line="360" w:lineRule="auto"/>
        <w:jc w:val="center"/>
        <w:rPr>
          <w:ins w:id="462" w:author="zhengping jin" w:date="2024-08-07T06:36:00Z" w16du:dateUtc="2024-08-06T22:36:00Z"/>
          <w:rFonts w:ascii="Times New Roman" w:hAnsi="Times New Roman"/>
        </w:rPr>
      </w:pPr>
      <w:ins w:id="463" w:author="zhengping jin" w:date="2024-08-07T06:36:00Z" w16du:dateUtc="2024-08-06T22:36:00Z">
        <w:r w:rsidRPr="00301E4F">
          <w:rPr>
            <w:rFonts w:ascii="Times New Roman" w:hAnsi="Times New Roman"/>
            <w:noProof/>
            <w:position w:val="-14"/>
          </w:rPr>
          <w:drawing>
            <wp:inline distT="0" distB="0" distL="0" distR="0" wp14:anchorId="12F9C22C" wp14:editId="129ABE58">
              <wp:extent cx="1645920" cy="239395"/>
              <wp:effectExtent l="0" t="0" r="0" b="8255"/>
              <wp:docPr id="1740152339" name="图片 174015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45920" cy="239395"/>
                      </a:xfrm>
                      <a:prstGeom prst="rect">
                        <a:avLst/>
                      </a:prstGeom>
                      <a:noFill/>
                      <a:ln>
                        <a:noFill/>
                      </a:ln>
                    </pic:spPr>
                  </pic:pic>
                </a:graphicData>
              </a:graphic>
            </wp:inline>
          </w:drawing>
        </w:r>
        <w:r>
          <w:rPr>
            <w:rFonts w:ascii="Times New Roman" w:hAnsi="Times New Roman" w:hint="eastAsia"/>
          </w:rPr>
          <w:t>.</w:t>
        </w:r>
      </w:ins>
    </w:p>
    <w:p w14:paraId="0B63B429" w14:textId="77777777" w:rsidR="006E7F91" w:rsidRPr="00301E4F" w:rsidRDefault="006E7F91" w:rsidP="006E7F91">
      <w:pPr>
        <w:snapToGrid w:val="0"/>
        <w:spacing w:line="360" w:lineRule="auto"/>
        <w:ind w:firstLineChars="600" w:firstLine="1260"/>
        <w:jc w:val="left"/>
        <w:rPr>
          <w:ins w:id="464" w:author="zhengping jin" w:date="2024-08-07T06:36:00Z" w16du:dateUtc="2024-08-06T22:36:00Z"/>
          <w:rFonts w:ascii="Times New Roman" w:hAnsi="Times New Roman"/>
        </w:rPr>
      </w:pPr>
      <w:ins w:id="465" w:author="zhengping jin" w:date="2024-08-07T06:36:00Z" w16du:dateUtc="2024-08-06T22:36:00Z">
        <w:r w:rsidRPr="00301E4F">
          <w:rPr>
            <w:rFonts w:ascii="Times New Roman" w:hAnsi="Times New Roman"/>
          </w:rPr>
          <w:t>又根据</w:t>
        </w:r>
        <w:r w:rsidRPr="000E3B13">
          <w:rPr>
            <w:rFonts w:ascii="Times New Roman" w:hAnsi="Times New Roman"/>
          </w:rPr>
          <w:t>推论</w:t>
        </w:r>
        <w:r w:rsidRPr="000E3B13">
          <w:rPr>
            <w:rFonts w:ascii="Times New Roman" w:hAnsi="Times New Roman" w:hint="eastAsia"/>
          </w:rPr>
          <w:t>1.2.</w:t>
        </w:r>
        <w:r w:rsidRPr="000E3B13">
          <w:rPr>
            <w:rFonts w:ascii="Times New Roman" w:hAnsi="Times New Roman"/>
          </w:rPr>
          <w:t>1</w:t>
        </w:r>
        <w:r w:rsidRPr="00301E4F">
          <w:rPr>
            <w:rFonts w:ascii="Times New Roman" w:hAnsi="Times New Roman"/>
          </w:rPr>
          <w:t>，有</w:t>
        </w:r>
        <w:r w:rsidRPr="00301E4F">
          <w:rPr>
            <w:rFonts w:ascii="Times New Roman" w:hAnsi="Times New Roman"/>
            <w:noProof/>
            <w:position w:val="-12"/>
          </w:rPr>
          <w:drawing>
            <wp:inline distT="0" distB="0" distL="0" distR="0" wp14:anchorId="5584FDD3" wp14:editId="6A0A68E8">
              <wp:extent cx="731520" cy="239395"/>
              <wp:effectExtent l="0" t="0" r="0" b="8255"/>
              <wp:docPr id="320738147" name="图片 32073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31520" cy="239395"/>
                      </a:xfrm>
                      <a:prstGeom prst="rect">
                        <a:avLst/>
                      </a:prstGeom>
                      <a:noFill/>
                      <a:ln>
                        <a:noFill/>
                      </a:ln>
                    </pic:spPr>
                  </pic:pic>
                </a:graphicData>
              </a:graphic>
            </wp:inline>
          </w:drawing>
        </w:r>
        <w:r>
          <w:rPr>
            <w:rFonts w:ascii="Times New Roman" w:hAnsi="Times New Roman" w:hint="eastAsia"/>
          </w:rPr>
          <w:t>.</w:t>
        </w:r>
      </w:ins>
    </w:p>
    <w:p w14:paraId="0B034FB5" w14:textId="77777777" w:rsidR="006E7F91" w:rsidRPr="00301E4F" w:rsidRDefault="006E7F91" w:rsidP="006E7F91">
      <w:pPr>
        <w:snapToGrid w:val="0"/>
        <w:spacing w:line="360" w:lineRule="auto"/>
        <w:ind w:firstLineChars="600" w:firstLine="1260"/>
        <w:jc w:val="left"/>
        <w:rPr>
          <w:ins w:id="466" w:author="zhengping jin" w:date="2024-08-07T06:36:00Z" w16du:dateUtc="2024-08-06T22:36:00Z"/>
          <w:rFonts w:ascii="Times New Roman" w:hAnsi="Times New Roman"/>
        </w:rPr>
      </w:pPr>
      <w:ins w:id="467" w:author="zhengping jin" w:date="2024-08-07T06:36:00Z" w16du:dateUtc="2024-08-06T22:36:00Z">
        <w:r w:rsidRPr="00301E4F">
          <w:rPr>
            <w:rFonts w:ascii="Times New Roman" w:hAnsi="Times New Roman"/>
          </w:rPr>
          <w:t>再运用广义</w:t>
        </w:r>
        <w:r>
          <w:rPr>
            <w:rFonts w:ascii="Times New Roman" w:hAnsi="Times New Roman"/>
          </w:rPr>
          <w:t>欧几里德</w:t>
        </w:r>
        <w:r w:rsidRPr="00301E4F">
          <w:rPr>
            <w:rFonts w:ascii="Times New Roman" w:hAnsi="Times New Roman"/>
          </w:rPr>
          <w:t>除法，可分别求出整数</w:t>
        </w:r>
        <w:r w:rsidRPr="00301E4F">
          <w:rPr>
            <w:rFonts w:ascii="Times New Roman" w:hAnsi="Times New Roman"/>
            <w:noProof/>
            <w:position w:val="-12"/>
          </w:rPr>
          <w:drawing>
            <wp:inline distT="0" distB="0" distL="0" distR="0" wp14:anchorId="2C6783A5" wp14:editId="1A3211FB">
              <wp:extent cx="1055370" cy="239395"/>
              <wp:effectExtent l="0" t="0" r="0" b="8255"/>
              <wp:docPr id="1101449480" name="图片 110144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55370" cy="239395"/>
                      </a:xfrm>
                      <a:prstGeom prst="rect">
                        <a:avLst/>
                      </a:prstGeom>
                      <a:noFill/>
                      <a:ln>
                        <a:noFill/>
                      </a:ln>
                    </pic:spPr>
                  </pic:pic>
                </a:graphicData>
              </a:graphic>
            </wp:inline>
          </w:drawing>
        </w:r>
        <w:r w:rsidRPr="00301E4F">
          <w:rPr>
            <w:rFonts w:ascii="Times New Roman" w:hAnsi="Times New Roman"/>
          </w:rPr>
          <w:t>使得</w:t>
        </w:r>
      </w:ins>
    </w:p>
    <w:p w14:paraId="191578D2" w14:textId="77777777" w:rsidR="006E7F91" w:rsidRPr="00301E4F" w:rsidRDefault="006E7F91" w:rsidP="006E7F91">
      <w:pPr>
        <w:snapToGrid w:val="0"/>
        <w:spacing w:line="360" w:lineRule="auto"/>
        <w:jc w:val="center"/>
        <w:rPr>
          <w:ins w:id="468" w:author="zhengping jin" w:date="2024-08-07T06:36:00Z" w16du:dateUtc="2024-08-06T22:36:00Z"/>
          <w:rFonts w:ascii="Times New Roman" w:hAnsi="Times New Roman"/>
        </w:rPr>
      </w:pPr>
      <w:ins w:id="469" w:author="zhengping jin" w:date="2024-08-07T06:36:00Z" w16du:dateUtc="2024-08-06T22:36:00Z">
        <w:r w:rsidRPr="00301E4F">
          <w:rPr>
            <w:rFonts w:ascii="Times New Roman" w:hAnsi="Times New Roman"/>
            <w:noProof/>
            <w:position w:val="-12"/>
          </w:rPr>
          <w:drawing>
            <wp:inline distT="0" distB="0" distL="0" distR="0" wp14:anchorId="0DE89723" wp14:editId="2EFAE219">
              <wp:extent cx="2131060" cy="239395"/>
              <wp:effectExtent l="0" t="0" r="2540" b="8255"/>
              <wp:docPr id="465829895" name="图片 46582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131060" cy="239395"/>
                      </a:xfrm>
                      <a:prstGeom prst="rect">
                        <a:avLst/>
                      </a:prstGeom>
                      <a:noFill/>
                      <a:ln>
                        <a:noFill/>
                      </a:ln>
                    </pic:spPr>
                  </pic:pic>
                </a:graphicData>
              </a:graphic>
            </wp:inline>
          </w:drawing>
        </w:r>
      </w:ins>
    </w:p>
    <w:p w14:paraId="67C8CE41" w14:textId="77777777" w:rsidR="006E7F91" w:rsidRPr="00301E4F" w:rsidRDefault="006E7F91" w:rsidP="006E7F91">
      <w:pPr>
        <w:snapToGrid w:val="0"/>
        <w:spacing w:line="360" w:lineRule="auto"/>
        <w:ind w:firstLineChars="600" w:firstLine="1260"/>
        <w:jc w:val="left"/>
        <w:rPr>
          <w:ins w:id="470" w:author="zhengping jin" w:date="2024-08-07T06:36:00Z" w16du:dateUtc="2024-08-06T22:36:00Z"/>
          <w:rFonts w:ascii="Times New Roman" w:hAnsi="Times New Roman"/>
        </w:rPr>
      </w:pPr>
      <w:ins w:id="471" w:author="zhengping jin" w:date="2024-08-07T06:36:00Z" w16du:dateUtc="2024-08-06T22:36:00Z">
        <w:r w:rsidRPr="00301E4F">
          <w:rPr>
            <w:rFonts w:ascii="Times New Roman" w:hAnsi="Times New Roman"/>
          </w:rPr>
          <w:t>这样，我们构造出一个</w:t>
        </w:r>
        <w:r>
          <w:rPr>
            <w:rFonts w:ascii="Times New Roman" w:hAnsi="Times New Roman" w:hint="eastAsia"/>
          </w:rPr>
          <w:t>如下的</w:t>
        </w:r>
        <w:r w:rsidRPr="00301E4F">
          <w:rPr>
            <w:rFonts w:ascii="Times New Roman" w:hAnsi="Times New Roman"/>
          </w:rPr>
          <w:t>整数，即</w:t>
        </w:r>
      </w:ins>
    </w:p>
    <w:p w14:paraId="1D9D75C6" w14:textId="77777777" w:rsidR="006E7F91" w:rsidRPr="00301E4F" w:rsidRDefault="006E7F91" w:rsidP="006E7F91">
      <w:pPr>
        <w:snapToGrid w:val="0"/>
        <w:spacing w:line="360" w:lineRule="auto"/>
        <w:jc w:val="center"/>
        <w:rPr>
          <w:ins w:id="472" w:author="zhengping jin" w:date="2024-08-07T06:36:00Z" w16du:dateUtc="2024-08-06T22:36:00Z"/>
          <w:rFonts w:ascii="Times New Roman" w:hAnsi="Times New Roman"/>
        </w:rPr>
      </w:pPr>
      <w:ins w:id="473" w:author="zhengping jin" w:date="2024-08-07T06:36:00Z" w16du:dateUtc="2024-08-06T22:36:00Z">
        <w:r w:rsidRPr="00301E4F">
          <w:rPr>
            <w:rFonts w:ascii="Times New Roman" w:hAnsi="Times New Roman"/>
            <w:noProof/>
            <w:position w:val="-12"/>
          </w:rPr>
          <w:drawing>
            <wp:inline distT="0" distB="0" distL="0" distR="0" wp14:anchorId="69C09E63" wp14:editId="1D893CD8">
              <wp:extent cx="2412365" cy="239395"/>
              <wp:effectExtent l="0" t="0" r="6985" b="8255"/>
              <wp:docPr id="1387115731" name="图片 138711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ins>
    </w:p>
    <w:p w14:paraId="3CBBDE75" w14:textId="77777777" w:rsidR="006E7F91" w:rsidRDefault="006E7F91" w:rsidP="006E7F91">
      <w:pPr>
        <w:snapToGrid w:val="0"/>
        <w:spacing w:line="360" w:lineRule="auto"/>
        <w:ind w:firstLineChars="600" w:firstLine="1260"/>
        <w:jc w:val="left"/>
        <w:rPr>
          <w:ins w:id="474" w:author="zhengping jin" w:date="2024-08-07T06:36:00Z" w16du:dateUtc="2024-08-06T22:36:00Z"/>
          <w:rFonts w:ascii="Times New Roman" w:hAnsi="Times New Roman"/>
        </w:rPr>
      </w:pPr>
      <w:ins w:id="475" w:author="zhengping jin" w:date="2024-08-07T06:36:00Z" w16du:dateUtc="2024-08-06T22:36:00Z">
        <w:r w:rsidRPr="00301E4F">
          <w:rPr>
            <w:rFonts w:ascii="Times New Roman" w:hAnsi="Times New Roman"/>
          </w:rPr>
          <w:t>因为</w:t>
        </w:r>
        <w:r w:rsidRPr="00301E4F">
          <w:rPr>
            <w:rFonts w:ascii="Times New Roman" w:hAnsi="Times New Roman"/>
            <w:noProof/>
            <w:position w:val="-12"/>
          </w:rPr>
          <w:drawing>
            <wp:inline distT="0" distB="0" distL="0" distR="0" wp14:anchorId="34EFEE21" wp14:editId="738F42A6">
              <wp:extent cx="626110" cy="239395"/>
              <wp:effectExtent l="0" t="0" r="2540" b="8255"/>
              <wp:docPr id="686577781" name="图片 68657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26110" cy="239395"/>
                      </a:xfrm>
                      <a:prstGeom prst="rect">
                        <a:avLst/>
                      </a:prstGeom>
                      <a:noFill/>
                      <a:ln>
                        <a:noFill/>
                      </a:ln>
                    </pic:spPr>
                  </pic:pic>
                </a:graphicData>
              </a:graphic>
            </wp:inline>
          </w:drawing>
        </w:r>
        <w:r w:rsidRPr="00301E4F">
          <w:rPr>
            <w:rFonts w:ascii="Times New Roman" w:hAnsi="Times New Roman"/>
          </w:rPr>
          <w:t>及</w:t>
        </w:r>
        <w:r w:rsidRPr="00301E4F">
          <w:rPr>
            <w:rFonts w:ascii="Times New Roman" w:hAnsi="Times New Roman"/>
            <w:noProof/>
            <w:position w:val="-14"/>
          </w:rPr>
          <w:drawing>
            <wp:inline distT="0" distB="0" distL="0" distR="0" wp14:anchorId="59FCD243" wp14:editId="531B4D33">
              <wp:extent cx="1554480" cy="239395"/>
              <wp:effectExtent l="0" t="0" r="7620" b="8255"/>
              <wp:docPr id="222982468" name="图片 22298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54480" cy="239395"/>
                      </a:xfrm>
                      <a:prstGeom prst="rect">
                        <a:avLst/>
                      </a:prstGeom>
                      <a:noFill/>
                      <a:ln>
                        <a:noFill/>
                      </a:ln>
                    </pic:spPr>
                  </pic:pic>
                </a:graphicData>
              </a:graphic>
            </wp:inline>
          </w:drawing>
        </w:r>
      </w:ins>
    </w:p>
    <w:p w14:paraId="0E520AD2" w14:textId="77777777" w:rsidR="006E7F91" w:rsidRPr="00301E4F" w:rsidRDefault="006E7F91" w:rsidP="006E7F91">
      <w:pPr>
        <w:snapToGrid w:val="0"/>
        <w:spacing w:line="360" w:lineRule="auto"/>
        <w:ind w:firstLineChars="600" w:firstLine="1260"/>
        <w:jc w:val="left"/>
        <w:rPr>
          <w:ins w:id="476" w:author="zhengping jin" w:date="2024-08-07T06:36:00Z" w16du:dateUtc="2024-08-06T22:36:00Z"/>
          <w:rFonts w:ascii="Times New Roman" w:hAnsi="Times New Roman"/>
        </w:rPr>
      </w:pPr>
      <w:ins w:id="477" w:author="zhengping jin" w:date="2024-08-07T06:36:00Z" w16du:dateUtc="2024-08-06T22:36:00Z">
        <w:r w:rsidRPr="00301E4F">
          <w:rPr>
            <w:rFonts w:ascii="Times New Roman" w:hAnsi="Times New Roman"/>
          </w:rPr>
          <w:t>所以</w:t>
        </w:r>
        <w:r>
          <w:rPr>
            <w:rFonts w:ascii="Times New Roman" w:hAnsi="Times New Roman" w:hint="eastAsia"/>
          </w:rPr>
          <w:t>，</w:t>
        </w:r>
        <w:r w:rsidRPr="00301E4F">
          <w:rPr>
            <w:rFonts w:ascii="Times New Roman" w:hAnsi="Times New Roman"/>
          </w:rPr>
          <w:t>这个整数</w:t>
        </w:r>
        <w:r w:rsidRPr="00301E4F">
          <w:rPr>
            <w:rFonts w:ascii="Times New Roman" w:hAnsi="Times New Roman"/>
            <w:i/>
          </w:rPr>
          <w:t>x</w:t>
        </w:r>
        <w:r w:rsidRPr="00301E4F">
          <w:rPr>
            <w:rFonts w:ascii="Times New Roman" w:hAnsi="Times New Roman"/>
          </w:rPr>
          <w:t>满足同余方程</w:t>
        </w:r>
      </w:ins>
    </w:p>
    <w:p w14:paraId="7C75C55F" w14:textId="77777777" w:rsidR="006E7F91" w:rsidRPr="00301E4F" w:rsidRDefault="006E7F91" w:rsidP="006E7F91">
      <w:pPr>
        <w:snapToGrid w:val="0"/>
        <w:spacing w:line="360" w:lineRule="auto"/>
        <w:jc w:val="center"/>
        <w:rPr>
          <w:ins w:id="478" w:author="zhengping jin" w:date="2024-08-07T06:36:00Z" w16du:dateUtc="2024-08-06T22:36:00Z"/>
          <w:rFonts w:ascii="Times New Roman" w:hAnsi="Times New Roman"/>
        </w:rPr>
      </w:pPr>
      <w:ins w:id="479" w:author="zhengping jin" w:date="2024-08-07T06:36:00Z" w16du:dateUtc="2024-08-06T22:36:00Z">
        <w:r w:rsidRPr="00301E4F">
          <w:rPr>
            <w:rFonts w:ascii="Times New Roman" w:hAnsi="Times New Roman"/>
            <w:noProof/>
            <w:position w:val="-12"/>
          </w:rPr>
          <w:drawing>
            <wp:inline distT="0" distB="0" distL="0" distR="0" wp14:anchorId="596D76D7" wp14:editId="577503B9">
              <wp:extent cx="2412365" cy="239395"/>
              <wp:effectExtent l="0" t="0" r="6985" b="8255"/>
              <wp:docPr id="1713515883" name="图片 171351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ins>
    </w:p>
    <w:p w14:paraId="725C6CD1" w14:textId="357CD0F8" w:rsidR="006E7F91" w:rsidRDefault="00E17FCE" w:rsidP="006E7F91">
      <w:pPr>
        <w:snapToGrid w:val="0"/>
        <w:spacing w:line="360" w:lineRule="auto"/>
        <w:ind w:firstLineChars="350" w:firstLine="735"/>
        <w:contextualSpacing/>
        <w:jc w:val="left"/>
        <w:rPr>
          <w:ins w:id="480" w:author="zhengping jin" w:date="2024-08-07T06:36:00Z" w16du:dateUtc="2024-08-06T22:36:00Z"/>
          <w:rFonts w:ascii="Times New Roman" w:hAnsi="Times New Roman"/>
        </w:rPr>
      </w:pPr>
      <w:ins w:id="481" w:author="zhengping jin" w:date="2024-10-07T19:00:00Z" w16du:dateUtc="2024-10-07T11:00:00Z">
        <w:r>
          <w:rPr>
            <w:rFonts w:ascii="Times New Roman" w:hAnsi="Times New Roman" w:hint="eastAsia"/>
          </w:rPr>
          <w:t>也就是说</w:t>
        </w:r>
      </w:ins>
      <w:ins w:id="482" w:author="zhengping jin" w:date="2024-08-07T06:36:00Z" w16du:dateUtc="2024-08-06T22:36:00Z">
        <w:r w:rsidR="006E7F91" w:rsidRPr="00301E4F">
          <w:rPr>
            <w:rFonts w:ascii="Times New Roman" w:hAnsi="Times New Roman"/>
          </w:rPr>
          <w:t>，</w:t>
        </w:r>
        <w:r w:rsidR="006E7F91" w:rsidRPr="00301E4F">
          <w:rPr>
            <w:rFonts w:ascii="Times New Roman" w:hAnsi="Times New Roman"/>
            <w:noProof/>
            <w:position w:val="-12"/>
          </w:rPr>
          <w:drawing>
            <wp:inline distT="0" distB="0" distL="0" distR="0" wp14:anchorId="3F1CC672" wp14:editId="4DF5CF04">
              <wp:extent cx="2412365" cy="239395"/>
              <wp:effectExtent l="0" t="0" r="6985" b="8255"/>
              <wp:docPr id="1878242758" name="图片 187824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r w:rsidR="006E7F91" w:rsidRPr="000E3B13">
          <w:rPr>
            <w:rFonts w:ascii="Times New Roman" w:hAnsi="Times New Roman"/>
          </w:rPr>
          <w:t>是同余方程</w:t>
        </w:r>
        <w:r w:rsidR="006E7F91" w:rsidRPr="000E3B13">
          <w:rPr>
            <w:rFonts w:ascii="Times New Roman" w:hAnsi="Times New Roman" w:hint="eastAsia"/>
          </w:rPr>
          <w:t>组</w:t>
        </w:r>
        <w:r w:rsidR="006E7F91" w:rsidRPr="000E3B13">
          <w:rPr>
            <w:rFonts w:ascii="Times New Roman" w:hAnsi="Times New Roman" w:hint="eastAsia"/>
          </w:rPr>
          <w:t>(</w:t>
        </w:r>
        <w:r w:rsidR="006E7F91">
          <w:rPr>
            <w:rFonts w:ascii="Times New Roman" w:hAnsi="Times New Roman" w:hint="eastAsia"/>
          </w:rPr>
          <w:t>3</w:t>
        </w:r>
        <w:r w:rsidR="006E7F91">
          <w:rPr>
            <w:rFonts w:ascii="Times New Roman" w:hAnsi="Times New Roman"/>
          </w:rPr>
          <w:t>.2.3)</w:t>
        </w:r>
      </w:ins>
      <w:ins w:id="483" w:author="zhengping jin" w:date="2024-08-07T06:42:00Z" w16du:dateUtc="2024-08-06T22:42:00Z">
        <w:r w:rsidR="006E7F91">
          <w:rPr>
            <w:rFonts w:ascii="Times New Roman" w:hAnsi="Times New Roman" w:hint="eastAsia"/>
          </w:rPr>
          <w:t>的</w:t>
        </w:r>
      </w:ins>
      <w:ins w:id="484" w:author="zhengping jin" w:date="2024-08-07T06:36:00Z" w16du:dateUtc="2024-08-06T22:36:00Z">
        <w:r w:rsidR="006E7F91" w:rsidRPr="00301E4F">
          <w:rPr>
            <w:rFonts w:ascii="Times New Roman" w:hAnsi="Times New Roman"/>
          </w:rPr>
          <w:t>解</w:t>
        </w:r>
        <w:r w:rsidR="006E7F91" w:rsidRPr="00301E4F">
          <w:rPr>
            <w:rFonts w:ascii="Times New Roman" w:hAnsi="Times New Roman"/>
          </w:rPr>
          <w:t>.</w:t>
        </w:r>
      </w:ins>
    </w:p>
    <w:p w14:paraId="12F06229" w14:textId="4215F909" w:rsidR="00342265" w:rsidRPr="00301E4F" w:rsidRDefault="006E7F91">
      <w:pPr>
        <w:snapToGrid w:val="0"/>
        <w:spacing w:line="360" w:lineRule="auto"/>
        <w:ind w:firstLineChars="650" w:firstLine="1365"/>
        <w:contextualSpacing/>
        <w:jc w:val="left"/>
        <w:rPr>
          <w:rFonts w:ascii="Times New Roman" w:hAnsi="Times New Roman"/>
        </w:rPr>
        <w:pPrChange w:id="485" w:author="zhengping jin" w:date="2024-08-07T06:43:00Z" w16du:dateUtc="2024-08-06T22:43:00Z">
          <w:pPr>
            <w:snapToGrid w:val="0"/>
            <w:spacing w:line="360" w:lineRule="auto"/>
            <w:ind w:firstLineChars="350" w:firstLine="735"/>
            <w:contextualSpacing/>
            <w:jc w:val="left"/>
          </w:pPr>
        </w:pPrChange>
      </w:pPr>
      <w:ins w:id="486" w:author="zhengping jin" w:date="2024-08-07T06:37:00Z" w16du:dateUtc="2024-08-06T22:37:00Z">
        <w:r>
          <w:rPr>
            <w:rFonts w:ascii="Times New Roman" w:hAnsi="Times New Roman" w:hint="eastAsia"/>
          </w:rPr>
          <w:t>其次，</w:t>
        </w:r>
      </w:ins>
      <w:r w:rsidR="00342265" w:rsidRPr="00301E4F">
        <w:rPr>
          <w:rFonts w:ascii="Times New Roman" w:hAnsi="Times New Roman"/>
        </w:rPr>
        <w:t>证明解的</w:t>
      </w:r>
      <w:del w:id="487" w:author="zhengping jin" w:date="2024-07-31T20:47:00Z" w16du:dateUtc="2024-07-31T12:47:00Z">
        <w:r w:rsidR="00342265" w:rsidRPr="00301E4F" w:rsidDel="00286BFC">
          <w:rPr>
            <w:rFonts w:ascii="Times New Roman" w:hAnsi="Times New Roman"/>
          </w:rPr>
          <w:delText>惟一</w:delText>
        </w:r>
      </w:del>
      <w:ins w:id="488" w:author="zhengping jin" w:date="2024-07-31T20:47:00Z" w16du:dateUtc="2024-07-31T12:47:00Z">
        <w:r w:rsidR="00286BFC">
          <w:rPr>
            <w:rFonts w:ascii="Times New Roman" w:hAnsi="Times New Roman"/>
          </w:rPr>
          <w:t>唯一</w:t>
        </w:r>
      </w:ins>
      <w:r w:rsidR="00342265" w:rsidRPr="00301E4F">
        <w:rPr>
          <w:rFonts w:ascii="Times New Roman" w:hAnsi="Times New Roman"/>
        </w:rPr>
        <w:t>性</w:t>
      </w:r>
      <w:r w:rsidR="00342265" w:rsidRPr="00301E4F">
        <w:rPr>
          <w:rFonts w:ascii="Times New Roman" w:hAnsi="Times New Roman"/>
        </w:rPr>
        <w:t>.</w:t>
      </w:r>
    </w:p>
    <w:p w14:paraId="2AF27ED0" w14:textId="0FF7D8E6" w:rsidR="00342265" w:rsidRPr="00301E4F" w:rsidRDefault="00342265" w:rsidP="00CA78D3">
      <w:pPr>
        <w:snapToGrid w:val="0"/>
        <w:spacing w:line="360" w:lineRule="auto"/>
        <w:ind w:firstLineChars="600" w:firstLine="1260"/>
        <w:contextualSpacing/>
        <w:jc w:val="left"/>
        <w:rPr>
          <w:rFonts w:ascii="Times New Roman" w:hAnsi="Times New Roman"/>
        </w:rPr>
      </w:pPr>
      <w:r w:rsidRPr="00301E4F">
        <w:rPr>
          <w:rFonts w:ascii="Times New Roman" w:hAnsi="Times New Roman"/>
        </w:rPr>
        <w:t>设</w:t>
      </w:r>
      <w:r w:rsidRPr="00301E4F">
        <w:rPr>
          <w:rFonts w:ascii="Times New Roman" w:hAnsi="Times New Roman"/>
          <w:noProof/>
          <w:position w:val="-10"/>
        </w:rPr>
        <w:drawing>
          <wp:inline distT="0" distB="0" distL="0" distR="0" wp14:anchorId="71F10601" wp14:editId="4B3A6920">
            <wp:extent cx="302260" cy="196850"/>
            <wp:effectExtent l="0" t="0" r="254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02260" cy="196850"/>
                    </a:xfrm>
                    <a:prstGeom prst="rect">
                      <a:avLst/>
                    </a:prstGeom>
                    <a:noFill/>
                    <a:ln>
                      <a:noFill/>
                    </a:ln>
                  </pic:spPr>
                </pic:pic>
              </a:graphicData>
            </a:graphic>
          </wp:inline>
        </w:drawing>
      </w:r>
      <w:r w:rsidRPr="00301E4F">
        <w:rPr>
          <w:rFonts w:ascii="Times New Roman" w:hAnsi="Times New Roman"/>
        </w:rPr>
        <w:t>都是满足</w:t>
      </w:r>
      <w:del w:id="489" w:author="zhengping jin" w:date="2024-08-06T23:13:00Z" w16du:dateUtc="2024-08-06T15:13:00Z">
        <w:r w:rsidR="00DA1AC7" w:rsidDel="00272E88">
          <w:rPr>
            <w:rFonts w:ascii="Times New Roman" w:hAnsi="Times New Roman" w:hint="eastAsia"/>
          </w:rPr>
          <w:delText>(</w:delText>
        </w:r>
      </w:del>
      <w:del w:id="490" w:author="zhengping jin" w:date="2024-08-07T10:10:00Z" w16du:dateUtc="2024-08-07T02:10:00Z">
        <w:r w:rsidR="00DA1AC7" w:rsidDel="00C46AA3">
          <w:rPr>
            <w:rFonts w:ascii="Times New Roman" w:hAnsi="Times New Roman" w:hint="eastAsia"/>
          </w:rPr>
          <w:delText>式</w:delText>
        </w:r>
      </w:del>
      <w:ins w:id="491" w:author="zhengping jin" w:date="2024-08-07T10:10:00Z" w16du:dateUtc="2024-08-07T02:10:00Z">
        <w:r w:rsidR="00C46AA3">
          <w:rPr>
            <w:rFonts w:ascii="Times New Roman" w:hAnsi="Times New Roman" w:hint="eastAsia"/>
          </w:rPr>
          <w:t>(</w:t>
        </w:r>
      </w:ins>
      <w:r w:rsidR="00DA1AC7">
        <w:rPr>
          <w:rFonts w:ascii="Times New Roman" w:hAnsi="Times New Roman" w:hint="eastAsia"/>
        </w:rPr>
        <w:t>3</w:t>
      </w:r>
      <w:r w:rsidR="00DA1AC7">
        <w:rPr>
          <w:rFonts w:ascii="Times New Roman" w:hAnsi="Times New Roman"/>
        </w:rPr>
        <w:t>.2.3</w:t>
      </w:r>
      <w:ins w:id="492" w:author="zhengping jin" w:date="2024-08-07T10:10:00Z" w16du:dateUtc="2024-08-07T02:10:00Z">
        <w:r w:rsidR="00C46AA3">
          <w:rPr>
            <w:rFonts w:ascii="Times New Roman" w:hAnsi="Times New Roman" w:hint="eastAsia"/>
          </w:rPr>
          <w:t>)</w:t>
        </w:r>
      </w:ins>
      <w:del w:id="493" w:author="zhengping jin" w:date="2024-08-06T23:14:00Z" w16du:dateUtc="2024-08-06T15:14:00Z">
        <w:r w:rsidR="00DA1AC7" w:rsidDel="00272E88">
          <w:rPr>
            <w:rFonts w:ascii="Times New Roman" w:hAnsi="Times New Roman"/>
          </w:rPr>
          <w:delText>)</w:delText>
        </w:r>
      </w:del>
      <w:r w:rsidRPr="00301E4F">
        <w:rPr>
          <w:rFonts w:ascii="Times New Roman" w:hAnsi="Times New Roman"/>
        </w:rPr>
        <w:t>的解，则</w:t>
      </w:r>
    </w:p>
    <w:p w14:paraId="33F7B9B8" w14:textId="6D6E9930"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468057CA" wp14:editId="6E55D238">
            <wp:extent cx="1969770" cy="239395"/>
            <wp:effectExtent l="0" t="0" r="0" b="825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969770" cy="239395"/>
                    </a:xfrm>
                    <a:prstGeom prst="rect">
                      <a:avLst/>
                    </a:prstGeom>
                    <a:noFill/>
                    <a:ln>
                      <a:noFill/>
                    </a:ln>
                  </pic:spPr>
                </pic:pic>
              </a:graphicData>
            </a:graphic>
          </wp:inline>
        </w:drawing>
      </w:r>
    </w:p>
    <w:p w14:paraId="419C9E9C" w14:textId="7CF6459E" w:rsidR="00342265" w:rsidRPr="00301E4F" w:rsidRDefault="00342265" w:rsidP="00CA78D3">
      <w:pPr>
        <w:snapToGrid w:val="0"/>
        <w:spacing w:line="360" w:lineRule="auto"/>
        <w:ind w:firstLineChars="600" w:firstLine="1260"/>
        <w:contextualSpacing/>
        <w:jc w:val="left"/>
        <w:rPr>
          <w:rFonts w:ascii="Times New Roman" w:hAnsi="Times New Roman"/>
        </w:rPr>
      </w:pPr>
      <w:r w:rsidRPr="00301E4F">
        <w:rPr>
          <w:rFonts w:ascii="Times New Roman" w:hAnsi="Times New Roman"/>
        </w:rPr>
        <w:t>因为</w:t>
      </w:r>
      <w:r w:rsidRPr="00301E4F">
        <w:rPr>
          <w:rFonts w:ascii="Times New Roman" w:hAnsi="Times New Roman"/>
          <w:noProof/>
          <w:position w:val="-12"/>
        </w:rPr>
        <w:drawing>
          <wp:inline distT="0" distB="0" distL="0" distR="0" wp14:anchorId="44B4AAF0" wp14:editId="16C186B0">
            <wp:extent cx="598170" cy="239395"/>
            <wp:effectExtent l="0" t="0" r="0" b="825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98170" cy="239395"/>
                    </a:xfrm>
                    <a:prstGeom prst="rect">
                      <a:avLst/>
                    </a:prstGeom>
                    <a:noFill/>
                    <a:ln>
                      <a:noFill/>
                    </a:ln>
                  </pic:spPr>
                </pic:pic>
              </a:graphicData>
            </a:graphic>
          </wp:inline>
        </w:drawing>
      </w:r>
      <w:r w:rsidRPr="00301E4F">
        <w:rPr>
          <w:rFonts w:ascii="Times New Roman" w:hAnsi="Times New Roman"/>
        </w:rPr>
        <w:t>是两两互素的正整数，</w:t>
      </w:r>
      <w:r w:rsidRPr="00704D9E">
        <w:rPr>
          <w:rFonts w:ascii="Times New Roman" w:hAnsi="Times New Roman"/>
        </w:rPr>
        <w:t>根据</w:t>
      </w:r>
      <w:r w:rsidR="00704D9E" w:rsidRPr="00704D9E">
        <w:rPr>
          <w:rFonts w:ascii="Times New Roman" w:hAnsi="Times New Roman"/>
        </w:rPr>
        <w:t>性质</w:t>
      </w:r>
      <w:r w:rsidR="00704D9E" w:rsidRPr="00704D9E">
        <w:rPr>
          <w:rFonts w:ascii="Times New Roman" w:hAnsi="Times New Roman"/>
        </w:rPr>
        <w:t>2.1.7</w:t>
      </w:r>
      <w:r w:rsidRPr="00301E4F">
        <w:rPr>
          <w:rFonts w:ascii="Times New Roman" w:hAnsi="Times New Roman"/>
        </w:rPr>
        <w:t>，我们得到</w:t>
      </w:r>
    </w:p>
    <w:p w14:paraId="307DAD8D" w14:textId="0FA84C52"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620E88C2" wp14:editId="712111DC">
            <wp:extent cx="942340" cy="19685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942340" cy="196850"/>
                    </a:xfrm>
                    <a:prstGeom prst="rect">
                      <a:avLst/>
                    </a:prstGeom>
                    <a:noFill/>
                    <a:ln>
                      <a:noFill/>
                    </a:ln>
                  </pic:spPr>
                </pic:pic>
              </a:graphicData>
            </a:graphic>
          </wp:inline>
        </w:drawing>
      </w:r>
      <w:ins w:id="494" w:author="zhengping jin" w:date="2024-08-06T23:14:00Z" w16du:dateUtc="2024-08-06T15:14:00Z">
        <w:r w:rsidR="00272E88">
          <w:rPr>
            <w:rFonts w:ascii="Times New Roman" w:hAnsi="Times New Roman" w:hint="eastAsia"/>
          </w:rPr>
          <w:t>.</w:t>
        </w:r>
      </w:ins>
    </w:p>
    <w:p w14:paraId="6077BCC2" w14:textId="01D9B124" w:rsidR="00342265" w:rsidRPr="00301E4F" w:rsidDel="006E7F91" w:rsidRDefault="00CA78D3">
      <w:pPr>
        <w:snapToGrid w:val="0"/>
        <w:spacing w:line="360" w:lineRule="auto"/>
        <w:ind w:firstLineChars="450" w:firstLine="945"/>
        <w:contextualSpacing/>
        <w:jc w:val="left"/>
        <w:rPr>
          <w:del w:id="495" w:author="zhengping jin" w:date="2024-08-07T06:36:00Z" w16du:dateUtc="2024-08-06T22:36:00Z"/>
          <w:rFonts w:ascii="Times New Roman" w:hAnsi="Times New Roman"/>
        </w:rPr>
      </w:pPr>
      <w:del w:id="496" w:author="zhengping jin" w:date="2024-08-07T06:37:00Z" w16du:dateUtc="2024-08-06T22:37:00Z">
        <w:r w:rsidDel="006E7F91">
          <w:rPr>
            <w:rFonts w:ascii="Times New Roman" w:hAnsi="Times New Roman" w:hint="eastAsia"/>
          </w:rPr>
          <w:delText>其次，</w:delText>
        </w:r>
      </w:del>
      <w:del w:id="497" w:author="zhengping jin" w:date="2024-08-07T06:36:00Z" w16du:dateUtc="2024-08-06T22:36:00Z">
        <w:r w:rsidR="00342265" w:rsidRPr="00301E4F" w:rsidDel="006E7F91">
          <w:rPr>
            <w:rFonts w:ascii="Times New Roman" w:hAnsi="Times New Roman"/>
          </w:rPr>
          <w:delText>证明解的存在性</w:delText>
        </w:r>
        <w:r w:rsidR="00342265" w:rsidRPr="00301E4F" w:rsidDel="006E7F91">
          <w:rPr>
            <w:rFonts w:ascii="Times New Roman" w:hAnsi="Times New Roman"/>
          </w:rPr>
          <w:delText>.</w:delText>
        </w:r>
      </w:del>
    </w:p>
    <w:p w14:paraId="47AFD96A" w14:textId="0C800358" w:rsidR="00CA78D3" w:rsidDel="006E7F91" w:rsidRDefault="00342265">
      <w:pPr>
        <w:snapToGrid w:val="0"/>
        <w:spacing w:line="360" w:lineRule="auto"/>
        <w:ind w:firstLineChars="450" w:firstLine="945"/>
        <w:contextualSpacing/>
        <w:jc w:val="left"/>
        <w:rPr>
          <w:del w:id="498" w:author="zhengping jin" w:date="2024-08-07T06:36:00Z" w16du:dateUtc="2024-08-06T22:36:00Z"/>
          <w:rFonts w:ascii="Times New Roman" w:hAnsi="Times New Roman"/>
        </w:rPr>
        <w:pPrChange w:id="499" w:author="zhengping jin" w:date="2024-08-07T06:36:00Z" w16du:dateUtc="2024-08-06T22:36:00Z">
          <w:pPr>
            <w:snapToGrid w:val="0"/>
            <w:spacing w:line="360" w:lineRule="auto"/>
            <w:ind w:firstLineChars="600" w:firstLine="1260"/>
            <w:jc w:val="left"/>
          </w:pPr>
        </w:pPrChange>
      </w:pPr>
      <w:del w:id="500" w:author="zhengping jin" w:date="2024-08-07T06:36:00Z" w16du:dateUtc="2024-08-06T22:36:00Z">
        <w:r w:rsidRPr="00301E4F" w:rsidDel="006E7F91">
          <w:rPr>
            <w:rFonts w:ascii="Times New Roman" w:hAnsi="Times New Roman"/>
          </w:rPr>
          <w:delText>直接构造</w:delText>
        </w:r>
        <w:r w:rsidR="00910D29" w:rsidRPr="00301E4F" w:rsidDel="006E7F91">
          <w:rPr>
            <w:rFonts w:ascii="Times New Roman" w:hAnsi="Times New Roman"/>
          </w:rPr>
          <w:delText>同余方程</w:delText>
        </w:r>
        <w:r w:rsidRPr="00301E4F" w:rsidDel="006E7F91">
          <w:rPr>
            <w:rFonts w:ascii="Times New Roman" w:hAnsi="Times New Roman"/>
          </w:rPr>
          <w:delText>组的解：根据假设条件，</w:delText>
        </w:r>
      </w:del>
    </w:p>
    <w:p w14:paraId="1BDF3971" w14:textId="4278465C" w:rsidR="00342265" w:rsidRPr="00301E4F" w:rsidDel="006E7F91" w:rsidRDefault="00342265">
      <w:pPr>
        <w:snapToGrid w:val="0"/>
        <w:spacing w:line="360" w:lineRule="auto"/>
        <w:ind w:firstLineChars="450" w:firstLine="945"/>
        <w:contextualSpacing/>
        <w:jc w:val="left"/>
        <w:rPr>
          <w:del w:id="501" w:author="zhengping jin" w:date="2024-08-07T06:36:00Z" w16du:dateUtc="2024-08-06T22:36:00Z"/>
          <w:rFonts w:ascii="Times New Roman" w:hAnsi="Times New Roman"/>
        </w:rPr>
        <w:pPrChange w:id="502" w:author="zhengping jin" w:date="2024-08-07T06:36:00Z" w16du:dateUtc="2024-08-06T22:36:00Z">
          <w:pPr>
            <w:snapToGrid w:val="0"/>
            <w:spacing w:line="360" w:lineRule="auto"/>
            <w:ind w:firstLineChars="600" w:firstLine="1260"/>
            <w:jc w:val="left"/>
          </w:pPr>
        </w:pPrChange>
      </w:pPr>
      <w:del w:id="503" w:author="zhengping jin" w:date="2024-08-07T06:36:00Z" w16du:dateUtc="2024-08-06T22:36:00Z">
        <w:r w:rsidRPr="00301E4F" w:rsidDel="006E7F91">
          <w:rPr>
            <w:rFonts w:ascii="Times New Roman" w:hAnsi="Times New Roman"/>
          </w:rPr>
          <w:delText>对任意给定的</w:delText>
        </w:r>
        <w:r w:rsidRPr="00301E4F" w:rsidDel="006E7F91">
          <w:rPr>
            <w:rFonts w:ascii="Times New Roman" w:hAnsi="Times New Roman"/>
            <w:noProof/>
            <w:position w:val="-10"/>
          </w:rPr>
          <w:drawing>
            <wp:inline distT="0" distB="0" distL="0" distR="0" wp14:anchorId="62A176EE" wp14:editId="3506929A">
              <wp:extent cx="1019810" cy="196850"/>
              <wp:effectExtent l="0" t="0" r="889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19810" cy="196850"/>
                      </a:xfrm>
                      <a:prstGeom prst="rect">
                        <a:avLst/>
                      </a:prstGeom>
                      <a:noFill/>
                      <a:ln>
                        <a:noFill/>
                      </a:ln>
                    </pic:spPr>
                  </pic:pic>
                </a:graphicData>
              </a:graphic>
            </wp:inline>
          </w:drawing>
        </w:r>
        <w:r w:rsidRPr="00301E4F" w:rsidDel="006E7F91">
          <w:rPr>
            <w:rFonts w:ascii="Times New Roman" w:hAnsi="Times New Roman"/>
          </w:rPr>
          <w:delText>我们有</w:delText>
        </w:r>
      </w:del>
    </w:p>
    <w:p w14:paraId="5DAB7100" w14:textId="380C356E" w:rsidR="00342265" w:rsidRPr="00301E4F" w:rsidDel="006E7F91" w:rsidRDefault="00342265">
      <w:pPr>
        <w:snapToGrid w:val="0"/>
        <w:spacing w:line="360" w:lineRule="auto"/>
        <w:ind w:firstLineChars="450" w:firstLine="945"/>
        <w:contextualSpacing/>
        <w:jc w:val="left"/>
        <w:rPr>
          <w:del w:id="504" w:author="zhengping jin" w:date="2024-08-07T06:36:00Z" w16du:dateUtc="2024-08-06T22:36:00Z"/>
          <w:rFonts w:ascii="Times New Roman" w:hAnsi="Times New Roman"/>
        </w:rPr>
        <w:pPrChange w:id="505" w:author="zhengping jin" w:date="2024-08-07T06:36:00Z" w16du:dateUtc="2024-08-06T22:36:00Z">
          <w:pPr>
            <w:snapToGrid w:val="0"/>
            <w:spacing w:line="360" w:lineRule="auto"/>
            <w:jc w:val="center"/>
          </w:pPr>
        </w:pPrChange>
      </w:pPr>
      <w:del w:id="506" w:author="zhengping jin" w:date="2024-08-07T06:36:00Z" w16du:dateUtc="2024-08-06T22:36:00Z">
        <w:r w:rsidRPr="00301E4F" w:rsidDel="006E7F91">
          <w:rPr>
            <w:rFonts w:ascii="Times New Roman" w:hAnsi="Times New Roman"/>
            <w:noProof/>
            <w:position w:val="-14"/>
          </w:rPr>
          <w:drawing>
            <wp:inline distT="0" distB="0" distL="0" distR="0" wp14:anchorId="675C7D59" wp14:editId="7881B2DB">
              <wp:extent cx="1645920" cy="239395"/>
              <wp:effectExtent l="0" t="0" r="0" b="825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45920" cy="239395"/>
                      </a:xfrm>
                      <a:prstGeom prst="rect">
                        <a:avLst/>
                      </a:prstGeom>
                      <a:noFill/>
                      <a:ln>
                        <a:noFill/>
                      </a:ln>
                    </pic:spPr>
                  </pic:pic>
                </a:graphicData>
              </a:graphic>
            </wp:inline>
          </w:drawing>
        </w:r>
      </w:del>
    </w:p>
    <w:p w14:paraId="473893B2" w14:textId="3B711077" w:rsidR="00342265" w:rsidRPr="00301E4F" w:rsidDel="006E7F91" w:rsidRDefault="00342265">
      <w:pPr>
        <w:snapToGrid w:val="0"/>
        <w:spacing w:line="360" w:lineRule="auto"/>
        <w:ind w:firstLineChars="450" w:firstLine="945"/>
        <w:contextualSpacing/>
        <w:jc w:val="left"/>
        <w:rPr>
          <w:del w:id="507" w:author="zhengping jin" w:date="2024-08-07T06:36:00Z" w16du:dateUtc="2024-08-06T22:36:00Z"/>
          <w:rFonts w:ascii="Times New Roman" w:hAnsi="Times New Roman"/>
        </w:rPr>
        <w:pPrChange w:id="508" w:author="zhengping jin" w:date="2024-08-07T06:36:00Z" w16du:dateUtc="2024-08-06T22:36:00Z">
          <w:pPr>
            <w:snapToGrid w:val="0"/>
            <w:spacing w:line="360" w:lineRule="auto"/>
            <w:ind w:firstLineChars="600" w:firstLine="1260"/>
            <w:jc w:val="left"/>
          </w:pPr>
        </w:pPrChange>
      </w:pPr>
      <w:del w:id="509" w:author="zhengping jin" w:date="2024-08-07T06:36:00Z" w16du:dateUtc="2024-08-06T22:36:00Z">
        <w:r w:rsidRPr="00301E4F" w:rsidDel="006E7F91">
          <w:rPr>
            <w:rFonts w:ascii="Times New Roman" w:hAnsi="Times New Roman"/>
          </w:rPr>
          <w:delText>又根据</w:delText>
        </w:r>
        <w:r w:rsidR="000E3B13" w:rsidRPr="000E3B13" w:rsidDel="006E7F91">
          <w:rPr>
            <w:rFonts w:ascii="Times New Roman" w:hAnsi="Times New Roman"/>
          </w:rPr>
          <w:delText>推论</w:delText>
        </w:r>
        <w:r w:rsidR="000E3B13" w:rsidRPr="000E3B13" w:rsidDel="006E7F91">
          <w:rPr>
            <w:rFonts w:ascii="Times New Roman" w:hAnsi="Times New Roman" w:hint="eastAsia"/>
          </w:rPr>
          <w:delText>1.2.</w:delText>
        </w:r>
        <w:r w:rsidR="000E3B13" w:rsidRPr="000E3B13" w:rsidDel="006E7F91">
          <w:rPr>
            <w:rFonts w:ascii="Times New Roman" w:hAnsi="Times New Roman"/>
          </w:rPr>
          <w:delText>1</w:delText>
        </w:r>
        <w:r w:rsidRPr="00301E4F" w:rsidDel="006E7F91">
          <w:rPr>
            <w:rFonts w:ascii="Times New Roman" w:hAnsi="Times New Roman"/>
          </w:rPr>
          <w:delText>，有</w:delText>
        </w:r>
        <w:r w:rsidRPr="00301E4F" w:rsidDel="006E7F91">
          <w:rPr>
            <w:rFonts w:ascii="Times New Roman" w:hAnsi="Times New Roman"/>
            <w:noProof/>
            <w:position w:val="-12"/>
          </w:rPr>
          <w:drawing>
            <wp:inline distT="0" distB="0" distL="0" distR="0" wp14:anchorId="6241A6F5" wp14:editId="25D7FF21">
              <wp:extent cx="731520" cy="239395"/>
              <wp:effectExtent l="0" t="0" r="0" b="825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31520" cy="239395"/>
                      </a:xfrm>
                      <a:prstGeom prst="rect">
                        <a:avLst/>
                      </a:prstGeom>
                      <a:noFill/>
                      <a:ln>
                        <a:noFill/>
                      </a:ln>
                    </pic:spPr>
                  </pic:pic>
                </a:graphicData>
              </a:graphic>
            </wp:inline>
          </w:drawing>
        </w:r>
      </w:del>
    </w:p>
    <w:p w14:paraId="336C1E5F" w14:textId="2070532A" w:rsidR="00342265" w:rsidRPr="00301E4F" w:rsidDel="006E7F91" w:rsidRDefault="00342265">
      <w:pPr>
        <w:snapToGrid w:val="0"/>
        <w:spacing w:line="360" w:lineRule="auto"/>
        <w:ind w:firstLineChars="450" w:firstLine="945"/>
        <w:contextualSpacing/>
        <w:jc w:val="left"/>
        <w:rPr>
          <w:del w:id="510" w:author="zhengping jin" w:date="2024-08-07T06:36:00Z" w16du:dateUtc="2024-08-06T22:36:00Z"/>
          <w:rFonts w:ascii="Times New Roman" w:hAnsi="Times New Roman"/>
        </w:rPr>
        <w:pPrChange w:id="511" w:author="zhengping jin" w:date="2024-08-07T06:36:00Z" w16du:dateUtc="2024-08-06T22:36:00Z">
          <w:pPr>
            <w:snapToGrid w:val="0"/>
            <w:spacing w:line="360" w:lineRule="auto"/>
            <w:ind w:firstLineChars="600" w:firstLine="1260"/>
            <w:jc w:val="left"/>
          </w:pPr>
        </w:pPrChange>
      </w:pPr>
      <w:del w:id="512" w:author="zhengping jin" w:date="2024-08-07T06:36:00Z" w16du:dateUtc="2024-08-06T22:36:00Z">
        <w:r w:rsidRPr="00301E4F" w:rsidDel="006E7F91">
          <w:rPr>
            <w:rFonts w:ascii="Times New Roman" w:hAnsi="Times New Roman"/>
          </w:rPr>
          <w:delText>再运用广义</w:delText>
        </w:r>
      </w:del>
      <w:del w:id="513" w:author="zhengping jin" w:date="2024-08-06T23:16:00Z" w16du:dateUtc="2024-08-06T15:16:00Z">
        <w:r w:rsidRPr="00301E4F" w:rsidDel="006254F3">
          <w:rPr>
            <w:rFonts w:ascii="Times New Roman" w:hAnsi="Times New Roman"/>
          </w:rPr>
          <w:delText>欧几里得</w:delText>
        </w:r>
      </w:del>
      <w:del w:id="514" w:author="zhengping jin" w:date="2024-08-07T06:36:00Z" w16du:dateUtc="2024-08-06T22:36:00Z">
        <w:r w:rsidRPr="00301E4F" w:rsidDel="006E7F91">
          <w:rPr>
            <w:rFonts w:ascii="Times New Roman" w:hAnsi="Times New Roman"/>
          </w:rPr>
          <w:delText>除法，可分别求出整数</w:delText>
        </w:r>
        <w:r w:rsidRPr="00301E4F" w:rsidDel="006E7F91">
          <w:rPr>
            <w:rFonts w:ascii="Times New Roman" w:hAnsi="Times New Roman"/>
            <w:noProof/>
            <w:position w:val="-12"/>
          </w:rPr>
          <w:drawing>
            <wp:inline distT="0" distB="0" distL="0" distR="0" wp14:anchorId="0BAEE6DD" wp14:editId="68683030">
              <wp:extent cx="1055370" cy="239395"/>
              <wp:effectExtent l="0" t="0" r="0" b="825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55370" cy="239395"/>
                      </a:xfrm>
                      <a:prstGeom prst="rect">
                        <a:avLst/>
                      </a:prstGeom>
                      <a:noFill/>
                      <a:ln>
                        <a:noFill/>
                      </a:ln>
                    </pic:spPr>
                  </pic:pic>
                </a:graphicData>
              </a:graphic>
            </wp:inline>
          </w:drawing>
        </w:r>
        <w:r w:rsidRPr="00301E4F" w:rsidDel="006E7F91">
          <w:rPr>
            <w:rFonts w:ascii="Times New Roman" w:hAnsi="Times New Roman"/>
          </w:rPr>
          <w:delText>使得</w:delText>
        </w:r>
      </w:del>
    </w:p>
    <w:p w14:paraId="55D5FD2D" w14:textId="638C5B7B" w:rsidR="00342265" w:rsidRPr="00301E4F" w:rsidDel="006E7F91" w:rsidRDefault="00342265">
      <w:pPr>
        <w:snapToGrid w:val="0"/>
        <w:spacing w:line="360" w:lineRule="auto"/>
        <w:ind w:firstLineChars="450" w:firstLine="945"/>
        <w:contextualSpacing/>
        <w:jc w:val="left"/>
        <w:rPr>
          <w:del w:id="515" w:author="zhengping jin" w:date="2024-08-07T06:36:00Z" w16du:dateUtc="2024-08-06T22:36:00Z"/>
          <w:rFonts w:ascii="Times New Roman" w:hAnsi="Times New Roman"/>
        </w:rPr>
        <w:pPrChange w:id="516" w:author="zhengping jin" w:date="2024-08-07T06:36:00Z" w16du:dateUtc="2024-08-06T22:36:00Z">
          <w:pPr>
            <w:snapToGrid w:val="0"/>
            <w:spacing w:line="360" w:lineRule="auto"/>
            <w:jc w:val="center"/>
          </w:pPr>
        </w:pPrChange>
      </w:pPr>
      <w:del w:id="517" w:author="zhengping jin" w:date="2024-08-07T06:36:00Z" w16du:dateUtc="2024-08-06T22:36:00Z">
        <w:r w:rsidRPr="00301E4F" w:rsidDel="006E7F91">
          <w:rPr>
            <w:rFonts w:ascii="Times New Roman" w:hAnsi="Times New Roman"/>
            <w:noProof/>
            <w:position w:val="-12"/>
          </w:rPr>
          <w:drawing>
            <wp:inline distT="0" distB="0" distL="0" distR="0" wp14:anchorId="4FDB684D" wp14:editId="1EBD61B5">
              <wp:extent cx="2131060" cy="239395"/>
              <wp:effectExtent l="0" t="0" r="2540" b="825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131060" cy="239395"/>
                      </a:xfrm>
                      <a:prstGeom prst="rect">
                        <a:avLst/>
                      </a:prstGeom>
                      <a:noFill/>
                      <a:ln>
                        <a:noFill/>
                      </a:ln>
                    </pic:spPr>
                  </pic:pic>
                </a:graphicData>
              </a:graphic>
            </wp:inline>
          </w:drawing>
        </w:r>
      </w:del>
    </w:p>
    <w:p w14:paraId="0D5E78F3" w14:textId="65E21785" w:rsidR="00342265" w:rsidRPr="00301E4F" w:rsidDel="006E7F91" w:rsidRDefault="00342265">
      <w:pPr>
        <w:snapToGrid w:val="0"/>
        <w:spacing w:line="360" w:lineRule="auto"/>
        <w:ind w:firstLineChars="450" w:firstLine="945"/>
        <w:contextualSpacing/>
        <w:jc w:val="left"/>
        <w:rPr>
          <w:del w:id="518" w:author="zhengping jin" w:date="2024-08-07T06:36:00Z" w16du:dateUtc="2024-08-06T22:36:00Z"/>
          <w:rFonts w:ascii="Times New Roman" w:hAnsi="Times New Roman"/>
        </w:rPr>
        <w:pPrChange w:id="519" w:author="zhengping jin" w:date="2024-08-07T06:36:00Z" w16du:dateUtc="2024-08-06T22:36:00Z">
          <w:pPr>
            <w:snapToGrid w:val="0"/>
            <w:spacing w:line="360" w:lineRule="auto"/>
            <w:ind w:firstLineChars="600" w:firstLine="1260"/>
            <w:jc w:val="left"/>
          </w:pPr>
        </w:pPrChange>
      </w:pPr>
      <w:del w:id="520" w:author="zhengping jin" w:date="2024-08-07T06:36:00Z" w16du:dateUtc="2024-08-06T22:36:00Z">
        <w:r w:rsidRPr="00301E4F" w:rsidDel="006E7F91">
          <w:rPr>
            <w:rFonts w:ascii="Times New Roman" w:hAnsi="Times New Roman"/>
          </w:rPr>
          <w:delText>这样，我们构造出一个</w:delText>
        </w:r>
        <w:r w:rsidR="000E3B13" w:rsidDel="006E7F91">
          <w:rPr>
            <w:rFonts w:ascii="Times New Roman" w:hAnsi="Times New Roman" w:hint="eastAsia"/>
          </w:rPr>
          <w:delText>如下的</w:delText>
        </w:r>
        <w:r w:rsidRPr="00301E4F" w:rsidDel="006E7F91">
          <w:rPr>
            <w:rFonts w:ascii="Times New Roman" w:hAnsi="Times New Roman"/>
          </w:rPr>
          <w:delText>整数，即</w:delText>
        </w:r>
      </w:del>
    </w:p>
    <w:p w14:paraId="7C52AE55" w14:textId="723B4C32" w:rsidR="00342265" w:rsidRPr="00301E4F" w:rsidDel="006E7F91" w:rsidRDefault="00342265">
      <w:pPr>
        <w:snapToGrid w:val="0"/>
        <w:spacing w:line="360" w:lineRule="auto"/>
        <w:ind w:firstLineChars="450" w:firstLine="945"/>
        <w:contextualSpacing/>
        <w:jc w:val="left"/>
        <w:rPr>
          <w:del w:id="521" w:author="zhengping jin" w:date="2024-08-07T06:36:00Z" w16du:dateUtc="2024-08-06T22:36:00Z"/>
          <w:rFonts w:ascii="Times New Roman" w:hAnsi="Times New Roman"/>
        </w:rPr>
        <w:pPrChange w:id="522" w:author="zhengping jin" w:date="2024-08-07T06:36:00Z" w16du:dateUtc="2024-08-06T22:36:00Z">
          <w:pPr>
            <w:snapToGrid w:val="0"/>
            <w:spacing w:line="360" w:lineRule="auto"/>
            <w:jc w:val="center"/>
          </w:pPr>
        </w:pPrChange>
      </w:pPr>
      <w:del w:id="523" w:author="zhengping jin" w:date="2024-08-07T06:36:00Z" w16du:dateUtc="2024-08-06T22:36:00Z">
        <w:r w:rsidRPr="00301E4F" w:rsidDel="006E7F91">
          <w:rPr>
            <w:rFonts w:ascii="Times New Roman" w:hAnsi="Times New Roman"/>
            <w:noProof/>
            <w:position w:val="-12"/>
          </w:rPr>
          <w:drawing>
            <wp:inline distT="0" distB="0" distL="0" distR="0" wp14:anchorId="2F3D3EC5" wp14:editId="00B09814">
              <wp:extent cx="2412365" cy="239395"/>
              <wp:effectExtent l="0" t="0" r="6985" b="825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del>
    </w:p>
    <w:p w14:paraId="5246B751" w14:textId="6C7C8281" w:rsidR="00CA78D3" w:rsidDel="006E7F91" w:rsidRDefault="00342265">
      <w:pPr>
        <w:snapToGrid w:val="0"/>
        <w:spacing w:line="360" w:lineRule="auto"/>
        <w:ind w:firstLineChars="450" w:firstLine="945"/>
        <w:contextualSpacing/>
        <w:jc w:val="left"/>
        <w:rPr>
          <w:del w:id="524" w:author="zhengping jin" w:date="2024-08-07T06:36:00Z" w16du:dateUtc="2024-08-06T22:36:00Z"/>
          <w:rFonts w:ascii="Times New Roman" w:hAnsi="Times New Roman"/>
        </w:rPr>
        <w:pPrChange w:id="525" w:author="zhengping jin" w:date="2024-08-07T06:36:00Z" w16du:dateUtc="2024-08-06T22:36:00Z">
          <w:pPr>
            <w:snapToGrid w:val="0"/>
            <w:spacing w:line="360" w:lineRule="auto"/>
            <w:ind w:firstLineChars="600" w:firstLine="1260"/>
            <w:jc w:val="left"/>
          </w:pPr>
        </w:pPrChange>
      </w:pPr>
      <w:del w:id="526" w:author="zhengping jin" w:date="2024-08-07T06:36:00Z" w16du:dateUtc="2024-08-06T22:36:00Z">
        <w:r w:rsidRPr="00301E4F" w:rsidDel="006E7F91">
          <w:rPr>
            <w:rFonts w:ascii="Times New Roman" w:hAnsi="Times New Roman"/>
          </w:rPr>
          <w:delText>因为</w:delText>
        </w:r>
        <w:r w:rsidRPr="00301E4F" w:rsidDel="006E7F91">
          <w:rPr>
            <w:rFonts w:ascii="Times New Roman" w:hAnsi="Times New Roman"/>
            <w:noProof/>
            <w:position w:val="-12"/>
          </w:rPr>
          <w:drawing>
            <wp:inline distT="0" distB="0" distL="0" distR="0" wp14:anchorId="5B9DDB83" wp14:editId="1293A5A2">
              <wp:extent cx="626110" cy="239395"/>
              <wp:effectExtent l="0" t="0" r="2540" b="825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26110" cy="239395"/>
                      </a:xfrm>
                      <a:prstGeom prst="rect">
                        <a:avLst/>
                      </a:prstGeom>
                      <a:noFill/>
                      <a:ln>
                        <a:noFill/>
                      </a:ln>
                    </pic:spPr>
                  </pic:pic>
                </a:graphicData>
              </a:graphic>
            </wp:inline>
          </w:drawing>
        </w:r>
        <w:r w:rsidRPr="00301E4F" w:rsidDel="006E7F91">
          <w:rPr>
            <w:rFonts w:ascii="Times New Roman" w:hAnsi="Times New Roman"/>
          </w:rPr>
          <w:delText>及</w:delText>
        </w:r>
        <w:r w:rsidRPr="00301E4F" w:rsidDel="006E7F91">
          <w:rPr>
            <w:rFonts w:ascii="Times New Roman" w:hAnsi="Times New Roman"/>
            <w:noProof/>
            <w:position w:val="-14"/>
          </w:rPr>
          <w:drawing>
            <wp:inline distT="0" distB="0" distL="0" distR="0" wp14:anchorId="51FB2986" wp14:editId="3CDE01EB">
              <wp:extent cx="1554480" cy="239395"/>
              <wp:effectExtent l="0" t="0" r="7620" b="825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54480" cy="239395"/>
                      </a:xfrm>
                      <a:prstGeom prst="rect">
                        <a:avLst/>
                      </a:prstGeom>
                      <a:noFill/>
                      <a:ln>
                        <a:noFill/>
                      </a:ln>
                    </pic:spPr>
                  </pic:pic>
                </a:graphicData>
              </a:graphic>
            </wp:inline>
          </w:drawing>
        </w:r>
      </w:del>
    </w:p>
    <w:p w14:paraId="0AF6EB98" w14:textId="02A18937" w:rsidR="00342265" w:rsidRPr="00301E4F" w:rsidDel="006E7F91" w:rsidRDefault="00342265">
      <w:pPr>
        <w:snapToGrid w:val="0"/>
        <w:spacing w:line="360" w:lineRule="auto"/>
        <w:ind w:firstLineChars="450" w:firstLine="945"/>
        <w:contextualSpacing/>
        <w:jc w:val="left"/>
        <w:rPr>
          <w:del w:id="527" w:author="zhengping jin" w:date="2024-08-07T06:36:00Z" w16du:dateUtc="2024-08-06T22:36:00Z"/>
          <w:rFonts w:ascii="Times New Roman" w:hAnsi="Times New Roman"/>
        </w:rPr>
        <w:pPrChange w:id="528" w:author="zhengping jin" w:date="2024-08-07T06:36:00Z" w16du:dateUtc="2024-08-06T22:36:00Z">
          <w:pPr>
            <w:snapToGrid w:val="0"/>
            <w:spacing w:line="360" w:lineRule="auto"/>
            <w:ind w:firstLineChars="600" w:firstLine="1260"/>
            <w:jc w:val="left"/>
          </w:pPr>
        </w:pPrChange>
      </w:pPr>
      <w:del w:id="529" w:author="zhengping jin" w:date="2024-08-07T06:36:00Z" w16du:dateUtc="2024-08-06T22:36:00Z">
        <w:r w:rsidRPr="00301E4F" w:rsidDel="006E7F91">
          <w:rPr>
            <w:rFonts w:ascii="Times New Roman" w:hAnsi="Times New Roman"/>
          </w:rPr>
          <w:delText>所以</w:delText>
        </w:r>
        <w:r w:rsidR="00CA78D3" w:rsidDel="006E7F91">
          <w:rPr>
            <w:rFonts w:ascii="Times New Roman" w:hAnsi="Times New Roman" w:hint="eastAsia"/>
          </w:rPr>
          <w:delText>，</w:delText>
        </w:r>
        <w:r w:rsidRPr="00301E4F" w:rsidDel="006E7F91">
          <w:rPr>
            <w:rFonts w:ascii="Times New Roman" w:hAnsi="Times New Roman"/>
          </w:rPr>
          <w:delText>这个整数</w:delText>
        </w:r>
        <w:r w:rsidRPr="00301E4F" w:rsidDel="006E7F91">
          <w:rPr>
            <w:rFonts w:ascii="Times New Roman" w:hAnsi="Times New Roman"/>
            <w:i/>
          </w:rPr>
          <w:delText>x</w:delText>
        </w:r>
        <w:r w:rsidRPr="00301E4F" w:rsidDel="006E7F91">
          <w:rPr>
            <w:rFonts w:ascii="Times New Roman" w:hAnsi="Times New Roman"/>
          </w:rPr>
          <w:delText>满足</w:delText>
        </w:r>
        <w:r w:rsidR="00910D29" w:rsidRPr="00301E4F" w:rsidDel="006E7F91">
          <w:rPr>
            <w:rFonts w:ascii="Times New Roman" w:hAnsi="Times New Roman"/>
          </w:rPr>
          <w:delText>同余方程</w:delText>
        </w:r>
      </w:del>
    </w:p>
    <w:p w14:paraId="3DB8CB4F" w14:textId="7DD73404" w:rsidR="00342265" w:rsidRPr="00301E4F" w:rsidDel="006E7F91" w:rsidRDefault="00342265">
      <w:pPr>
        <w:snapToGrid w:val="0"/>
        <w:spacing w:line="360" w:lineRule="auto"/>
        <w:ind w:firstLineChars="450" w:firstLine="945"/>
        <w:contextualSpacing/>
        <w:jc w:val="left"/>
        <w:rPr>
          <w:del w:id="530" w:author="zhengping jin" w:date="2024-08-07T06:36:00Z" w16du:dateUtc="2024-08-06T22:36:00Z"/>
          <w:rFonts w:ascii="Times New Roman" w:hAnsi="Times New Roman"/>
        </w:rPr>
        <w:pPrChange w:id="531" w:author="zhengping jin" w:date="2024-08-07T06:36:00Z" w16du:dateUtc="2024-08-06T22:36:00Z">
          <w:pPr>
            <w:snapToGrid w:val="0"/>
            <w:spacing w:line="360" w:lineRule="auto"/>
            <w:jc w:val="center"/>
          </w:pPr>
        </w:pPrChange>
      </w:pPr>
      <w:del w:id="532" w:author="zhengping jin" w:date="2024-08-07T06:36:00Z" w16du:dateUtc="2024-08-06T22:36:00Z">
        <w:r w:rsidRPr="00301E4F" w:rsidDel="006E7F91">
          <w:rPr>
            <w:rFonts w:ascii="Times New Roman" w:hAnsi="Times New Roman"/>
            <w:noProof/>
            <w:position w:val="-12"/>
          </w:rPr>
          <w:drawing>
            <wp:inline distT="0" distB="0" distL="0" distR="0" wp14:anchorId="2B74D9F7" wp14:editId="2623BDC3">
              <wp:extent cx="2412365" cy="239395"/>
              <wp:effectExtent l="0" t="0" r="6985" b="825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del>
    </w:p>
    <w:p w14:paraId="755C6C2A" w14:textId="176D6F39" w:rsidR="00342265" w:rsidRPr="00301E4F" w:rsidDel="006E7F91" w:rsidRDefault="000E3B13">
      <w:pPr>
        <w:snapToGrid w:val="0"/>
        <w:spacing w:line="360" w:lineRule="auto"/>
        <w:ind w:firstLineChars="450" w:firstLine="945"/>
        <w:contextualSpacing/>
        <w:jc w:val="left"/>
        <w:rPr>
          <w:del w:id="533" w:author="zhengping jin" w:date="2024-08-07T06:37:00Z" w16du:dateUtc="2024-08-06T22:37:00Z"/>
          <w:rFonts w:ascii="Times New Roman" w:hAnsi="Times New Roman"/>
        </w:rPr>
        <w:pPrChange w:id="534" w:author="zhengping jin" w:date="2024-08-07T06:36:00Z" w16du:dateUtc="2024-08-06T22:36:00Z">
          <w:pPr>
            <w:snapToGrid w:val="0"/>
            <w:spacing w:line="360" w:lineRule="auto"/>
            <w:ind w:firstLineChars="600" w:firstLine="1260"/>
            <w:jc w:val="left"/>
          </w:pPr>
        </w:pPrChange>
      </w:pPr>
      <w:del w:id="535" w:author="zhengping jin" w:date="2024-08-07T06:36:00Z" w16du:dateUtc="2024-08-06T22:36:00Z">
        <w:r w:rsidDel="006E7F91">
          <w:rPr>
            <w:rFonts w:ascii="Times New Roman" w:hAnsi="Times New Roman" w:hint="eastAsia"/>
          </w:rPr>
          <w:delText>即</w:delText>
        </w:r>
        <w:r w:rsidR="00342265" w:rsidRPr="00301E4F" w:rsidDel="006E7F91">
          <w:rPr>
            <w:rFonts w:ascii="Times New Roman" w:hAnsi="Times New Roman"/>
          </w:rPr>
          <w:delText>，</w:delText>
        </w:r>
        <w:r w:rsidRPr="00301E4F" w:rsidDel="006E7F91">
          <w:rPr>
            <w:rFonts w:ascii="Times New Roman" w:hAnsi="Times New Roman"/>
            <w:noProof/>
            <w:position w:val="-12"/>
          </w:rPr>
          <w:drawing>
            <wp:inline distT="0" distB="0" distL="0" distR="0" wp14:anchorId="1EF93672" wp14:editId="59AA8921">
              <wp:extent cx="2412365" cy="239395"/>
              <wp:effectExtent l="0" t="0" r="6985" b="8255"/>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12365" cy="239395"/>
                      </a:xfrm>
                      <a:prstGeom prst="rect">
                        <a:avLst/>
                      </a:prstGeom>
                      <a:noFill/>
                      <a:ln>
                        <a:noFill/>
                      </a:ln>
                    </pic:spPr>
                  </pic:pic>
                </a:graphicData>
              </a:graphic>
            </wp:inline>
          </w:drawing>
        </w:r>
        <w:r w:rsidR="00342265" w:rsidRPr="000E3B13" w:rsidDel="006E7F91">
          <w:rPr>
            <w:rFonts w:ascii="Times New Roman" w:hAnsi="Times New Roman"/>
          </w:rPr>
          <w:delText>是</w:delText>
        </w:r>
        <w:r w:rsidR="00910D29" w:rsidRPr="000E3B13" w:rsidDel="006E7F91">
          <w:rPr>
            <w:rFonts w:ascii="Times New Roman" w:hAnsi="Times New Roman"/>
          </w:rPr>
          <w:delText>同余方程</w:delText>
        </w:r>
        <w:r w:rsidRPr="000E3B13" w:rsidDel="006E7F91">
          <w:rPr>
            <w:rFonts w:ascii="Times New Roman" w:hAnsi="Times New Roman" w:hint="eastAsia"/>
          </w:rPr>
          <w:delText>组</w:delText>
        </w:r>
        <w:r w:rsidRPr="000E3B13" w:rsidDel="006E7F91">
          <w:rPr>
            <w:rFonts w:ascii="Times New Roman" w:hAnsi="Times New Roman" w:hint="eastAsia"/>
          </w:rPr>
          <w:delText>(</w:delText>
        </w:r>
        <w:r w:rsidDel="006E7F91">
          <w:rPr>
            <w:rFonts w:ascii="Times New Roman" w:hAnsi="Times New Roman" w:hint="eastAsia"/>
          </w:rPr>
          <w:delText>式</w:delText>
        </w:r>
        <w:r w:rsidDel="006E7F91">
          <w:rPr>
            <w:rFonts w:ascii="Times New Roman" w:hAnsi="Times New Roman" w:hint="eastAsia"/>
          </w:rPr>
          <w:delText>3</w:delText>
        </w:r>
        <w:r w:rsidDel="006E7F91">
          <w:rPr>
            <w:rFonts w:ascii="Times New Roman" w:hAnsi="Times New Roman"/>
          </w:rPr>
          <w:delText>.2.3)</w:delText>
        </w:r>
        <w:r w:rsidR="00342265" w:rsidRPr="00301E4F" w:rsidDel="006E7F91">
          <w:rPr>
            <w:rFonts w:ascii="Times New Roman" w:hAnsi="Times New Roman"/>
          </w:rPr>
          <w:delText>解</w:delText>
        </w:r>
        <w:r w:rsidR="00342265" w:rsidRPr="00301E4F" w:rsidDel="006E7F91">
          <w:rPr>
            <w:rFonts w:ascii="Times New Roman" w:hAnsi="Times New Roman"/>
          </w:rPr>
          <w:delText>.</w:delText>
        </w:r>
      </w:del>
    </w:p>
    <w:p w14:paraId="75AE789F" w14:textId="2FC31692" w:rsidR="00342265" w:rsidDel="006E7F91" w:rsidRDefault="00342265" w:rsidP="00342265">
      <w:pPr>
        <w:snapToGrid w:val="0"/>
        <w:spacing w:line="360" w:lineRule="auto"/>
        <w:contextualSpacing/>
        <w:jc w:val="left"/>
        <w:rPr>
          <w:del w:id="536" w:author="zhengping jin" w:date="2024-08-07T06:38:00Z" w16du:dateUtc="2024-08-06T22:38:00Z"/>
          <w:rFonts w:ascii="Times New Roman" w:hAnsi="Times New Roman"/>
          <w:b/>
        </w:rPr>
      </w:pPr>
    </w:p>
    <w:p w14:paraId="3A908A51" w14:textId="5A1BACEE" w:rsidR="000E3B13" w:rsidRPr="000E3B13" w:rsidDel="006E7F91" w:rsidRDefault="000E3B13" w:rsidP="000E3B13">
      <w:pPr>
        <w:snapToGrid w:val="0"/>
        <w:spacing w:line="360" w:lineRule="auto"/>
        <w:ind w:firstLineChars="200" w:firstLine="420"/>
        <w:jc w:val="left"/>
        <w:rPr>
          <w:del w:id="537" w:author="zhengping jin" w:date="2024-08-07T06:43:00Z" w16du:dateUtc="2024-08-06T22:43:00Z"/>
          <w:rFonts w:ascii="Times New Roman" w:hAnsi="Times New Roman"/>
          <w:b/>
          <w:szCs w:val="21"/>
        </w:rPr>
      </w:pPr>
      <w:del w:id="538" w:author="zhengping jin" w:date="2024-08-07T06:43:00Z" w16du:dateUtc="2024-08-06T22:43:00Z">
        <w:r w:rsidRPr="000E3B13" w:rsidDel="006E7F91">
          <w:rPr>
            <w:rFonts w:ascii="Times New Roman" w:hAnsi="Times New Roman" w:hint="eastAsia"/>
            <w:b/>
            <w:szCs w:val="21"/>
          </w:rPr>
          <w:delText>此外，用递归的方法给出中国剩余定理的证明</w:delText>
        </w:r>
      </w:del>
    </w:p>
    <w:p w14:paraId="51FA2FA6" w14:textId="3BE29F6D" w:rsidR="000E3B13" w:rsidRPr="00301E4F" w:rsidRDefault="000E3B13" w:rsidP="000E3B13">
      <w:pPr>
        <w:snapToGrid w:val="0"/>
        <w:spacing w:line="360" w:lineRule="auto"/>
        <w:ind w:firstLineChars="350" w:firstLine="735"/>
        <w:contextualSpacing/>
        <w:jc w:val="left"/>
        <w:rPr>
          <w:rFonts w:ascii="Times New Roman" w:hAnsi="Times New Roman"/>
        </w:rPr>
      </w:pPr>
      <w:del w:id="539" w:author="zhengping jin" w:date="2024-08-07T06:43:00Z" w16du:dateUtc="2024-08-06T22:43:00Z">
        <w:r w:rsidRPr="00301E4F" w:rsidDel="006E7F91">
          <w:rPr>
            <w:rFonts w:ascii="Times New Roman" w:hAnsi="Times New Roman"/>
            <w:b/>
          </w:rPr>
          <w:delText>证</w:delText>
        </w:r>
        <w:r w:rsidRPr="00301E4F" w:rsidDel="006E7F91">
          <w:rPr>
            <w:rFonts w:ascii="Times New Roman" w:hAnsi="Times New Roman" w:hint="eastAsia"/>
            <w:b/>
          </w:rPr>
          <w:delText xml:space="preserve"> </w:delText>
        </w:r>
        <w:r w:rsidRPr="00301E4F" w:rsidDel="006E7F91">
          <w:rPr>
            <w:rFonts w:ascii="Times New Roman" w:hAnsi="Times New Roman"/>
            <w:b/>
          </w:rPr>
          <w:delText xml:space="preserve"> </w:delText>
        </w:r>
        <w:r w:rsidRPr="00301E4F" w:rsidDel="006E7F91">
          <w:rPr>
            <w:rFonts w:ascii="Times New Roman" w:hAnsi="Times New Roman"/>
          </w:rPr>
          <w:delText>归纳构造同余方程组的解</w:delText>
        </w:r>
        <w:r w:rsidRPr="00301E4F" w:rsidDel="006E7F91">
          <w:rPr>
            <w:rFonts w:ascii="Times New Roman" w:hAnsi="Times New Roman"/>
          </w:rPr>
          <w:delText>.</w:delText>
        </w:r>
      </w:del>
      <w:ins w:id="540" w:author="zhengping jin" w:date="2024-08-07T06:43:00Z" w16du:dateUtc="2024-08-06T22:43:00Z">
        <w:r w:rsidR="006E7F91" w:rsidRPr="005B6C5D">
          <w:rPr>
            <w:rFonts w:ascii="Times New Roman" w:hAnsi="Times New Roman" w:cs="Times New Roman"/>
            <w:bCs/>
          </w:rPr>
          <w:t>（</w:t>
        </w:r>
        <w:r w:rsidR="006E7F91" w:rsidRPr="005B6C5D">
          <w:rPr>
            <w:rFonts w:ascii="Times New Roman" w:hAnsi="Times New Roman" w:cs="Times New Roman"/>
            <w:bCs/>
            <w:i/>
            <w:iCs/>
          </w:rPr>
          <w:t>i</w:t>
        </w:r>
      </w:ins>
      <w:ins w:id="541" w:author="zhengping jin" w:date="2024-08-07T06:44:00Z" w16du:dateUtc="2024-08-06T22:44:00Z">
        <w:r w:rsidR="006E7F91">
          <w:rPr>
            <w:rFonts w:ascii="Times New Roman" w:hAnsi="Times New Roman" w:cs="Times New Roman" w:hint="eastAsia"/>
            <w:bCs/>
            <w:i/>
            <w:iCs/>
          </w:rPr>
          <w:t>i</w:t>
        </w:r>
      </w:ins>
      <w:ins w:id="542" w:author="zhengping jin" w:date="2024-08-07T06:43:00Z" w16du:dateUtc="2024-08-06T22:43:00Z">
        <w:r w:rsidR="006E7F91" w:rsidRPr="005B6C5D">
          <w:rPr>
            <w:rFonts w:ascii="Times New Roman" w:hAnsi="Times New Roman" w:cs="Times New Roman"/>
            <w:bCs/>
          </w:rPr>
          <w:t>）</w:t>
        </w:r>
      </w:ins>
      <w:ins w:id="543" w:author="zhengping jin" w:date="2024-08-07T06:44:00Z" w16du:dateUtc="2024-08-06T22:44:00Z">
        <w:r w:rsidR="006E7F91">
          <w:rPr>
            <w:rFonts w:ascii="Times New Roman" w:hAnsi="Times New Roman" w:cs="Times New Roman" w:hint="eastAsia"/>
            <w:bCs/>
          </w:rPr>
          <w:t>递归</w:t>
        </w:r>
      </w:ins>
      <w:ins w:id="544" w:author="zhengping jin" w:date="2024-08-07T06:43:00Z" w16du:dateUtc="2024-08-06T22:43:00Z">
        <w:r w:rsidR="006E7F91">
          <w:rPr>
            <w:rFonts w:ascii="Times New Roman" w:hAnsi="Times New Roman" w:cs="Times New Roman" w:hint="eastAsia"/>
            <w:bCs/>
          </w:rPr>
          <w:t>法证明</w:t>
        </w:r>
        <w:r w:rsidR="006E7F91">
          <w:rPr>
            <w:rFonts w:ascii="Times New Roman" w:hAnsi="Times New Roman" w:cs="Times New Roman" w:hint="eastAsia"/>
            <w:bCs/>
          </w:rPr>
          <w:t>.</w:t>
        </w:r>
      </w:ins>
    </w:p>
    <w:p w14:paraId="7AD68734" w14:textId="1F1E2AC8" w:rsidR="000E3B13" w:rsidRPr="00301E4F" w:rsidRDefault="000E3B13" w:rsidP="000E3B13">
      <w:pPr>
        <w:snapToGrid w:val="0"/>
        <w:spacing w:line="360" w:lineRule="auto"/>
        <w:ind w:firstLineChars="600" w:firstLine="1260"/>
        <w:contextualSpacing/>
        <w:jc w:val="left"/>
        <w:rPr>
          <w:rFonts w:ascii="Times New Roman" w:hAnsi="Times New Roman"/>
        </w:rPr>
      </w:pPr>
      <w:r w:rsidRPr="00301E4F">
        <w:rPr>
          <w:rFonts w:ascii="Times New Roman" w:hAnsi="Times New Roman"/>
          <w:i/>
        </w:rPr>
        <w:t>k</w:t>
      </w:r>
      <w:r w:rsidRPr="00301E4F">
        <w:rPr>
          <w:rFonts w:ascii="Times New Roman" w:hAnsi="Times New Roman"/>
        </w:rPr>
        <w:t>=1</w:t>
      </w:r>
      <w:r w:rsidRPr="00301E4F">
        <w:rPr>
          <w:rFonts w:ascii="Times New Roman" w:hAnsi="Times New Roman"/>
        </w:rPr>
        <w:t>时，同余方程</w:t>
      </w:r>
      <w:r w:rsidRPr="00301E4F">
        <w:rPr>
          <w:rFonts w:ascii="Times New Roman" w:hAnsi="Times New Roman"/>
          <w:noProof/>
          <w:position w:val="-12"/>
        </w:rPr>
        <w:drawing>
          <wp:inline distT="0" distB="0" distL="0" distR="0" wp14:anchorId="6A73EC3F" wp14:editId="7C3B1B1A">
            <wp:extent cx="963930" cy="239395"/>
            <wp:effectExtent l="0" t="0" r="7620" b="825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963930" cy="239395"/>
                    </a:xfrm>
                    <a:prstGeom prst="rect">
                      <a:avLst/>
                    </a:prstGeom>
                    <a:noFill/>
                    <a:ln>
                      <a:noFill/>
                    </a:ln>
                  </pic:spPr>
                </pic:pic>
              </a:graphicData>
            </a:graphic>
          </wp:inline>
        </w:drawing>
      </w:r>
      <w:r w:rsidRPr="00301E4F">
        <w:rPr>
          <w:rFonts w:ascii="Times New Roman" w:hAnsi="Times New Roman"/>
        </w:rPr>
        <w:t>的解为</w:t>
      </w:r>
    </w:p>
    <w:p w14:paraId="130DBF3E" w14:textId="4C064937"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028BBC12" wp14:editId="45BAA953">
            <wp:extent cx="1230630" cy="239395"/>
            <wp:effectExtent l="0" t="0" r="7620" b="8255"/>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230630" cy="239395"/>
                    </a:xfrm>
                    <a:prstGeom prst="rect">
                      <a:avLst/>
                    </a:prstGeom>
                    <a:noFill/>
                    <a:ln>
                      <a:noFill/>
                    </a:ln>
                  </pic:spPr>
                </pic:pic>
              </a:graphicData>
            </a:graphic>
          </wp:inline>
        </w:drawing>
      </w:r>
      <w:ins w:id="545" w:author="zhengping jin" w:date="2024-08-07T06:44:00Z" w16du:dateUtc="2024-08-06T22:44:00Z">
        <w:r w:rsidR="0041661A">
          <w:rPr>
            <w:rFonts w:ascii="Times New Roman" w:hAnsi="Times New Roman" w:hint="eastAsia"/>
          </w:rPr>
          <w:t>.</w:t>
        </w:r>
      </w:ins>
    </w:p>
    <w:p w14:paraId="116E6FFD" w14:textId="77777777" w:rsidR="000E3B13" w:rsidRPr="00301E4F" w:rsidRDefault="000E3B13" w:rsidP="000E3B13">
      <w:pPr>
        <w:snapToGrid w:val="0"/>
        <w:spacing w:line="360" w:lineRule="auto"/>
        <w:ind w:firstLineChars="600" w:firstLine="1260"/>
        <w:contextualSpacing/>
        <w:jc w:val="left"/>
        <w:rPr>
          <w:rFonts w:ascii="Times New Roman" w:hAnsi="Times New Roman"/>
        </w:rPr>
      </w:pPr>
      <w:r w:rsidRPr="00301E4F">
        <w:rPr>
          <w:rFonts w:ascii="Times New Roman" w:hAnsi="Times New Roman"/>
          <w:i/>
        </w:rPr>
        <w:lastRenderedPageBreak/>
        <w:t>k</w:t>
      </w:r>
      <w:r w:rsidRPr="00301E4F">
        <w:rPr>
          <w:rFonts w:ascii="Times New Roman" w:hAnsi="Times New Roman"/>
        </w:rPr>
        <w:t>=2</w:t>
      </w:r>
      <w:r w:rsidRPr="00301E4F">
        <w:rPr>
          <w:rFonts w:ascii="Times New Roman" w:hAnsi="Times New Roman"/>
        </w:rPr>
        <w:t>时，原同余方程组等价于</w:t>
      </w:r>
    </w:p>
    <w:p w14:paraId="54CAF4CE" w14:textId="754CCD72" w:rsidR="000E3B13" w:rsidRPr="00301E4F" w:rsidRDefault="000E3B13" w:rsidP="000E3B13">
      <w:pPr>
        <w:snapToGrid w:val="0"/>
        <w:spacing w:line="360" w:lineRule="auto"/>
        <w:contextualSpacing/>
        <w:jc w:val="right"/>
        <w:rPr>
          <w:rFonts w:ascii="Times New Roman" w:hAnsi="Times New Roman"/>
        </w:rPr>
      </w:pPr>
      <w:r w:rsidRPr="00301E4F">
        <w:rPr>
          <w:rFonts w:ascii="Times New Roman" w:hAnsi="Times New Roman"/>
          <w:noProof/>
          <w:position w:val="-32"/>
        </w:rPr>
        <w:drawing>
          <wp:inline distT="0" distB="0" distL="0" distR="0" wp14:anchorId="24FEA422" wp14:editId="57EB61B3">
            <wp:extent cx="1181735" cy="48514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181735" cy="485140"/>
                    </a:xfrm>
                    <a:prstGeom prst="rect">
                      <a:avLst/>
                    </a:prstGeom>
                    <a:noFill/>
                    <a:ln>
                      <a:noFill/>
                    </a:ln>
                  </pic:spPr>
                </pic:pic>
              </a:graphicData>
            </a:graphic>
          </wp:inline>
        </w:drawing>
      </w:r>
      <w:r w:rsidRPr="00301E4F">
        <w:rPr>
          <w:rFonts w:ascii="Times New Roman" w:hAnsi="Times New Roman"/>
        </w:rPr>
        <w:t xml:space="preserve">                        </w:t>
      </w:r>
      <w:r w:rsidR="00297652" w:rsidRPr="0084476B">
        <w:rPr>
          <w:rFonts w:ascii="Times New Roman" w:hAnsi="Times New Roman"/>
        </w:rPr>
        <w:t xml:space="preserve"> </w:t>
      </w:r>
      <w:r w:rsidR="00297652">
        <w:rPr>
          <w:rFonts w:ascii="Times New Roman" w:hAnsi="Times New Roman" w:hint="eastAsia"/>
        </w:rPr>
        <w:t>(</w:t>
      </w:r>
      <w:del w:id="546" w:author="zhengping jin" w:date="2024-08-07T06:45:00Z" w16du:dateUtc="2024-08-06T22:45:00Z">
        <w:r w:rsidR="00297652" w:rsidDel="0041661A">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.2.4)</w:t>
      </w:r>
      <w:r w:rsidR="00297652" w:rsidRPr="00301E4F">
        <w:rPr>
          <w:rFonts w:ascii="Times New Roman" w:hAnsi="Times New Roman"/>
        </w:rPr>
        <w:t xml:space="preserve"> </w:t>
      </w:r>
    </w:p>
    <w:p w14:paraId="091E7003" w14:textId="688DDB12" w:rsidR="000E3B13" w:rsidRPr="00301E4F" w:rsidDel="00C46AA3" w:rsidRDefault="000E3B13">
      <w:pPr>
        <w:snapToGrid w:val="0"/>
        <w:spacing w:line="360" w:lineRule="auto"/>
        <w:ind w:leftChars="337" w:left="708" w:firstLineChars="270" w:firstLine="567"/>
        <w:contextualSpacing/>
        <w:jc w:val="left"/>
        <w:rPr>
          <w:del w:id="547" w:author="zhengping jin" w:date="2024-08-07T10:12:00Z" w16du:dateUtc="2024-08-07T02:12:00Z"/>
          <w:rFonts w:ascii="Times New Roman" w:hAnsi="Times New Roman"/>
          <w:position w:val="-12"/>
        </w:rPr>
        <w:pPrChange w:id="548" w:author="zhengping jin" w:date="2024-08-07T10:14:00Z" w16du:dateUtc="2024-08-07T02:14:00Z">
          <w:pPr>
            <w:snapToGrid w:val="0"/>
            <w:spacing w:line="360" w:lineRule="auto"/>
            <w:ind w:firstLineChars="700" w:firstLine="1470"/>
            <w:contextualSpacing/>
            <w:jc w:val="left"/>
          </w:pPr>
        </w:pPrChange>
      </w:pPr>
      <w:r w:rsidRPr="00301E4F">
        <w:rPr>
          <w:rFonts w:ascii="Times New Roman" w:hAnsi="Times New Roman"/>
        </w:rPr>
        <w:t>由</w:t>
      </w:r>
      <w:del w:id="549" w:author="zhengping jin" w:date="2024-08-07T06:46:00Z" w16du:dateUtc="2024-08-06T22:46:00Z">
        <w:r w:rsidR="00297652" w:rsidDel="0041661A">
          <w:rPr>
            <w:rFonts w:ascii="Times New Roman" w:hAnsi="Times New Roman" w:hint="eastAsia"/>
          </w:rPr>
          <w:delText>(</w:delText>
        </w:r>
      </w:del>
      <w:ins w:id="550" w:author="zhengping jin" w:date="2024-08-07T10:12:00Z" w16du:dateUtc="2024-08-07T02:12:00Z">
        <w:r w:rsidR="00C46AA3" w:rsidRPr="00C46AA3">
          <w:rPr>
            <w:rFonts w:ascii="Times New Roman" w:hAnsi="Times New Roman" w:hint="eastAsia"/>
          </w:rPr>
          <w:t>同余方程组</w:t>
        </w:r>
      </w:ins>
      <w:del w:id="551" w:author="zhengping jin" w:date="2024-08-07T10:11:00Z" w16du:dateUtc="2024-08-07T02:11:00Z">
        <w:r w:rsidR="00297652" w:rsidDel="00C46AA3">
          <w:rPr>
            <w:rFonts w:ascii="Times New Roman" w:hAnsi="Times New Roman" w:hint="eastAsia"/>
          </w:rPr>
          <w:delText>式</w:delText>
        </w:r>
      </w:del>
      <w:ins w:id="552" w:author="zhengping jin" w:date="2024-08-07T10:11:00Z" w16du:dateUtc="2024-08-07T02:11:00Z">
        <w:r w:rsidR="00C46AA3">
          <w:rPr>
            <w:rFonts w:ascii="Times New Roman" w:hAnsi="Times New Roman" w:hint="eastAsia"/>
          </w:rPr>
          <w:t>(</w:t>
        </w:r>
      </w:ins>
      <w:r w:rsidR="00297652">
        <w:rPr>
          <w:rFonts w:ascii="Times New Roman" w:hAnsi="Times New Roman" w:hint="eastAsia"/>
        </w:rPr>
        <w:t>3</w:t>
      </w:r>
      <w:r w:rsidR="00297652">
        <w:rPr>
          <w:rFonts w:ascii="Times New Roman" w:hAnsi="Times New Roman"/>
        </w:rPr>
        <w:t>.2.4</w:t>
      </w:r>
      <w:ins w:id="553" w:author="zhengping jin" w:date="2024-08-07T10:11:00Z" w16du:dateUtc="2024-08-07T02:11:00Z">
        <w:r w:rsidR="00C46AA3">
          <w:rPr>
            <w:rFonts w:ascii="Times New Roman" w:hAnsi="Times New Roman" w:hint="eastAsia"/>
          </w:rPr>
          <w:t>)</w:t>
        </w:r>
      </w:ins>
      <w:del w:id="554" w:author="zhengping jin" w:date="2024-08-07T06:46:00Z" w16du:dateUtc="2024-08-06T22:46:00Z">
        <w:r w:rsidR="00297652" w:rsidDel="0041661A">
          <w:rPr>
            <w:rFonts w:ascii="Times New Roman" w:hAnsi="Times New Roman"/>
          </w:rPr>
          <w:delText>)</w:delText>
        </w:r>
      </w:del>
      <w:r w:rsidRPr="00301E4F">
        <w:rPr>
          <w:rFonts w:ascii="Times New Roman" w:hAnsi="Times New Roman"/>
        </w:rPr>
        <w:t>的第一个同余方程有解</w:t>
      </w:r>
      <w:r w:rsidRPr="00301E4F">
        <w:rPr>
          <w:rFonts w:ascii="Times New Roman" w:hAnsi="Times New Roman"/>
          <w:noProof/>
          <w:position w:val="-12"/>
        </w:rPr>
        <w:drawing>
          <wp:inline distT="0" distB="0" distL="0" distR="0" wp14:anchorId="7C0FF673" wp14:editId="0B6EA599">
            <wp:extent cx="1245235" cy="239395"/>
            <wp:effectExtent l="0" t="0" r="0" b="8255"/>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245235" cy="239395"/>
                    </a:xfrm>
                    <a:prstGeom prst="rect">
                      <a:avLst/>
                    </a:prstGeom>
                    <a:noFill/>
                    <a:ln>
                      <a:noFill/>
                    </a:ln>
                  </pic:spPr>
                </pic:pic>
              </a:graphicData>
            </a:graphic>
          </wp:inline>
        </w:drawing>
      </w:r>
      <w:ins w:id="555" w:author="zhengping jin" w:date="2024-08-07T06:56:00Z" w16du:dateUtc="2024-08-06T22:56:00Z">
        <w:r w:rsidR="00FC3EB3">
          <w:rPr>
            <w:rFonts w:ascii="Times New Roman" w:hAnsi="Times New Roman" w:hint="eastAsia"/>
          </w:rPr>
          <w:t xml:space="preserve">, </w:t>
        </w:r>
        <w:r w:rsidR="00FC3EB3">
          <w:rPr>
            <w:rFonts w:ascii="Times New Roman" w:hAnsi="Times New Roman" w:hint="eastAsia"/>
          </w:rPr>
          <w:t>其中</w:t>
        </w:r>
        <w:r w:rsidR="00FC3EB3">
          <w:rPr>
            <w:rFonts w:ascii="Times New Roman" w:hAnsi="Times New Roman" w:hint="eastAsia"/>
          </w:rPr>
          <w:t xml:space="preserve"> </w:t>
        </w:r>
        <w:r w:rsidR="00FC3EB3" w:rsidRPr="00FC3EB3">
          <w:rPr>
            <w:rFonts w:ascii="Times New Roman" w:hAnsi="Times New Roman"/>
            <w:i/>
            <w:iCs/>
            <w:rPrChange w:id="556" w:author="zhengping jin" w:date="2024-08-07T06:56:00Z" w16du:dateUtc="2024-08-06T22:56:00Z">
              <w:rPr>
                <w:rFonts w:ascii="Times New Roman" w:hAnsi="Times New Roman"/>
              </w:rPr>
            </w:rPrChange>
          </w:rPr>
          <w:t>N</w:t>
        </w:r>
        <w:r w:rsidR="00FC3EB3" w:rsidRPr="00FC3EB3">
          <w:rPr>
            <w:rFonts w:ascii="Times New Roman" w:hAnsi="Times New Roman"/>
            <w:vertAlign w:val="subscript"/>
            <w:rPrChange w:id="557" w:author="zhengping jin" w:date="2024-08-07T06:56:00Z" w16du:dateUtc="2024-08-06T22:56:00Z">
              <w:rPr>
                <w:rFonts w:ascii="Times New Roman" w:hAnsi="Times New Roman"/>
              </w:rPr>
            </w:rPrChange>
          </w:rPr>
          <w:t>1</w:t>
        </w:r>
        <w:r w:rsidR="00FC3EB3">
          <w:rPr>
            <w:rFonts w:ascii="Times New Roman" w:hAnsi="Times New Roman" w:hint="eastAsia"/>
          </w:rPr>
          <w:t>=</w:t>
        </w:r>
        <w:r w:rsidR="00FC3EB3" w:rsidRPr="00FC3EB3">
          <w:rPr>
            <w:rFonts w:ascii="Times New Roman" w:hAnsi="Times New Roman"/>
            <w:i/>
            <w:iCs/>
            <w:rPrChange w:id="558" w:author="zhengping jin" w:date="2024-08-07T06:56:00Z" w16du:dateUtc="2024-08-06T22:56:00Z">
              <w:rPr>
                <w:rFonts w:ascii="Times New Roman" w:hAnsi="Times New Roman"/>
              </w:rPr>
            </w:rPrChange>
          </w:rPr>
          <w:t>m</w:t>
        </w:r>
        <w:r w:rsidR="00FC3EB3" w:rsidRPr="00FC3EB3">
          <w:rPr>
            <w:rFonts w:ascii="Times New Roman" w:hAnsi="Times New Roman"/>
            <w:vertAlign w:val="subscript"/>
            <w:rPrChange w:id="559" w:author="zhengping jin" w:date="2024-08-07T06:56:00Z" w16du:dateUtc="2024-08-06T22:56:00Z">
              <w:rPr>
                <w:rFonts w:ascii="Times New Roman" w:hAnsi="Times New Roman"/>
              </w:rPr>
            </w:rPrChange>
          </w:rPr>
          <w:t>1</w:t>
        </w:r>
      </w:ins>
      <w:ins w:id="560" w:author="zhengping jin" w:date="2024-08-07T10:12:00Z" w16du:dateUtc="2024-08-07T02:12:00Z">
        <w:r w:rsidR="00C46AA3">
          <w:rPr>
            <w:rFonts w:ascii="Times New Roman" w:hAnsi="Times New Roman" w:hint="eastAsia"/>
          </w:rPr>
          <w:t>，</w:t>
        </w:r>
      </w:ins>
    </w:p>
    <w:p w14:paraId="1220C180" w14:textId="4BD3BB50" w:rsidR="000E3B13" w:rsidRPr="00301E4F" w:rsidRDefault="000E3B13">
      <w:pPr>
        <w:snapToGrid w:val="0"/>
        <w:spacing w:line="360" w:lineRule="auto"/>
        <w:ind w:leftChars="337" w:left="708" w:firstLineChars="270" w:firstLine="567"/>
        <w:contextualSpacing/>
        <w:jc w:val="left"/>
        <w:rPr>
          <w:rFonts w:ascii="Times New Roman" w:hAnsi="Times New Roman"/>
        </w:rPr>
        <w:pPrChange w:id="561" w:author="zhengping jin" w:date="2024-10-08T10:47:00Z" w16du:dateUtc="2024-10-08T02:47:00Z">
          <w:pPr>
            <w:snapToGrid w:val="0"/>
            <w:spacing w:line="360" w:lineRule="auto"/>
            <w:ind w:firstLineChars="700" w:firstLine="1470"/>
            <w:contextualSpacing/>
            <w:jc w:val="left"/>
          </w:pPr>
        </w:pPrChange>
      </w:pPr>
      <w:del w:id="562" w:author="zhengping jin" w:date="2024-10-08T10:47:00Z" w16du:dateUtc="2024-10-08T02:47:00Z">
        <w:r w:rsidRPr="00301E4F" w:rsidDel="005752BD">
          <w:rPr>
            <w:rFonts w:ascii="Times New Roman" w:hAnsi="Times New Roman"/>
          </w:rPr>
          <w:delText>我们</w:delText>
        </w:r>
      </w:del>
      <w:r w:rsidRPr="00301E4F">
        <w:rPr>
          <w:rFonts w:ascii="Times New Roman" w:hAnsi="Times New Roman"/>
        </w:rPr>
        <w:t>可</w:t>
      </w:r>
      <w:del w:id="563" w:author="zhengping jin" w:date="2024-10-08T11:14:00Z" w16du:dateUtc="2024-10-08T03:14:00Z">
        <w:r w:rsidRPr="00301E4F" w:rsidDel="00696CD0">
          <w:rPr>
            <w:rFonts w:ascii="Times New Roman" w:hAnsi="Times New Roman"/>
          </w:rPr>
          <w:delText>以</w:delText>
        </w:r>
      </w:del>
      <w:r w:rsidRPr="00301E4F">
        <w:rPr>
          <w:rFonts w:ascii="Times New Roman" w:hAnsi="Times New Roman"/>
        </w:rPr>
        <w:t>将同余方程组的</w:t>
      </w:r>
      <w:proofErr w:type="gramStart"/>
      <w:r w:rsidRPr="00301E4F">
        <w:rPr>
          <w:rFonts w:ascii="Times New Roman" w:hAnsi="Times New Roman"/>
        </w:rPr>
        <w:t>解表示</w:t>
      </w:r>
      <w:proofErr w:type="gramEnd"/>
      <w:r w:rsidRPr="00301E4F">
        <w:rPr>
          <w:rFonts w:ascii="Times New Roman" w:hAnsi="Times New Roman"/>
        </w:rPr>
        <w:t>为（</w:t>
      </w:r>
      <w:r w:rsidRPr="00301E4F">
        <w:rPr>
          <w:rFonts w:ascii="Times New Roman" w:hAnsi="Times New Roman"/>
          <w:noProof/>
          <w:position w:val="-12"/>
        </w:rPr>
        <w:drawing>
          <wp:inline distT="0" distB="0" distL="0" distR="0" wp14:anchorId="2ED38FF6" wp14:editId="05469EBF">
            <wp:extent cx="168910" cy="239395"/>
            <wp:effectExtent l="0" t="0" r="2540" b="825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68910" cy="239395"/>
                    </a:xfrm>
                    <a:prstGeom prst="rect">
                      <a:avLst/>
                    </a:prstGeom>
                    <a:noFill/>
                    <a:ln>
                      <a:noFill/>
                    </a:ln>
                  </pic:spPr>
                </pic:pic>
              </a:graphicData>
            </a:graphic>
          </wp:inline>
        </w:drawing>
      </w:r>
      <w:ins w:id="564" w:author="zhengping jin" w:date="2024-10-08T10:47:00Z" w16du:dateUtc="2024-10-08T02:47:00Z">
        <w:r w:rsidR="005752BD">
          <w:rPr>
            <w:rFonts w:ascii="Times New Roman" w:hAnsi="Times New Roman" w:hint="eastAsia"/>
          </w:rPr>
          <w:t>为</w:t>
        </w:r>
      </w:ins>
      <w:r w:rsidRPr="00301E4F">
        <w:rPr>
          <w:rFonts w:ascii="Times New Roman" w:hAnsi="Times New Roman"/>
        </w:rPr>
        <w:t>待定参数）</w:t>
      </w:r>
      <w:r w:rsidRPr="00301E4F">
        <w:rPr>
          <w:rFonts w:ascii="Times New Roman" w:hAnsi="Times New Roman"/>
          <w:noProof/>
          <w:position w:val="-12"/>
        </w:rPr>
        <w:drawing>
          <wp:inline distT="0" distB="0" distL="0" distR="0" wp14:anchorId="0144B8B7" wp14:editId="446F0837">
            <wp:extent cx="802005" cy="239395"/>
            <wp:effectExtent l="0" t="0" r="0" b="825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802005" cy="239395"/>
                    </a:xfrm>
                    <a:prstGeom prst="rect">
                      <a:avLst/>
                    </a:prstGeom>
                    <a:noFill/>
                    <a:ln>
                      <a:noFill/>
                    </a:ln>
                  </pic:spPr>
                </pic:pic>
              </a:graphicData>
            </a:graphic>
          </wp:inline>
        </w:drawing>
      </w:r>
      <w:ins w:id="565" w:author="zhengping jin" w:date="2024-08-07T10:12:00Z" w16du:dateUtc="2024-08-07T02:12:00Z">
        <w:r w:rsidR="00C46AA3">
          <w:rPr>
            <w:rFonts w:ascii="Times New Roman" w:hAnsi="Times New Roman" w:hint="eastAsia"/>
          </w:rPr>
          <w:t>.</w:t>
        </w:r>
      </w:ins>
    </w:p>
    <w:p w14:paraId="0DAC075F" w14:textId="52D631C8" w:rsidR="000E3B13" w:rsidRPr="00301E4F" w:rsidRDefault="000E3B13" w:rsidP="000E3B13">
      <w:pPr>
        <w:snapToGrid w:val="0"/>
        <w:spacing w:line="360" w:lineRule="auto"/>
        <w:ind w:firstLineChars="700" w:firstLine="1470"/>
        <w:contextualSpacing/>
        <w:jc w:val="left"/>
        <w:rPr>
          <w:rFonts w:ascii="Times New Roman" w:hAnsi="Times New Roman"/>
        </w:rPr>
      </w:pPr>
      <w:r w:rsidRPr="00301E4F">
        <w:rPr>
          <w:rFonts w:ascii="Times New Roman" w:hAnsi="Times New Roman"/>
        </w:rPr>
        <w:t>将</w:t>
      </w:r>
      <w:r w:rsidRPr="00301E4F">
        <w:rPr>
          <w:rFonts w:ascii="Times New Roman" w:hAnsi="Times New Roman"/>
          <w:i/>
        </w:rPr>
        <w:t>x</w:t>
      </w:r>
      <w:r w:rsidRPr="00301E4F">
        <w:rPr>
          <w:rFonts w:ascii="Times New Roman" w:hAnsi="Times New Roman"/>
        </w:rPr>
        <w:t>代入同余方程组</w:t>
      </w:r>
      <w:r w:rsidR="00297652">
        <w:rPr>
          <w:rFonts w:ascii="Times New Roman" w:hAnsi="Times New Roman" w:hint="eastAsia"/>
        </w:rPr>
        <w:t>(</w:t>
      </w:r>
      <w:del w:id="566" w:author="zhengping jin" w:date="2024-08-07T10:11:00Z" w16du:dateUtc="2024-08-07T02:11:00Z">
        <w:r w:rsidR="00297652" w:rsidDel="00C46AA3">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.2.4)</w:t>
      </w:r>
      <w:r w:rsidRPr="00301E4F">
        <w:rPr>
          <w:rFonts w:ascii="Times New Roman" w:hAnsi="Times New Roman"/>
        </w:rPr>
        <w:t>的第二个同余方程，我们有</w:t>
      </w:r>
    </w:p>
    <w:p w14:paraId="1BA38003" w14:textId="77777777"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729B079C" wp14:editId="407FEAFA">
            <wp:extent cx="1449070" cy="239395"/>
            <wp:effectExtent l="0" t="0" r="0" b="825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49070" cy="239395"/>
                    </a:xfrm>
                    <a:prstGeom prst="rect">
                      <a:avLst/>
                    </a:prstGeom>
                    <a:noFill/>
                    <a:ln>
                      <a:noFill/>
                    </a:ln>
                  </pic:spPr>
                </pic:pic>
              </a:graphicData>
            </a:graphic>
          </wp:inline>
        </w:drawing>
      </w:r>
    </w:p>
    <w:p w14:paraId="6A72A4EA" w14:textId="77777777"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或</w:t>
      </w:r>
    </w:p>
    <w:p w14:paraId="4B2D9D31" w14:textId="3196EC65" w:rsidR="000E3B13" w:rsidRPr="00301E4F" w:rsidRDefault="000E3B13" w:rsidP="000E3B13">
      <w:pPr>
        <w:snapToGrid w:val="0"/>
        <w:spacing w:line="360" w:lineRule="auto"/>
        <w:contextualSpacing/>
        <w:jc w:val="right"/>
        <w:rPr>
          <w:rFonts w:ascii="Times New Roman" w:hAnsi="Times New Roman"/>
        </w:rPr>
      </w:pPr>
      <w:r w:rsidRPr="00301E4F">
        <w:rPr>
          <w:rFonts w:ascii="Times New Roman" w:hAnsi="Times New Roman"/>
          <w:noProof/>
          <w:position w:val="-12"/>
        </w:rPr>
        <w:drawing>
          <wp:inline distT="0" distB="0" distL="0" distR="0" wp14:anchorId="066643AD" wp14:editId="1C3F08EF">
            <wp:extent cx="1449070" cy="239395"/>
            <wp:effectExtent l="0" t="0" r="0" b="825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449070" cy="239395"/>
                    </a:xfrm>
                    <a:prstGeom prst="rect">
                      <a:avLst/>
                    </a:prstGeom>
                    <a:noFill/>
                    <a:ln>
                      <a:noFill/>
                    </a:ln>
                  </pic:spPr>
                </pic:pic>
              </a:graphicData>
            </a:graphic>
          </wp:inline>
        </w:drawing>
      </w:r>
      <w:r w:rsidRPr="00301E4F">
        <w:rPr>
          <w:rFonts w:ascii="Times New Roman" w:hAnsi="Times New Roman"/>
        </w:rPr>
        <w:t xml:space="preserve">                    </w:t>
      </w:r>
      <w:r w:rsidR="00297652" w:rsidRPr="0084476B">
        <w:rPr>
          <w:rFonts w:ascii="Times New Roman" w:hAnsi="Times New Roman"/>
        </w:rPr>
        <w:t xml:space="preserve"> </w:t>
      </w:r>
      <w:r w:rsidR="00297652">
        <w:rPr>
          <w:rFonts w:ascii="Times New Roman" w:hAnsi="Times New Roman" w:hint="eastAsia"/>
        </w:rPr>
        <w:t>(</w:t>
      </w:r>
      <w:del w:id="567" w:author="zhengping jin" w:date="2024-08-07T10:05:00Z" w16du:dateUtc="2024-08-07T02:05:00Z">
        <w:r w:rsidR="00297652" w:rsidDel="00C46AA3">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.2.5)</w:t>
      </w:r>
    </w:p>
    <w:p w14:paraId="2FF44821" w14:textId="05C4C5CA" w:rsidR="000E3B13" w:rsidRPr="00301E4F" w:rsidRDefault="000E3B13" w:rsidP="000E3B13">
      <w:pPr>
        <w:snapToGrid w:val="0"/>
        <w:spacing w:line="360" w:lineRule="auto"/>
        <w:ind w:firstLineChars="700" w:firstLine="1470"/>
        <w:contextualSpacing/>
        <w:jc w:val="left"/>
        <w:rPr>
          <w:rFonts w:ascii="Times New Roman" w:hAnsi="Times New Roman"/>
        </w:rPr>
      </w:pPr>
      <w:r w:rsidRPr="00301E4F">
        <w:rPr>
          <w:rFonts w:ascii="Times New Roman" w:hAnsi="Times New Roman"/>
        </w:rPr>
        <w:t>运用广义</w:t>
      </w:r>
      <w:del w:id="568" w:author="zhengping jin" w:date="2024-08-06T23:16:00Z" w16du:dateUtc="2024-08-06T15:16:00Z">
        <w:r w:rsidRPr="00301E4F" w:rsidDel="006254F3">
          <w:rPr>
            <w:rFonts w:ascii="Times New Roman" w:hAnsi="Times New Roman"/>
          </w:rPr>
          <w:delText>欧几里得</w:delText>
        </w:r>
      </w:del>
      <w:ins w:id="569" w:author="zhengping jin" w:date="2024-08-06T23:16:00Z" w16du:dateUtc="2024-08-06T15:16:00Z">
        <w:r w:rsidR="006254F3">
          <w:rPr>
            <w:rFonts w:ascii="Times New Roman" w:hAnsi="Times New Roman"/>
          </w:rPr>
          <w:t>欧几里德</w:t>
        </w:r>
      </w:ins>
      <w:r w:rsidRPr="00301E4F">
        <w:rPr>
          <w:rFonts w:ascii="Times New Roman" w:hAnsi="Times New Roman"/>
        </w:rPr>
        <w:t>除法，对整数</w:t>
      </w:r>
      <w:r w:rsidRPr="00301E4F">
        <w:rPr>
          <w:rFonts w:ascii="Times New Roman" w:hAnsi="Times New Roman"/>
          <w:noProof/>
          <w:position w:val="-12"/>
        </w:rPr>
        <w:drawing>
          <wp:inline distT="0" distB="0" distL="0" distR="0" wp14:anchorId="39467E6F" wp14:editId="606D3859">
            <wp:extent cx="189865" cy="239395"/>
            <wp:effectExtent l="0" t="0" r="635" b="8255"/>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89865" cy="239395"/>
                    </a:xfrm>
                    <a:prstGeom prst="rect">
                      <a:avLst/>
                    </a:prstGeom>
                    <a:noFill/>
                    <a:ln>
                      <a:noFill/>
                    </a:ln>
                  </pic:spPr>
                </pic:pic>
              </a:graphicData>
            </a:graphic>
          </wp:inline>
        </w:drawing>
      </w:r>
      <w:r w:rsidRPr="00301E4F">
        <w:rPr>
          <w:rFonts w:ascii="Times New Roman" w:hAnsi="Times New Roman"/>
        </w:rPr>
        <w:t>及模</w:t>
      </w:r>
      <w:r w:rsidRPr="00301E4F">
        <w:rPr>
          <w:rFonts w:ascii="Times New Roman" w:hAnsi="Times New Roman"/>
          <w:noProof/>
          <w:position w:val="-12"/>
        </w:rPr>
        <w:drawing>
          <wp:inline distT="0" distB="0" distL="0" distR="0" wp14:anchorId="591787DF" wp14:editId="76C4522C">
            <wp:extent cx="196850" cy="239395"/>
            <wp:effectExtent l="0" t="0" r="0" b="825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96850" cy="239395"/>
                    </a:xfrm>
                    <a:prstGeom prst="rect">
                      <a:avLst/>
                    </a:prstGeom>
                    <a:noFill/>
                    <a:ln>
                      <a:noFill/>
                    </a:ln>
                  </pic:spPr>
                </pic:pic>
              </a:graphicData>
            </a:graphic>
          </wp:inline>
        </w:drawing>
      </w:r>
      <w:r w:rsidRPr="00301E4F">
        <w:rPr>
          <w:rFonts w:ascii="Times New Roman" w:hAnsi="Times New Roman"/>
        </w:rPr>
        <w:t>，可求出整数</w:t>
      </w:r>
      <w:r w:rsidRPr="00301E4F">
        <w:rPr>
          <w:rFonts w:ascii="Times New Roman" w:hAnsi="Times New Roman"/>
          <w:noProof/>
          <w:position w:val="-12"/>
        </w:rPr>
        <w:drawing>
          <wp:inline distT="0" distB="0" distL="0" distR="0" wp14:anchorId="64914BDB" wp14:editId="351803B9">
            <wp:extent cx="260350" cy="239395"/>
            <wp:effectExtent l="0" t="0" r="6350" b="825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60350" cy="239395"/>
                    </a:xfrm>
                    <a:prstGeom prst="rect">
                      <a:avLst/>
                    </a:prstGeom>
                    <a:noFill/>
                    <a:ln>
                      <a:noFill/>
                    </a:ln>
                  </pic:spPr>
                </pic:pic>
              </a:graphicData>
            </a:graphic>
          </wp:inline>
        </w:drawing>
      </w:r>
      <w:r w:rsidRPr="00301E4F">
        <w:rPr>
          <w:rFonts w:ascii="Times New Roman" w:hAnsi="Times New Roman"/>
        </w:rPr>
        <w:t>使得</w:t>
      </w:r>
    </w:p>
    <w:p w14:paraId="497FDFF9" w14:textId="6A02E80A"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7553B103" wp14:editId="26BAB401">
            <wp:extent cx="1343660" cy="239395"/>
            <wp:effectExtent l="0" t="0" r="8890" b="8255"/>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343660" cy="239395"/>
                    </a:xfrm>
                    <a:prstGeom prst="rect">
                      <a:avLst/>
                    </a:prstGeom>
                    <a:noFill/>
                    <a:ln>
                      <a:noFill/>
                    </a:ln>
                  </pic:spPr>
                </pic:pic>
              </a:graphicData>
            </a:graphic>
          </wp:inline>
        </w:drawing>
      </w:r>
      <w:ins w:id="570" w:author="zhengping jin" w:date="2024-08-07T10:14:00Z" w16du:dateUtc="2024-08-07T02:14:00Z">
        <w:r w:rsidR="00C46AA3">
          <w:rPr>
            <w:rFonts w:ascii="Times New Roman" w:hAnsi="Times New Roman" w:hint="eastAsia"/>
          </w:rPr>
          <w:t>.</w:t>
        </w:r>
      </w:ins>
    </w:p>
    <w:p w14:paraId="6A96E54D" w14:textId="340E7DB9" w:rsidR="000E3B13" w:rsidRPr="00301E4F" w:rsidRDefault="000E3B13" w:rsidP="000E3B13">
      <w:pPr>
        <w:snapToGrid w:val="0"/>
        <w:spacing w:line="360" w:lineRule="auto"/>
        <w:ind w:firstLineChars="700" w:firstLine="1470"/>
        <w:contextualSpacing/>
        <w:jc w:val="left"/>
        <w:rPr>
          <w:rFonts w:ascii="Times New Roman" w:hAnsi="Times New Roman"/>
        </w:rPr>
      </w:pPr>
      <w:r w:rsidRPr="00301E4F">
        <w:rPr>
          <w:rFonts w:ascii="Times New Roman" w:hAnsi="Times New Roman"/>
        </w:rPr>
        <w:t>将</w:t>
      </w:r>
      <w:ins w:id="571" w:author="zhengping jin" w:date="2024-08-07T10:15:00Z" w16du:dateUtc="2024-08-07T02:15:00Z">
        <w:r w:rsidR="00C46AA3">
          <w:rPr>
            <w:rFonts w:ascii="Times New Roman" w:hAnsi="Times New Roman" w:hint="eastAsia"/>
          </w:rPr>
          <w:t>同余方程</w:t>
        </w:r>
      </w:ins>
      <w:del w:id="572" w:author="zhengping jin" w:date="2024-08-07T10:05:00Z" w16du:dateUtc="2024-08-07T02:05:00Z">
        <w:r w:rsidR="00297652" w:rsidDel="00C46AA3">
          <w:rPr>
            <w:rFonts w:ascii="Times New Roman" w:hAnsi="Times New Roman" w:hint="eastAsia"/>
          </w:rPr>
          <w:delText xml:space="preserve"> (</w:delText>
        </w:r>
      </w:del>
      <w:del w:id="573" w:author="zhengping jin" w:date="2024-08-07T10:14:00Z" w16du:dateUtc="2024-08-07T02:14:00Z">
        <w:r w:rsidR="00297652" w:rsidDel="00C46AA3">
          <w:rPr>
            <w:rFonts w:ascii="Times New Roman" w:hAnsi="Times New Roman" w:hint="eastAsia"/>
          </w:rPr>
          <w:delText>式</w:delText>
        </w:r>
      </w:del>
      <w:ins w:id="574" w:author="zhengping jin" w:date="2024-08-07T10:14:00Z" w16du:dateUtc="2024-08-07T02:14:00Z">
        <w:r w:rsidR="00C46AA3">
          <w:rPr>
            <w:rFonts w:ascii="Times New Roman" w:hAnsi="Times New Roman" w:hint="eastAsia"/>
          </w:rPr>
          <w:t>(</w:t>
        </w:r>
      </w:ins>
      <w:r w:rsidR="00297652">
        <w:rPr>
          <w:rFonts w:ascii="Times New Roman" w:hAnsi="Times New Roman" w:hint="eastAsia"/>
        </w:rPr>
        <w:t>3</w:t>
      </w:r>
      <w:r w:rsidR="00297652">
        <w:rPr>
          <w:rFonts w:ascii="Times New Roman" w:hAnsi="Times New Roman"/>
        </w:rPr>
        <w:t>.2.5</w:t>
      </w:r>
      <w:ins w:id="575" w:author="zhengping jin" w:date="2024-08-07T10:14:00Z" w16du:dateUtc="2024-08-07T02:14:00Z">
        <w:r w:rsidR="00C46AA3">
          <w:rPr>
            <w:rFonts w:ascii="Times New Roman" w:hAnsi="Times New Roman" w:hint="eastAsia"/>
          </w:rPr>
          <w:t>)</w:t>
        </w:r>
      </w:ins>
      <w:del w:id="576" w:author="zhengping jin" w:date="2024-08-07T10:05:00Z" w16du:dateUtc="2024-08-07T02:05:00Z">
        <w:r w:rsidR="00297652" w:rsidDel="00C46AA3">
          <w:rPr>
            <w:rFonts w:ascii="Times New Roman" w:hAnsi="Times New Roman"/>
          </w:rPr>
          <w:delText>)</w:delText>
        </w:r>
      </w:del>
      <w:r w:rsidRPr="00301E4F">
        <w:rPr>
          <w:rFonts w:ascii="Times New Roman" w:hAnsi="Times New Roman"/>
        </w:rPr>
        <w:t>的两端同乘</w:t>
      </w:r>
      <w:r w:rsidRPr="00301E4F">
        <w:rPr>
          <w:rFonts w:ascii="Times New Roman" w:hAnsi="Times New Roman"/>
          <w:noProof/>
          <w:position w:val="-12"/>
        </w:rPr>
        <w:drawing>
          <wp:inline distT="0" distB="0" distL="0" distR="0" wp14:anchorId="63986433" wp14:editId="6848F08F">
            <wp:extent cx="260350" cy="239395"/>
            <wp:effectExtent l="0" t="0" r="6350" b="825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60350" cy="239395"/>
                    </a:xfrm>
                    <a:prstGeom prst="rect">
                      <a:avLst/>
                    </a:prstGeom>
                    <a:noFill/>
                    <a:ln>
                      <a:noFill/>
                    </a:ln>
                  </pic:spPr>
                </pic:pic>
              </a:graphicData>
            </a:graphic>
          </wp:inline>
        </w:drawing>
      </w:r>
      <w:r w:rsidRPr="00301E4F">
        <w:rPr>
          <w:rFonts w:ascii="Times New Roman" w:hAnsi="Times New Roman"/>
        </w:rPr>
        <w:t>，</w:t>
      </w:r>
      <w:del w:id="577" w:author="zhengping jin" w:date="2024-10-08T11:14:00Z" w16du:dateUtc="2024-10-08T03:14:00Z">
        <w:r w:rsidRPr="00301E4F" w:rsidDel="00696CD0">
          <w:rPr>
            <w:rFonts w:ascii="Times New Roman" w:hAnsi="Times New Roman"/>
          </w:rPr>
          <w:delText>我们</w:delText>
        </w:r>
      </w:del>
      <w:r w:rsidRPr="00301E4F">
        <w:rPr>
          <w:rFonts w:ascii="Times New Roman" w:hAnsi="Times New Roman"/>
        </w:rPr>
        <w:t>有</w:t>
      </w:r>
      <w:r>
        <w:rPr>
          <w:rFonts w:ascii="Times New Roman" w:hAnsi="Times New Roman" w:hint="eastAsia"/>
        </w:rPr>
        <w:t xml:space="preserve"> </w:t>
      </w:r>
      <w:r w:rsidRPr="00301E4F">
        <w:rPr>
          <w:rFonts w:ascii="Times New Roman" w:hAnsi="Times New Roman"/>
          <w:noProof/>
          <w:position w:val="-12"/>
        </w:rPr>
        <w:drawing>
          <wp:inline distT="0" distB="0" distL="0" distR="0" wp14:anchorId="51419DB4" wp14:editId="5D4BD09D">
            <wp:extent cx="1610995" cy="239395"/>
            <wp:effectExtent l="0" t="0" r="8255" b="825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610995" cy="239395"/>
                    </a:xfrm>
                    <a:prstGeom prst="rect">
                      <a:avLst/>
                    </a:prstGeom>
                    <a:noFill/>
                    <a:ln>
                      <a:noFill/>
                    </a:ln>
                  </pic:spPr>
                </pic:pic>
              </a:graphicData>
            </a:graphic>
          </wp:inline>
        </w:drawing>
      </w:r>
      <w:ins w:id="578" w:author="zhengping jin" w:date="2024-08-07T10:15:00Z" w16du:dateUtc="2024-08-07T02:15:00Z">
        <w:r w:rsidR="00A93610">
          <w:rPr>
            <w:rFonts w:ascii="Times New Roman" w:hAnsi="Times New Roman" w:hint="eastAsia"/>
          </w:rPr>
          <w:t>.</w:t>
        </w:r>
      </w:ins>
    </w:p>
    <w:p w14:paraId="39E79902" w14:textId="6B5D0FFC" w:rsidR="000E3B13" w:rsidRPr="00301E4F" w:rsidRDefault="000E3B13" w:rsidP="000E3B13">
      <w:pPr>
        <w:snapToGrid w:val="0"/>
        <w:spacing w:line="360" w:lineRule="auto"/>
        <w:ind w:firstLineChars="700" w:firstLine="1470"/>
        <w:contextualSpacing/>
        <w:jc w:val="left"/>
        <w:rPr>
          <w:rFonts w:ascii="Times New Roman" w:hAnsi="Times New Roman"/>
        </w:rPr>
      </w:pPr>
      <w:r w:rsidRPr="00301E4F">
        <w:rPr>
          <w:rFonts w:ascii="Times New Roman" w:hAnsi="Times New Roman"/>
        </w:rPr>
        <w:t>故同余方程组</w:t>
      </w:r>
      <w:r w:rsidR="00297652">
        <w:rPr>
          <w:rFonts w:ascii="Times New Roman" w:hAnsi="Times New Roman" w:hint="eastAsia"/>
        </w:rPr>
        <w:t>(</w:t>
      </w:r>
      <w:del w:id="579" w:author="zhengping jin" w:date="2024-08-07T10:15:00Z" w16du:dateUtc="2024-08-07T02:15:00Z">
        <w:r w:rsidR="00297652" w:rsidDel="00A93610">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.2.4)</w:t>
      </w:r>
      <w:r w:rsidRPr="00301E4F">
        <w:rPr>
          <w:rFonts w:ascii="Times New Roman" w:hAnsi="Times New Roman"/>
        </w:rPr>
        <w:t>的解为</w:t>
      </w:r>
    </w:p>
    <w:p w14:paraId="04E5B9FF" w14:textId="09DA8A28"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408F0927" wp14:editId="4A5EE925">
            <wp:extent cx="3059430" cy="239395"/>
            <wp:effectExtent l="0" t="0" r="7620" b="825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059430" cy="239395"/>
                    </a:xfrm>
                    <a:prstGeom prst="rect">
                      <a:avLst/>
                    </a:prstGeom>
                    <a:noFill/>
                    <a:ln>
                      <a:noFill/>
                    </a:ln>
                  </pic:spPr>
                </pic:pic>
              </a:graphicData>
            </a:graphic>
          </wp:inline>
        </w:drawing>
      </w:r>
      <w:ins w:id="580" w:author="zhengping jin" w:date="2024-08-07T10:15:00Z" w16du:dateUtc="2024-08-07T02:15:00Z">
        <w:r w:rsidR="00A93610">
          <w:rPr>
            <w:rFonts w:ascii="Times New Roman" w:hAnsi="Times New Roman" w:hint="eastAsia"/>
          </w:rPr>
          <w:t>.</w:t>
        </w:r>
      </w:ins>
    </w:p>
    <w:p w14:paraId="7C1D1E0F" w14:textId="1C63DD24" w:rsidR="000E3B13" w:rsidRPr="00301E4F" w:rsidRDefault="000E3B13" w:rsidP="000E3B13">
      <w:pPr>
        <w:snapToGrid w:val="0"/>
        <w:spacing w:line="360" w:lineRule="auto"/>
        <w:ind w:firstLineChars="600" w:firstLine="1260"/>
        <w:contextualSpacing/>
        <w:jc w:val="left"/>
        <w:rPr>
          <w:rFonts w:ascii="Times New Roman" w:hAnsi="Times New Roman"/>
        </w:rPr>
      </w:pPr>
      <w:r w:rsidRPr="00301E4F">
        <w:rPr>
          <w:rFonts w:ascii="Times New Roman" w:hAnsi="Times New Roman"/>
        </w:rPr>
        <w:t>假设</w:t>
      </w:r>
      <w:r w:rsidRPr="00301E4F">
        <w:rPr>
          <w:rFonts w:ascii="Times New Roman" w:hAnsi="Times New Roman"/>
          <w:noProof/>
          <w:position w:val="-10"/>
        </w:rPr>
        <w:drawing>
          <wp:inline distT="0" distB="0" distL="0" distR="0" wp14:anchorId="36231153" wp14:editId="7A5C71AB">
            <wp:extent cx="647065" cy="196850"/>
            <wp:effectExtent l="0" t="0" r="635"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647065" cy="196850"/>
                    </a:xfrm>
                    <a:prstGeom prst="rect">
                      <a:avLst/>
                    </a:prstGeom>
                    <a:noFill/>
                    <a:ln>
                      <a:noFill/>
                    </a:ln>
                  </pic:spPr>
                </pic:pic>
              </a:graphicData>
            </a:graphic>
          </wp:inline>
        </w:drawing>
      </w:r>
      <w:r w:rsidRPr="00301E4F">
        <w:rPr>
          <w:rFonts w:ascii="Times New Roman" w:hAnsi="Times New Roman"/>
        </w:rPr>
        <w:t>时，</w:t>
      </w:r>
      <w:del w:id="581" w:author="zhengping jin" w:date="2024-08-07T10:18:00Z" w16du:dateUtc="2024-08-07T02:18:00Z">
        <w:r w:rsidRPr="00301E4F" w:rsidDel="00240647">
          <w:rPr>
            <w:rFonts w:ascii="Times New Roman" w:hAnsi="Times New Roman"/>
          </w:rPr>
          <w:delText>命题</w:delText>
        </w:r>
      </w:del>
      <w:ins w:id="582" w:author="zhengping jin" w:date="2024-08-07T10:18:00Z" w16du:dateUtc="2024-08-07T02:18:00Z">
        <w:r w:rsidR="00240647">
          <w:rPr>
            <w:rFonts w:ascii="Times New Roman" w:hAnsi="Times New Roman" w:hint="eastAsia"/>
          </w:rPr>
          <w:t>结论</w:t>
        </w:r>
      </w:ins>
      <w:r w:rsidRPr="00301E4F">
        <w:rPr>
          <w:rFonts w:ascii="Times New Roman" w:hAnsi="Times New Roman"/>
        </w:rPr>
        <w:t>成立，即</w:t>
      </w:r>
    </w:p>
    <w:p w14:paraId="04172F06" w14:textId="77777777"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50"/>
        </w:rPr>
        <w:drawing>
          <wp:inline distT="0" distB="0" distL="0" distR="0" wp14:anchorId="4781A921" wp14:editId="54422224">
            <wp:extent cx="1322070" cy="717550"/>
            <wp:effectExtent l="0" t="0" r="0" b="635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322070" cy="717550"/>
                    </a:xfrm>
                    <a:prstGeom prst="rect">
                      <a:avLst/>
                    </a:prstGeom>
                    <a:noFill/>
                    <a:ln>
                      <a:noFill/>
                    </a:ln>
                  </pic:spPr>
                </pic:pic>
              </a:graphicData>
            </a:graphic>
          </wp:inline>
        </w:drawing>
      </w:r>
    </w:p>
    <w:p w14:paraId="55C81C54" w14:textId="04BB505F"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有解</w:t>
      </w:r>
      <w:r w:rsidRPr="00301E4F">
        <w:rPr>
          <w:rFonts w:ascii="Times New Roman" w:hAnsi="Times New Roman"/>
          <w:noProof/>
          <w:position w:val="-12"/>
        </w:rPr>
        <w:drawing>
          <wp:inline distT="0" distB="0" distL="0" distR="0" wp14:anchorId="0824A00A" wp14:editId="001C54C3">
            <wp:extent cx="1435100" cy="239395"/>
            <wp:effectExtent l="0" t="0" r="0" b="825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435100" cy="239395"/>
                    </a:xfrm>
                    <a:prstGeom prst="rect">
                      <a:avLst/>
                    </a:prstGeom>
                    <a:noFill/>
                    <a:ln>
                      <a:noFill/>
                    </a:ln>
                  </pic:spPr>
                </pic:pic>
              </a:graphicData>
            </a:graphic>
          </wp:inline>
        </w:drawing>
      </w:r>
      <w:ins w:id="583" w:author="zhengping jin" w:date="2024-08-07T10:15:00Z" w16du:dateUtc="2024-08-07T02:15:00Z">
        <w:r w:rsidR="00240647">
          <w:rPr>
            <w:rFonts w:ascii="Times New Roman" w:hAnsi="Times New Roman" w:hint="eastAsia"/>
          </w:rPr>
          <w:t>.</w:t>
        </w:r>
      </w:ins>
    </w:p>
    <w:p w14:paraId="78F39934" w14:textId="77777777" w:rsidR="000E3B13" w:rsidRPr="00301E4F" w:rsidRDefault="000E3B13" w:rsidP="000E3B13">
      <w:pPr>
        <w:snapToGrid w:val="0"/>
        <w:spacing w:line="360" w:lineRule="auto"/>
        <w:ind w:firstLineChars="600" w:firstLine="1260"/>
        <w:contextualSpacing/>
        <w:jc w:val="left"/>
        <w:rPr>
          <w:rFonts w:ascii="Times New Roman" w:hAnsi="Times New Roman"/>
        </w:rPr>
      </w:pPr>
      <w:r w:rsidRPr="00301E4F">
        <w:rPr>
          <w:rFonts w:ascii="Times New Roman" w:hAnsi="Times New Roman"/>
        </w:rPr>
        <w:t>对于</w:t>
      </w:r>
      <w:proofErr w:type="spellStart"/>
      <w:r w:rsidRPr="000E3B13">
        <w:rPr>
          <w:rFonts w:ascii="Times New Roman" w:hAnsi="Times New Roman"/>
          <w:i/>
        </w:rPr>
        <w:t>i</w:t>
      </w:r>
      <w:proofErr w:type="spellEnd"/>
      <w:r w:rsidRPr="00301E4F">
        <w:rPr>
          <w:rFonts w:ascii="Times New Roman" w:hAnsi="Times New Roman"/>
        </w:rPr>
        <w:t>，同余方程组</w:t>
      </w:r>
    </w:p>
    <w:p w14:paraId="3449662A" w14:textId="77777777"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50"/>
        </w:rPr>
        <w:drawing>
          <wp:inline distT="0" distB="0" distL="0" distR="0" wp14:anchorId="59EC67FF" wp14:editId="5D5E9374">
            <wp:extent cx="1153795" cy="717550"/>
            <wp:effectExtent l="0" t="0" r="8255" b="635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153795" cy="717550"/>
                    </a:xfrm>
                    <a:prstGeom prst="rect">
                      <a:avLst/>
                    </a:prstGeom>
                    <a:noFill/>
                    <a:ln>
                      <a:noFill/>
                    </a:ln>
                  </pic:spPr>
                </pic:pic>
              </a:graphicData>
            </a:graphic>
          </wp:inline>
        </w:drawing>
      </w:r>
    </w:p>
    <w:p w14:paraId="7EE11FE9" w14:textId="77777777"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等价于同余方程组</w:t>
      </w:r>
    </w:p>
    <w:p w14:paraId="1D9238DD" w14:textId="36E0289C" w:rsidR="000E3B13" w:rsidRPr="00301E4F" w:rsidRDefault="000E3B13" w:rsidP="000E3B13">
      <w:pPr>
        <w:snapToGrid w:val="0"/>
        <w:spacing w:line="360" w:lineRule="auto"/>
        <w:contextualSpacing/>
        <w:jc w:val="right"/>
        <w:rPr>
          <w:rFonts w:ascii="Times New Roman" w:hAnsi="Times New Roman"/>
        </w:rPr>
      </w:pPr>
      <w:r w:rsidRPr="00301E4F">
        <w:rPr>
          <w:rFonts w:ascii="Times New Roman" w:hAnsi="Times New Roman"/>
          <w:noProof/>
          <w:position w:val="-32"/>
        </w:rPr>
        <w:drawing>
          <wp:inline distT="0" distB="0" distL="0" distR="0" wp14:anchorId="104BADFF" wp14:editId="425ED5D8">
            <wp:extent cx="1343660" cy="485140"/>
            <wp:effectExtent l="0" t="0" r="889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343660" cy="485140"/>
                    </a:xfrm>
                    <a:prstGeom prst="rect">
                      <a:avLst/>
                    </a:prstGeom>
                    <a:noFill/>
                    <a:ln>
                      <a:noFill/>
                    </a:ln>
                  </pic:spPr>
                </pic:pic>
              </a:graphicData>
            </a:graphic>
          </wp:inline>
        </w:drawing>
      </w:r>
      <w:r w:rsidRPr="00301E4F">
        <w:rPr>
          <w:rFonts w:ascii="Times New Roman" w:hAnsi="Times New Roman"/>
        </w:rPr>
        <w:t xml:space="preserve">                     </w:t>
      </w:r>
      <w:r w:rsidR="00297652" w:rsidRPr="0084476B">
        <w:rPr>
          <w:rFonts w:ascii="Times New Roman" w:hAnsi="Times New Roman"/>
        </w:rPr>
        <w:t xml:space="preserve"> </w:t>
      </w:r>
      <w:r w:rsidR="00297652">
        <w:rPr>
          <w:rFonts w:ascii="Times New Roman" w:hAnsi="Times New Roman" w:hint="eastAsia"/>
        </w:rPr>
        <w:t>(</w:t>
      </w:r>
      <w:del w:id="584" w:author="zhengping jin" w:date="2024-08-07T10:15:00Z" w16du:dateUtc="2024-08-07T02:15:00Z">
        <w:r w:rsidR="00297652" w:rsidDel="00240647">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.2.6)</w:t>
      </w:r>
    </w:p>
    <w:p w14:paraId="36D3F484" w14:textId="26A4719C" w:rsidR="000E3B13" w:rsidRDefault="000E3B13" w:rsidP="00297652">
      <w:pPr>
        <w:snapToGrid w:val="0"/>
        <w:spacing w:line="360" w:lineRule="auto"/>
        <w:ind w:leftChars="800" w:left="3570" w:hangingChars="900" w:hanging="1890"/>
        <w:contextualSpacing/>
        <w:jc w:val="left"/>
        <w:rPr>
          <w:rFonts w:ascii="Times New Roman" w:hAnsi="Times New Roman"/>
        </w:rPr>
      </w:pPr>
      <w:r w:rsidRPr="00301E4F">
        <w:rPr>
          <w:rFonts w:ascii="Times New Roman" w:hAnsi="Times New Roman"/>
        </w:rPr>
        <w:t>类似于</w:t>
      </w:r>
      <w:r w:rsidRPr="00297652">
        <w:rPr>
          <w:rFonts w:ascii="Times New Roman" w:hAnsi="Times New Roman"/>
          <w:i/>
        </w:rPr>
        <w:t>k</w:t>
      </w:r>
      <w:r w:rsidRPr="00301E4F">
        <w:rPr>
          <w:rFonts w:ascii="Times New Roman" w:hAnsi="Times New Roman"/>
        </w:rPr>
        <w:t>=2</w:t>
      </w:r>
      <w:r w:rsidRPr="00301E4F">
        <w:rPr>
          <w:rFonts w:ascii="Times New Roman" w:hAnsi="Times New Roman"/>
        </w:rPr>
        <w:t>的情形，由</w:t>
      </w:r>
      <w:ins w:id="585" w:author="zhengping jin" w:date="2024-08-07T10:16:00Z" w16du:dateUtc="2024-08-07T02:16:00Z">
        <w:r w:rsidR="00240647">
          <w:rPr>
            <w:rFonts w:ascii="Times New Roman" w:hAnsi="Times New Roman" w:hint="eastAsia"/>
          </w:rPr>
          <w:t>同余方程组</w:t>
        </w:r>
      </w:ins>
      <w:r w:rsidR="00297652">
        <w:rPr>
          <w:rFonts w:ascii="Times New Roman" w:hAnsi="Times New Roman" w:hint="eastAsia"/>
        </w:rPr>
        <w:t>(</w:t>
      </w:r>
      <w:del w:id="586" w:author="zhengping jin" w:date="2024-08-07T10:16:00Z" w16du:dateUtc="2024-08-07T02:16:00Z">
        <w:r w:rsidR="00297652" w:rsidDel="00240647">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.2.6)</w:t>
      </w:r>
      <w:r w:rsidRPr="00301E4F">
        <w:rPr>
          <w:rFonts w:ascii="Times New Roman" w:hAnsi="Times New Roman"/>
        </w:rPr>
        <w:t>的第一个同余方程有解</w:t>
      </w:r>
      <w:r w:rsidRPr="00301E4F">
        <w:rPr>
          <w:rFonts w:ascii="Times New Roman" w:hAnsi="Times New Roman"/>
          <w:noProof/>
          <w:position w:val="-12"/>
        </w:rPr>
        <w:drawing>
          <wp:inline distT="0" distB="0" distL="0" distR="0" wp14:anchorId="4B3EA0E0" wp14:editId="3CAE904F">
            <wp:extent cx="1259205" cy="239395"/>
            <wp:effectExtent l="0" t="0" r="0" b="825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259205" cy="239395"/>
                    </a:xfrm>
                    <a:prstGeom prst="rect">
                      <a:avLst/>
                    </a:prstGeom>
                    <a:noFill/>
                    <a:ln>
                      <a:noFill/>
                    </a:ln>
                  </pic:spPr>
                </pic:pic>
              </a:graphicData>
            </a:graphic>
          </wp:inline>
        </w:drawing>
      </w:r>
      <w:r w:rsidRPr="00301E4F">
        <w:rPr>
          <w:rFonts w:ascii="Times New Roman" w:hAnsi="Times New Roman"/>
        </w:rPr>
        <w:t>，</w:t>
      </w:r>
    </w:p>
    <w:p w14:paraId="3DCF4EEC" w14:textId="28DDC4F8" w:rsidR="000E3B13" w:rsidRPr="00301E4F" w:rsidRDefault="000E3B13" w:rsidP="000E3B13">
      <w:pPr>
        <w:snapToGrid w:val="0"/>
        <w:spacing w:line="360" w:lineRule="auto"/>
        <w:ind w:leftChars="800" w:left="1680"/>
        <w:contextualSpacing/>
        <w:jc w:val="left"/>
        <w:rPr>
          <w:rFonts w:ascii="Times New Roman" w:hAnsi="Times New Roman"/>
        </w:rPr>
      </w:pPr>
      <w:del w:id="587" w:author="zhengping jin" w:date="2024-10-08T11:14:00Z" w16du:dateUtc="2024-10-08T03:14:00Z">
        <w:r w:rsidRPr="00301E4F" w:rsidDel="00696CD0">
          <w:rPr>
            <w:rFonts w:ascii="Times New Roman" w:hAnsi="Times New Roman"/>
          </w:rPr>
          <w:delText>我们</w:delText>
        </w:r>
      </w:del>
      <w:r w:rsidRPr="00301E4F">
        <w:rPr>
          <w:rFonts w:ascii="Times New Roman" w:hAnsi="Times New Roman"/>
        </w:rPr>
        <w:t>可</w:t>
      </w:r>
      <w:del w:id="588" w:author="zhengping jin" w:date="2024-10-08T11:14:00Z" w16du:dateUtc="2024-10-08T03:14:00Z">
        <w:r w:rsidRPr="00301E4F" w:rsidDel="00696CD0">
          <w:rPr>
            <w:rFonts w:ascii="Times New Roman" w:hAnsi="Times New Roman"/>
          </w:rPr>
          <w:delText>以</w:delText>
        </w:r>
      </w:del>
      <w:r w:rsidRPr="00301E4F">
        <w:rPr>
          <w:rFonts w:ascii="Times New Roman" w:hAnsi="Times New Roman"/>
        </w:rPr>
        <w:t>将同余方程组的</w:t>
      </w:r>
      <w:proofErr w:type="gramStart"/>
      <w:r w:rsidRPr="00301E4F">
        <w:rPr>
          <w:rFonts w:ascii="Times New Roman" w:hAnsi="Times New Roman"/>
        </w:rPr>
        <w:t>解表示</w:t>
      </w:r>
      <w:proofErr w:type="gramEnd"/>
      <w:r w:rsidRPr="00301E4F">
        <w:rPr>
          <w:rFonts w:ascii="Times New Roman" w:hAnsi="Times New Roman"/>
        </w:rPr>
        <w:t>为（</w:t>
      </w:r>
      <w:r w:rsidRPr="00301E4F">
        <w:rPr>
          <w:rFonts w:ascii="Times New Roman" w:hAnsi="Times New Roman"/>
          <w:noProof/>
          <w:position w:val="-12"/>
        </w:rPr>
        <w:drawing>
          <wp:inline distT="0" distB="0" distL="0" distR="0" wp14:anchorId="0FE305DD" wp14:editId="136496A0">
            <wp:extent cx="239395" cy="239395"/>
            <wp:effectExtent l="0" t="0" r="8255" b="8255"/>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39395" cy="239395"/>
                    </a:xfrm>
                    <a:prstGeom prst="rect">
                      <a:avLst/>
                    </a:prstGeom>
                    <a:noFill/>
                    <a:ln>
                      <a:noFill/>
                    </a:ln>
                  </pic:spPr>
                </pic:pic>
              </a:graphicData>
            </a:graphic>
          </wp:inline>
        </w:drawing>
      </w:r>
      <w:r w:rsidRPr="00301E4F">
        <w:rPr>
          <w:rFonts w:ascii="Times New Roman" w:hAnsi="Times New Roman"/>
        </w:rPr>
        <w:t>待定参数）</w:t>
      </w:r>
      <w:r w:rsidRPr="00301E4F">
        <w:rPr>
          <w:rFonts w:ascii="Times New Roman" w:hAnsi="Times New Roman"/>
          <w:noProof/>
          <w:position w:val="-12"/>
        </w:rPr>
        <w:drawing>
          <wp:inline distT="0" distB="0" distL="0" distR="0" wp14:anchorId="14F33977" wp14:editId="51F04CB1">
            <wp:extent cx="1040765" cy="239395"/>
            <wp:effectExtent l="0" t="0" r="6985" b="825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040765" cy="239395"/>
                    </a:xfrm>
                    <a:prstGeom prst="rect">
                      <a:avLst/>
                    </a:prstGeom>
                    <a:noFill/>
                    <a:ln>
                      <a:noFill/>
                    </a:ln>
                  </pic:spPr>
                </pic:pic>
              </a:graphicData>
            </a:graphic>
          </wp:inline>
        </w:drawing>
      </w:r>
      <w:ins w:id="589" w:author="zhengping jin" w:date="2024-08-07T10:16:00Z" w16du:dateUtc="2024-08-07T02:16:00Z">
        <w:r w:rsidR="00240647">
          <w:rPr>
            <w:rFonts w:ascii="Times New Roman" w:hAnsi="Times New Roman" w:hint="eastAsia"/>
          </w:rPr>
          <w:t>.</w:t>
        </w:r>
      </w:ins>
    </w:p>
    <w:p w14:paraId="55138A6D" w14:textId="1CF4FCC5"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将</w:t>
      </w:r>
      <w:r w:rsidRPr="00301E4F">
        <w:rPr>
          <w:rFonts w:ascii="Times New Roman" w:hAnsi="Times New Roman"/>
          <w:i/>
        </w:rPr>
        <w:t>x</w:t>
      </w:r>
      <w:r w:rsidRPr="00301E4F">
        <w:rPr>
          <w:rFonts w:ascii="Times New Roman" w:hAnsi="Times New Roman"/>
        </w:rPr>
        <w:t>代入</w:t>
      </w:r>
      <w:ins w:id="590" w:author="zhengping jin" w:date="2024-08-07T10:16:00Z" w16du:dateUtc="2024-08-07T02:16:00Z">
        <w:r w:rsidR="00240647">
          <w:rPr>
            <w:rFonts w:ascii="Times New Roman" w:hAnsi="Times New Roman" w:hint="eastAsia"/>
          </w:rPr>
          <w:t>同余方程组</w:t>
        </w:r>
      </w:ins>
      <w:r w:rsidR="00297652">
        <w:rPr>
          <w:rFonts w:ascii="Times New Roman" w:hAnsi="Times New Roman" w:hint="eastAsia"/>
        </w:rPr>
        <w:t>(</w:t>
      </w:r>
      <w:del w:id="591" w:author="zhengping jin" w:date="2024-08-07T10:16:00Z" w16du:dateUtc="2024-08-07T02:16:00Z">
        <w:r w:rsidR="00297652" w:rsidDel="00240647">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.2.6)</w:t>
      </w:r>
      <w:r w:rsidRPr="00301E4F">
        <w:rPr>
          <w:rFonts w:ascii="Times New Roman" w:hAnsi="Times New Roman"/>
        </w:rPr>
        <w:t>的第二个同余方程，</w:t>
      </w:r>
      <w:del w:id="592" w:author="zhengping jin" w:date="2024-10-08T11:17:00Z" w16du:dateUtc="2024-10-08T03:17:00Z">
        <w:r w:rsidRPr="00301E4F" w:rsidDel="00696CD0">
          <w:rPr>
            <w:rFonts w:ascii="Times New Roman" w:hAnsi="Times New Roman"/>
          </w:rPr>
          <w:delText>我们</w:delText>
        </w:r>
      </w:del>
      <w:r w:rsidRPr="00301E4F">
        <w:rPr>
          <w:rFonts w:ascii="Times New Roman" w:hAnsi="Times New Roman"/>
        </w:rPr>
        <w:t>有</w:t>
      </w:r>
    </w:p>
    <w:p w14:paraId="69B25781" w14:textId="7678D95A" w:rsidR="000E3B13" w:rsidRPr="00301E4F" w:rsidRDefault="00297652" w:rsidP="000E3B13">
      <w:pPr>
        <w:snapToGrid w:val="0"/>
        <w:spacing w:line="360" w:lineRule="auto"/>
        <w:contextualSpacing/>
        <w:jc w:val="center"/>
        <w:rPr>
          <w:rFonts w:ascii="Times New Roman" w:hAnsi="Times New Roman"/>
        </w:rPr>
      </w:pPr>
      <w:r>
        <w:rPr>
          <w:rFonts w:ascii="Times New Roman" w:hAnsi="Times New Roman"/>
        </w:rPr>
        <w:lastRenderedPageBreak/>
        <w:t xml:space="preserve"> </w:t>
      </w:r>
      <w:r w:rsidR="000E3B13" w:rsidRPr="00301E4F">
        <w:rPr>
          <w:rFonts w:ascii="Times New Roman" w:hAnsi="Times New Roman"/>
          <w:noProof/>
          <w:position w:val="-12"/>
        </w:rPr>
        <w:drawing>
          <wp:inline distT="0" distB="0" distL="0" distR="0" wp14:anchorId="0ABB0090" wp14:editId="43115B1F">
            <wp:extent cx="1673860" cy="239395"/>
            <wp:effectExtent l="0" t="0" r="2540" b="825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673860" cy="239395"/>
                    </a:xfrm>
                    <a:prstGeom prst="rect">
                      <a:avLst/>
                    </a:prstGeom>
                    <a:noFill/>
                    <a:ln>
                      <a:noFill/>
                    </a:ln>
                  </pic:spPr>
                </pic:pic>
              </a:graphicData>
            </a:graphic>
          </wp:inline>
        </w:drawing>
      </w:r>
    </w:p>
    <w:p w14:paraId="79D3DCE1" w14:textId="7ACBA52E" w:rsidR="000E3B13" w:rsidRPr="00301E4F" w:rsidRDefault="000E3B13" w:rsidP="000E3B13">
      <w:pPr>
        <w:snapToGrid w:val="0"/>
        <w:spacing w:line="360" w:lineRule="auto"/>
        <w:ind w:firstLineChars="900" w:firstLine="1890"/>
        <w:contextualSpacing/>
        <w:jc w:val="left"/>
        <w:rPr>
          <w:rFonts w:ascii="Times New Roman" w:hAnsi="Times New Roman"/>
        </w:rPr>
      </w:pPr>
      <w:del w:id="593" w:author="zhengping jin" w:date="2024-10-08T11:17:00Z" w16du:dateUtc="2024-10-08T03:17:00Z">
        <w:r w:rsidRPr="00301E4F" w:rsidDel="00696CD0">
          <w:rPr>
            <w:rFonts w:ascii="Times New Roman" w:hAnsi="Times New Roman" w:hint="eastAsia"/>
          </w:rPr>
          <w:delText>或</w:delText>
        </w:r>
      </w:del>
      <w:ins w:id="594" w:author="zhengping jin" w:date="2024-10-08T11:17:00Z" w16du:dateUtc="2024-10-08T03:17:00Z">
        <w:r w:rsidR="00696CD0">
          <w:rPr>
            <w:rFonts w:ascii="Times New Roman" w:hAnsi="Times New Roman" w:hint="eastAsia"/>
          </w:rPr>
          <w:t>即</w:t>
        </w:r>
      </w:ins>
    </w:p>
    <w:p w14:paraId="4FCDAEF4" w14:textId="03A53999" w:rsidR="000E3B13" w:rsidRPr="00301E4F" w:rsidRDefault="000E3B13" w:rsidP="000E3B13">
      <w:pPr>
        <w:snapToGrid w:val="0"/>
        <w:spacing w:line="360" w:lineRule="auto"/>
        <w:contextualSpacing/>
        <w:jc w:val="right"/>
        <w:rPr>
          <w:rFonts w:ascii="Times New Roman" w:hAnsi="Times New Roman"/>
        </w:rPr>
      </w:pPr>
      <w:r w:rsidRPr="00301E4F">
        <w:rPr>
          <w:rFonts w:ascii="Times New Roman" w:hAnsi="Times New Roman"/>
          <w:noProof/>
          <w:position w:val="-12"/>
        </w:rPr>
        <w:drawing>
          <wp:inline distT="0" distB="0" distL="0" distR="0" wp14:anchorId="0BE180B1" wp14:editId="6512C444">
            <wp:extent cx="1673860" cy="239395"/>
            <wp:effectExtent l="0" t="0" r="2540" b="825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673860" cy="239395"/>
                    </a:xfrm>
                    <a:prstGeom prst="rect">
                      <a:avLst/>
                    </a:prstGeom>
                    <a:noFill/>
                    <a:ln>
                      <a:noFill/>
                    </a:ln>
                  </pic:spPr>
                </pic:pic>
              </a:graphicData>
            </a:graphic>
          </wp:inline>
        </w:drawing>
      </w:r>
      <w:r w:rsidRPr="00301E4F">
        <w:rPr>
          <w:rFonts w:ascii="Times New Roman" w:hAnsi="Times New Roman"/>
        </w:rPr>
        <w:t xml:space="preserve">                  </w:t>
      </w:r>
      <w:r w:rsidR="00297652" w:rsidRPr="0084476B">
        <w:rPr>
          <w:rFonts w:ascii="Times New Roman" w:hAnsi="Times New Roman"/>
        </w:rPr>
        <w:t xml:space="preserve"> </w:t>
      </w:r>
      <w:r w:rsidR="00297652">
        <w:rPr>
          <w:rFonts w:ascii="Times New Roman" w:hAnsi="Times New Roman" w:hint="eastAsia"/>
        </w:rPr>
        <w:t>(</w:t>
      </w:r>
      <w:del w:id="595" w:author="zhengping jin" w:date="2024-08-07T10:16:00Z" w16du:dateUtc="2024-08-07T02:16:00Z">
        <w:r w:rsidR="00297652" w:rsidDel="00240647">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.2.7)</w:t>
      </w:r>
    </w:p>
    <w:p w14:paraId="20BDB35D" w14:textId="68E498C4"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运用广义</w:t>
      </w:r>
      <w:del w:id="596" w:author="zhengping jin" w:date="2024-08-06T23:16:00Z" w16du:dateUtc="2024-08-06T15:16:00Z">
        <w:r w:rsidRPr="00301E4F" w:rsidDel="006254F3">
          <w:rPr>
            <w:rFonts w:ascii="Times New Roman" w:hAnsi="Times New Roman"/>
          </w:rPr>
          <w:delText>欧几里得</w:delText>
        </w:r>
      </w:del>
      <w:ins w:id="597" w:author="zhengping jin" w:date="2024-08-06T23:16:00Z" w16du:dateUtc="2024-08-06T15:16:00Z">
        <w:r w:rsidR="006254F3">
          <w:rPr>
            <w:rFonts w:ascii="Times New Roman" w:hAnsi="Times New Roman"/>
          </w:rPr>
          <w:t>欧几里德</w:t>
        </w:r>
      </w:ins>
      <w:r w:rsidRPr="00301E4F">
        <w:rPr>
          <w:rFonts w:ascii="Times New Roman" w:hAnsi="Times New Roman"/>
        </w:rPr>
        <w:t>除法，对整数</w:t>
      </w:r>
      <w:r w:rsidRPr="00301E4F">
        <w:rPr>
          <w:rFonts w:ascii="Times New Roman" w:hAnsi="Times New Roman"/>
          <w:noProof/>
          <w:position w:val="-12"/>
        </w:rPr>
        <w:drawing>
          <wp:inline distT="0" distB="0" distL="0" distR="0" wp14:anchorId="1C0046DD" wp14:editId="51AB3DD0">
            <wp:extent cx="274320" cy="239395"/>
            <wp:effectExtent l="0" t="0" r="0" b="825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74320" cy="239395"/>
                    </a:xfrm>
                    <a:prstGeom prst="rect">
                      <a:avLst/>
                    </a:prstGeom>
                    <a:noFill/>
                    <a:ln>
                      <a:noFill/>
                    </a:ln>
                  </pic:spPr>
                </pic:pic>
              </a:graphicData>
            </a:graphic>
          </wp:inline>
        </w:drawing>
      </w:r>
      <w:r w:rsidRPr="00301E4F">
        <w:rPr>
          <w:rFonts w:ascii="Times New Roman" w:hAnsi="Times New Roman"/>
        </w:rPr>
        <w:t>及模</w:t>
      </w:r>
      <w:r w:rsidRPr="00301E4F">
        <w:rPr>
          <w:rFonts w:ascii="Times New Roman" w:hAnsi="Times New Roman"/>
          <w:noProof/>
          <w:position w:val="-12"/>
        </w:rPr>
        <w:drawing>
          <wp:inline distT="0" distB="0" distL="0" distR="0" wp14:anchorId="316F30E0" wp14:editId="11B2D2D3">
            <wp:extent cx="182880" cy="239395"/>
            <wp:effectExtent l="0" t="0" r="7620" b="825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82880" cy="239395"/>
                    </a:xfrm>
                    <a:prstGeom prst="rect">
                      <a:avLst/>
                    </a:prstGeom>
                    <a:noFill/>
                    <a:ln>
                      <a:noFill/>
                    </a:ln>
                  </pic:spPr>
                </pic:pic>
              </a:graphicData>
            </a:graphic>
          </wp:inline>
        </w:drawing>
      </w:r>
      <w:r w:rsidRPr="00301E4F">
        <w:rPr>
          <w:rFonts w:ascii="Times New Roman" w:hAnsi="Times New Roman"/>
        </w:rPr>
        <w:t>，求出整数</w:t>
      </w:r>
      <w:r w:rsidRPr="00301E4F">
        <w:rPr>
          <w:rFonts w:ascii="Times New Roman" w:hAnsi="Times New Roman"/>
          <w:noProof/>
          <w:position w:val="-12"/>
        </w:rPr>
        <w:drawing>
          <wp:inline distT="0" distB="0" distL="0" distR="0" wp14:anchorId="144EAD24" wp14:editId="2954F24E">
            <wp:extent cx="330835" cy="239395"/>
            <wp:effectExtent l="0" t="0" r="0" b="825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30835" cy="239395"/>
                    </a:xfrm>
                    <a:prstGeom prst="rect">
                      <a:avLst/>
                    </a:prstGeom>
                    <a:noFill/>
                    <a:ln>
                      <a:noFill/>
                    </a:ln>
                  </pic:spPr>
                </pic:pic>
              </a:graphicData>
            </a:graphic>
          </wp:inline>
        </w:drawing>
      </w:r>
      <w:r w:rsidRPr="00301E4F">
        <w:rPr>
          <w:rFonts w:ascii="Times New Roman" w:hAnsi="Times New Roman"/>
        </w:rPr>
        <w:t>使得</w:t>
      </w:r>
    </w:p>
    <w:p w14:paraId="2896BFC4" w14:textId="5B4F5AE8"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3AE064F7" wp14:editId="4D8E2E46">
            <wp:extent cx="1371600" cy="239395"/>
            <wp:effectExtent l="0" t="0" r="0" b="825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371600" cy="239395"/>
                    </a:xfrm>
                    <a:prstGeom prst="rect">
                      <a:avLst/>
                    </a:prstGeom>
                    <a:noFill/>
                    <a:ln>
                      <a:noFill/>
                    </a:ln>
                  </pic:spPr>
                </pic:pic>
              </a:graphicData>
            </a:graphic>
          </wp:inline>
        </w:drawing>
      </w:r>
      <w:ins w:id="598" w:author="zhengping jin" w:date="2024-08-07T10:16:00Z" w16du:dateUtc="2024-08-07T02:16:00Z">
        <w:r w:rsidR="00240647">
          <w:rPr>
            <w:rFonts w:ascii="Times New Roman" w:hAnsi="Times New Roman" w:hint="eastAsia"/>
          </w:rPr>
          <w:t>.</w:t>
        </w:r>
      </w:ins>
    </w:p>
    <w:p w14:paraId="3A4798E5" w14:textId="064F3D10"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将</w:t>
      </w:r>
      <w:ins w:id="599" w:author="zhengping jin" w:date="2024-08-07T10:17:00Z" w16du:dateUtc="2024-08-07T02:17:00Z">
        <w:r w:rsidR="00240647">
          <w:rPr>
            <w:rFonts w:ascii="Times New Roman" w:hAnsi="Times New Roman" w:hint="eastAsia"/>
          </w:rPr>
          <w:t>同余方程</w:t>
        </w:r>
      </w:ins>
      <w:r w:rsidR="00297652">
        <w:rPr>
          <w:rFonts w:ascii="Times New Roman" w:hAnsi="Times New Roman" w:hint="eastAsia"/>
        </w:rPr>
        <w:t>(</w:t>
      </w:r>
      <w:del w:id="600" w:author="zhengping jin" w:date="2024-08-07T10:17:00Z" w16du:dateUtc="2024-08-07T02:17:00Z">
        <w:r w:rsidR="00297652" w:rsidDel="00240647">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.2.7)</w:t>
      </w:r>
      <w:r w:rsidRPr="00301E4F">
        <w:rPr>
          <w:rFonts w:ascii="Times New Roman" w:hAnsi="Times New Roman"/>
        </w:rPr>
        <w:t>的两端同乘</w:t>
      </w:r>
      <w:r w:rsidRPr="00301E4F">
        <w:rPr>
          <w:rFonts w:ascii="Times New Roman" w:hAnsi="Times New Roman"/>
          <w:noProof/>
          <w:position w:val="-12"/>
        </w:rPr>
        <w:drawing>
          <wp:inline distT="0" distB="0" distL="0" distR="0" wp14:anchorId="62920566" wp14:editId="16E60F52">
            <wp:extent cx="330835" cy="239395"/>
            <wp:effectExtent l="0" t="0" r="0" b="825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30835" cy="239395"/>
                    </a:xfrm>
                    <a:prstGeom prst="rect">
                      <a:avLst/>
                    </a:prstGeom>
                    <a:noFill/>
                    <a:ln>
                      <a:noFill/>
                    </a:ln>
                  </pic:spPr>
                </pic:pic>
              </a:graphicData>
            </a:graphic>
          </wp:inline>
        </w:drawing>
      </w:r>
      <w:r w:rsidRPr="00301E4F">
        <w:rPr>
          <w:rFonts w:ascii="Times New Roman" w:hAnsi="Times New Roman"/>
        </w:rPr>
        <w:t>，</w:t>
      </w:r>
      <w:del w:id="601" w:author="zhengping jin" w:date="2024-10-08T11:18:00Z" w16du:dateUtc="2024-10-08T03:18:00Z">
        <w:r w:rsidRPr="00301E4F" w:rsidDel="00696CD0">
          <w:rPr>
            <w:rFonts w:ascii="Times New Roman" w:hAnsi="Times New Roman" w:hint="eastAsia"/>
          </w:rPr>
          <w:delText>我们有</w:delText>
        </w:r>
      </w:del>
      <w:ins w:id="602" w:author="zhengping jin" w:date="2024-10-08T11:18:00Z" w16du:dateUtc="2024-10-08T03:18:00Z">
        <w:r w:rsidR="00696CD0">
          <w:rPr>
            <w:rFonts w:ascii="Times New Roman" w:hAnsi="Times New Roman" w:hint="eastAsia"/>
          </w:rPr>
          <w:t>得</w:t>
        </w:r>
      </w:ins>
    </w:p>
    <w:p w14:paraId="67C16919" w14:textId="31CC0F26" w:rsidR="000E3B13" w:rsidRPr="00301E4F" w:rsidRDefault="000E3B13" w:rsidP="000E3B13">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12E67A88" wp14:editId="2EF780A9">
            <wp:extent cx="1821815" cy="239395"/>
            <wp:effectExtent l="0" t="0" r="6985" b="825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821815" cy="239395"/>
                    </a:xfrm>
                    <a:prstGeom prst="rect">
                      <a:avLst/>
                    </a:prstGeom>
                    <a:noFill/>
                    <a:ln>
                      <a:noFill/>
                    </a:ln>
                  </pic:spPr>
                </pic:pic>
              </a:graphicData>
            </a:graphic>
          </wp:inline>
        </w:drawing>
      </w:r>
      <w:ins w:id="603" w:author="zhengping jin" w:date="2024-08-07T10:17:00Z" w16du:dateUtc="2024-08-07T02:17:00Z">
        <w:r w:rsidR="00240647">
          <w:rPr>
            <w:rFonts w:ascii="Times New Roman" w:hAnsi="Times New Roman" w:hint="eastAsia"/>
          </w:rPr>
          <w:t>.</w:t>
        </w:r>
      </w:ins>
    </w:p>
    <w:p w14:paraId="01E9D11B" w14:textId="2EAC1A5C" w:rsidR="000E3B13" w:rsidRPr="00301E4F" w:rsidRDefault="000E3B13" w:rsidP="000E3B13">
      <w:pPr>
        <w:snapToGrid w:val="0"/>
        <w:spacing w:line="360" w:lineRule="auto"/>
        <w:ind w:firstLineChars="800" w:firstLine="1680"/>
        <w:contextualSpacing/>
        <w:jc w:val="left"/>
        <w:rPr>
          <w:rFonts w:ascii="Times New Roman" w:hAnsi="Times New Roman"/>
        </w:rPr>
      </w:pPr>
      <w:r w:rsidRPr="00301E4F">
        <w:rPr>
          <w:rFonts w:ascii="Times New Roman" w:hAnsi="Times New Roman"/>
        </w:rPr>
        <w:t>故同余方程组</w:t>
      </w:r>
      <w:r w:rsidR="00297652">
        <w:rPr>
          <w:rFonts w:ascii="Times New Roman" w:hAnsi="Times New Roman" w:hint="eastAsia"/>
        </w:rPr>
        <w:t>(</w:t>
      </w:r>
      <w:del w:id="604" w:author="zhengping jin" w:date="2024-08-07T10:17:00Z" w16du:dateUtc="2024-08-07T02:17:00Z">
        <w:r w:rsidR="00297652" w:rsidDel="00240647">
          <w:rPr>
            <w:rFonts w:ascii="Times New Roman" w:hAnsi="Times New Roman" w:hint="eastAsia"/>
          </w:rPr>
          <w:delText>式</w:delText>
        </w:r>
      </w:del>
      <w:r w:rsidR="00297652">
        <w:rPr>
          <w:rFonts w:ascii="Times New Roman" w:hAnsi="Times New Roman" w:hint="eastAsia"/>
        </w:rPr>
        <w:t>3</w:t>
      </w:r>
      <w:r w:rsidR="00297652">
        <w:rPr>
          <w:rFonts w:ascii="Times New Roman" w:hAnsi="Times New Roman"/>
        </w:rPr>
        <w:t>.2.</w:t>
      </w:r>
      <w:del w:id="605" w:author="zhengping jin" w:date="2024-10-08T11:20:00Z" w16du:dateUtc="2024-10-08T03:20:00Z">
        <w:r w:rsidR="00297652" w:rsidDel="00696CD0">
          <w:rPr>
            <w:rFonts w:ascii="Times New Roman" w:hAnsi="Times New Roman" w:hint="eastAsia"/>
          </w:rPr>
          <w:delText>5</w:delText>
        </w:r>
      </w:del>
      <w:ins w:id="606" w:author="zhengping jin" w:date="2024-10-08T11:20:00Z" w16du:dateUtc="2024-10-08T03:20:00Z">
        <w:r w:rsidR="00696CD0">
          <w:rPr>
            <w:rFonts w:ascii="Times New Roman" w:hAnsi="Times New Roman" w:hint="eastAsia"/>
          </w:rPr>
          <w:t>6</w:t>
        </w:r>
      </w:ins>
      <w:r w:rsidR="00297652">
        <w:rPr>
          <w:rFonts w:ascii="Times New Roman" w:hAnsi="Times New Roman"/>
        </w:rPr>
        <w:t>)</w:t>
      </w:r>
      <w:r w:rsidRPr="00301E4F">
        <w:rPr>
          <w:rFonts w:ascii="Times New Roman" w:hAnsi="Times New Roman"/>
        </w:rPr>
        <w:t>的解为</w:t>
      </w:r>
    </w:p>
    <w:p w14:paraId="0207B74E" w14:textId="36DDA882" w:rsidR="000E3B13" w:rsidRPr="00301E4F" w:rsidRDefault="000E3B13" w:rsidP="000E3B13">
      <w:pPr>
        <w:snapToGrid w:val="0"/>
        <w:spacing w:line="360" w:lineRule="auto"/>
        <w:contextualSpacing/>
        <w:jc w:val="center"/>
        <w:rPr>
          <w:rFonts w:ascii="Times New Roman" w:hAnsi="Times New Roman"/>
        </w:rPr>
      </w:pPr>
      <w:r>
        <w:rPr>
          <w:rFonts w:ascii="Times New Roman" w:hAnsi="Times New Roman" w:hint="eastAsia"/>
        </w:rPr>
        <w:t xml:space="preserve"> </w:t>
      </w:r>
      <w:r>
        <w:rPr>
          <w:rFonts w:ascii="Times New Roman" w:hAnsi="Times New Roman"/>
        </w:rPr>
        <w:t xml:space="preserve">          </w:t>
      </w:r>
      <w:r w:rsidRPr="00301E4F">
        <w:rPr>
          <w:rFonts w:ascii="Times New Roman" w:hAnsi="Times New Roman"/>
          <w:noProof/>
          <w:position w:val="-12"/>
        </w:rPr>
        <w:drawing>
          <wp:inline distT="0" distB="0" distL="0" distR="0" wp14:anchorId="680F9148" wp14:editId="384578B5">
            <wp:extent cx="3502660" cy="239395"/>
            <wp:effectExtent l="0" t="0" r="2540" b="825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3502660" cy="239395"/>
                    </a:xfrm>
                    <a:prstGeom prst="rect">
                      <a:avLst/>
                    </a:prstGeom>
                    <a:noFill/>
                    <a:ln>
                      <a:noFill/>
                    </a:ln>
                  </pic:spPr>
                </pic:pic>
              </a:graphicData>
            </a:graphic>
          </wp:inline>
        </w:drawing>
      </w:r>
      <w:ins w:id="607" w:author="zhengping jin" w:date="2024-08-07T10:17:00Z" w16du:dateUtc="2024-08-07T02:17:00Z">
        <w:r w:rsidR="00240647">
          <w:rPr>
            <w:rFonts w:ascii="Times New Roman" w:hAnsi="Times New Roman" w:hint="eastAsia"/>
          </w:rPr>
          <w:t>.</w:t>
        </w:r>
      </w:ins>
    </w:p>
    <w:p w14:paraId="7D0FCB2E" w14:textId="64C1941C" w:rsidR="000E3B13" w:rsidRPr="00301E4F" w:rsidRDefault="000E3B13" w:rsidP="000E3B13">
      <w:pPr>
        <w:snapToGrid w:val="0"/>
        <w:spacing w:line="360" w:lineRule="auto"/>
        <w:ind w:firstLineChars="600" w:firstLine="1260"/>
        <w:contextualSpacing/>
        <w:jc w:val="left"/>
        <w:rPr>
          <w:rFonts w:ascii="Times New Roman" w:hAnsi="Times New Roman"/>
        </w:rPr>
      </w:pPr>
      <w:r w:rsidRPr="00301E4F">
        <w:rPr>
          <w:rFonts w:ascii="Times New Roman" w:hAnsi="Times New Roman"/>
        </w:rPr>
        <w:t>根据数学归纳法原理，</w:t>
      </w:r>
      <w:del w:id="608" w:author="zhengping jin" w:date="2024-08-07T10:18:00Z" w16du:dateUtc="2024-08-07T02:18:00Z">
        <w:r w:rsidRPr="00301E4F" w:rsidDel="00240647">
          <w:rPr>
            <w:rFonts w:ascii="Times New Roman" w:hAnsi="Times New Roman" w:hint="eastAsia"/>
          </w:rPr>
          <w:delText>命题</w:delText>
        </w:r>
      </w:del>
      <w:ins w:id="609" w:author="zhengping jin" w:date="2024-08-07T10:18:00Z" w16du:dateUtc="2024-08-07T02:18:00Z">
        <w:r w:rsidR="00240647">
          <w:rPr>
            <w:rFonts w:ascii="Times New Roman" w:hAnsi="Times New Roman" w:hint="eastAsia"/>
          </w:rPr>
          <w:t>结论</w:t>
        </w:r>
      </w:ins>
      <w:del w:id="610" w:author="zhengping jin" w:date="2024-08-07T11:37:00Z" w16du:dateUtc="2024-08-07T03:37:00Z">
        <w:r w:rsidRPr="00301E4F" w:rsidDel="004A1271">
          <w:rPr>
            <w:rFonts w:ascii="Times New Roman" w:hAnsi="Times New Roman"/>
          </w:rPr>
          <w:delText>是</w:delText>
        </w:r>
      </w:del>
      <w:r w:rsidRPr="00301E4F">
        <w:rPr>
          <w:rFonts w:ascii="Times New Roman" w:hAnsi="Times New Roman"/>
        </w:rPr>
        <w:t>成立</w:t>
      </w:r>
      <w:del w:id="611" w:author="zhengping jin" w:date="2024-08-07T11:37:00Z" w16du:dateUtc="2024-08-07T03:37:00Z">
        <w:r w:rsidRPr="00301E4F" w:rsidDel="004A1271">
          <w:rPr>
            <w:rFonts w:ascii="Times New Roman" w:hAnsi="Times New Roman"/>
          </w:rPr>
          <w:delText>的</w:delText>
        </w:r>
      </w:del>
      <w:r w:rsidRPr="00301E4F">
        <w:rPr>
          <w:rFonts w:ascii="Times New Roman" w:hAnsi="Times New Roman" w:hint="eastAsia"/>
        </w:rPr>
        <w:t>.</w:t>
      </w:r>
    </w:p>
    <w:p w14:paraId="6AD2F867" w14:textId="77777777" w:rsidR="000E3B13" w:rsidRPr="00301E4F" w:rsidRDefault="000E3B13" w:rsidP="00342265">
      <w:pPr>
        <w:snapToGrid w:val="0"/>
        <w:spacing w:line="360" w:lineRule="auto"/>
        <w:contextualSpacing/>
        <w:jc w:val="left"/>
        <w:rPr>
          <w:rFonts w:ascii="Times New Roman" w:hAnsi="Times New Roman"/>
          <w:b/>
        </w:rPr>
      </w:pPr>
    </w:p>
    <w:p w14:paraId="41566539" w14:textId="59EAC586" w:rsidR="00342265" w:rsidRPr="00301E4F" w:rsidRDefault="000E3B13" w:rsidP="000E3B13">
      <w:pPr>
        <w:snapToGrid w:val="0"/>
        <w:spacing w:line="360" w:lineRule="auto"/>
        <w:contextualSpacing/>
        <w:jc w:val="left"/>
        <w:rPr>
          <w:rFonts w:ascii="Times New Roman" w:hAnsi="Times New Roman"/>
        </w:rPr>
      </w:pPr>
      <w:r w:rsidRPr="00301E4F">
        <w:rPr>
          <w:rFonts w:ascii="Times New Roman" w:hAnsi="Times New Roman"/>
          <w:b/>
        </w:rPr>
        <w:t>例</w:t>
      </w:r>
      <w:r>
        <w:rPr>
          <w:rFonts w:ascii="Times New Roman" w:hAnsi="Times New Roman" w:hint="eastAsia"/>
          <w:b/>
        </w:rPr>
        <w:t>3</w:t>
      </w:r>
      <w:r>
        <w:rPr>
          <w:rFonts w:ascii="Times New Roman" w:hAnsi="Times New Roman"/>
          <w:b/>
        </w:rPr>
        <w:t>.2.1</w:t>
      </w:r>
      <w:r w:rsidR="00342265" w:rsidRPr="00301E4F">
        <w:rPr>
          <w:rFonts w:ascii="Times New Roman" w:hAnsi="Times New Roman"/>
        </w:rPr>
        <w:t>求解</w:t>
      </w:r>
      <w:r w:rsidR="00910D29" w:rsidRPr="00301E4F">
        <w:rPr>
          <w:rFonts w:ascii="Times New Roman" w:hAnsi="Times New Roman"/>
        </w:rPr>
        <w:t>同余方程</w:t>
      </w:r>
      <w:r w:rsidR="00342265" w:rsidRPr="00301E4F">
        <w:rPr>
          <w:rFonts w:ascii="Times New Roman" w:hAnsi="Times New Roman"/>
        </w:rPr>
        <w:t>组</w:t>
      </w:r>
    </w:p>
    <w:p w14:paraId="2A76001E" w14:textId="77777777"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68"/>
        </w:rPr>
        <w:drawing>
          <wp:inline distT="0" distB="0" distL="0" distR="0" wp14:anchorId="6996459F" wp14:editId="44F9D7B4">
            <wp:extent cx="1146175" cy="94361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146175" cy="943610"/>
                    </a:xfrm>
                    <a:prstGeom prst="rect">
                      <a:avLst/>
                    </a:prstGeom>
                    <a:noFill/>
                    <a:ln>
                      <a:noFill/>
                    </a:ln>
                  </pic:spPr>
                </pic:pic>
              </a:graphicData>
            </a:graphic>
          </wp:inline>
        </w:drawing>
      </w:r>
    </w:p>
    <w:p w14:paraId="0BEF5286" w14:textId="77777777" w:rsidR="00342265" w:rsidRPr="00301E4F" w:rsidRDefault="00342265" w:rsidP="000E3B13">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解</w:t>
      </w:r>
      <w:r w:rsidRPr="00301E4F">
        <w:rPr>
          <w:rFonts w:ascii="Times New Roman" w:hAnsi="Times New Roman"/>
          <w:b/>
        </w:rPr>
        <w:t xml:space="preserve"> </w:t>
      </w:r>
      <w:r w:rsidRPr="00301E4F">
        <w:rPr>
          <w:rFonts w:ascii="Times New Roman" w:hAnsi="Times New Roman"/>
        </w:rPr>
        <w:t>令</w:t>
      </w:r>
      <w:r w:rsidRPr="00301E4F">
        <w:rPr>
          <w:rFonts w:ascii="Times New Roman" w:hAnsi="Times New Roman"/>
          <w:noProof/>
          <w:position w:val="-10"/>
        </w:rPr>
        <w:drawing>
          <wp:inline distT="0" distB="0" distL="0" distR="0" wp14:anchorId="3FD4E04B" wp14:editId="64AD7728">
            <wp:extent cx="1371600" cy="1968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371600" cy="196850"/>
                    </a:xfrm>
                    <a:prstGeom prst="rect">
                      <a:avLst/>
                    </a:prstGeom>
                    <a:noFill/>
                    <a:ln>
                      <a:noFill/>
                    </a:ln>
                  </pic:spPr>
                </pic:pic>
              </a:graphicData>
            </a:graphic>
          </wp:inline>
        </w:drawing>
      </w:r>
    </w:p>
    <w:p w14:paraId="773D8710" w14:textId="714E04C8"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30"/>
        </w:rPr>
        <w:drawing>
          <wp:inline distT="0" distB="0" distL="0" distR="0" wp14:anchorId="6DC13888" wp14:editId="28A2B50A">
            <wp:extent cx="2552065" cy="457200"/>
            <wp:effectExtent l="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552065" cy="457200"/>
                    </a:xfrm>
                    <a:prstGeom prst="rect">
                      <a:avLst/>
                    </a:prstGeom>
                    <a:noFill/>
                    <a:ln>
                      <a:noFill/>
                    </a:ln>
                  </pic:spPr>
                </pic:pic>
              </a:graphicData>
            </a:graphic>
          </wp:inline>
        </w:drawing>
      </w:r>
      <w:ins w:id="612" w:author="zhengping jin" w:date="2024-08-07T11:37:00Z" w16du:dateUtc="2024-08-07T03:37:00Z">
        <w:r w:rsidR="004A1271">
          <w:rPr>
            <w:rFonts w:ascii="Times New Roman" w:hAnsi="Times New Roman" w:hint="eastAsia"/>
          </w:rPr>
          <w:t>.</w:t>
        </w:r>
      </w:ins>
    </w:p>
    <w:p w14:paraId="0E736D59" w14:textId="2D4A4B14" w:rsidR="00342265" w:rsidRPr="00301E4F" w:rsidRDefault="00342265" w:rsidP="00342265">
      <w:pPr>
        <w:snapToGrid w:val="0"/>
        <w:spacing w:line="360" w:lineRule="auto"/>
        <w:ind w:firstLineChars="400" w:firstLine="840"/>
        <w:contextualSpacing/>
        <w:jc w:val="left"/>
        <w:rPr>
          <w:rFonts w:ascii="Times New Roman" w:hAnsi="Times New Roman"/>
        </w:rPr>
      </w:pPr>
      <w:r w:rsidRPr="00301E4F">
        <w:rPr>
          <w:rFonts w:ascii="Times New Roman" w:hAnsi="Times New Roman"/>
        </w:rPr>
        <w:t>分别求解</w:t>
      </w:r>
      <w:r w:rsidR="00910D29" w:rsidRPr="00301E4F">
        <w:rPr>
          <w:rFonts w:ascii="Times New Roman" w:hAnsi="Times New Roman"/>
        </w:rPr>
        <w:t>同余方程</w:t>
      </w:r>
    </w:p>
    <w:p w14:paraId="7D369E9C" w14:textId="718CE57F"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05080F63" wp14:editId="2142F8C5">
            <wp:extent cx="2060575" cy="2317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060575" cy="231775"/>
                    </a:xfrm>
                    <a:prstGeom prst="rect">
                      <a:avLst/>
                    </a:prstGeom>
                    <a:noFill/>
                    <a:ln>
                      <a:noFill/>
                    </a:ln>
                  </pic:spPr>
                </pic:pic>
              </a:graphicData>
            </a:graphic>
          </wp:inline>
        </w:drawing>
      </w:r>
      <w:ins w:id="613" w:author="zhengping jin" w:date="2024-08-07T11:37:00Z" w16du:dateUtc="2024-08-07T03:37:00Z">
        <w:r w:rsidR="004A1271">
          <w:rPr>
            <w:rFonts w:ascii="Times New Roman" w:hAnsi="Times New Roman" w:hint="eastAsia"/>
          </w:rPr>
          <w:t>.</w:t>
        </w:r>
      </w:ins>
    </w:p>
    <w:p w14:paraId="336FB81D" w14:textId="77777777" w:rsidR="00342265" w:rsidRPr="00301E4F" w:rsidRDefault="00342265" w:rsidP="00342265">
      <w:pPr>
        <w:snapToGrid w:val="0"/>
        <w:spacing w:line="360" w:lineRule="auto"/>
        <w:ind w:firstLineChars="400" w:firstLine="840"/>
        <w:contextualSpacing/>
        <w:jc w:val="left"/>
        <w:rPr>
          <w:rFonts w:ascii="Times New Roman" w:hAnsi="Times New Roman"/>
        </w:rPr>
      </w:pPr>
      <w:r w:rsidRPr="00301E4F">
        <w:rPr>
          <w:rFonts w:ascii="Times New Roman" w:hAnsi="Times New Roman"/>
        </w:rPr>
        <w:t>得到</w:t>
      </w:r>
    </w:p>
    <w:p w14:paraId="5FF70AAC" w14:textId="03293651"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214E7310" wp14:editId="59A0E9F4">
            <wp:extent cx="2367280" cy="23177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367280" cy="231775"/>
                    </a:xfrm>
                    <a:prstGeom prst="rect">
                      <a:avLst/>
                    </a:prstGeom>
                    <a:noFill/>
                    <a:ln>
                      <a:noFill/>
                    </a:ln>
                  </pic:spPr>
                </pic:pic>
              </a:graphicData>
            </a:graphic>
          </wp:inline>
        </w:drawing>
      </w:r>
      <w:ins w:id="614" w:author="zhengping jin" w:date="2024-08-07T11:37:00Z" w16du:dateUtc="2024-08-07T03:37:00Z">
        <w:r w:rsidR="004A1271">
          <w:rPr>
            <w:rFonts w:ascii="Times New Roman" w:hAnsi="Times New Roman" w:hint="eastAsia"/>
          </w:rPr>
          <w:t>.</w:t>
        </w:r>
      </w:ins>
    </w:p>
    <w:p w14:paraId="23615608" w14:textId="27E1F3CD" w:rsidR="00342265" w:rsidRPr="00301E4F" w:rsidRDefault="00342265" w:rsidP="00342265">
      <w:pPr>
        <w:snapToGrid w:val="0"/>
        <w:spacing w:line="360" w:lineRule="auto"/>
        <w:ind w:firstLineChars="400" w:firstLine="840"/>
        <w:contextualSpacing/>
        <w:jc w:val="left"/>
        <w:rPr>
          <w:rFonts w:ascii="Times New Roman" w:hAnsi="Times New Roman"/>
        </w:rPr>
      </w:pPr>
      <w:r w:rsidRPr="00301E4F">
        <w:rPr>
          <w:rFonts w:ascii="Times New Roman" w:hAnsi="Times New Roman"/>
        </w:rPr>
        <w:t>故</w:t>
      </w:r>
      <w:r w:rsidR="00910D29" w:rsidRPr="00301E4F">
        <w:rPr>
          <w:rFonts w:ascii="Times New Roman" w:hAnsi="Times New Roman"/>
        </w:rPr>
        <w:t>同余方程</w:t>
      </w:r>
      <w:r w:rsidRPr="00301E4F">
        <w:rPr>
          <w:rFonts w:ascii="Times New Roman" w:hAnsi="Times New Roman"/>
        </w:rPr>
        <w:t>组的解为</w:t>
      </w:r>
    </w:p>
    <w:p w14:paraId="682E39CF" w14:textId="37D97912"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0D3C17E0" wp14:editId="556CA4DF">
            <wp:extent cx="3235325" cy="231775"/>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235325" cy="231775"/>
                    </a:xfrm>
                    <a:prstGeom prst="rect">
                      <a:avLst/>
                    </a:prstGeom>
                    <a:noFill/>
                    <a:ln>
                      <a:noFill/>
                    </a:ln>
                  </pic:spPr>
                </pic:pic>
              </a:graphicData>
            </a:graphic>
          </wp:inline>
        </w:drawing>
      </w:r>
      <w:ins w:id="615" w:author="zhengping jin" w:date="2024-08-07T11:36:00Z" w16du:dateUtc="2024-08-07T03:36:00Z">
        <w:r w:rsidR="004A1271">
          <w:rPr>
            <w:rFonts w:ascii="Times New Roman" w:hAnsi="Times New Roman" w:hint="eastAsia"/>
          </w:rPr>
          <w:t>.</w:t>
        </w:r>
      </w:ins>
    </w:p>
    <w:p w14:paraId="379F275D" w14:textId="77777777" w:rsidR="00342265" w:rsidRPr="00301E4F" w:rsidRDefault="00342265" w:rsidP="00342265">
      <w:pPr>
        <w:snapToGrid w:val="0"/>
        <w:spacing w:line="360" w:lineRule="auto"/>
        <w:contextualSpacing/>
        <w:jc w:val="left"/>
        <w:rPr>
          <w:rFonts w:ascii="Times New Roman" w:hAnsi="Times New Roman"/>
          <w:b/>
        </w:rPr>
      </w:pPr>
    </w:p>
    <w:p w14:paraId="6FB5F393" w14:textId="3A5CBE72" w:rsidR="00342265" w:rsidRPr="00301E4F" w:rsidRDefault="00841219" w:rsidP="002E791B">
      <w:pPr>
        <w:snapToGrid w:val="0"/>
        <w:spacing w:line="360" w:lineRule="auto"/>
        <w:contextualSpacing/>
        <w:rPr>
          <w:rFonts w:ascii="Times New Roman" w:hAnsi="Times New Roman"/>
        </w:rPr>
      </w:pPr>
      <w:r w:rsidRPr="00301E4F">
        <w:rPr>
          <w:rFonts w:ascii="Times New Roman" w:hAnsi="Times New Roman"/>
          <w:b/>
        </w:rPr>
        <w:t>例</w:t>
      </w:r>
      <w:r>
        <w:rPr>
          <w:rFonts w:ascii="Times New Roman" w:hAnsi="Times New Roman" w:hint="eastAsia"/>
          <w:b/>
        </w:rPr>
        <w:t>3</w:t>
      </w:r>
      <w:r>
        <w:rPr>
          <w:rFonts w:ascii="Times New Roman" w:hAnsi="Times New Roman"/>
          <w:b/>
        </w:rPr>
        <w:t xml:space="preserve">.2.2 </w:t>
      </w:r>
      <w:r w:rsidR="00342265" w:rsidRPr="00301E4F">
        <w:rPr>
          <w:rFonts w:ascii="Times New Roman" w:hAnsi="Times New Roman"/>
        </w:rPr>
        <w:t>韩信点兵：有兵一队，若列成五行纵队，则末行一人；成六行纵队，则末行五人；成七行纵队，则末行四人，成十一行纵队，则末行十人，求兵数</w:t>
      </w:r>
      <w:r w:rsidR="00342265" w:rsidRPr="00301E4F">
        <w:rPr>
          <w:rFonts w:ascii="Times New Roman" w:hAnsi="Times New Roman"/>
        </w:rPr>
        <w:t>.</w:t>
      </w:r>
    </w:p>
    <w:p w14:paraId="324E319C" w14:textId="6C370F4A"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解</w:t>
      </w:r>
      <w:r w:rsidRPr="00301E4F">
        <w:rPr>
          <w:rFonts w:ascii="Times New Roman" w:hAnsi="Times New Roman"/>
          <w:b/>
        </w:rPr>
        <w:t xml:space="preserve"> </w:t>
      </w:r>
      <w:r w:rsidRPr="00301E4F">
        <w:rPr>
          <w:rFonts w:ascii="Times New Roman" w:hAnsi="Times New Roman"/>
        </w:rPr>
        <w:t>韩信点兵问题可转化为</w:t>
      </w:r>
      <w:r w:rsidR="00910D29" w:rsidRPr="00301E4F">
        <w:rPr>
          <w:rFonts w:ascii="Times New Roman" w:hAnsi="Times New Roman"/>
        </w:rPr>
        <w:t>同余方程</w:t>
      </w:r>
      <w:r w:rsidRPr="00301E4F">
        <w:rPr>
          <w:rFonts w:ascii="Times New Roman" w:hAnsi="Times New Roman"/>
        </w:rPr>
        <w:t>组</w:t>
      </w:r>
    </w:p>
    <w:p w14:paraId="7CD1F407" w14:textId="6094AAD1"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66"/>
        </w:rPr>
        <w:lastRenderedPageBreak/>
        <w:drawing>
          <wp:inline distT="0" distB="0" distL="0" distR="0" wp14:anchorId="05F664D3" wp14:editId="2F9775F3">
            <wp:extent cx="1153795" cy="914400"/>
            <wp:effectExtent l="0" t="0" r="8255"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153795" cy="914400"/>
                    </a:xfrm>
                    <a:prstGeom prst="rect">
                      <a:avLst/>
                    </a:prstGeom>
                    <a:noFill/>
                    <a:ln>
                      <a:noFill/>
                    </a:ln>
                  </pic:spPr>
                </pic:pic>
              </a:graphicData>
            </a:graphic>
          </wp:inline>
        </w:drawing>
      </w:r>
    </w:p>
    <w:p w14:paraId="1D8B9FE4" w14:textId="0AEF4DA6" w:rsidR="00342265" w:rsidRPr="00301E4F" w:rsidRDefault="00342265" w:rsidP="00342265">
      <w:pPr>
        <w:snapToGrid w:val="0"/>
        <w:spacing w:line="360" w:lineRule="auto"/>
        <w:ind w:firstLineChars="200" w:firstLine="420"/>
        <w:contextualSpacing/>
        <w:jc w:val="left"/>
        <w:rPr>
          <w:rFonts w:ascii="Times New Roman" w:hAnsi="Times New Roman"/>
        </w:rPr>
      </w:pPr>
      <w:proofErr w:type="gramStart"/>
      <w:r w:rsidRPr="00301E4F">
        <w:rPr>
          <w:rFonts w:ascii="Times New Roman" w:hAnsi="Times New Roman"/>
          <w:b/>
        </w:rPr>
        <w:t>解一</w:t>
      </w:r>
      <w:proofErr w:type="gramEnd"/>
      <w:r w:rsidRPr="00301E4F">
        <w:rPr>
          <w:rFonts w:ascii="Times New Roman" w:hAnsi="Times New Roman"/>
          <w:b/>
        </w:rPr>
        <w:t xml:space="preserve"> </w:t>
      </w:r>
      <w:r w:rsidRPr="00301E4F">
        <w:rPr>
          <w:rFonts w:ascii="Times New Roman" w:hAnsi="Times New Roman"/>
        </w:rPr>
        <w:t>对</w:t>
      </w:r>
      <w:r w:rsidRPr="00301E4F">
        <w:rPr>
          <w:rFonts w:ascii="Times New Roman" w:hAnsi="Times New Roman"/>
          <w:noProof/>
          <w:position w:val="-12"/>
        </w:rPr>
        <w:drawing>
          <wp:inline distT="0" distB="0" distL="0" distR="0" wp14:anchorId="58869365" wp14:editId="1F687733">
            <wp:extent cx="1997710" cy="239395"/>
            <wp:effectExtent l="0" t="0" r="2540" b="8255"/>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997710" cy="239395"/>
                    </a:xfrm>
                    <a:prstGeom prst="rect">
                      <a:avLst/>
                    </a:prstGeom>
                    <a:noFill/>
                    <a:ln>
                      <a:noFill/>
                    </a:ln>
                  </pic:spPr>
                </pic:pic>
              </a:graphicData>
            </a:graphic>
          </wp:inline>
        </w:drawing>
      </w:r>
      <w:r w:rsidRPr="00301E4F">
        <w:rPr>
          <w:rFonts w:ascii="Times New Roman" w:hAnsi="Times New Roman"/>
        </w:rPr>
        <w:t>应用例</w:t>
      </w:r>
      <w:del w:id="616" w:author="zhengping jin" w:date="2024-10-08T13:30:00Z" w16du:dateUtc="2024-10-08T05:30:00Z">
        <w:r w:rsidRPr="00301E4F" w:rsidDel="00A147F3">
          <w:rPr>
            <w:rFonts w:ascii="Times New Roman" w:hAnsi="Times New Roman" w:hint="eastAsia"/>
          </w:rPr>
          <w:delText>1</w:delText>
        </w:r>
      </w:del>
      <w:ins w:id="617" w:author="zhengping jin" w:date="2024-10-08T13:30:00Z" w16du:dateUtc="2024-10-08T05:30:00Z">
        <w:r w:rsidR="00A147F3">
          <w:rPr>
            <w:rFonts w:ascii="Times New Roman" w:hAnsi="Times New Roman" w:hint="eastAsia"/>
          </w:rPr>
          <w:t>3.2.1</w:t>
        </w:r>
      </w:ins>
      <w:r w:rsidRPr="00301E4F">
        <w:rPr>
          <w:rFonts w:ascii="Times New Roman" w:hAnsi="Times New Roman"/>
        </w:rPr>
        <w:t>，得到</w:t>
      </w:r>
    </w:p>
    <w:p w14:paraId="10819E4F" w14:textId="5A7236DA"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46"/>
        </w:rPr>
        <w:drawing>
          <wp:inline distT="0" distB="0" distL="0" distR="0" wp14:anchorId="3DD171FE" wp14:editId="57BCAAEA">
            <wp:extent cx="2236470" cy="65405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236470" cy="654050"/>
                    </a:xfrm>
                    <a:prstGeom prst="rect">
                      <a:avLst/>
                    </a:prstGeom>
                    <a:noFill/>
                    <a:ln>
                      <a:noFill/>
                    </a:ln>
                  </pic:spPr>
                </pic:pic>
              </a:graphicData>
            </a:graphic>
          </wp:inline>
        </w:drawing>
      </w:r>
      <w:ins w:id="618" w:author="zhengping jin" w:date="2024-08-07T11:43:00Z" w16du:dateUtc="2024-08-07T03:43:00Z">
        <w:r w:rsidR="00B60B8A">
          <w:rPr>
            <w:rFonts w:ascii="Times New Roman" w:hAnsi="Times New Roman" w:hint="eastAsia"/>
          </w:rPr>
          <w:t>.</w:t>
        </w:r>
      </w:ins>
    </w:p>
    <w:p w14:paraId="57A3042E" w14:textId="545A41CF" w:rsidR="00342265" w:rsidRPr="00301E4F" w:rsidRDefault="00342265" w:rsidP="00342265">
      <w:pPr>
        <w:snapToGrid w:val="0"/>
        <w:spacing w:line="360" w:lineRule="auto"/>
        <w:ind w:firstLineChars="200" w:firstLine="420"/>
        <w:contextualSpacing/>
        <w:jc w:val="left"/>
        <w:rPr>
          <w:rFonts w:ascii="Times New Roman" w:hAnsi="Times New Roman"/>
        </w:rPr>
      </w:pPr>
      <w:proofErr w:type="gramStart"/>
      <w:r w:rsidRPr="00301E4F">
        <w:rPr>
          <w:rFonts w:ascii="Times New Roman" w:hAnsi="Times New Roman"/>
          <w:b/>
        </w:rPr>
        <w:t>解二</w:t>
      </w:r>
      <w:proofErr w:type="gramEnd"/>
      <w:r w:rsidRPr="00301E4F">
        <w:rPr>
          <w:rFonts w:ascii="Times New Roman" w:hAnsi="Times New Roman"/>
          <w:b/>
        </w:rPr>
        <w:t xml:space="preserve"> </w:t>
      </w:r>
      <w:r w:rsidRPr="00301E4F">
        <w:rPr>
          <w:rFonts w:ascii="Times New Roman" w:hAnsi="Times New Roman"/>
        </w:rPr>
        <w:t>归纳构造</w:t>
      </w:r>
      <w:r w:rsidR="00910D29" w:rsidRPr="00301E4F">
        <w:rPr>
          <w:rFonts w:ascii="Times New Roman" w:hAnsi="Times New Roman"/>
        </w:rPr>
        <w:t>同余方程</w:t>
      </w:r>
      <w:r w:rsidRPr="00301E4F">
        <w:rPr>
          <w:rFonts w:ascii="Times New Roman" w:hAnsi="Times New Roman"/>
        </w:rPr>
        <w:t>的解</w:t>
      </w:r>
      <w:r w:rsidRPr="00301E4F">
        <w:rPr>
          <w:rFonts w:ascii="Times New Roman" w:hAnsi="Times New Roman"/>
        </w:rPr>
        <w:t>.</w:t>
      </w:r>
    </w:p>
    <w:p w14:paraId="55350740" w14:textId="77777777" w:rsidR="00841219"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令</w:t>
      </w:r>
      <w:r w:rsidRPr="00301E4F">
        <w:rPr>
          <w:rFonts w:ascii="Times New Roman" w:hAnsi="Times New Roman"/>
          <w:noProof/>
          <w:position w:val="-12"/>
        </w:rPr>
        <w:drawing>
          <wp:inline distT="0" distB="0" distL="0" distR="0" wp14:anchorId="270EF11F" wp14:editId="1CF0A501">
            <wp:extent cx="358921" cy="200167"/>
            <wp:effectExtent l="0" t="0" r="3175" b="952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360120" cy="200835"/>
                    </a:xfrm>
                    <a:prstGeom prst="rect">
                      <a:avLst/>
                    </a:prstGeom>
                    <a:noFill/>
                    <a:ln>
                      <a:noFill/>
                    </a:ln>
                  </pic:spPr>
                </pic:pic>
              </a:graphicData>
            </a:graphic>
          </wp:inline>
        </w:drawing>
      </w:r>
      <w:r w:rsidRPr="00301E4F">
        <w:rPr>
          <w:rFonts w:ascii="Times New Roman" w:hAnsi="Times New Roman"/>
        </w:rPr>
        <w:t>，</w:t>
      </w:r>
      <w:r w:rsidR="00910D29" w:rsidRPr="00301E4F">
        <w:rPr>
          <w:rFonts w:ascii="Times New Roman" w:hAnsi="Times New Roman"/>
        </w:rPr>
        <w:t>同余方程</w:t>
      </w:r>
      <w:r w:rsidRPr="00301E4F">
        <w:rPr>
          <w:rFonts w:ascii="Times New Roman" w:hAnsi="Times New Roman"/>
        </w:rPr>
        <w:t>组的第一个</w:t>
      </w:r>
      <w:r w:rsidR="00910D29" w:rsidRPr="00301E4F">
        <w:rPr>
          <w:rFonts w:ascii="Times New Roman" w:hAnsi="Times New Roman"/>
        </w:rPr>
        <w:t>同余方程</w:t>
      </w:r>
      <w:r w:rsidRPr="00301E4F">
        <w:rPr>
          <w:rFonts w:ascii="Times New Roman" w:hAnsi="Times New Roman"/>
        </w:rPr>
        <w:t>有解</w:t>
      </w:r>
      <w:r w:rsidRPr="00301E4F">
        <w:rPr>
          <w:rFonts w:ascii="Times New Roman" w:hAnsi="Times New Roman"/>
          <w:noProof/>
          <w:position w:val="-12"/>
        </w:rPr>
        <w:drawing>
          <wp:inline distT="0" distB="0" distL="0" distR="0" wp14:anchorId="0344EF8F" wp14:editId="38E344EB">
            <wp:extent cx="1097280" cy="239395"/>
            <wp:effectExtent l="0" t="0" r="7620" b="825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097280" cy="239395"/>
                    </a:xfrm>
                    <a:prstGeom prst="rect">
                      <a:avLst/>
                    </a:prstGeom>
                    <a:noFill/>
                    <a:ln>
                      <a:noFill/>
                    </a:ln>
                  </pic:spPr>
                </pic:pic>
              </a:graphicData>
            </a:graphic>
          </wp:inline>
        </w:drawing>
      </w:r>
      <w:r w:rsidRPr="00301E4F">
        <w:rPr>
          <w:rFonts w:ascii="Times New Roman" w:hAnsi="Times New Roman"/>
        </w:rPr>
        <w:t>，</w:t>
      </w:r>
    </w:p>
    <w:p w14:paraId="0617CA04" w14:textId="2F2FC447" w:rsidR="00342265" w:rsidRPr="00B60B8A" w:rsidRDefault="00342265" w:rsidP="00841219">
      <w:pPr>
        <w:snapToGrid w:val="0"/>
        <w:spacing w:line="360" w:lineRule="auto"/>
        <w:ind w:firstLineChars="200" w:firstLine="420"/>
        <w:contextualSpacing/>
        <w:jc w:val="left"/>
        <w:rPr>
          <w:rFonts w:ascii="Times New Roman" w:hAnsi="Times New Roman"/>
          <w:iCs/>
        </w:rPr>
      </w:pPr>
      <w:del w:id="619" w:author="zhengping jin" w:date="2024-10-08T13:52:00Z" w16du:dateUtc="2024-10-08T05:52:00Z">
        <w:r w:rsidRPr="00301E4F" w:rsidDel="00BD4B69">
          <w:rPr>
            <w:rFonts w:ascii="Times New Roman" w:hAnsi="Times New Roman" w:hint="eastAsia"/>
          </w:rPr>
          <w:delText>我们</w:delText>
        </w:r>
      </w:del>
      <w:ins w:id="620" w:author="zhengping jin" w:date="2024-10-08T13:52:00Z" w16du:dateUtc="2024-10-08T05:52:00Z">
        <w:r w:rsidR="00BD4B69">
          <w:rPr>
            <w:rFonts w:ascii="Times New Roman" w:hAnsi="Times New Roman" w:hint="eastAsia"/>
          </w:rPr>
          <w:t>可</w:t>
        </w:r>
      </w:ins>
      <w:r w:rsidRPr="00301E4F">
        <w:rPr>
          <w:rFonts w:ascii="Times New Roman" w:hAnsi="Times New Roman"/>
        </w:rPr>
        <w:t>将</w:t>
      </w:r>
      <w:r w:rsidR="00910D29" w:rsidRPr="00301E4F">
        <w:rPr>
          <w:rFonts w:ascii="Times New Roman" w:hAnsi="Times New Roman"/>
        </w:rPr>
        <w:t>同余方程</w:t>
      </w:r>
      <w:r w:rsidRPr="00301E4F">
        <w:rPr>
          <w:rFonts w:ascii="Times New Roman" w:hAnsi="Times New Roman"/>
        </w:rPr>
        <w:t>组的</w:t>
      </w:r>
      <w:proofErr w:type="gramStart"/>
      <w:r w:rsidRPr="00301E4F">
        <w:rPr>
          <w:rFonts w:ascii="Times New Roman" w:hAnsi="Times New Roman"/>
        </w:rPr>
        <w:t>解表示</w:t>
      </w:r>
      <w:proofErr w:type="gramEnd"/>
      <w:r w:rsidRPr="00301E4F">
        <w:rPr>
          <w:rFonts w:ascii="Times New Roman" w:hAnsi="Times New Roman"/>
        </w:rPr>
        <w:t>为（</w:t>
      </w:r>
      <w:r w:rsidRPr="00301E4F">
        <w:rPr>
          <w:rFonts w:ascii="Times New Roman" w:hAnsi="Times New Roman"/>
          <w:i/>
        </w:rPr>
        <w:t>y</w:t>
      </w:r>
      <w:r w:rsidRPr="00301E4F">
        <w:rPr>
          <w:rFonts w:ascii="Times New Roman" w:hAnsi="Times New Roman"/>
        </w:rPr>
        <w:t>待定参数）</w:t>
      </w:r>
      <w:r w:rsidRPr="00301E4F">
        <w:rPr>
          <w:rFonts w:ascii="Times New Roman" w:hAnsi="Times New Roman"/>
          <w:i/>
        </w:rPr>
        <w:t>x</w:t>
      </w:r>
      <w:r w:rsidRPr="00301E4F">
        <w:rPr>
          <w:rFonts w:ascii="Times New Roman" w:hAnsi="Times New Roman"/>
        </w:rPr>
        <w:t>=1+5</w:t>
      </w:r>
      <w:r w:rsidRPr="00301E4F">
        <w:rPr>
          <w:rFonts w:ascii="Times New Roman" w:hAnsi="Times New Roman"/>
          <w:i/>
        </w:rPr>
        <w:t>y</w:t>
      </w:r>
      <w:ins w:id="621" w:author="zhengping jin" w:date="2024-08-07T11:44:00Z" w16du:dateUtc="2024-08-07T03:44:00Z">
        <w:r w:rsidR="00B60B8A">
          <w:rPr>
            <w:rFonts w:ascii="Times New Roman" w:hAnsi="Times New Roman" w:hint="eastAsia"/>
            <w:iCs/>
          </w:rPr>
          <w:t>.</w:t>
        </w:r>
      </w:ins>
    </w:p>
    <w:p w14:paraId="59ADBA9E" w14:textId="45B25EBD"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将</w:t>
      </w:r>
      <w:r w:rsidRPr="00301E4F">
        <w:rPr>
          <w:rFonts w:ascii="Times New Roman" w:hAnsi="Times New Roman"/>
          <w:i/>
        </w:rPr>
        <w:t>x</w:t>
      </w:r>
      <w:r w:rsidRPr="00301E4F">
        <w:rPr>
          <w:rFonts w:ascii="Times New Roman" w:hAnsi="Times New Roman"/>
        </w:rPr>
        <w:t>代入</w:t>
      </w:r>
      <w:r w:rsidR="00910D29" w:rsidRPr="00301E4F">
        <w:rPr>
          <w:rFonts w:ascii="Times New Roman" w:hAnsi="Times New Roman"/>
        </w:rPr>
        <w:t>同余方程</w:t>
      </w:r>
      <w:r w:rsidRPr="00301E4F">
        <w:rPr>
          <w:rFonts w:ascii="Times New Roman" w:hAnsi="Times New Roman"/>
        </w:rPr>
        <w:t>组的第二个</w:t>
      </w:r>
      <w:r w:rsidR="00910D29" w:rsidRPr="00301E4F">
        <w:rPr>
          <w:rFonts w:ascii="Times New Roman" w:hAnsi="Times New Roman"/>
        </w:rPr>
        <w:t>同余方程</w:t>
      </w:r>
      <w:r w:rsidRPr="00301E4F">
        <w:rPr>
          <w:rFonts w:ascii="Times New Roman" w:hAnsi="Times New Roman"/>
        </w:rPr>
        <w:t>，</w:t>
      </w:r>
      <w:del w:id="622" w:author="zhengping jin" w:date="2024-10-08T13:55:00Z" w16du:dateUtc="2024-10-08T05:55:00Z">
        <w:r w:rsidRPr="00301E4F" w:rsidDel="00BD4B69">
          <w:rPr>
            <w:rFonts w:ascii="Times New Roman" w:hAnsi="Times New Roman"/>
          </w:rPr>
          <w:delText>我们</w:delText>
        </w:r>
      </w:del>
      <w:r w:rsidRPr="00301E4F">
        <w:rPr>
          <w:rFonts w:ascii="Times New Roman" w:hAnsi="Times New Roman"/>
        </w:rPr>
        <w:t>有</w:t>
      </w:r>
    </w:p>
    <w:p w14:paraId="78DD1DF4" w14:textId="31BE4ABC"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06A6E465" wp14:editId="52592562">
            <wp:extent cx="1111250" cy="19685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111250" cy="196850"/>
                    </a:xfrm>
                    <a:prstGeom prst="rect">
                      <a:avLst/>
                    </a:prstGeom>
                    <a:noFill/>
                    <a:ln>
                      <a:noFill/>
                    </a:ln>
                  </pic:spPr>
                </pic:pic>
              </a:graphicData>
            </a:graphic>
          </wp:inline>
        </w:drawing>
      </w:r>
      <w:r w:rsidRPr="00301E4F">
        <w:rPr>
          <w:rFonts w:ascii="Times New Roman" w:hAnsi="Times New Roman"/>
        </w:rPr>
        <w:t>，</w:t>
      </w:r>
      <w:del w:id="623" w:author="zhengping jin" w:date="2024-10-08T13:56:00Z" w16du:dateUtc="2024-10-08T05:56:00Z">
        <w:r w:rsidRPr="00301E4F" w:rsidDel="00DB52E9">
          <w:rPr>
            <w:rFonts w:ascii="Times New Roman" w:hAnsi="Times New Roman" w:hint="eastAsia"/>
          </w:rPr>
          <w:delText>或</w:delText>
        </w:r>
      </w:del>
      <w:ins w:id="624" w:author="zhengping jin" w:date="2024-10-08T13:56:00Z" w16du:dateUtc="2024-10-08T05:56:00Z">
        <w:r w:rsidR="00DB52E9">
          <w:rPr>
            <w:rFonts w:ascii="Times New Roman" w:hAnsi="Times New Roman" w:hint="eastAsia"/>
          </w:rPr>
          <w:t>即</w:t>
        </w:r>
      </w:ins>
      <w:r w:rsidRPr="00301E4F">
        <w:rPr>
          <w:rFonts w:ascii="Times New Roman" w:hAnsi="Times New Roman"/>
          <w:noProof/>
          <w:position w:val="-10"/>
        </w:rPr>
        <w:drawing>
          <wp:inline distT="0" distB="0" distL="0" distR="0" wp14:anchorId="4B94A6F2" wp14:editId="4B7532FA">
            <wp:extent cx="942340" cy="19685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942340" cy="196850"/>
                    </a:xfrm>
                    <a:prstGeom prst="rect">
                      <a:avLst/>
                    </a:prstGeom>
                    <a:noFill/>
                    <a:ln>
                      <a:noFill/>
                    </a:ln>
                  </pic:spPr>
                </pic:pic>
              </a:graphicData>
            </a:graphic>
          </wp:inline>
        </w:drawing>
      </w:r>
      <w:ins w:id="625" w:author="zhengping jin" w:date="2024-08-07T11:44:00Z" w16du:dateUtc="2024-08-07T03:44:00Z">
        <w:r w:rsidR="00B60B8A">
          <w:rPr>
            <w:rFonts w:ascii="Times New Roman" w:hAnsi="Times New Roman" w:hint="eastAsia"/>
          </w:rPr>
          <w:t>.</w:t>
        </w:r>
      </w:ins>
    </w:p>
    <w:p w14:paraId="41C9DB37" w14:textId="24C594DC" w:rsidR="00841219"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运用广义</w:t>
      </w:r>
      <w:del w:id="626" w:author="zhengping jin" w:date="2024-08-06T23:16:00Z" w16du:dateUtc="2024-08-06T15:16:00Z">
        <w:r w:rsidRPr="00301E4F" w:rsidDel="006254F3">
          <w:rPr>
            <w:rFonts w:ascii="Times New Roman" w:hAnsi="Times New Roman"/>
          </w:rPr>
          <w:delText>欧几里得</w:delText>
        </w:r>
      </w:del>
      <w:ins w:id="627" w:author="zhengping jin" w:date="2024-08-06T23:16:00Z" w16du:dateUtc="2024-08-06T15:16:00Z">
        <w:r w:rsidR="006254F3">
          <w:rPr>
            <w:rFonts w:ascii="Times New Roman" w:hAnsi="Times New Roman"/>
          </w:rPr>
          <w:t>欧几里德</w:t>
        </w:r>
      </w:ins>
      <w:r w:rsidRPr="00301E4F">
        <w:rPr>
          <w:rFonts w:ascii="Times New Roman" w:hAnsi="Times New Roman"/>
        </w:rPr>
        <w:t>除法，对整数</w:t>
      </w:r>
      <w:r w:rsidRPr="00301E4F">
        <w:rPr>
          <w:rFonts w:ascii="Times New Roman" w:hAnsi="Times New Roman"/>
          <w:noProof/>
          <w:position w:val="-12"/>
        </w:rPr>
        <w:drawing>
          <wp:inline distT="0" distB="0" distL="0" distR="0" wp14:anchorId="20D581DA" wp14:editId="085AD87D">
            <wp:extent cx="429260" cy="239395"/>
            <wp:effectExtent l="0" t="0" r="8890" b="825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29260" cy="239395"/>
                    </a:xfrm>
                    <a:prstGeom prst="rect">
                      <a:avLst/>
                    </a:prstGeom>
                    <a:noFill/>
                    <a:ln>
                      <a:noFill/>
                    </a:ln>
                  </pic:spPr>
                </pic:pic>
              </a:graphicData>
            </a:graphic>
          </wp:inline>
        </w:drawing>
      </w:r>
      <w:r w:rsidRPr="00301E4F">
        <w:rPr>
          <w:rFonts w:ascii="Times New Roman" w:hAnsi="Times New Roman"/>
        </w:rPr>
        <w:t>及模</w:t>
      </w:r>
      <w:r w:rsidRPr="00301E4F">
        <w:rPr>
          <w:rFonts w:ascii="Times New Roman" w:hAnsi="Times New Roman"/>
          <w:noProof/>
          <w:position w:val="-12"/>
        </w:rPr>
        <w:drawing>
          <wp:inline distT="0" distB="0" distL="0" distR="0" wp14:anchorId="39E33A9F" wp14:editId="4E1843BB">
            <wp:extent cx="450215" cy="239395"/>
            <wp:effectExtent l="0" t="0" r="6985" b="825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450215" cy="239395"/>
                    </a:xfrm>
                    <a:prstGeom prst="rect">
                      <a:avLst/>
                    </a:prstGeom>
                    <a:noFill/>
                    <a:ln>
                      <a:noFill/>
                    </a:ln>
                  </pic:spPr>
                </pic:pic>
              </a:graphicData>
            </a:graphic>
          </wp:inline>
        </w:drawing>
      </w:r>
      <w:r w:rsidRPr="00301E4F">
        <w:rPr>
          <w:rFonts w:ascii="Times New Roman" w:hAnsi="Times New Roman"/>
        </w:rPr>
        <w:t>，</w:t>
      </w:r>
    </w:p>
    <w:p w14:paraId="1FE675F5" w14:textId="57E71807" w:rsidR="00342265" w:rsidRPr="00301E4F" w:rsidRDefault="00342265" w:rsidP="00841219">
      <w:pPr>
        <w:snapToGrid w:val="0"/>
        <w:spacing w:line="360" w:lineRule="auto"/>
        <w:ind w:firstLineChars="200" w:firstLine="420"/>
        <w:contextualSpacing/>
        <w:jc w:val="left"/>
        <w:rPr>
          <w:rFonts w:ascii="Times New Roman" w:hAnsi="Times New Roman"/>
        </w:rPr>
      </w:pPr>
      <w:r w:rsidRPr="00301E4F">
        <w:rPr>
          <w:rFonts w:ascii="Times New Roman" w:hAnsi="Times New Roman"/>
        </w:rPr>
        <w:t>可求出整数</w:t>
      </w:r>
      <w:r w:rsidRPr="00301E4F">
        <w:rPr>
          <w:rFonts w:ascii="Times New Roman" w:hAnsi="Times New Roman"/>
          <w:noProof/>
          <w:position w:val="-12"/>
        </w:rPr>
        <w:drawing>
          <wp:inline distT="0" distB="0" distL="0" distR="0" wp14:anchorId="5D4CC8F7" wp14:editId="2426A093">
            <wp:extent cx="1322070" cy="239395"/>
            <wp:effectExtent l="0" t="0" r="0" b="825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322070" cy="239395"/>
                    </a:xfrm>
                    <a:prstGeom prst="rect">
                      <a:avLst/>
                    </a:prstGeom>
                    <a:noFill/>
                    <a:ln>
                      <a:noFill/>
                    </a:ln>
                  </pic:spPr>
                </pic:pic>
              </a:graphicData>
            </a:graphic>
          </wp:inline>
        </w:drawing>
      </w:r>
      <w:r w:rsidRPr="00301E4F">
        <w:rPr>
          <w:rFonts w:ascii="Times New Roman" w:hAnsi="Times New Roman"/>
        </w:rPr>
        <w:t>，</w:t>
      </w:r>
      <w:ins w:id="628" w:author="zhengping jin" w:date="2024-10-08T14:04:00Z" w16du:dateUtc="2024-10-08T06:04:00Z">
        <w:r w:rsidR="00DB52E9">
          <w:rPr>
            <w:rFonts w:ascii="Times New Roman" w:hAnsi="Times New Roman" w:hint="eastAsia"/>
          </w:rPr>
          <w:t>进而</w:t>
        </w:r>
      </w:ins>
      <w:del w:id="629" w:author="zhengping jin" w:date="2024-10-08T14:07:00Z" w16du:dateUtc="2024-10-08T06:07:00Z">
        <w:r w:rsidRPr="00301E4F" w:rsidDel="002658F8">
          <w:rPr>
            <w:rFonts w:ascii="Times New Roman" w:hAnsi="Times New Roman"/>
          </w:rPr>
          <w:delText>我们</w:delText>
        </w:r>
      </w:del>
      <w:r w:rsidRPr="00301E4F">
        <w:rPr>
          <w:rFonts w:ascii="Times New Roman" w:hAnsi="Times New Roman"/>
        </w:rPr>
        <w:t>有</w:t>
      </w:r>
      <w:r w:rsidRPr="00301E4F">
        <w:rPr>
          <w:rFonts w:ascii="Times New Roman" w:hAnsi="Times New Roman"/>
          <w:noProof/>
          <w:position w:val="-10"/>
        </w:rPr>
        <w:drawing>
          <wp:inline distT="0" distB="0" distL="0" distR="0" wp14:anchorId="65C69873" wp14:editId="7A12C506">
            <wp:extent cx="1230630" cy="196850"/>
            <wp:effectExtent l="0" t="0" r="762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230630" cy="196850"/>
                    </a:xfrm>
                    <a:prstGeom prst="rect">
                      <a:avLst/>
                    </a:prstGeom>
                    <a:noFill/>
                    <a:ln>
                      <a:noFill/>
                    </a:ln>
                  </pic:spPr>
                </pic:pic>
              </a:graphicData>
            </a:graphic>
          </wp:inline>
        </w:drawing>
      </w:r>
      <w:ins w:id="630" w:author="zhengping jin" w:date="2024-08-07T11:44:00Z" w16du:dateUtc="2024-08-07T03:44:00Z">
        <w:r w:rsidR="00B60B8A">
          <w:rPr>
            <w:rFonts w:ascii="Times New Roman" w:hAnsi="Times New Roman" w:hint="eastAsia"/>
          </w:rPr>
          <w:t>.</w:t>
        </w:r>
      </w:ins>
    </w:p>
    <w:p w14:paraId="4FF8DEA3" w14:textId="6E7B4118" w:rsidR="00342265" w:rsidRPr="00301E4F" w:rsidRDefault="00342265" w:rsidP="00841219">
      <w:pPr>
        <w:snapToGrid w:val="0"/>
        <w:spacing w:line="360" w:lineRule="auto"/>
        <w:ind w:firstLineChars="200" w:firstLine="420"/>
        <w:contextualSpacing/>
        <w:jc w:val="left"/>
        <w:rPr>
          <w:rFonts w:ascii="Times New Roman" w:hAnsi="Times New Roman"/>
        </w:rPr>
      </w:pPr>
      <w:r w:rsidRPr="00301E4F">
        <w:rPr>
          <w:rFonts w:ascii="Times New Roman" w:hAnsi="Times New Roman"/>
        </w:rPr>
        <w:t>故</w:t>
      </w:r>
      <w:r w:rsidR="00910D29" w:rsidRPr="00301E4F">
        <w:rPr>
          <w:rFonts w:ascii="Times New Roman" w:hAnsi="Times New Roman"/>
        </w:rPr>
        <w:t>同余方程</w:t>
      </w:r>
      <w:r w:rsidRPr="00301E4F">
        <w:rPr>
          <w:rFonts w:ascii="Times New Roman" w:hAnsi="Times New Roman"/>
        </w:rPr>
        <w:t>组的解为</w:t>
      </w:r>
      <w:r w:rsidR="00841219">
        <w:rPr>
          <w:rFonts w:ascii="Times New Roman" w:hAnsi="Times New Roman" w:hint="eastAsia"/>
        </w:rPr>
        <w:t xml:space="preserve"> </w:t>
      </w:r>
      <w:r w:rsidRPr="00301E4F">
        <w:rPr>
          <w:rFonts w:ascii="Times New Roman" w:hAnsi="Times New Roman"/>
          <w:noProof/>
          <w:position w:val="-12"/>
        </w:rPr>
        <w:drawing>
          <wp:inline distT="0" distB="0" distL="0" distR="0" wp14:anchorId="0ED36320" wp14:editId="01843AA4">
            <wp:extent cx="1821815" cy="239395"/>
            <wp:effectExtent l="0" t="0" r="6985" b="825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821815" cy="239395"/>
                    </a:xfrm>
                    <a:prstGeom prst="rect">
                      <a:avLst/>
                    </a:prstGeom>
                    <a:noFill/>
                    <a:ln>
                      <a:noFill/>
                    </a:ln>
                  </pic:spPr>
                </pic:pic>
              </a:graphicData>
            </a:graphic>
          </wp:inline>
        </w:drawing>
      </w:r>
      <w:ins w:id="631" w:author="zhengping jin" w:date="2024-08-07T11:44:00Z" w16du:dateUtc="2024-08-07T03:44:00Z">
        <w:r w:rsidR="00B60B8A">
          <w:rPr>
            <w:rFonts w:ascii="Times New Roman" w:hAnsi="Times New Roman" w:hint="eastAsia"/>
          </w:rPr>
          <w:t>.</w:t>
        </w:r>
      </w:ins>
    </w:p>
    <w:p w14:paraId="2759304E" w14:textId="7ADADBA9" w:rsidR="00342265" w:rsidRPr="00301E4F" w:rsidRDefault="00342265" w:rsidP="00841219">
      <w:pPr>
        <w:snapToGrid w:val="0"/>
        <w:spacing w:line="360" w:lineRule="auto"/>
        <w:ind w:firstLineChars="200" w:firstLine="420"/>
        <w:contextualSpacing/>
        <w:jc w:val="left"/>
        <w:rPr>
          <w:rFonts w:ascii="Times New Roman" w:hAnsi="Times New Roman"/>
        </w:rPr>
      </w:pPr>
      <w:del w:id="632" w:author="zhengping jin" w:date="2024-10-08T14:06:00Z" w16du:dateUtc="2024-10-08T06:06:00Z">
        <w:r w:rsidRPr="00301E4F" w:rsidDel="002658F8">
          <w:rPr>
            <w:rFonts w:ascii="Times New Roman" w:hAnsi="Times New Roman" w:hint="eastAsia"/>
          </w:rPr>
          <w:delText>我们</w:delText>
        </w:r>
      </w:del>
      <w:ins w:id="633" w:author="zhengping jin" w:date="2024-10-08T14:06:00Z" w16du:dateUtc="2024-10-08T06:06:00Z">
        <w:r w:rsidR="002658F8">
          <w:rPr>
            <w:rFonts w:ascii="Times New Roman" w:hAnsi="Times New Roman" w:hint="eastAsia"/>
          </w:rPr>
          <w:t>可</w:t>
        </w:r>
      </w:ins>
      <w:r w:rsidRPr="00301E4F">
        <w:rPr>
          <w:rFonts w:ascii="Times New Roman" w:hAnsi="Times New Roman"/>
        </w:rPr>
        <w:t>将它表示为（</w:t>
      </w:r>
      <w:r w:rsidRPr="00301E4F">
        <w:rPr>
          <w:rFonts w:ascii="Times New Roman" w:hAnsi="Times New Roman"/>
          <w:i/>
        </w:rPr>
        <w:t>y</w:t>
      </w:r>
      <w:r w:rsidRPr="00301E4F">
        <w:rPr>
          <w:rFonts w:ascii="Times New Roman" w:hAnsi="Times New Roman"/>
        </w:rPr>
        <w:t>待定参数）</w:t>
      </w:r>
      <w:r w:rsidRPr="00301E4F">
        <w:rPr>
          <w:rFonts w:ascii="Times New Roman" w:hAnsi="Times New Roman"/>
          <w:noProof/>
          <w:position w:val="-12"/>
        </w:rPr>
        <w:drawing>
          <wp:inline distT="0" distB="0" distL="0" distR="0" wp14:anchorId="5E8E72F4" wp14:editId="169D786C">
            <wp:extent cx="1069340" cy="239395"/>
            <wp:effectExtent l="0" t="0" r="0" b="825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069340" cy="239395"/>
                    </a:xfrm>
                    <a:prstGeom prst="rect">
                      <a:avLst/>
                    </a:prstGeom>
                    <a:noFill/>
                    <a:ln>
                      <a:noFill/>
                    </a:ln>
                  </pic:spPr>
                </pic:pic>
              </a:graphicData>
            </a:graphic>
          </wp:inline>
        </w:drawing>
      </w:r>
      <w:ins w:id="634" w:author="zhengping jin" w:date="2024-08-07T11:44:00Z" w16du:dateUtc="2024-08-07T03:44:00Z">
        <w:r w:rsidR="00B60B8A">
          <w:rPr>
            <w:rFonts w:ascii="Times New Roman" w:hAnsi="Times New Roman" w:hint="eastAsia"/>
          </w:rPr>
          <w:t>.</w:t>
        </w:r>
      </w:ins>
    </w:p>
    <w:p w14:paraId="239EE379" w14:textId="7A15D5B5"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将</w:t>
      </w:r>
      <w:r w:rsidRPr="00301E4F">
        <w:rPr>
          <w:rFonts w:ascii="Times New Roman" w:hAnsi="Times New Roman"/>
          <w:i/>
        </w:rPr>
        <w:t>x</w:t>
      </w:r>
      <w:r w:rsidRPr="00301E4F">
        <w:rPr>
          <w:rFonts w:ascii="Times New Roman" w:hAnsi="Times New Roman"/>
        </w:rPr>
        <w:t>代入</w:t>
      </w:r>
      <w:r w:rsidR="00910D29" w:rsidRPr="00301E4F">
        <w:rPr>
          <w:rFonts w:ascii="Times New Roman" w:hAnsi="Times New Roman"/>
        </w:rPr>
        <w:t>同余方程</w:t>
      </w:r>
      <w:r w:rsidRPr="00301E4F">
        <w:rPr>
          <w:rFonts w:ascii="Times New Roman" w:hAnsi="Times New Roman"/>
        </w:rPr>
        <w:t>组的第三个</w:t>
      </w:r>
      <w:r w:rsidR="00910D29" w:rsidRPr="00301E4F">
        <w:rPr>
          <w:rFonts w:ascii="Times New Roman" w:hAnsi="Times New Roman"/>
        </w:rPr>
        <w:t>同余方程</w:t>
      </w:r>
      <w:r w:rsidRPr="00301E4F">
        <w:rPr>
          <w:rFonts w:ascii="Times New Roman" w:hAnsi="Times New Roman"/>
        </w:rPr>
        <w:t>，</w:t>
      </w:r>
      <w:del w:id="635" w:author="zhengping jin" w:date="2024-10-08T14:07:00Z" w16du:dateUtc="2024-10-08T06:07:00Z">
        <w:r w:rsidRPr="00301E4F" w:rsidDel="002658F8">
          <w:rPr>
            <w:rFonts w:ascii="Times New Roman" w:hAnsi="Times New Roman"/>
          </w:rPr>
          <w:delText>我们</w:delText>
        </w:r>
      </w:del>
      <w:r w:rsidRPr="00301E4F">
        <w:rPr>
          <w:rFonts w:ascii="Times New Roman" w:hAnsi="Times New Roman"/>
        </w:rPr>
        <w:t>有</w:t>
      </w:r>
    </w:p>
    <w:p w14:paraId="21896935" w14:textId="6EA5D80C"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19DCDA8D" wp14:editId="3C2BCAD2">
            <wp:extent cx="1266190" cy="19685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266190" cy="196850"/>
                    </a:xfrm>
                    <a:prstGeom prst="rect">
                      <a:avLst/>
                    </a:prstGeom>
                    <a:noFill/>
                    <a:ln>
                      <a:noFill/>
                    </a:ln>
                  </pic:spPr>
                </pic:pic>
              </a:graphicData>
            </a:graphic>
          </wp:inline>
        </w:drawing>
      </w:r>
      <w:r w:rsidRPr="00301E4F">
        <w:rPr>
          <w:rFonts w:ascii="Times New Roman" w:hAnsi="Times New Roman"/>
        </w:rPr>
        <w:t>，</w:t>
      </w:r>
      <w:del w:id="636" w:author="zhengping jin" w:date="2024-10-08T14:07:00Z" w16du:dateUtc="2024-10-08T06:07:00Z">
        <w:r w:rsidRPr="00301E4F" w:rsidDel="002658F8">
          <w:rPr>
            <w:rFonts w:ascii="Times New Roman" w:hAnsi="Times New Roman" w:hint="eastAsia"/>
          </w:rPr>
          <w:delText>或</w:delText>
        </w:r>
      </w:del>
      <w:ins w:id="637" w:author="zhengping jin" w:date="2024-10-08T14:07:00Z" w16du:dateUtc="2024-10-08T06:07:00Z">
        <w:r w:rsidR="002658F8">
          <w:rPr>
            <w:rFonts w:ascii="Times New Roman" w:hAnsi="Times New Roman" w:hint="eastAsia"/>
          </w:rPr>
          <w:t>即</w:t>
        </w:r>
      </w:ins>
      <w:r w:rsidRPr="00301E4F">
        <w:rPr>
          <w:rFonts w:ascii="Times New Roman" w:hAnsi="Times New Roman"/>
          <w:noProof/>
          <w:position w:val="-10"/>
        </w:rPr>
        <w:drawing>
          <wp:inline distT="0" distB="0" distL="0" distR="0" wp14:anchorId="48B919E1" wp14:editId="07097E4B">
            <wp:extent cx="1497965" cy="196850"/>
            <wp:effectExtent l="0" t="0" r="698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497965" cy="196850"/>
                    </a:xfrm>
                    <a:prstGeom prst="rect">
                      <a:avLst/>
                    </a:prstGeom>
                    <a:noFill/>
                    <a:ln>
                      <a:noFill/>
                    </a:ln>
                  </pic:spPr>
                </pic:pic>
              </a:graphicData>
            </a:graphic>
          </wp:inline>
        </w:drawing>
      </w:r>
      <w:ins w:id="638" w:author="zhengping jin" w:date="2024-08-07T11:44:00Z" w16du:dateUtc="2024-08-07T03:44:00Z">
        <w:r w:rsidR="00B60B8A">
          <w:rPr>
            <w:rFonts w:ascii="Times New Roman" w:hAnsi="Times New Roman" w:hint="eastAsia"/>
          </w:rPr>
          <w:t>.</w:t>
        </w:r>
      </w:ins>
    </w:p>
    <w:p w14:paraId="4574CD98" w14:textId="4AEC86DA" w:rsidR="00841219"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运用广义</w:t>
      </w:r>
      <w:del w:id="639" w:author="zhengping jin" w:date="2024-08-06T23:16:00Z" w16du:dateUtc="2024-08-06T15:16:00Z">
        <w:r w:rsidRPr="00301E4F" w:rsidDel="006254F3">
          <w:rPr>
            <w:rFonts w:ascii="Times New Roman" w:hAnsi="Times New Roman"/>
          </w:rPr>
          <w:delText>欧几里得</w:delText>
        </w:r>
      </w:del>
      <w:ins w:id="640" w:author="zhengping jin" w:date="2024-08-06T23:16:00Z" w16du:dateUtc="2024-08-06T15:16:00Z">
        <w:r w:rsidR="006254F3">
          <w:rPr>
            <w:rFonts w:ascii="Times New Roman" w:hAnsi="Times New Roman"/>
          </w:rPr>
          <w:t>欧几里德</w:t>
        </w:r>
      </w:ins>
      <w:r w:rsidRPr="00301E4F">
        <w:rPr>
          <w:rFonts w:ascii="Times New Roman" w:hAnsi="Times New Roman"/>
        </w:rPr>
        <w:t>除法，对整数</w:t>
      </w:r>
      <w:r w:rsidRPr="00301E4F">
        <w:rPr>
          <w:rFonts w:ascii="Times New Roman" w:hAnsi="Times New Roman"/>
          <w:noProof/>
          <w:position w:val="-12"/>
        </w:rPr>
        <w:drawing>
          <wp:inline distT="0" distB="0" distL="0" distR="0" wp14:anchorId="0022B199" wp14:editId="1BBBC33E">
            <wp:extent cx="520700" cy="239395"/>
            <wp:effectExtent l="0" t="0" r="0" b="825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520700" cy="239395"/>
                    </a:xfrm>
                    <a:prstGeom prst="rect">
                      <a:avLst/>
                    </a:prstGeom>
                    <a:noFill/>
                    <a:ln>
                      <a:noFill/>
                    </a:ln>
                  </pic:spPr>
                </pic:pic>
              </a:graphicData>
            </a:graphic>
          </wp:inline>
        </w:drawing>
      </w:r>
      <w:r w:rsidRPr="00301E4F">
        <w:rPr>
          <w:rFonts w:ascii="Times New Roman" w:hAnsi="Times New Roman"/>
        </w:rPr>
        <w:t>及模</w:t>
      </w:r>
      <w:r w:rsidRPr="00301E4F">
        <w:rPr>
          <w:rFonts w:ascii="Times New Roman" w:hAnsi="Times New Roman"/>
          <w:noProof/>
          <w:position w:val="-12"/>
        </w:rPr>
        <w:drawing>
          <wp:inline distT="0" distB="0" distL="0" distR="0" wp14:anchorId="4E03DA6D" wp14:editId="3F53234E">
            <wp:extent cx="450215" cy="239395"/>
            <wp:effectExtent l="0" t="0" r="6985" b="8255"/>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450215" cy="239395"/>
                    </a:xfrm>
                    <a:prstGeom prst="rect">
                      <a:avLst/>
                    </a:prstGeom>
                    <a:noFill/>
                    <a:ln>
                      <a:noFill/>
                    </a:ln>
                  </pic:spPr>
                </pic:pic>
              </a:graphicData>
            </a:graphic>
          </wp:inline>
        </w:drawing>
      </w:r>
      <w:r w:rsidRPr="00301E4F">
        <w:rPr>
          <w:rFonts w:ascii="Times New Roman" w:hAnsi="Times New Roman"/>
        </w:rPr>
        <w:t>，</w:t>
      </w:r>
    </w:p>
    <w:p w14:paraId="237F590B" w14:textId="37D1AC38" w:rsidR="00342265" w:rsidRPr="00301E4F" w:rsidRDefault="00342265" w:rsidP="00841219">
      <w:pPr>
        <w:snapToGrid w:val="0"/>
        <w:spacing w:line="360" w:lineRule="auto"/>
        <w:ind w:firstLineChars="200" w:firstLine="420"/>
        <w:contextualSpacing/>
        <w:jc w:val="left"/>
        <w:rPr>
          <w:rFonts w:ascii="Times New Roman" w:hAnsi="Times New Roman"/>
        </w:rPr>
      </w:pPr>
      <w:r w:rsidRPr="00301E4F">
        <w:rPr>
          <w:rFonts w:ascii="Times New Roman" w:hAnsi="Times New Roman"/>
        </w:rPr>
        <w:t>可求出整数</w:t>
      </w:r>
      <w:r w:rsidRPr="00301E4F">
        <w:rPr>
          <w:rFonts w:ascii="Times New Roman" w:hAnsi="Times New Roman"/>
          <w:noProof/>
          <w:position w:val="-12"/>
        </w:rPr>
        <w:drawing>
          <wp:inline distT="0" distB="0" distL="0" distR="0" wp14:anchorId="04DF6903" wp14:editId="01276AA5">
            <wp:extent cx="1343660" cy="239395"/>
            <wp:effectExtent l="0" t="0" r="8890" b="825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343660" cy="239395"/>
                    </a:xfrm>
                    <a:prstGeom prst="rect">
                      <a:avLst/>
                    </a:prstGeom>
                    <a:noFill/>
                    <a:ln>
                      <a:noFill/>
                    </a:ln>
                  </pic:spPr>
                </pic:pic>
              </a:graphicData>
            </a:graphic>
          </wp:inline>
        </w:drawing>
      </w:r>
      <w:r w:rsidRPr="00301E4F">
        <w:rPr>
          <w:rFonts w:ascii="Times New Roman" w:hAnsi="Times New Roman"/>
        </w:rPr>
        <w:t>，</w:t>
      </w:r>
      <w:del w:id="641" w:author="zhengping jin" w:date="2024-10-08T14:07:00Z" w16du:dateUtc="2024-10-08T06:07:00Z">
        <w:r w:rsidRPr="00301E4F" w:rsidDel="002658F8">
          <w:rPr>
            <w:rFonts w:ascii="Times New Roman" w:hAnsi="Times New Roman" w:hint="eastAsia"/>
          </w:rPr>
          <w:delText>我们</w:delText>
        </w:r>
      </w:del>
      <w:ins w:id="642" w:author="zhengping jin" w:date="2024-10-08T14:07:00Z" w16du:dateUtc="2024-10-08T06:07:00Z">
        <w:r w:rsidR="002658F8">
          <w:rPr>
            <w:rFonts w:ascii="Times New Roman" w:hAnsi="Times New Roman" w:hint="eastAsia"/>
          </w:rPr>
          <w:t>进而</w:t>
        </w:r>
      </w:ins>
      <w:r w:rsidRPr="00301E4F">
        <w:rPr>
          <w:rFonts w:ascii="Times New Roman" w:hAnsi="Times New Roman"/>
        </w:rPr>
        <w:t>有</w:t>
      </w:r>
      <w:r w:rsidRPr="00301E4F">
        <w:rPr>
          <w:rFonts w:ascii="Times New Roman" w:hAnsi="Times New Roman"/>
          <w:noProof/>
          <w:position w:val="-10"/>
        </w:rPr>
        <w:drawing>
          <wp:inline distT="0" distB="0" distL="0" distR="0" wp14:anchorId="09CC38B0" wp14:editId="28E15094">
            <wp:extent cx="1019810" cy="196850"/>
            <wp:effectExtent l="0" t="0" r="889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019810" cy="196850"/>
                    </a:xfrm>
                    <a:prstGeom prst="rect">
                      <a:avLst/>
                    </a:prstGeom>
                    <a:noFill/>
                    <a:ln>
                      <a:noFill/>
                    </a:ln>
                  </pic:spPr>
                </pic:pic>
              </a:graphicData>
            </a:graphic>
          </wp:inline>
        </w:drawing>
      </w:r>
      <w:ins w:id="643" w:author="zhengping jin" w:date="2024-08-07T11:44:00Z" w16du:dateUtc="2024-08-07T03:44:00Z">
        <w:r w:rsidR="00B60B8A">
          <w:rPr>
            <w:rFonts w:ascii="Times New Roman" w:hAnsi="Times New Roman" w:hint="eastAsia"/>
          </w:rPr>
          <w:t>.</w:t>
        </w:r>
      </w:ins>
    </w:p>
    <w:p w14:paraId="5DCF6C03" w14:textId="78A92E8F" w:rsidR="00342265" w:rsidRPr="00301E4F" w:rsidRDefault="00342265" w:rsidP="00841219">
      <w:pPr>
        <w:snapToGrid w:val="0"/>
        <w:spacing w:line="360" w:lineRule="auto"/>
        <w:ind w:firstLineChars="200" w:firstLine="420"/>
        <w:contextualSpacing/>
        <w:jc w:val="left"/>
        <w:rPr>
          <w:rFonts w:ascii="Times New Roman" w:hAnsi="Times New Roman"/>
        </w:rPr>
      </w:pPr>
      <w:r w:rsidRPr="00301E4F">
        <w:rPr>
          <w:rFonts w:ascii="Times New Roman" w:hAnsi="Times New Roman"/>
        </w:rPr>
        <w:t>故</w:t>
      </w:r>
      <w:r w:rsidR="00910D29" w:rsidRPr="00301E4F">
        <w:rPr>
          <w:rFonts w:ascii="Times New Roman" w:hAnsi="Times New Roman"/>
        </w:rPr>
        <w:t>同余方程</w:t>
      </w:r>
      <w:r w:rsidRPr="00301E4F">
        <w:rPr>
          <w:rFonts w:ascii="Times New Roman" w:hAnsi="Times New Roman"/>
        </w:rPr>
        <w:t>组的解为</w:t>
      </w:r>
      <w:r w:rsidR="00841219">
        <w:rPr>
          <w:rFonts w:ascii="Times New Roman" w:hAnsi="Times New Roman" w:hint="eastAsia"/>
        </w:rPr>
        <w:t xml:space="preserve"> </w:t>
      </w:r>
      <w:r w:rsidRPr="00301E4F">
        <w:rPr>
          <w:rFonts w:ascii="Times New Roman" w:hAnsi="Times New Roman"/>
          <w:noProof/>
          <w:position w:val="-12"/>
        </w:rPr>
        <w:drawing>
          <wp:inline distT="0" distB="0" distL="0" distR="0" wp14:anchorId="7AA76BEF" wp14:editId="11BEE49C">
            <wp:extent cx="2046605" cy="239395"/>
            <wp:effectExtent l="0" t="0" r="0" b="825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046605" cy="239395"/>
                    </a:xfrm>
                    <a:prstGeom prst="rect">
                      <a:avLst/>
                    </a:prstGeom>
                    <a:noFill/>
                    <a:ln>
                      <a:noFill/>
                    </a:ln>
                  </pic:spPr>
                </pic:pic>
              </a:graphicData>
            </a:graphic>
          </wp:inline>
        </w:drawing>
      </w:r>
      <w:ins w:id="644" w:author="zhengping jin" w:date="2024-08-07T11:44:00Z" w16du:dateUtc="2024-08-07T03:44:00Z">
        <w:r w:rsidR="00B60B8A">
          <w:rPr>
            <w:rFonts w:ascii="Times New Roman" w:hAnsi="Times New Roman" w:hint="eastAsia"/>
          </w:rPr>
          <w:t>.</w:t>
        </w:r>
      </w:ins>
    </w:p>
    <w:p w14:paraId="4920EA66" w14:textId="4EB59611" w:rsidR="00342265" w:rsidRPr="00301E4F" w:rsidRDefault="00342265" w:rsidP="00841219">
      <w:pPr>
        <w:snapToGrid w:val="0"/>
        <w:spacing w:line="360" w:lineRule="auto"/>
        <w:ind w:firstLineChars="200" w:firstLine="420"/>
        <w:contextualSpacing/>
        <w:jc w:val="left"/>
        <w:rPr>
          <w:rFonts w:ascii="Times New Roman" w:hAnsi="Times New Roman"/>
        </w:rPr>
      </w:pPr>
      <w:del w:id="645" w:author="zhengping jin" w:date="2024-10-08T14:06:00Z" w16du:dateUtc="2024-10-08T06:06:00Z">
        <w:r w:rsidRPr="00301E4F" w:rsidDel="002658F8">
          <w:rPr>
            <w:rFonts w:ascii="Times New Roman" w:hAnsi="Times New Roman" w:hint="eastAsia"/>
          </w:rPr>
          <w:delText>我们</w:delText>
        </w:r>
      </w:del>
      <w:ins w:id="646" w:author="zhengping jin" w:date="2024-10-08T14:06:00Z" w16du:dateUtc="2024-10-08T06:06:00Z">
        <w:r w:rsidR="002658F8">
          <w:rPr>
            <w:rFonts w:ascii="Times New Roman" w:hAnsi="Times New Roman" w:hint="eastAsia"/>
          </w:rPr>
          <w:t>可</w:t>
        </w:r>
      </w:ins>
      <w:r w:rsidRPr="00301E4F">
        <w:rPr>
          <w:rFonts w:ascii="Times New Roman" w:hAnsi="Times New Roman"/>
        </w:rPr>
        <w:t>将它表示为（</w:t>
      </w:r>
      <w:r w:rsidRPr="00301E4F">
        <w:rPr>
          <w:rFonts w:ascii="Times New Roman" w:hAnsi="Times New Roman"/>
          <w:i/>
        </w:rPr>
        <w:t>y</w:t>
      </w:r>
      <w:r w:rsidRPr="00301E4F">
        <w:rPr>
          <w:rFonts w:ascii="Times New Roman" w:hAnsi="Times New Roman"/>
        </w:rPr>
        <w:t>待定参数）</w:t>
      </w:r>
      <w:r w:rsidRPr="00301E4F">
        <w:rPr>
          <w:rFonts w:ascii="Times New Roman" w:hAnsi="Times New Roman"/>
          <w:noProof/>
          <w:position w:val="-12"/>
        </w:rPr>
        <w:drawing>
          <wp:inline distT="0" distB="0" distL="0" distR="0" wp14:anchorId="03E4B247" wp14:editId="3BF3C7B5">
            <wp:extent cx="1153795" cy="239395"/>
            <wp:effectExtent l="0" t="0" r="8255" b="825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1153795" cy="239395"/>
                    </a:xfrm>
                    <a:prstGeom prst="rect">
                      <a:avLst/>
                    </a:prstGeom>
                    <a:noFill/>
                    <a:ln>
                      <a:noFill/>
                    </a:ln>
                  </pic:spPr>
                </pic:pic>
              </a:graphicData>
            </a:graphic>
          </wp:inline>
        </w:drawing>
      </w:r>
      <w:ins w:id="647" w:author="zhengping jin" w:date="2024-08-07T11:44:00Z" w16du:dateUtc="2024-08-07T03:44:00Z">
        <w:r w:rsidR="00B60B8A">
          <w:rPr>
            <w:rFonts w:ascii="Times New Roman" w:hAnsi="Times New Roman" w:hint="eastAsia"/>
          </w:rPr>
          <w:t>.</w:t>
        </w:r>
      </w:ins>
    </w:p>
    <w:p w14:paraId="0ECD1610" w14:textId="33CF87B7" w:rsidR="00342265" w:rsidRPr="00301E4F"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将</w:t>
      </w:r>
      <w:r w:rsidRPr="00301E4F">
        <w:rPr>
          <w:rFonts w:ascii="Times New Roman" w:hAnsi="Times New Roman"/>
          <w:i/>
        </w:rPr>
        <w:t>x</w:t>
      </w:r>
      <w:r w:rsidRPr="00301E4F">
        <w:rPr>
          <w:rFonts w:ascii="Times New Roman" w:hAnsi="Times New Roman"/>
        </w:rPr>
        <w:t>代入</w:t>
      </w:r>
      <w:r w:rsidR="00910D29" w:rsidRPr="00301E4F">
        <w:rPr>
          <w:rFonts w:ascii="Times New Roman" w:hAnsi="Times New Roman"/>
        </w:rPr>
        <w:t>同余方程</w:t>
      </w:r>
      <w:r w:rsidRPr="00301E4F">
        <w:rPr>
          <w:rFonts w:ascii="Times New Roman" w:hAnsi="Times New Roman"/>
        </w:rPr>
        <w:t>组的第</w:t>
      </w:r>
      <w:del w:id="648" w:author="zhengping jin" w:date="2024-10-08T14:06:00Z" w16du:dateUtc="2024-10-08T06:06:00Z">
        <w:r w:rsidRPr="00301E4F" w:rsidDel="002658F8">
          <w:rPr>
            <w:rFonts w:ascii="Times New Roman" w:hAnsi="Times New Roman" w:hint="eastAsia"/>
          </w:rPr>
          <w:delText>三</w:delText>
        </w:r>
      </w:del>
      <w:ins w:id="649" w:author="zhengping jin" w:date="2024-10-08T14:06:00Z" w16du:dateUtc="2024-10-08T06:06:00Z">
        <w:r w:rsidR="002658F8">
          <w:rPr>
            <w:rFonts w:ascii="Times New Roman" w:hAnsi="Times New Roman" w:hint="eastAsia"/>
          </w:rPr>
          <w:t>四</w:t>
        </w:r>
      </w:ins>
      <w:r w:rsidRPr="00301E4F">
        <w:rPr>
          <w:rFonts w:ascii="Times New Roman" w:hAnsi="Times New Roman"/>
        </w:rPr>
        <w:t>个</w:t>
      </w:r>
      <w:r w:rsidR="00910D29" w:rsidRPr="00301E4F">
        <w:rPr>
          <w:rFonts w:ascii="Times New Roman" w:hAnsi="Times New Roman"/>
        </w:rPr>
        <w:t>同余方程</w:t>
      </w:r>
      <w:r w:rsidRPr="00301E4F">
        <w:rPr>
          <w:rFonts w:ascii="Times New Roman" w:hAnsi="Times New Roman"/>
        </w:rPr>
        <w:t>，</w:t>
      </w:r>
      <w:del w:id="650" w:author="zhengping jin" w:date="2024-10-08T14:07:00Z" w16du:dateUtc="2024-10-08T06:07:00Z">
        <w:r w:rsidRPr="00301E4F" w:rsidDel="002658F8">
          <w:rPr>
            <w:rFonts w:ascii="Times New Roman" w:hAnsi="Times New Roman"/>
          </w:rPr>
          <w:delText>我们</w:delText>
        </w:r>
      </w:del>
      <w:r w:rsidRPr="00301E4F">
        <w:rPr>
          <w:rFonts w:ascii="Times New Roman" w:hAnsi="Times New Roman"/>
        </w:rPr>
        <w:t>有</w:t>
      </w:r>
    </w:p>
    <w:p w14:paraId="6CD41078" w14:textId="7A142885" w:rsidR="00342265" w:rsidRPr="00301E4F" w:rsidRDefault="00342265" w:rsidP="00342265">
      <w:pPr>
        <w:snapToGrid w:val="0"/>
        <w:spacing w:line="360" w:lineRule="auto"/>
        <w:contextualSpacing/>
        <w:jc w:val="center"/>
        <w:rPr>
          <w:rFonts w:ascii="Times New Roman" w:hAnsi="Times New Roman"/>
        </w:rPr>
      </w:pPr>
      <w:r w:rsidRPr="00301E4F">
        <w:rPr>
          <w:rFonts w:ascii="Times New Roman" w:hAnsi="Times New Roman"/>
          <w:noProof/>
          <w:position w:val="-10"/>
        </w:rPr>
        <w:drawing>
          <wp:inline distT="0" distB="0" distL="0" distR="0" wp14:anchorId="77980A68" wp14:editId="476A525D">
            <wp:extent cx="1456055" cy="19685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456055" cy="196850"/>
                    </a:xfrm>
                    <a:prstGeom prst="rect">
                      <a:avLst/>
                    </a:prstGeom>
                    <a:noFill/>
                    <a:ln>
                      <a:noFill/>
                    </a:ln>
                  </pic:spPr>
                </pic:pic>
              </a:graphicData>
            </a:graphic>
          </wp:inline>
        </w:drawing>
      </w:r>
      <w:r w:rsidRPr="00301E4F">
        <w:rPr>
          <w:rFonts w:ascii="Times New Roman" w:hAnsi="Times New Roman"/>
        </w:rPr>
        <w:t>，</w:t>
      </w:r>
      <w:del w:id="651" w:author="zhengping jin" w:date="2024-10-08T14:07:00Z" w16du:dateUtc="2024-10-08T06:07:00Z">
        <w:r w:rsidRPr="00301E4F" w:rsidDel="002658F8">
          <w:rPr>
            <w:rFonts w:ascii="Times New Roman" w:hAnsi="Times New Roman" w:hint="eastAsia"/>
          </w:rPr>
          <w:delText>或</w:delText>
        </w:r>
      </w:del>
      <w:ins w:id="652" w:author="zhengping jin" w:date="2024-10-08T14:07:00Z" w16du:dateUtc="2024-10-08T06:07:00Z">
        <w:r w:rsidR="002658F8">
          <w:rPr>
            <w:rFonts w:ascii="Times New Roman" w:hAnsi="Times New Roman" w:hint="eastAsia"/>
          </w:rPr>
          <w:t>即</w:t>
        </w:r>
      </w:ins>
      <w:r w:rsidRPr="00301E4F">
        <w:rPr>
          <w:rFonts w:ascii="Times New Roman" w:hAnsi="Times New Roman"/>
          <w:noProof/>
          <w:position w:val="-10"/>
        </w:rPr>
        <w:drawing>
          <wp:inline distT="0" distB="0" distL="0" distR="0" wp14:anchorId="1ED435F6" wp14:editId="37AD9303">
            <wp:extent cx="1744345" cy="196850"/>
            <wp:effectExtent l="0" t="0" r="8255"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744345" cy="196850"/>
                    </a:xfrm>
                    <a:prstGeom prst="rect">
                      <a:avLst/>
                    </a:prstGeom>
                    <a:noFill/>
                    <a:ln>
                      <a:noFill/>
                    </a:ln>
                  </pic:spPr>
                </pic:pic>
              </a:graphicData>
            </a:graphic>
          </wp:inline>
        </w:drawing>
      </w:r>
      <w:ins w:id="653" w:author="zhengping jin" w:date="2024-08-07T11:44:00Z" w16du:dateUtc="2024-08-07T03:44:00Z">
        <w:r w:rsidR="00B60B8A">
          <w:rPr>
            <w:rFonts w:ascii="Times New Roman" w:hAnsi="Times New Roman" w:hint="eastAsia"/>
          </w:rPr>
          <w:t>.</w:t>
        </w:r>
      </w:ins>
    </w:p>
    <w:p w14:paraId="32528ABB" w14:textId="6EFE253F" w:rsidR="00841219" w:rsidRDefault="00342265" w:rsidP="00342265">
      <w:pPr>
        <w:snapToGrid w:val="0"/>
        <w:spacing w:line="360" w:lineRule="auto"/>
        <w:ind w:firstLineChars="200" w:firstLine="420"/>
        <w:contextualSpacing/>
        <w:jc w:val="left"/>
        <w:rPr>
          <w:rFonts w:ascii="Times New Roman" w:hAnsi="Times New Roman"/>
        </w:rPr>
      </w:pPr>
      <w:r w:rsidRPr="00301E4F">
        <w:rPr>
          <w:rFonts w:ascii="Times New Roman" w:hAnsi="Times New Roman"/>
        </w:rPr>
        <w:t>运用广义</w:t>
      </w:r>
      <w:del w:id="654" w:author="zhengping jin" w:date="2024-08-06T23:16:00Z" w16du:dateUtc="2024-08-06T15:16:00Z">
        <w:r w:rsidRPr="00301E4F" w:rsidDel="006254F3">
          <w:rPr>
            <w:rFonts w:ascii="Times New Roman" w:hAnsi="Times New Roman"/>
          </w:rPr>
          <w:delText>欧几里得</w:delText>
        </w:r>
      </w:del>
      <w:ins w:id="655" w:author="zhengping jin" w:date="2024-08-06T23:16:00Z" w16du:dateUtc="2024-08-06T15:16:00Z">
        <w:r w:rsidR="006254F3">
          <w:rPr>
            <w:rFonts w:ascii="Times New Roman" w:hAnsi="Times New Roman"/>
          </w:rPr>
          <w:t>欧几里德</w:t>
        </w:r>
      </w:ins>
      <w:r w:rsidRPr="00301E4F">
        <w:rPr>
          <w:rFonts w:ascii="Times New Roman" w:hAnsi="Times New Roman"/>
        </w:rPr>
        <w:t>除法，对整数</w:t>
      </w:r>
      <w:r w:rsidRPr="00301E4F">
        <w:rPr>
          <w:rFonts w:ascii="Times New Roman" w:hAnsi="Times New Roman"/>
          <w:noProof/>
          <w:position w:val="-12"/>
        </w:rPr>
        <w:drawing>
          <wp:inline distT="0" distB="0" distL="0" distR="0" wp14:anchorId="4E26F3B6" wp14:editId="64CF02D5">
            <wp:extent cx="598170" cy="239395"/>
            <wp:effectExtent l="0" t="0" r="0" b="825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98170" cy="239395"/>
                    </a:xfrm>
                    <a:prstGeom prst="rect">
                      <a:avLst/>
                    </a:prstGeom>
                    <a:noFill/>
                    <a:ln>
                      <a:noFill/>
                    </a:ln>
                  </pic:spPr>
                </pic:pic>
              </a:graphicData>
            </a:graphic>
          </wp:inline>
        </w:drawing>
      </w:r>
      <w:r w:rsidRPr="00301E4F">
        <w:rPr>
          <w:rFonts w:ascii="Times New Roman" w:hAnsi="Times New Roman"/>
        </w:rPr>
        <w:t>及模</w:t>
      </w:r>
      <w:r w:rsidRPr="00301E4F">
        <w:rPr>
          <w:rFonts w:ascii="Times New Roman" w:hAnsi="Times New Roman"/>
          <w:noProof/>
          <w:position w:val="-12"/>
        </w:rPr>
        <w:drawing>
          <wp:inline distT="0" distB="0" distL="0" distR="0" wp14:anchorId="476062AF" wp14:editId="4C9C1485">
            <wp:extent cx="499110" cy="239395"/>
            <wp:effectExtent l="0" t="0" r="0" b="825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499110" cy="239395"/>
                    </a:xfrm>
                    <a:prstGeom prst="rect">
                      <a:avLst/>
                    </a:prstGeom>
                    <a:noFill/>
                    <a:ln>
                      <a:noFill/>
                    </a:ln>
                  </pic:spPr>
                </pic:pic>
              </a:graphicData>
            </a:graphic>
          </wp:inline>
        </w:drawing>
      </w:r>
      <w:r w:rsidRPr="00301E4F">
        <w:rPr>
          <w:rFonts w:ascii="Times New Roman" w:hAnsi="Times New Roman"/>
        </w:rPr>
        <w:t>，</w:t>
      </w:r>
    </w:p>
    <w:p w14:paraId="7CBAD3FF" w14:textId="43FFEAC1" w:rsidR="00342265" w:rsidRPr="00301E4F" w:rsidRDefault="00342265" w:rsidP="00841219">
      <w:pPr>
        <w:snapToGrid w:val="0"/>
        <w:spacing w:line="360" w:lineRule="auto"/>
        <w:ind w:firstLineChars="200" w:firstLine="420"/>
        <w:contextualSpacing/>
        <w:jc w:val="left"/>
        <w:rPr>
          <w:rFonts w:ascii="Times New Roman" w:hAnsi="Times New Roman"/>
        </w:rPr>
      </w:pPr>
      <w:r w:rsidRPr="00301E4F">
        <w:rPr>
          <w:rFonts w:ascii="Times New Roman" w:hAnsi="Times New Roman"/>
        </w:rPr>
        <w:t>可求出整数</w:t>
      </w:r>
      <w:r w:rsidRPr="00301E4F">
        <w:rPr>
          <w:rFonts w:ascii="Times New Roman" w:hAnsi="Times New Roman"/>
          <w:noProof/>
          <w:position w:val="-12"/>
        </w:rPr>
        <w:drawing>
          <wp:inline distT="0" distB="0" distL="0" distR="0" wp14:anchorId="57B6BE0C" wp14:editId="718E2ACE">
            <wp:extent cx="1357630" cy="239395"/>
            <wp:effectExtent l="0" t="0" r="0" b="825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357630" cy="239395"/>
                    </a:xfrm>
                    <a:prstGeom prst="rect">
                      <a:avLst/>
                    </a:prstGeom>
                    <a:noFill/>
                    <a:ln>
                      <a:noFill/>
                    </a:ln>
                  </pic:spPr>
                </pic:pic>
              </a:graphicData>
            </a:graphic>
          </wp:inline>
        </w:drawing>
      </w:r>
      <w:r w:rsidRPr="00301E4F">
        <w:rPr>
          <w:rFonts w:ascii="Times New Roman" w:hAnsi="Times New Roman"/>
        </w:rPr>
        <w:t>，</w:t>
      </w:r>
      <w:del w:id="656" w:author="zhengping jin" w:date="2024-10-08T14:07:00Z" w16du:dateUtc="2024-10-08T06:07:00Z">
        <w:r w:rsidRPr="00301E4F" w:rsidDel="002658F8">
          <w:rPr>
            <w:rFonts w:ascii="Times New Roman" w:hAnsi="Times New Roman" w:hint="eastAsia"/>
          </w:rPr>
          <w:delText>我们</w:delText>
        </w:r>
      </w:del>
      <w:ins w:id="657" w:author="zhengping jin" w:date="2024-10-08T14:07:00Z" w16du:dateUtc="2024-10-08T06:07:00Z">
        <w:r w:rsidR="002658F8">
          <w:rPr>
            <w:rFonts w:ascii="Times New Roman" w:hAnsi="Times New Roman" w:hint="eastAsia"/>
          </w:rPr>
          <w:t>进而</w:t>
        </w:r>
      </w:ins>
      <w:r w:rsidRPr="00301E4F">
        <w:rPr>
          <w:rFonts w:ascii="Times New Roman" w:hAnsi="Times New Roman"/>
        </w:rPr>
        <w:t>有</w:t>
      </w:r>
      <w:r w:rsidRPr="00301E4F">
        <w:rPr>
          <w:rFonts w:ascii="Times New Roman" w:hAnsi="Times New Roman"/>
          <w:noProof/>
          <w:position w:val="-10"/>
        </w:rPr>
        <w:drawing>
          <wp:inline distT="0" distB="0" distL="0" distR="0" wp14:anchorId="18A5B079" wp14:editId="1ADB1331">
            <wp:extent cx="1097280" cy="196850"/>
            <wp:effectExtent l="0" t="0" r="762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097280" cy="196850"/>
                    </a:xfrm>
                    <a:prstGeom prst="rect">
                      <a:avLst/>
                    </a:prstGeom>
                    <a:noFill/>
                    <a:ln>
                      <a:noFill/>
                    </a:ln>
                  </pic:spPr>
                </pic:pic>
              </a:graphicData>
            </a:graphic>
          </wp:inline>
        </w:drawing>
      </w:r>
      <w:ins w:id="658" w:author="zhengping jin" w:date="2024-08-07T11:44:00Z" w16du:dateUtc="2024-08-07T03:44:00Z">
        <w:r w:rsidR="00B60B8A">
          <w:rPr>
            <w:rFonts w:ascii="Times New Roman" w:hAnsi="Times New Roman" w:hint="eastAsia"/>
          </w:rPr>
          <w:t>.</w:t>
        </w:r>
      </w:ins>
    </w:p>
    <w:p w14:paraId="441423F8" w14:textId="07B6973D" w:rsidR="00342265" w:rsidRPr="00301E4F" w:rsidRDefault="00342265" w:rsidP="00C41334">
      <w:pPr>
        <w:snapToGrid w:val="0"/>
        <w:spacing w:line="360" w:lineRule="auto"/>
        <w:ind w:firstLineChars="200" w:firstLine="420"/>
        <w:contextualSpacing/>
        <w:jc w:val="left"/>
        <w:rPr>
          <w:rFonts w:ascii="Times New Roman" w:hAnsi="Times New Roman"/>
        </w:rPr>
      </w:pPr>
      <w:r w:rsidRPr="00301E4F">
        <w:rPr>
          <w:rFonts w:ascii="Times New Roman" w:hAnsi="Times New Roman"/>
        </w:rPr>
        <w:t>故</w:t>
      </w:r>
      <w:r w:rsidR="00910D29" w:rsidRPr="00301E4F">
        <w:rPr>
          <w:rFonts w:ascii="Times New Roman" w:hAnsi="Times New Roman"/>
        </w:rPr>
        <w:t>同余方程</w:t>
      </w:r>
      <w:r w:rsidRPr="00301E4F">
        <w:rPr>
          <w:rFonts w:ascii="Times New Roman" w:hAnsi="Times New Roman"/>
        </w:rPr>
        <w:t>组的解为</w:t>
      </w:r>
      <w:r w:rsidRPr="00301E4F">
        <w:rPr>
          <w:rFonts w:ascii="Times New Roman" w:hAnsi="Times New Roman"/>
          <w:noProof/>
          <w:position w:val="-12"/>
        </w:rPr>
        <w:drawing>
          <wp:inline distT="0" distB="0" distL="0" distR="0" wp14:anchorId="276FCAD4" wp14:editId="3FAF433C">
            <wp:extent cx="2440940" cy="239395"/>
            <wp:effectExtent l="0" t="0" r="0" b="825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440940" cy="239395"/>
                    </a:xfrm>
                    <a:prstGeom prst="rect">
                      <a:avLst/>
                    </a:prstGeom>
                    <a:noFill/>
                    <a:ln>
                      <a:noFill/>
                    </a:ln>
                  </pic:spPr>
                </pic:pic>
              </a:graphicData>
            </a:graphic>
          </wp:inline>
        </w:drawing>
      </w:r>
      <w:ins w:id="659" w:author="zhengping jin" w:date="2024-08-07T11:45:00Z" w16du:dateUtc="2024-08-07T03:45:00Z">
        <w:r w:rsidR="00B60B8A">
          <w:rPr>
            <w:rFonts w:ascii="Times New Roman" w:hAnsi="Times New Roman" w:hint="eastAsia"/>
          </w:rPr>
          <w:t>.</w:t>
        </w:r>
      </w:ins>
    </w:p>
    <w:p w14:paraId="53B4CB91" w14:textId="49D85023" w:rsidR="00342265" w:rsidRPr="00301E4F" w:rsidRDefault="00342265" w:rsidP="00CA78D3">
      <w:pPr>
        <w:spacing w:beforeLines="50" w:before="156" w:afterLines="50" w:after="156" w:line="360" w:lineRule="auto"/>
        <w:jc w:val="left"/>
        <w:rPr>
          <w:rFonts w:ascii="Times New Roman" w:hAnsi="Times New Roman"/>
          <w:b/>
          <w:sz w:val="24"/>
          <w:szCs w:val="24"/>
        </w:rPr>
      </w:pPr>
      <w:r w:rsidRPr="00301E4F">
        <w:rPr>
          <w:rFonts w:ascii="Times New Roman" w:hAnsi="Times New Roman" w:hint="eastAsia"/>
          <w:b/>
          <w:sz w:val="24"/>
          <w:szCs w:val="24"/>
        </w:rPr>
        <w:t>3.2.</w:t>
      </w:r>
      <w:r w:rsidR="00CA78D3">
        <w:rPr>
          <w:rFonts w:ascii="Times New Roman" w:hAnsi="Times New Roman"/>
          <w:b/>
          <w:sz w:val="24"/>
          <w:szCs w:val="24"/>
        </w:rPr>
        <w:t>3</w:t>
      </w:r>
      <w:r w:rsidRPr="00301E4F">
        <w:rPr>
          <w:rFonts w:ascii="Times New Roman" w:hAnsi="Times New Roman" w:hint="eastAsia"/>
          <w:b/>
          <w:sz w:val="24"/>
          <w:szCs w:val="24"/>
        </w:rPr>
        <w:t>中国剩余定理应用</w:t>
      </w:r>
    </w:p>
    <w:p w14:paraId="59F257C9" w14:textId="09AB85B9" w:rsidR="00342265" w:rsidRPr="00301E4F" w:rsidRDefault="00342265" w:rsidP="00342265">
      <w:pPr>
        <w:snapToGrid w:val="0"/>
        <w:spacing w:line="360" w:lineRule="auto"/>
        <w:ind w:firstLine="420"/>
        <w:contextualSpacing/>
        <w:jc w:val="left"/>
        <w:rPr>
          <w:rFonts w:ascii="Times New Roman" w:hAnsi="Times New Roman"/>
        </w:rPr>
      </w:pPr>
      <w:r w:rsidRPr="00301E4F">
        <w:rPr>
          <w:rFonts w:ascii="Times New Roman" w:hAnsi="Times New Roman"/>
        </w:rPr>
        <w:lastRenderedPageBreak/>
        <w:t>应用中国剩余定理，可以将一些复杂的运算转化为较简单的运算</w:t>
      </w:r>
      <w:r w:rsidRPr="00301E4F">
        <w:rPr>
          <w:rFonts w:ascii="Times New Roman" w:hAnsi="Times New Roman"/>
        </w:rPr>
        <w:t>.</w:t>
      </w:r>
    </w:p>
    <w:p w14:paraId="4DEA2748" w14:textId="225090A9" w:rsidR="00342265" w:rsidRPr="00301E4F" w:rsidRDefault="00C41334" w:rsidP="00C41334">
      <w:pPr>
        <w:snapToGrid w:val="0"/>
        <w:spacing w:line="360" w:lineRule="auto"/>
        <w:contextualSpacing/>
        <w:jc w:val="left"/>
        <w:rPr>
          <w:rFonts w:ascii="Times New Roman" w:hAnsi="Times New Roman"/>
        </w:rPr>
      </w:pPr>
      <w:r w:rsidRPr="00301E4F">
        <w:rPr>
          <w:rFonts w:ascii="Times New Roman" w:hAnsi="Times New Roman"/>
          <w:b/>
        </w:rPr>
        <w:t>例</w:t>
      </w:r>
      <w:r>
        <w:rPr>
          <w:rFonts w:ascii="Times New Roman" w:hAnsi="Times New Roman" w:hint="eastAsia"/>
          <w:b/>
        </w:rPr>
        <w:t>3</w:t>
      </w:r>
      <w:r>
        <w:rPr>
          <w:rFonts w:ascii="Times New Roman" w:hAnsi="Times New Roman"/>
          <w:b/>
        </w:rPr>
        <w:t xml:space="preserve">.2.3 </w:t>
      </w:r>
      <w:r w:rsidR="00342265" w:rsidRPr="00301E4F">
        <w:rPr>
          <w:rFonts w:ascii="Times New Roman" w:hAnsi="Times New Roman"/>
          <w:b/>
        </w:rPr>
        <w:t xml:space="preserve"> </w:t>
      </w:r>
      <w:r w:rsidR="00342265" w:rsidRPr="00301E4F">
        <w:rPr>
          <w:rFonts w:ascii="Times New Roman" w:hAnsi="Times New Roman"/>
        </w:rPr>
        <w:t>计算</w:t>
      </w:r>
      <w:r w:rsidR="00342265" w:rsidRPr="00301E4F">
        <w:rPr>
          <w:rFonts w:ascii="Times New Roman" w:hAnsi="Times New Roman"/>
          <w:noProof/>
          <w:position w:val="-10"/>
        </w:rPr>
        <w:drawing>
          <wp:inline distT="0" distB="0" distL="0" distR="0" wp14:anchorId="06C4FBB0" wp14:editId="7CE1C6C5">
            <wp:extent cx="1019810" cy="239395"/>
            <wp:effectExtent l="0" t="0" r="8890" b="825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r w:rsidR="00342265" w:rsidRPr="00301E4F">
        <w:rPr>
          <w:rFonts w:ascii="Times New Roman" w:hAnsi="Times New Roman"/>
        </w:rPr>
        <w:t>.</w:t>
      </w:r>
    </w:p>
    <w:p w14:paraId="2AF1D8BD" w14:textId="622696FA" w:rsidR="00342265" w:rsidRPr="00301E4F" w:rsidRDefault="00342265" w:rsidP="00C41334">
      <w:pPr>
        <w:snapToGrid w:val="0"/>
        <w:spacing w:line="360" w:lineRule="auto"/>
        <w:ind w:firstLineChars="200" w:firstLine="420"/>
        <w:contextualSpacing/>
        <w:jc w:val="left"/>
        <w:rPr>
          <w:rFonts w:ascii="Times New Roman" w:hAnsi="Times New Roman"/>
        </w:rPr>
      </w:pPr>
      <w:r w:rsidRPr="00301E4F">
        <w:rPr>
          <w:rFonts w:ascii="Times New Roman" w:hAnsi="Times New Roman"/>
          <w:b/>
        </w:rPr>
        <w:t>解</w:t>
      </w:r>
      <w:proofErr w:type="gramStart"/>
      <w:r w:rsidRPr="00301E4F">
        <w:rPr>
          <w:rFonts w:ascii="Times New Roman" w:hAnsi="Times New Roman"/>
          <w:b/>
        </w:rPr>
        <w:t>一</w:t>
      </w:r>
      <w:proofErr w:type="gramEnd"/>
      <w:r w:rsidRPr="00301E4F">
        <w:rPr>
          <w:rFonts w:ascii="Times New Roman" w:hAnsi="Times New Roman"/>
          <w:b/>
        </w:rPr>
        <w:t xml:space="preserve"> </w:t>
      </w:r>
      <w:r w:rsidRPr="00301E4F">
        <w:rPr>
          <w:rFonts w:ascii="Times New Roman" w:hAnsi="Times New Roman"/>
        </w:rPr>
        <w:t>利用</w:t>
      </w:r>
      <w:r w:rsidR="00C41334" w:rsidRPr="00C41334">
        <w:rPr>
          <w:rFonts w:ascii="Times New Roman" w:hAnsi="Times New Roman"/>
        </w:rPr>
        <w:t>定理</w:t>
      </w:r>
      <w:r w:rsidR="00C41334" w:rsidRPr="00C41334">
        <w:rPr>
          <w:rFonts w:ascii="Times New Roman" w:hAnsi="Times New Roman" w:hint="eastAsia"/>
        </w:rPr>
        <w:t>2</w:t>
      </w:r>
      <w:r w:rsidR="00C41334" w:rsidRPr="00C41334">
        <w:rPr>
          <w:rFonts w:ascii="Times New Roman" w:hAnsi="Times New Roman"/>
        </w:rPr>
        <w:t>.2.13</w:t>
      </w:r>
      <w:r w:rsidR="00C41334" w:rsidRPr="00C41334">
        <w:rPr>
          <w:rFonts w:ascii="Times New Roman" w:hAnsi="Times New Roman"/>
        </w:rPr>
        <w:t>（欧拉定理）</w:t>
      </w:r>
      <w:r w:rsidRPr="00301E4F">
        <w:rPr>
          <w:rFonts w:ascii="Times New Roman" w:hAnsi="Times New Roman"/>
        </w:rPr>
        <w:t>及模重复</w:t>
      </w:r>
      <w:proofErr w:type="gramStart"/>
      <w:r w:rsidRPr="00301E4F">
        <w:rPr>
          <w:rFonts w:ascii="Times New Roman" w:hAnsi="Times New Roman"/>
        </w:rPr>
        <w:t>平方计算</w:t>
      </w:r>
      <w:proofErr w:type="gramEnd"/>
      <w:r w:rsidRPr="00301E4F">
        <w:rPr>
          <w:rFonts w:ascii="Times New Roman" w:hAnsi="Times New Roman"/>
        </w:rPr>
        <w:t>法</w:t>
      </w:r>
      <w:ins w:id="660" w:author="zhengping jin" w:date="2024-08-07T16:14:00Z" w16du:dateUtc="2024-08-07T08:14:00Z">
        <w:r w:rsidR="00F9652F">
          <w:rPr>
            <w:rFonts w:ascii="Times New Roman" w:hAnsi="Times New Roman" w:hint="eastAsia"/>
          </w:rPr>
          <w:t>进行</w:t>
        </w:r>
      </w:ins>
      <w:del w:id="661" w:author="zhengping jin" w:date="2024-08-07T16:13:00Z" w16du:dateUtc="2024-08-07T08:13:00Z">
        <w:r w:rsidRPr="00301E4F" w:rsidDel="00F9652F">
          <w:rPr>
            <w:rFonts w:ascii="Times New Roman" w:hAnsi="Times New Roman" w:hint="eastAsia"/>
          </w:rPr>
          <w:delText>计算</w:delText>
        </w:r>
      </w:del>
      <w:ins w:id="662" w:author="zhengping jin" w:date="2024-08-07T16:14:00Z" w16du:dateUtc="2024-08-07T08:14:00Z">
        <w:r w:rsidR="00F9652F">
          <w:rPr>
            <w:rFonts w:ascii="Times New Roman" w:hAnsi="Times New Roman" w:hint="eastAsia"/>
          </w:rPr>
          <w:t>求解</w:t>
        </w:r>
      </w:ins>
      <w:r w:rsidRPr="00301E4F">
        <w:rPr>
          <w:rFonts w:ascii="Times New Roman" w:hAnsi="Times New Roman"/>
        </w:rPr>
        <w:t>.</w:t>
      </w:r>
    </w:p>
    <w:p w14:paraId="1B148D80" w14:textId="57BCEB06" w:rsidR="00342265" w:rsidRPr="00301E4F" w:rsidRDefault="00342265" w:rsidP="00342265">
      <w:pPr>
        <w:snapToGrid w:val="0"/>
        <w:spacing w:line="360" w:lineRule="auto"/>
        <w:ind w:firstLineChars="500" w:firstLine="1050"/>
        <w:jc w:val="left"/>
        <w:rPr>
          <w:rFonts w:ascii="Times New Roman" w:hAnsi="Times New Roman"/>
        </w:rPr>
      </w:pPr>
      <w:r w:rsidRPr="00301E4F">
        <w:rPr>
          <w:rFonts w:ascii="Times New Roman" w:hAnsi="Times New Roman"/>
        </w:rPr>
        <w:t>因为</w:t>
      </w:r>
      <w:r w:rsidRPr="00301E4F">
        <w:rPr>
          <w:rFonts w:ascii="Times New Roman" w:hAnsi="Times New Roman"/>
          <w:noProof/>
          <w:position w:val="-10"/>
        </w:rPr>
        <w:drawing>
          <wp:inline distT="0" distB="0" distL="0" distR="0" wp14:anchorId="4DF84C27" wp14:editId="02B41640">
            <wp:extent cx="2229485" cy="19685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229485" cy="196850"/>
                    </a:xfrm>
                    <a:prstGeom prst="rect">
                      <a:avLst/>
                    </a:prstGeom>
                    <a:noFill/>
                    <a:ln>
                      <a:noFill/>
                    </a:ln>
                  </pic:spPr>
                </pic:pic>
              </a:graphicData>
            </a:graphic>
          </wp:inline>
        </w:drawing>
      </w:r>
      <w:r w:rsidRPr="00301E4F">
        <w:rPr>
          <w:rFonts w:ascii="Times New Roman" w:hAnsi="Times New Roman"/>
        </w:rPr>
        <w:t>，所以由</w:t>
      </w:r>
      <w:r w:rsidR="00C41334" w:rsidRPr="00C41334">
        <w:rPr>
          <w:rFonts w:ascii="Times New Roman" w:hAnsi="Times New Roman"/>
        </w:rPr>
        <w:t>定理</w:t>
      </w:r>
      <w:r w:rsidR="00C41334" w:rsidRPr="00C41334">
        <w:rPr>
          <w:rFonts w:ascii="Times New Roman" w:hAnsi="Times New Roman" w:hint="eastAsia"/>
        </w:rPr>
        <w:t>2</w:t>
      </w:r>
      <w:r w:rsidR="00C41334" w:rsidRPr="00C41334">
        <w:rPr>
          <w:rFonts w:ascii="Times New Roman" w:hAnsi="Times New Roman"/>
        </w:rPr>
        <w:t>.2.13</w:t>
      </w:r>
      <w:r w:rsidR="00C41334" w:rsidRPr="00C41334">
        <w:rPr>
          <w:rFonts w:ascii="Times New Roman" w:hAnsi="Times New Roman"/>
        </w:rPr>
        <w:t>（欧拉定理）</w:t>
      </w:r>
      <w:r w:rsidRPr="00301E4F">
        <w:rPr>
          <w:rFonts w:ascii="Times New Roman" w:hAnsi="Times New Roman"/>
        </w:rPr>
        <w:t>，</w:t>
      </w:r>
    </w:p>
    <w:p w14:paraId="7E851BDF" w14:textId="56B935D4" w:rsidR="00342265" w:rsidRPr="00301E4F" w:rsidRDefault="00342265" w:rsidP="00342265">
      <w:pPr>
        <w:snapToGrid w:val="0"/>
        <w:spacing w:line="360" w:lineRule="auto"/>
        <w:ind w:firstLine="420"/>
        <w:jc w:val="center"/>
        <w:rPr>
          <w:rFonts w:ascii="Times New Roman" w:hAnsi="Times New Roman"/>
        </w:rPr>
      </w:pPr>
      <w:r w:rsidRPr="00301E4F">
        <w:rPr>
          <w:rFonts w:ascii="Times New Roman" w:hAnsi="Times New Roman"/>
          <w:noProof/>
          <w:position w:val="-10"/>
        </w:rPr>
        <w:drawing>
          <wp:inline distT="0" distB="0" distL="0" distR="0" wp14:anchorId="498E5D5E" wp14:editId="6D8BCA96">
            <wp:extent cx="977900" cy="239395"/>
            <wp:effectExtent l="0" t="0" r="0" b="825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977900" cy="239395"/>
                    </a:xfrm>
                    <a:prstGeom prst="rect">
                      <a:avLst/>
                    </a:prstGeom>
                    <a:noFill/>
                    <a:ln>
                      <a:noFill/>
                    </a:ln>
                  </pic:spPr>
                </pic:pic>
              </a:graphicData>
            </a:graphic>
          </wp:inline>
        </w:drawing>
      </w:r>
      <w:ins w:id="663" w:author="zhengping jin" w:date="2024-08-07T11:47:00Z" w16du:dateUtc="2024-08-07T03:47:00Z">
        <w:r w:rsidR="0045001C">
          <w:rPr>
            <w:rFonts w:ascii="Times New Roman" w:hAnsi="Times New Roman" w:hint="eastAsia"/>
          </w:rPr>
          <w:t>.</w:t>
        </w:r>
      </w:ins>
    </w:p>
    <w:p w14:paraId="538B38F0" w14:textId="5EFE38AD" w:rsidR="00342265" w:rsidRPr="00301E4F" w:rsidRDefault="00342265" w:rsidP="00342265">
      <w:pPr>
        <w:snapToGrid w:val="0"/>
        <w:spacing w:line="360" w:lineRule="auto"/>
        <w:ind w:firstLineChars="500" w:firstLine="1050"/>
        <w:jc w:val="left"/>
        <w:rPr>
          <w:rFonts w:ascii="Times New Roman" w:hAnsi="Times New Roman"/>
        </w:rPr>
      </w:pPr>
      <w:r w:rsidRPr="00301E4F">
        <w:rPr>
          <w:rFonts w:ascii="Times New Roman" w:hAnsi="Times New Roman"/>
        </w:rPr>
        <w:t>又</w:t>
      </w:r>
      <w:r w:rsidRPr="00301E4F">
        <w:rPr>
          <w:rFonts w:ascii="Times New Roman" w:hAnsi="Times New Roman"/>
          <w:noProof/>
          <w:position w:val="-6"/>
        </w:rPr>
        <w:drawing>
          <wp:inline distT="0" distB="0" distL="0" distR="0" wp14:anchorId="75A0B9E2" wp14:editId="3701E6C1">
            <wp:extent cx="1589405" cy="1828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589405" cy="182880"/>
                    </a:xfrm>
                    <a:prstGeom prst="rect">
                      <a:avLst/>
                    </a:prstGeom>
                    <a:noFill/>
                    <a:ln>
                      <a:noFill/>
                    </a:ln>
                  </pic:spPr>
                </pic:pic>
              </a:graphicData>
            </a:graphic>
          </wp:inline>
        </w:drawing>
      </w:r>
      <w:r w:rsidRPr="00301E4F">
        <w:rPr>
          <w:rFonts w:ascii="Times New Roman" w:hAnsi="Times New Roman"/>
        </w:rPr>
        <w:t>，所以</w:t>
      </w:r>
    </w:p>
    <w:p w14:paraId="1F144401" w14:textId="2323CB53"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10"/>
        </w:rPr>
        <w:drawing>
          <wp:inline distT="0" distB="0" distL="0" distR="0" wp14:anchorId="32081208" wp14:editId="401E9ED8">
            <wp:extent cx="2258060" cy="239395"/>
            <wp:effectExtent l="0" t="0" r="8890" b="825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258060" cy="239395"/>
                    </a:xfrm>
                    <a:prstGeom prst="rect">
                      <a:avLst/>
                    </a:prstGeom>
                    <a:noFill/>
                    <a:ln>
                      <a:noFill/>
                    </a:ln>
                  </pic:spPr>
                </pic:pic>
              </a:graphicData>
            </a:graphic>
          </wp:inline>
        </w:drawing>
      </w:r>
      <w:ins w:id="664" w:author="zhengping jin" w:date="2024-08-07T11:47:00Z" w16du:dateUtc="2024-08-07T03:47:00Z">
        <w:r w:rsidR="0045001C">
          <w:rPr>
            <w:rFonts w:ascii="Times New Roman" w:hAnsi="Times New Roman" w:hint="eastAsia"/>
          </w:rPr>
          <w:t>.</w:t>
        </w:r>
      </w:ins>
    </w:p>
    <w:p w14:paraId="7130D702" w14:textId="653A65A7" w:rsidR="00342265" w:rsidRPr="00301E4F" w:rsidRDefault="00342265" w:rsidP="00C41334">
      <w:pPr>
        <w:snapToGrid w:val="0"/>
        <w:spacing w:line="360" w:lineRule="auto"/>
        <w:ind w:firstLineChars="500" w:firstLine="1050"/>
        <w:jc w:val="left"/>
        <w:rPr>
          <w:rFonts w:ascii="Times New Roman" w:hAnsi="Times New Roman"/>
        </w:rPr>
      </w:pPr>
      <w:r w:rsidRPr="00301E4F">
        <w:rPr>
          <w:rFonts w:ascii="Times New Roman" w:hAnsi="Times New Roman"/>
        </w:rPr>
        <w:t>设</w:t>
      </w:r>
      <w:r w:rsidRPr="00301E4F">
        <w:rPr>
          <w:rFonts w:ascii="Times New Roman" w:hAnsi="Times New Roman"/>
          <w:i/>
        </w:rPr>
        <w:t>m</w:t>
      </w:r>
      <w:r w:rsidRPr="00301E4F">
        <w:rPr>
          <w:rFonts w:ascii="Times New Roman" w:hAnsi="Times New Roman"/>
        </w:rPr>
        <w:t>=77</w:t>
      </w:r>
      <w:r w:rsidRPr="00301E4F">
        <w:rPr>
          <w:rFonts w:ascii="Times New Roman" w:hAnsi="Times New Roman"/>
        </w:rPr>
        <w:t>，</w:t>
      </w:r>
      <w:r w:rsidRPr="00301E4F">
        <w:rPr>
          <w:rFonts w:ascii="Times New Roman" w:hAnsi="Times New Roman"/>
          <w:i/>
        </w:rPr>
        <w:t>b</w:t>
      </w:r>
      <w:r w:rsidRPr="00301E4F">
        <w:rPr>
          <w:rFonts w:ascii="Times New Roman" w:hAnsi="Times New Roman"/>
        </w:rPr>
        <w:t>=2</w:t>
      </w:r>
      <w:r w:rsidRPr="00301E4F">
        <w:rPr>
          <w:rFonts w:ascii="Times New Roman" w:hAnsi="Times New Roman"/>
        </w:rPr>
        <w:t>，令</w:t>
      </w:r>
      <w:r w:rsidRPr="00301E4F">
        <w:rPr>
          <w:rFonts w:ascii="Times New Roman" w:hAnsi="Times New Roman"/>
          <w:i/>
        </w:rPr>
        <w:t>a</w:t>
      </w:r>
      <w:r w:rsidRPr="00301E4F">
        <w:rPr>
          <w:rFonts w:ascii="Times New Roman" w:hAnsi="Times New Roman"/>
        </w:rPr>
        <w:t xml:space="preserve">=1. </w:t>
      </w:r>
      <w:r w:rsidRPr="00301E4F">
        <w:rPr>
          <w:rFonts w:ascii="Times New Roman" w:hAnsi="Times New Roman"/>
        </w:rPr>
        <w:t>将</w:t>
      </w:r>
      <w:r w:rsidRPr="00301E4F">
        <w:rPr>
          <w:rFonts w:ascii="Times New Roman" w:hAnsi="Times New Roman"/>
        </w:rPr>
        <w:t>40</w:t>
      </w:r>
      <w:r w:rsidRPr="00301E4F">
        <w:rPr>
          <w:rFonts w:ascii="Times New Roman" w:hAnsi="Times New Roman"/>
        </w:rPr>
        <w:t>写成二进制，</w:t>
      </w:r>
      <w:r w:rsidR="00C41334">
        <w:rPr>
          <w:rFonts w:ascii="Times New Roman" w:hAnsi="Times New Roman" w:hint="eastAsia"/>
        </w:rPr>
        <w:t xml:space="preserve"> </w:t>
      </w:r>
      <w:r w:rsidRPr="00301E4F">
        <w:rPr>
          <w:rFonts w:ascii="Times New Roman" w:hAnsi="Times New Roman"/>
          <w:noProof/>
          <w:position w:val="-6"/>
        </w:rPr>
        <w:drawing>
          <wp:inline distT="0" distB="0" distL="0" distR="0" wp14:anchorId="7AA88B5A" wp14:editId="335E1FCA">
            <wp:extent cx="759460" cy="196850"/>
            <wp:effectExtent l="0" t="0" r="254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759460" cy="196850"/>
                    </a:xfrm>
                    <a:prstGeom prst="rect">
                      <a:avLst/>
                    </a:prstGeom>
                    <a:noFill/>
                    <a:ln>
                      <a:noFill/>
                    </a:ln>
                  </pic:spPr>
                </pic:pic>
              </a:graphicData>
            </a:graphic>
          </wp:inline>
        </w:drawing>
      </w:r>
      <w:ins w:id="665" w:author="zhengping jin" w:date="2024-08-07T11:48:00Z" w16du:dateUtc="2024-08-07T03:48:00Z">
        <w:r w:rsidR="0045001C">
          <w:rPr>
            <w:rFonts w:ascii="Times New Roman" w:hAnsi="Times New Roman" w:hint="eastAsia"/>
          </w:rPr>
          <w:t>.</w:t>
        </w:r>
      </w:ins>
    </w:p>
    <w:p w14:paraId="79B549BB" w14:textId="77777777" w:rsidR="00342265" w:rsidRPr="00301E4F" w:rsidRDefault="00342265" w:rsidP="00342265">
      <w:pPr>
        <w:snapToGrid w:val="0"/>
        <w:spacing w:line="360" w:lineRule="auto"/>
        <w:ind w:firstLineChars="500" w:firstLine="1050"/>
        <w:contextualSpacing/>
        <w:jc w:val="left"/>
        <w:rPr>
          <w:rFonts w:ascii="Times New Roman" w:hAnsi="Times New Roman"/>
        </w:rPr>
      </w:pPr>
      <w:r w:rsidRPr="00301E4F">
        <w:rPr>
          <w:rFonts w:ascii="Times New Roman" w:hAnsi="Times New Roman"/>
        </w:rPr>
        <w:t>运用模重复平方法，我们依次计算如下：</w:t>
      </w:r>
    </w:p>
    <w:p w14:paraId="6AB72AE0" w14:textId="7A0EADDC" w:rsidR="00342265" w:rsidRPr="00301E4F" w:rsidRDefault="00342265" w:rsidP="00C41334">
      <w:pPr>
        <w:snapToGrid w:val="0"/>
        <w:spacing w:line="360" w:lineRule="auto"/>
        <w:ind w:firstLine="420"/>
        <w:jc w:val="left"/>
        <w:rPr>
          <w:rFonts w:ascii="Times New Roman" w:hAnsi="Times New Roman"/>
        </w:rPr>
      </w:pPr>
      <w:r w:rsidRPr="00301E4F">
        <w:rPr>
          <w:rFonts w:ascii="Times New Roman" w:hAnsi="Times New Roman"/>
        </w:rPr>
        <w:t>（</w:t>
      </w:r>
      <w:r w:rsidRPr="00301E4F">
        <w:rPr>
          <w:rFonts w:ascii="Times New Roman" w:hAnsi="Times New Roman"/>
        </w:rPr>
        <w:t>1</w:t>
      </w:r>
      <w:r w:rsidRPr="00301E4F">
        <w:rPr>
          <w:rFonts w:ascii="Times New Roman" w:hAnsi="Times New Roman"/>
        </w:rPr>
        <w:t>）</w:t>
      </w:r>
      <w:r w:rsidRPr="00301E4F">
        <w:rPr>
          <w:rFonts w:ascii="Times New Roman" w:hAnsi="Times New Roman"/>
          <w:noProof/>
          <w:position w:val="-12"/>
        </w:rPr>
        <w:drawing>
          <wp:inline distT="0" distB="0" distL="0" distR="0" wp14:anchorId="2EF702B8" wp14:editId="18E53112">
            <wp:extent cx="407670" cy="239395"/>
            <wp:effectExtent l="0" t="0" r="0" b="825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407670" cy="239395"/>
                    </a:xfrm>
                    <a:prstGeom prst="rect">
                      <a:avLst/>
                    </a:prstGeom>
                    <a:noFill/>
                    <a:ln>
                      <a:noFill/>
                    </a:ln>
                  </pic:spPr>
                </pic:pic>
              </a:graphicData>
            </a:graphic>
          </wp:inline>
        </w:drawing>
      </w:r>
      <w:r w:rsidRPr="00301E4F">
        <w:rPr>
          <w:rFonts w:ascii="Times New Roman" w:hAnsi="Times New Roman"/>
        </w:rPr>
        <w:t>，计算</w:t>
      </w:r>
      <w:r w:rsidR="00C41334">
        <w:rPr>
          <w:rFonts w:ascii="Times New Roman" w:hAnsi="Times New Roman" w:hint="eastAsia"/>
        </w:rPr>
        <w:t xml:space="preserve"> </w:t>
      </w:r>
      <w:r w:rsidRPr="00301E4F">
        <w:rPr>
          <w:rFonts w:ascii="Times New Roman" w:hAnsi="Times New Roman"/>
          <w:noProof/>
          <w:position w:val="-12"/>
        </w:rPr>
        <w:drawing>
          <wp:inline distT="0" distB="0" distL="0" distR="0" wp14:anchorId="55300C9B" wp14:editId="3374B06B">
            <wp:extent cx="1976755" cy="239395"/>
            <wp:effectExtent l="0" t="0" r="4445" b="825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976755" cy="239395"/>
                    </a:xfrm>
                    <a:prstGeom prst="rect">
                      <a:avLst/>
                    </a:prstGeom>
                    <a:noFill/>
                    <a:ln>
                      <a:noFill/>
                    </a:ln>
                  </pic:spPr>
                </pic:pic>
              </a:graphicData>
            </a:graphic>
          </wp:inline>
        </w:drawing>
      </w:r>
      <w:ins w:id="666" w:author="zhengping jin" w:date="2024-08-07T11:48:00Z" w16du:dateUtc="2024-08-07T03:48:00Z">
        <w:r w:rsidR="0045001C">
          <w:rPr>
            <w:rFonts w:ascii="Times New Roman" w:hAnsi="Times New Roman" w:hint="eastAsia"/>
          </w:rPr>
          <w:t>.</w:t>
        </w:r>
      </w:ins>
    </w:p>
    <w:p w14:paraId="3E124A30" w14:textId="1B2609BA" w:rsidR="00342265" w:rsidRPr="00301E4F" w:rsidRDefault="00342265" w:rsidP="00C41334">
      <w:pPr>
        <w:snapToGrid w:val="0"/>
        <w:spacing w:line="360" w:lineRule="auto"/>
        <w:ind w:firstLine="420"/>
        <w:jc w:val="left"/>
        <w:rPr>
          <w:rFonts w:ascii="Times New Roman" w:hAnsi="Times New Roman"/>
        </w:rPr>
      </w:pPr>
      <w:r w:rsidRPr="00301E4F">
        <w:rPr>
          <w:rFonts w:ascii="Times New Roman" w:hAnsi="Times New Roman"/>
        </w:rPr>
        <w:t>（</w:t>
      </w:r>
      <w:r w:rsidRPr="00301E4F">
        <w:rPr>
          <w:rFonts w:ascii="Times New Roman" w:hAnsi="Times New Roman"/>
        </w:rPr>
        <w:t>2</w:t>
      </w:r>
      <w:r w:rsidRPr="00301E4F">
        <w:rPr>
          <w:rFonts w:ascii="Times New Roman" w:hAnsi="Times New Roman"/>
        </w:rPr>
        <w:t>）</w:t>
      </w:r>
      <w:r w:rsidRPr="00301E4F">
        <w:rPr>
          <w:rFonts w:ascii="Times New Roman" w:hAnsi="Times New Roman"/>
          <w:noProof/>
          <w:position w:val="-12"/>
        </w:rPr>
        <w:drawing>
          <wp:inline distT="0" distB="0" distL="0" distR="0" wp14:anchorId="2F608641" wp14:editId="036BFFD2">
            <wp:extent cx="386715" cy="239395"/>
            <wp:effectExtent l="0" t="0" r="0" b="825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86715" cy="239395"/>
                    </a:xfrm>
                    <a:prstGeom prst="rect">
                      <a:avLst/>
                    </a:prstGeom>
                    <a:noFill/>
                    <a:ln>
                      <a:noFill/>
                    </a:ln>
                  </pic:spPr>
                </pic:pic>
              </a:graphicData>
            </a:graphic>
          </wp:inline>
        </w:drawing>
      </w:r>
      <w:r w:rsidRPr="00301E4F">
        <w:rPr>
          <w:rFonts w:ascii="Times New Roman" w:hAnsi="Times New Roman"/>
        </w:rPr>
        <w:t>，计算</w:t>
      </w:r>
      <w:r w:rsidRPr="00301E4F">
        <w:rPr>
          <w:rFonts w:ascii="Times New Roman" w:hAnsi="Times New Roman"/>
          <w:noProof/>
          <w:position w:val="-12"/>
        </w:rPr>
        <w:drawing>
          <wp:inline distT="0" distB="0" distL="0" distR="0" wp14:anchorId="250B2D54" wp14:editId="1541ED47">
            <wp:extent cx="2082165" cy="239395"/>
            <wp:effectExtent l="0" t="0" r="0" b="825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2082165" cy="239395"/>
                    </a:xfrm>
                    <a:prstGeom prst="rect">
                      <a:avLst/>
                    </a:prstGeom>
                    <a:noFill/>
                    <a:ln>
                      <a:noFill/>
                    </a:ln>
                  </pic:spPr>
                </pic:pic>
              </a:graphicData>
            </a:graphic>
          </wp:inline>
        </w:drawing>
      </w:r>
      <w:ins w:id="667" w:author="zhengping jin" w:date="2024-08-07T11:48:00Z" w16du:dateUtc="2024-08-07T03:48:00Z">
        <w:r w:rsidR="0045001C">
          <w:rPr>
            <w:rFonts w:ascii="Times New Roman" w:hAnsi="Times New Roman" w:hint="eastAsia"/>
          </w:rPr>
          <w:t>.</w:t>
        </w:r>
      </w:ins>
    </w:p>
    <w:p w14:paraId="5E97E79C" w14:textId="3453F6D2" w:rsidR="00342265" w:rsidRPr="00301E4F" w:rsidRDefault="00342265" w:rsidP="00C41334">
      <w:pPr>
        <w:snapToGrid w:val="0"/>
        <w:spacing w:line="360" w:lineRule="auto"/>
        <w:ind w:firstLine="420"/>
        <w:jc w:val="left"/>
        <w:rPr>
          <w:rFonts w:ascii="Times New Roman" w:hAnsi="Times New Roman"/>
        </w:rPr>
      </w:pPr>
      <w:r w:rsidRPr="00301E4F">
        <w:rPr>
          <w:rFonts w:ascii="Times New Roman" w:hAnsi="Times New Roman"/>
        </w:rPr>
        <w:t>（</w:t>
      </w:r>
      <w:r w:rsidRPr="00301E4F">
        <w:rPr>
          <w:rFonts w:ascii="Times New Roman" w:hAnsi="Times New Roman"/>
        </w:rPr>
        <w:t>3</w:t>
      </w:r>
      <w:r w:rsidRPr="00301E4F">
        <w:rPr>
          <w:rFonts w:ascii="Times New Roman" w:hAnsi="Times New Roman"/>
        </w:rPr>
        <w:t>）</w:t>
      </w:r>
      <w:r w:rsidRPr="00301E4F">
        <w:rPr>
          <w:rFonts w:ascii="Times New Roman" w:hAnsi="Times New Roman"/>
          <w:noProof/>
          <w:position w:val="-12"/>
        </w:rPr>
        <w:drawing>
          <wp:inline distT="0" distB="0" distL="0" distR="0" wp14:anchorId="38D6AE75" wp14:editId="66E50B53">
            <wp:extent cx="407670" cy="239395"/>
            <wp:effectExtent l="0" t="0" r="0" b="825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407670" cy="239395"/>
                    </a:xfrm>
                    <a:prstGeom prst="rect">
                      <a:avLst/>
                    </a:prstGeom>
                    <a:noFill/>
                    <a:ln>
                      <a:noFill/>
                    </a:ln>
                  </pic:spPr>
                </pic:pic>
              </a:graphicData>
            </a:graphic>
          </wp:inline>
        </w:drawing>
      </w:r>
      <w:r w:rsidRPr="00301E4F">
        <w:rPr>
          <w:rFonts w:ascii="Times New Roman" w:hAnsi="Times New Roman"/>
        </w:rPr>
        <w:t>，计算</w:t>
      </w:r>
      <w:r w:rsidRPr="00301E4F">
        <w:rPr>
          <w:rFonts w:ascii="Times New Roman" w:hAnsi="Times New Roman"/>
          <w:noProof/>
          <w:position w:val="-12"/>
        </w:rPr>
        <w:drawing>
          <wp:inline distT="0" distB="0" distL="0" distR="0" wp14:anchorId="1EEF8829" wp14:editId="3862365B">
            <wp:extent cx="2089150" cy="239395"/>
            <wp:effectExtent l="0" t="0" r="6350" b="825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089150" cy="239395"/>
                    </a:xfrm>
                    <a:prstGeom prst="rect">
                      <a:avLst/>
                    </a:prstGeom>
                    <a:noFill/>
                    <a:ln>
                      <a:noFill/>
                    </a:ln>
                  </pic:spPr>
                </pic:pic>
              </a:graphicData>
            </a:graphic>
          </wp:inline>
        </w:drawing>
      </w:r>
      <w:ins w:id="668" w:author="zhengping jin" w:date="2024-08-07T11:48:00Z" w16du:dateUtc="2024-08-07T03:48:00Z">
        <w:r w:rsidR="0045001C">
          <w:rPr>
            <w:rFonts w:ascii="Times New Roman" w:hAnsi="Times New Roman" w:hint="eastAsia"/>
          </w:rPr>
          <w:t>.</w:t>
        </w:r>
      </w:ins>
    </w:p>
    <w:p w14:paraId="1D66F0BC" w14:textId="181A174D" w:rsidR="00342265" w:rsidRPr="00301E4F" w:rsidRDefault="00342265" w:rsidP="00C41334">
      <w:pPr>
        <w:snapToGrid w:val="0"/>
        <w:spacing w:line="360" w:lineRule="auto"/>
        <w:ind w:firstLine="420"/>
        <w:jc w:val="left"/>
        <w:rPr>
          <w:rFonts w:ascii="Times New Roman" w:hAnsi="Times New Roman"/>
        </w:rPr>
      </w:pPr>
      <w:r w:rsidRPr="00301E4F">
        <w:rPr>
          <w:rFonts w:ascii="Times New Roman" w:hAnsi="Times New Roman"/>
        </w:rPr>
        <w:t>（</w:t>
      </w:r>
      <w:r w:rsidRPr="00301E4F">
        <w:rPr>
          <w:rFonts w:ascii="Times New Roman" w:hAnsi="Times New Roman"/>
        </w:rPr>
        <w:t>4</w:t>
      </w:r>
      <w:r w:rsidRPr="00301E4F">
        <w:rPr>
          <w:rFonts w:ascii="Times New Roman" w:hAnsi="Times New Roman"/>
        </w:rPr>
        <w:t>）</w:t>
      </w:r>
      <w:r w:rsidRPr="00301E4F">
        <w:rPr>
          <w:rFonts w:ascii="Times New Roman" w:hAnsi="Times New Roman"/>
          <w:noProof/>
          <w:position w:val="-12"/>
        </w:rPr>
        <w:drawing>
          <wp:inline distT="0" distB="0" distL="0" distR="0" wp14:anchorId="66475593" wp14:editId="5A5C6EA0">
            <wp:extent cx="379730" cy="239395"/>
            <wp:effectExtent l="0" t="0" r="1270"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Pr>
          <w:rFonts w:ascii="Times New Roman" w:hAnsi="Times New Roman"/>
        </w:rPr>
        <w:t>，计算</w:t>
      </w:r>
      <w:r w:rsidRPr="00301E4F">
        <w:rPr>
          <w:rFonts w:ascii="Times New Roman" w:hAnsi="Times New Roman"/>
          <w:noProof/>
          <w:position w:val="-12"/>
        </w:rPr>
        <w:drawing>
          <wp:inline distT="0" distB="0" distL="0" distR="0" wp14:anchorId="59AAC995" wp14:editId="5DCC1D37">
            <wp:extent cx="2327910" cy="239395"/>
            <wp:effectExtent l="0" t="0" r="0" b="825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327910" cy="239395"/>
                    </a:xfrm>
                    <a:prstGeom prst="rect">
                      <a:avLst/>
                    </a:prstGeom>
                    <a:noFill/>
                    <a:ln>
                      <a:noFill/>
                    </a:ln>
                  </pic:spPr>
                </pic:pic>
              </a:graphicData>
            </a:graphic>
          </wp:inline>
        </w:drawing>
      </w:r>
      <w:ins w:id="669" w:author="zhengping jin" w:date="2024-08-07T11:48:00Z" w16du:dateUtc="2024-08-07T03:48:00Z">
        <w:r w:rsidR="0045001C">
          <w:rPr>
            <w:rFonts w:ascii="Times New Roman" w:hAnsi="Times New Roman" w:hint="eastAsia"/>
          </w:rPr>
          <w:t>.</w:t>
        </w:r>
      </w:ins>
    </w:p>
    <w:p w14:paraId="33899DC7" w14:textId="4CBEBA4B" w:rsidR="00342265" w:rsidRPr="00301E4F" w:rsidRDefault="00342265" w:rsidP="00C41334">
      <w:pPr>
        <w:snapToGrid w:val="0"/>
        <w:spacing w:line="360" w:lineRule="auto"/>
        <w:ind w:firstLine="420"/>
        <w:jc w:val="left"/>
        <w:rPr>
          <w:rFonts w:ascii="Times New Roman" w:hAnsi="Times New Roman"/>
        </w:rPr>
      </w:pPr>
      <w:r w:rsidRPr="00301E4F">
        <w:rPr>
          <w:rFonts w:ascii="Times New Roman" w:hAnsi="Times New Roman"/>
        </w:rPr>
        <w:t>（</w:t>
      </w:r>
      <w:r w:rsidRPr="00301E4F">
        <w:rPr>
          <w:rFonts w:ascii="Times New Roman" w:hAnsi="Times New Roman"/>
        </w:rPr>
        <w:t>5</w:t>
      </w:r>
      <w:r w:rsidRPr="00301E4F">
        <w:rPr>
          <w:rFonts w:ascii="Times New Roman" w:hAnsi="Times New Roman"/>
        </w:rPr>
        <w:t>）</w:t>
      </w:r>
      <w:r w:rsidRPr="00301E4F">
        <w:rPr>
          <w:rFonts w:ascii="Times New Roman" w:hAnsi="Times New Roman"/>
          <w:noProof/>
          <w:position w:val="-12"/>
        </w:rPr>
        <w:drawing>
          <wp:inline distT="0" distB="0" distL="0" distR="0" wp14:anchorId="08044986" wp14:editId="24450BC5">
            <wp:extent cx="407670" cy="239395"/>
            <wp:effectExtent l="0" t="0" r="0" b="825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407670" cy="239395"/>
                    </a:xfrm>
                    <a:prstGeom prst="rect">
                      <a:avLst/>
                    </a:prstGeom>
                    <a:noFill/>
                    <a:ln>
                      <a:noFill/>
                    </a:ln>
                  </pic:spPr>
                </pic:pic>
              </a:graphicData>
            </a:graphic>
          </wp:inline>
        </w:drawing>
      </w:r>
      <w:r w:rsidRPr="00301E4F">
        <w:rPr>
          <w:rFonts w:ascii="Times New Roman" w:hAnsi="Times New Roman"/>
        </w:rPr>
        <w:t>，计算</w:t>
      </w:r>
      <w:r w:rsidRPr="00301E4F">
        <w:rPr>
          <w:rFonts w:ascii="Times New Roman" w:hAnsi="Times New Roman"/>
          <w:noProof/>
          <w:position w:val="-12"/>
        </w:rPr>
        <w:drawing>
          <wp:inline distT="0" distB="0" distL="0" distR="0" wp14:anchorId="27855ED7" wp14:editId="72BBE340">
            <wp:extent cx="2138045" cy="239395"/>
            <wp:effectExtent l="0" t="0" r="0" b="825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138045" cy="239395"/>
                    </a:xfrm>
                    <a:prstGeom prst="rect">
                      <a:avLst/>
                    </a:prstGeom>
                    <a:noFill/>
                    <a:ln>
                      <a:noFill/>
                    </a:ln>
                  </pic:spPr>
                </pic:pic>
              </a:graphicData>
            </a:graphic>
          </wp:inline>
        </w:drawing>
      </w:r>
      <w:ins w:id="670" w:author="zhengping jin" w:date="2024-08-07T11:48:00Z" w16du:dateUtc="2024-08-07T03:48:00Z">
        <w:r w:rsidR="0045001C">
          <w:rPr>
            <w:rFonts w:ascii="Times New Roman" w:hAnsi="Times New Roman" w:hint="eastAsia"/>
          </w:rPr>
          <w:t>.</w:t>
        </w:r>
      </w:ins>
    </w:p>
    <w:p w14:paraId="00BF5A29" w14:textId="2B655EAC" w:rsidR="00342265" w:rsidRPr="00301E4F" w:rsidRDefault="00342265" w:rsidP="00C41334">
      <w:pPr>
        <w:snapToGrid w:val="0"/>
        <w:spacing w:line="360" w:lineRule="auto"/>
        <w:ind w:firstLine="420"/>
        <w:jc w:val="left"/>
        <w:rPr>
          <w:rFonts w:ascii="Times New Roman" w:hAnsi="Times New Roman"/>
        </w:rPr>
      </w:pPr>
      <w:r w:rsidRPr="00301E4F">
        <w:rPr>
          <w:rFonts w:ascii="Times New Roman" w:hAnsi="Times New Roman"/>
        </w:rPr>
        <w:t>（</w:t>
      </w:r>
      <w:r w:rsidRPr="00301E4F">
        <w:rPr>
          <w:rFonts w:ascii="Times New Roman" w:hAnsi="Times New Roman"/>
        </w:rPr>
        <w:t>6</w:t>
      </w:r>
      <w:r w:rsidRPr="00301E4F">
        <w:rPr>
          <w:rFonts w:ascii="Times New Roman" w:hAnsi="Times New Roman"/>
        </w:rPr>
        <w:t>）</w:t>
      </w:r>
      <w:r w:rsidRPr="00301E4F">
        <w:rPr>
          <w:rFonts w:ascii="Times New Roman" w:hAnsi="Times New Roman"/>
          <w:noProof/>
          <w:position w:val="-12"/>
        </w:rPr>
        <w:drawing>
          <wp:inline distT="0" distB="0" distL="0" distR="0" wp14:anchorId="42942AAF" wp14:editId="44F041EE">
            <wp:extent cx="379730" cy="239395"/>
            <wp:effectExtent l="0" t="0" r="1270" b="825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Pr>
          <w:rFonts w:ascii="Times New Roman" w:hAnsi="Times New Roman"/>
        </w:rPr>
        <w:t>，计算</w:t>
      </w:r>
      <w:r w:rsidRPr="00301E4F">
        <w:rPr>
          <w:rFonts w:ascii="Times New Roman" w:hAnsi="Times New Roman"/>
          <w:noProof/>
          <w:position w:val="-12"/>
        </w:rPr>
        <w:drawing>
          <wp:inline distT="0" distB="0" distL="0" distR="0" wp14:anchorId="4936477A" wp14:editId="2903DDDC">
            <wp:extent cx="1512570" cy="239395"/>
            <wp:effectExtent l="0" t="0" r="0" b="825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512570" cy="239395"/>
                    </a:xfrm>
                    <a:prstGeom prst="rect">
                      <a:avLst/>
                    </a:prstGeom>
                    <a:noFill/>
                    <a:ln>
                      <a:noFill/>
                    </a:ln>
                  </pic:spPr>
                </pic:pic>
              </a:graphicData>
            </a:graphic>
          </wp:inline>
        </w:drawing>
      </w:r>
      <w:ins w:id="671" w:author="zhengping jin" w:date="2024-08-07T11:48:00Z" w16du:dateUtc="2024-08-07T03:48:00Z">
        <w:r w:rsidR="0045001C">
          <w:rPr>
            <w:rFonts w:ascii="Times New Roman" w:hAnsi="Times New Roman" w:hint="eastAsia"/>
          </w:rPr>
          <w:t>.</w:t>
        </w:r>
      </w:ins>
    </w:p>
    <w:p w14:paraId="3C26AD8B" w14:textId="3CC782D9" w:rsidR="00342265" w:rsidRPr="00301E4F" w:rsidRDefault="00342265" w:rsidP="00C41334">
      <w:pPr>
        <w:snapToGrid w:val="0"/>
        <w:spacing w:line="360" w:lineRule="auto"/>
        <w:ind w:firstLineChars="500" w:firstLine="1050"/>
        <w:jc w:val="left"/>
        <w:rPr>
          <w:rFonts w:ascii="Times New Roman" w:hAnsi="Times New Roman"/>
          <w:position w:val="-10"/>
        </w:rPr>
      </w:pPr>
      <w:r w:rsidRPr="00301E4F">
        <w:rPr>
          <w:rFonts w:ascii="Times New Roman" w:hAnsi="Times New Roman"/>
        </w:rPr>
        <w:t>最后，计算出</w:t>
      </w:r>
      <w:r w:rsidR="00C41334">
        <w:rPr>
          <w:rFonts w:ascii="Times New Roman" w:hAnsi="Times New Roman" w:hint="eastAsia"/>
        </w:rPr>
        <w:t xml:space="preserve"> </w:t>
      </w:r>
      <w:r w:rsidRPr="00301E4F">
        <w:rPr>
          <w:rFonts w:ascii="Times New Roman" w:hAnsi="Times New Roman"/>
          <w:noProof/>
          <w:position w:val="-10"/>
        </w:rPr>
        <w:drawing>
          <wp:inline distT="0" distB="0" distL="0" distR="0" wp14:anchorId="4260ED3C" wp14:editId="3E655A1C">
            <wp:extent cx="1294130" cy="239395"/>
            <wp:effectExtent l="0" t="0" r="1270" b="825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94130" cy="239395"/>
                    </a:xfrm>
                    <a:prstGeom prst="rect">
                      <a:avLst/>
                    </a:prstGeom>
                    <a:noFill/>
                    <a:ln>
                      <a:noFill/>
                    </a:ln>
                  </pic:spPr>
                </pic:pic>
              </a:graphicData>
            </a:graphic>
          </wp:inline>
        </w:drawing>
      </w:r>
      <w:ins w:id="672" w:author="zhengping jin" w:date="2024-08-07T11:48:00Z" w16du:dateUtc="2024-08-07T03:48:00Z">
        <w:r w:rsidR="0045001C">
          <w:rPr>
            <w:rFonts w:ascii="Times New Roman" w:hAnsi="Times New Roman" w:hint="eastAsia"/>
          </w:rPr>
          <w:t>.</w:t>
        </w:r>
      </w:ins>
    </w:p>
    <w:p w14:paraId="32DC7AC0" w14:textId="77777777" w:rsidR="00342265" w:rsidRPr="00301E4F" w:rsidRDefault="00342265" w:rsidP="00342265">
      <w:pPr>
        <w:snapToGrid w:val="0"/>
        <w:spacing w:line="360" w:lineRule="auto"/>
        <w:ind w:firstLine="420"/>
        <w:jc w:val="center"/>
        <w:rPr>
          <w:rFonts w:ascii="Times New Roman" w:hAnsi="Times New Roman"/>
        </w:rPr>
      </w:pPr>
    </w:p>
    <w:p w14:paraId="1F36781C" w14:textId="41CBE350" w:rsidR="00F9652F" w:rsidRDefault="00342265" w:rsidP="00C41334">
      <w:pPr>
        <w:snapToGrid w:val="0"/>
        <w:spacing w:line="360" w:lineRule="auto"/>
        <w:ind w:firstLineChars="200" w:firstLine="420"/>
        <w:contextualSpacing/>
        <w:jc w:val="left"/>
        <w:rPr>
          <w:ins w:id="673" w:author="zhengping jin" w:date="2024-08-07T16:14:00Z" w16du:dateUtc="2024-08-07T08:14:00Z"/>
          <w:rFonts w:ascii="Times New Roman" w:hAnsi="Times New Roman"/>
          <w:b/>
        </w:rPr>
      </w:pPr>
      <w:proofErr w:type="gramStart"/>
      <w:r w:rsidRPr="00301E4F">
        <w:rPr>
          <w:rFonts w:ascii="Times New Roman" w:hAnsi="Times New Roman"/>
          <w:b/>
        </w:rPr>
        <w:t>解二</w:t>
      </w:r>
      <w:proofErr w:type="gramEnd"/>
      <w:r w:rsidRPr="00301E4F">
        <w:rPr>
          <w:rFonts w:ascii="Times New Roman" w:hAnsi="Times New Roman"/>
          <w:b/>
        </w:rPr>
        <w:t xml:space="preserve"> </w:t>
      </w:r>
      <w:ins w:id="674" w:author="zhengping jin" w:date="2024-08-07T16:14:00Z" w16du:dateUtc="2024-08-07T08:14:00Z">
        <w:r w:rsidR="00F9652F" w:rsidRPr="00301E4F">
          <w:rPr>
            <w:rFonts w:ascii="Times New Roman" w:hAnsi="Times New Roman"/>
          </w:rPr>
          <w:t>利用</w:t>
        </w:r>
        <w:r w:rsidR="00F9652F">
          <w:rPr>
            <w:rFonts w:ascii="Times New Roman" w:hAnsi="Times New Roman" w:hint="eastAsia"/>
          </w:rPr>
          <w:t>中国剩余</w:t>
        </w:r>
        <w:r w:rsidR="00F9652F" w:rsidRPr="00C41334">
          <w:rPr>
            <w:rFonts w:ascii="Times New Roman" w:hAnsi="Times New Roman"/>
          </w:rPr>
          <w:t>定理</w:t>
        </w:r>
      </w:ins>
      <w:ins w:id="675" w:author="zhengping jin" w:date="2024-08-07T16:15:00Z" w16du:dateUtc="2024-08-07T08:15:00Z">
        <w:r w:rsidR="00F9652F">
          <w:rPr>
            <w:rFonts w:ascii="Times New Roman" w:hAnsi="Times New Roman" w:hint="eastAsia"/>
          </w:rPr>
          <w:t>进行优化求解</w:t>
        </w:r>
        <w:r w:rsidR="00F9652F">
          <w:rPr>
            <w:rFonts w:ascii="Times New Roman" w:hAnsi="Times New Roman" w:hint="eastAsia"/>
          </w:rPr>
          <w:t>.</w:t>
        </w:r>
      </w:ins>
    </w:p>
    <w:p w14:paraId="4F5DD5A4" w14:textId="6D0CCD8C" w:rsidR="00342265" w:rsidRPr="00301E4F" w:rsidRDefault="00342265" w:rsidP="00C41334">
      <w:pPr>
        <w:snapToGrid w:val="0"/>
        <w:spacing w:line="360" w:lineRule="auto"/>
        <w:ind w:firstLineChars="200" w:firstLine="420"/>
        <w:contextualSpacing/>
        <w:jc w:val="left"/>
        <w:rPr>
          <w:rFonts w:ascii="Times New Roman" w:hAnsi="Times New Roman"/>
        </w:rPr>
      </w:pPr>
      <w:r w:rsidRPr="00301E4F">
        <w:rPr>
          <w:rFonts w:ascii="Times New Roman" w:hAnsi="Times New Roman"/>
        </w:rPr>
        <w:t>令</w:t>
      </w:r>
      <w:r w:rsidRPr="00301E4F">
        <w:rPr>
          <w:rFonts w:ascii="Times New Roman" w:hAnsi="Times New Roman"/>
          <w:noProof/>
          <w:position w:val="-6"/>
        </w:rPr>
        <w:drawing>
          <wp:inline distT="0" distB="0" distL="0" distR="0" wp14:anchorId="1B79EF71" wp14:editId="2F04567C">
            <wp:extent cx="661035" cy="196850"/>
            <wp:effectExtent l="0" t="0" r="571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661035" cy="196850"/>
                    </a:xfrm>
                    <a:prstGeom prst="rect">
                      <a:avLst/>
                    </a:prstGeom>
                    <a:noFill/>
                    <a:ln>
                      <a:noFill/>
                    </a:ln>
                  </pic:spPr>
                </pic:pic>
              </a:graphicData>
            </a:graphic>
          </wp:inline>
        </w:drawing>
      </w:r>
      <w:r w:rsidRPr="00301E4F">
        <w:rPr>
          <w:rFonts w:ascii="Times New Roman" w:hAnsi="Times New Roman"/>
        </w:rPr>
        <w:t>，因为</w:t>
      </w:r>
      <w:r w:rsidRPr="00301E4F">
        <w:rPr>
          <w:rFonts w:ascii="Times New Roman" w:hAnsi="Times New Roman"/>
          <w:noProof/>
          <w:position w:val="-6"/>
        </w:rPr>
        <w:drawing>
          <wp:inline distT="0" distB="0" distL="0" distR="0" wp14:anchorId="2FE370F5" wp14:editId="2D93CA54">
            <wp:extent cx="626110" cy="182880"/>
            <wp:effectExtent l="0" t="0" r="2540" b="762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626110" cy="182880"/>
                    </a:xfrm>
                    <a:prstGeom prst="rect">
                      <a:avLst/>
                    </a:prstGeom>
                    <a:noFill/>
                    <a:ln>
                      <a:noFill/>
                    </a:ln>
                  </pic:spPr>
                </pic:pic>
              </a:graphicData>
            </a:graphic>
          </wp:inline>
        </w:drawing>
      </w:r>
      <w:r w:rsidRPr="00301E4F">
        <w:rPr>
          <w:rFonts w:ascii="Times New Roman" w:hAnsi="Times New Roman"/>
        </w:rPr>
        <w:t>，所以计算</w:t>
      </w:r>
      <w:r w:rsidRPr="00301E4F">
        <w:rPr>
          <w:rFonts w:ascii="Times New Roman" w:hAnsi="Times New Roman"/>
          <w:i/>
        </w:rPr>
        <w:t>x</w:t>
      </w:r>
      <w:r w:rsidRPr="00301E4F">
        <w:rPr>
          <w:rFonts w:ascii="Times New Roman" w:hAnsi="Times New Roman"/>
        </w:rPr>
        <w:t>（</w:t>
      </w:r>
      <w:r w:rsidRPr="00301E4F">
        <w:rPr>
          <w:rFonts w:ascii="Times New Roman" w:hAnsi="Times New Roman"/>
        </w:rPr>
        <w:t>mod77</w:t>
      </w:r>
      <w:r w:rsidRPr="00301E4F">
        <w:rPr>
          <w:rFonts w:ascii="Times New Roman" w:hAnsi="Times New Roman"/>
        </w:rPr>
        <w:t>）等价于求解</w:t>
      </w:r>
      <w:r w:rsidR="00910D29" w:rsidRPr="00301E4F">
        <w:rPr>
          <w:rFonts w:ascii="Times New Roman" w:hAnsi="Times New Roman"/>
        </w:rPr>
        <w:t>同余方程</w:t>
      </w:r>
      <w:r w:rsidRPr="00301E4F">
        <w:rPr>
          <w:rFonts w:ascii="Times New Roman" w:hAnsi="Times New Roman"/>
        </w:rPr>
        <w:t>组</w:t>
      </w:r>
    </w:p>
    <w:p w14:paraId="5DD9CFC4" w14:textId="5A1C12FA" w:rsidR="00342265" w:rsidRPr="00301E4F" w:rsidRDefault="00342265" w:rsidP="00342265">
      <w:pPr>
        <w:snapToGrid w:val="0"/>
        <w:spacing w:beforeLines="50" w:before="156" w:line="360" w:lineRule="auto"/>
        <w:ind w:firstLineChars="1250" w:firstLine="2625"/>
        <w:contextualSpacing/>
        <w:rPr>
          <w:rFonts w:ascii="Times New Roman" w:hAnsi="Times New Roman"/>
        </w:rPr>
      </w:pPr>
      <w:r w:rsidRPr="00301E4F">
        <w:rPr>
          <w:rFonts w:ascii="Times New Roman" w:hAnsi="Times New Roman"/>
          <w:noProof/>
          <w:position w:val="-30"/>
          <w:bdr w:val="single" w:sz="4" w:space="0" w:color="auto"/>
        </w:rPr>
        <w:drawing>
          <wp:inline distT="0" distB="0" distL="0" distR="0" wp14:anchorId="4371359B" wp14:editId="3247A7F9">
            <wp:extent cx="2103120" cy="46418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103120" cy="464185"/>
                    </a:xfrm>
                    <a:prstGeom prst="rect">
                      <a:avLst/>
                    </a:prstGeom>
                    <a:noFill/>
                    <a:ln>
                      <a:noFill/>
                    </a:ln>
                  </pic:spPr>
                </pic:pic>
              </a:graphicData>
            </a:graphic>
          </wp:inline>
        </w:drawing>
      </w:r>
      <w:ins w:id="676" w:author="zhengping jin" w:date="2024-08-07T11:48:00Z" w16du:dateUtc="2024-08-07T03:48:00Z">
        <w:r w:rsidR="0045001C">
          <w:rPr>
            <w:rFonts w:ascii="Times New Roman" w:hAnsi="Times New Roman" w:hint="eastAsia"/>
          </w:rPr>
          <w:t>.</w:t>
        </w:r>
      </w:ins>
    </w:p>
    <w:p w14:paraId="08046E38" w14:textId="63CB4B50" w:rsidR="00342265" w:rsidRPr="00301E4F" w:rsidRDefault="00342265" w:rsidP="00342265">
      <w:pPr>
        <w:snapToGrid w:val="0"/>
        <w:spacing w:line="360" w:lineRule="auto"/>
        <w:ind w:firstLine="420"/>
        <w:contextualSpacing/>
        <w:jc w:val="center"/>
        <w:rPr>
          <w:rFonts w:ascii="Times New Roman" w:hAnsi="Times New Roman"/>
        </w:rPr>
      </w:pPr>
      <w:r w:rsidRPr="00301E4F">
        <w:rPr>
          <w:rFonts w:ascii="Times New Roman" w:hAnsi="Times New Roman"/>
          <w:noProof/>
          <w:position w:val="-32"/>
        </w:rPr>
        <w:drawing>
          <wp:inline distT="0" distB="0" distL="0" distR="0" wp14:anchorId="6922438A" wp14:editId="213AEB4F">
            <wp:extent cx="1033780" cy="485140"/>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033780" cy="485140"/>
                    </a:xfrm>
                    <a:prstGeom prst="rect">
                      <a:avLst/>
                    </a:prstGeom>
                    <a:noFill/>
                    <a:ln>
                      <a:noFill/>
                    </a:ln>
                  </pic:spPr>
                </pic:pic>
              </a:graphicData>
            </a:graphic>
          </wp:inline>
        </w:drawing>
      </w:r>
      <w:ins w:id="677" w:author="zhengping jin" w:date="2024-08-07T11:48:00Z" w16du:dateUtc="2024-08-07T03:48:00Z">
        <w:r w:rsidR="0045001C">
          <w:rPr>
            <w:rFonts w:ascii="Times New Roman" w:hAnsi="Times New Roman" w:hint="eastAsia"/>
          </w:rPr>
          <w:t>.</w:t>
        </w:r>
      </w:ins>
    </w:p>
    <w:p w14:paraId="2D050FEB" w14:textId="138C1D8D" w:rsidR="00342265" w:rsidRPr="00301E4F" w:rsidRDefault="00342265" w:rsidP="00342265">
      <w:pPr>
        <w:snapToGrid w:val="0"/>
        <w:spacing w:line="360" w:lineRule="auto"/>
        <w:ind w:firstLineChars="600" w:firstLine="1260"/>
        <w:rPr>
          <w:rFonts w:ascii="Times New Roman" w:hAnsi="Times New Roman"/>
        </w:rPr>
      </w:pPr>
      <w:del w:id="678" w:author="zhengping jin" w:date="2024-10-08T15:05:00Z" w16du:dateUtc="2024-10-08T07:05:00Z">
        <w:r w:rsidRPr="00301E4F" w:rsidDel="00A77B3D">
          <w:rPr>
            <w:rFonts w:ascii="Times New Roman" w:hAnsi="Times New Roman"/>
          </w:rPr>
          <w:delText>因为</w:delText>
        </w:r>
      </w:del>
      <w:ins w:id="679" w:author="zhengping jin" w:date="2024-10-08T15:05:00Z" w16du:dateUtc="2024-10-08T07:05:00Z">
        <w:r w:rsidR="00A77B3D">
          <w:rPr>
            <w:rFonts w:ascii="Times New Roman" w:hAnsi="Times New Roman" w:hint="eastAsia"/>
          </w:rPr>
          <w:t>由</w:t>
        </w:r>
      </w:ins>
      <w:r w:rsidR="001F4C32" w:rsidRPr="00C41334">
        <w:rPr>
          <w:rFonts w:ascii="Times New Roman" w:hAnsi="Times New Roman"/>
        </w:rPr>
        <w:t>欧拉定理</w:t>
      </w:r>
      <w:del w:id="680" w:author="zhengping jin" w:date="2024-10-08T15:05:00Z" w16du:dateUtc="2024-10-08T07:05:00Z">
        <w:r w:rsidRPr="00301E4F" w:rsidDel="00A77B3D">
          <w:rPr>
            <w:rFonts w:ascii="Times New Roman" w:hAnsi="Times New Roman" w:hint="eastAsia"/>
          </w:rPr>
          <w:delText>给出</w:delText>
        </w:r>
      </w:del>
      <w:ins w:id="681" w:author="zhengping jin" w:date="2024-10-08T15:05:00Z" w16du:dateUtc="2024-10-08T07:05:00Z">
        <w:r w:rsidR="00A77B3D">
          <w:rPr>
            <w:rFonts w:ascii="Times New Roman" w:hAnsi="Times New Roman" w:hint="eastAsia"/>
          </w:rPr>
          <w:t>知</w:t>
        </w:r>
        <w:r w:rsidR="00A77B3D">
          <w:rPr>
            <w:rFonts w:ascii="Times New Roman" w:hAnsi="Times New Roman" w:hint="eastAsia"/>
          </w:rPr>
          <w:t xml:space="preserve">, </w:t>
        </w:r>
      </w:ins>
      <w:r w:rsidRPr="00301E4F">
        <w:rPr>
          <w:rFonts w:ascii="Times New Roman" w:hAnsi="Times New Roman"/>
          <w:noProof/>
          <w:position w:val="-10"/>
        </w:rPr>
        <w:drawing>
          <wp:inline distT="0" distB="0" distL="0" distR="0" wp14:anchorId="6285E2DE" wp14:editId="25EBC093">
            <wp:extent cx="1301115" cy="239395"/>
            <wp:effectExtent l="0" t="0" r="0" b="825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1301115" cy="239395"/>
                    </a:xfrm>
                    <a:prstGeom prst="rect">
                      <a:avLst/>
                    </a:prstGeom>
                    <a:noFill/>
                    <a:ln>
                      <a:noFill/>
                    </a:ln>
                  </pic:spPr>
                </pic:pic>
              </a:graphicData>
            </a:graphic>
          </wp:inline>
        </w:drawing>
      </w:r>
      <w:r w:rsidRPr="00301E4F">
        <w:rPr>
          <w:rFonts w:ascii="Times New Roman" w:hAnsi="Times New Roman"/>
        </w:rPr>
        <w:t>，</w:t>
      </w:r>
    </w:p>
    <w:p w14:paraId="36407F57" w14:textId="22A8BC2B" w:rsidR="00342265" w:rsidRPr="00301E4F" w:rsidRDefault="00342265">
      <w:pPr>
        <w:snapToGrid w:val="0"/>
        <w:spacing w:line="360" w:lineRule="auto"/>
        <w:ind w:firstLineChars="607" w:firstLine="1275"/>
        <w:rPr>
          <w:rFonts w:ascii="Times New Roman" w:hAnsi="Times New Roman"/>
        </w:rPr>
        <w:pPrChange w:id="682" w:author="zhengping jin" w:date="2024-10-08T15:05:00Z" w16du:dateUtc="2024-10-08T07:05:00Z">
          <w:pPr>
            <w:snapToGrid w:val="0"/>
            <w:spacing w:line="360" w:lineRule="auto"/>
            <w:ind w:firstLineChars="800" w:firstLine="1680"/>
          </w:pPr>
        </w:pPrChange>
      </w:pPr>
      <w:del w:id="683" w:author="zhengping jin" w:date="2024-10-08T15:05:00Z" w16du:dateUtc="2024-10-08T07:05:00Z">
        <w:r w:rsidRPr="00301E4F" w:rsidDel="00A77B3D">
          <w:rPr>
            <w:rFonts w:ascii="Times New Roman" w:hAnsi="Times New Roman"/>
          </w:rPr>
          <w:delText>以及</w:delText>
        </w:r>
      </w:del>
      <w:ins w:id="684" w:author="zhengping jin" w:date="2024-10-08T15:05:00Z" w16du:dateUtc="2024-10-08T07:05:00Z">
        <w:r w:rsidR="00A77B3D">
          <w:rPr>
            <w:rFonts w:ascii="Times New Roman" w:hAnsi="Times New Roman" w:hint="eastAsia"/>
          </w:rPr>
          <w:t>而</w:t>
        </w:r>
      </w:ins>
      <w:r w:rsidRPr="00301E4F">
        <w:rPr>
          <w:rFonts w:ascii="Times New Roman" w:hAnsi="Times New Roman"/>
          <w:noProof/>
          <w:position w:val="-6"/>
        </w:rPr>
        <w:drawing>
          <wp:inline distT="0" distB="0" distL="0" distR="0" wp14:anchorId="455D4167" wp14:editId="75B167FE">
            <wp:extent cx="1512570" cy="182880"/>
            <wp:effectExtent l="0" t="0" r="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512570" cy="182880"/>
                    </a:xfrm>
                    <a:prstGeom prst="rect">
                      <a:avLst/>
                    </a:prstGeom>
                    <a:noFill/>
                    <a:ln>
                      <a:noFill/>
                    </a:ln>
                  </pic:spPr>
                </pic:pic>
              </a:graphicData>
            </a:graphic>
          </wp:inline>
        </w:drawing>
      </w:r>
      <w:del w:id="685" w:author="zhengping jin" w:date="2024-10-08T15:06:00Z" w16du:dateUtc="2024-10-08T07:06:00Z">
        <w:r w:rsidRPr="00301E4F" w:rsidDel="00A77B3D">
          <w:rPr>
            <w:rFonts w:ascii="Times New Roman" w:hAnsi="Times New Roman"/>
          </w:rPr>
          <w:delText xml:space="preserve"> </w:delText>
        </w:r>
      </w:del>
      <w:r w:rsidRPr="00301E4F">
        <w:rPr>
          <w:rFonts w:ascii="Times New Roman" w:hAnsi="Times New Roman"/>
        </w:rPr>
        <w:t>，所以</w:t>
      </w:r>
      <w:r w:rsidRPr="00301E4F">
        <w:rPr>
          <w:rFonts w:ascii="Times New Roman" w:hAnsi="Times New Roman"/>
        </w:rPr>
        <w:t xml:space="preserve"> </w:t>
      </w:r>
    </w:p>
    <w:p w14:paraId="636205B2" w14:textId="408E000D" w:rsidR="00342265" w:rsidRPr="00301E4F" w:rsidRDefault="00342265" w:rsidP="00342265">
      <w:pPr>
        <w:snapToGrid w:val="0"/>
        <w:spacing w:line="360" w:lineRule="auto"/>
        <w:jc w:val="center"/>
        <w:rPr>
          <w:rFonts w:ascii="Times New Roman" w:hAnsi="Times New Roman"/>
        </w:rPr>
      </w:pPr>
      <w:r w:rsidRPr="00301E4F">
        <w:rPr>
          <w:rFonts w:ascii="Times New Roman" w:hAnsi="Times New Roman"/>
          <w:noProof/>
          <w:position w:val="-12"/>
        </w:rPr>
        <w:drawing>
          <wp:inline distT="0" distB="0" distL="0" distR="0" wp14:anchorId="25A2F5B2" wp14:editId="283B3D1A">
            <wp:extent cx="2292985" cy="239395"/>
            <wp:effectExtent l="0" t="0" r="0" b="825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2292985" cy="239395"/>
                    </a:xfrm>
                    <a:prstGeom prst="rect">
                      <a:avLst/>
                    </a:prstGeom>
                    <a:noFill/>
                    <a:ln>
                      <a:noFill/>
                    </a:ln>
                  </pic:spPr>
                </pic:pic>
              </a:graphicData>
            </a:graphic>
          </wp:inline>
        </w:drawing>
      </w:r>
      <w:ins w:id="686" w:author="zhengping jin" w:date="2024-08-07T11:48:00Z" w16du:dateUtc="2024-08-07T03:48:00Z">
        <w:r w:rsidR="0045001C">
          <w:rPr>
            <w:rFonts w:ascii="Times New Roman" w:hAnsi="Times New Roman" w:hint="eastAsia"/>
          </w:rPr>
          <w:t>.</w:t>
        </w:r>
      </w:ins>
    </w:p>
    <w:p w14:paraId="42815661" w14:textId="57CA3484" w:rsidR="00342265" w:rsidRPr="00301E4F" w:rsidRDefault="00342265" w:rsidP="00342265">
      <w:pPr>
        <w:snapToGrid w:val="0"/>
        <w:spacing w:line="360" w:lineRule="auto"/>
        <w:ind w:firstLineChars="600" w:firstLine="1260"/>
        <w:rPr>
          <w:rFonts w:ascii="Times New Roman" w:hAnsi="Times New Roman"/>
        </w:rPr>
      </w:pPr>
      <w:r w:rsidRPr="00301E4F">
        <w:rPr>
          <w:rFonts w:ascii="Times New Roman" w:hAnsi="Times New Roman"/>
        </w:rPr>
        <w:t>类似地，因为</w:t>
      </w:r>
      <w:r w:rsidRPr="00301E4F">
        <w:rPr>
          <w:rFonts w:ascii="Times New Roman" w:hAnsi="Times New Roman"/>
          <w:noProof/>
          <w:position w:val="-10"/>
        </w:rPr>
        <w:drawing>
          <wp:inline distT="0" distB="0" distL="0" distR="0" wp14:anchorId="77B86901" wp14:editId="7A7E3BD4">
            <wp:extent cx="1421130" cy="239395"/>
            <wp:effectExtent l="0" t="0" r="7620" b="825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421130" cy="239395"/>
                    </a:xfrm>
                    <a:prstGeom prst="rect">
                      <a:avLst/>
                    </a:prstGeom>
                    <a:noFill/>
                    <a:ln>
                      <a:noFill/>
                    </a:ln>
                  </pic:spPr>
                </pic:pic>
              </a:graphicData>
            </a:graphic>
          </wp:inline>
        </w:drawing>
      </w:r>
      <w:r w:rsidRPr="00301E4F">
        <w:rPr>
          <w:rFonts w:ascii="Times New Roman" w:hAnsi="Times New Roman"/>
        </w:rPr>
        <w:t>，</w:t>
      </w:r>
      <w:r w:rsidRPr="00301E4F">
        <w:rPr>
          <w:rFonts w:ascii="Times New Roman" w:hAnsi="Times New Roman"/>
          <w:noProof/>
          <w:position w:val="-6"/>
        </w:rPr>
        <w:drawing>
          <wp:inline distT="0" distB="0" distL="0" distR="0" wp14:anchorId="78A1462B" wp14:editId="037A6A7D">
            <wp:extent cx="1378585" cy="182880"/>
            <wp:effectExtent l="0" t="0" r="0" b="762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378585" cy="182880"/>
                    </a:xfrm>
                    <a:prstGeom prst="rect">
                      <a:avLst/>
                    </a:prstGeom>
                    <a:noFill/>
                    <a:ln>
                      <a:noFill/>
                    </a:ln>
                  </pic:spPr>
                </pic:pic>
              </a:graphicData>
            </a:graphic>
          </wp:inline>
        </w:drawing>
      </w:r>
      <w:r w:rsidRPr="00301E4F">
        <w:rPr>
          <w:rFonts w:ascii="Times New Roman" w:hAnsi="Times New Roman"/>
        </w:rPr>
        <w:t xml:space="preserve"> </w:t>
      </w:r>
      <w:r w:rsidRPr="00301E4F">
        <w:rPr>
          <w:rFonts w:ascii="Times New Roman" w:hAnsi="Times New Roman"/>
        </w:rPr>
        <w:t>，所以</w:t>
      </w:r>
    </w:p>
    <w:p w14:paraId="76DBA379" w14:textId="5D1EAE75" w:rsidR="00342265" w:rsidRPr="00301E4F" w:rsidRDefault="00342265" w:rsidP="00342265">
      <w:pPr>
        <w:snapToGrid w:val="0"/>
        <w:spacing w:line="360" w:lineRule="auto"/>
        <w:ind w:firstLine="420"/>
        <w:jc w:val="center"/>
        <w:rPr>
          <w:rFonts w:ascii="Times New Roman" w:hAnsi="Times New Roman"/>
          <w:position w:val="-12"/>
        </w:rPr>
      </w:pPr>
      <w:r w:rsidRPr="00301E4F">
        <w:rPr>
          <w:rFonts w:ascii="Times New Roman" w:hAnsi="Times New Roman"/>
          <w:noProof/>
          <w:position w:val="-12"/>
        </w:rPr>
        <w:drawing>
          <wp:inline distT="0" distB="0" distL="0" distR="0" wp14:anchorId="5E0DD4BC" wp14:editId="46CB5E71">
            <wp:extent cx="2145030" cy="239395"/>
            <wp:effectExtent l="0" t="0" r="7620" b="825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145030" cy="239395"/>
                    </a:xfrm>
                    <a:prstGeom prst="rect">
                      <a:avLst/>
                    </a:prstGeom>
                    <a:noFill/>
                    <a:ln>
                      <a:noFill/>
                    </a:ln>
                  </pic:spPr>
                </pic:pic>
              </a:graphicData>
            </a:graphic>
          </wp:inline>
        </w:drawing>
      </w:r>
      <w:ins w:id="687" w:author="zhengping jin" w:date="2024-08-07T11:48:00Z" w16du:dateUtc="2024-08-07T03:48:00Z">
        <w:r w:rsidR="0045001C">
          <w:rPr>
            <w:rFonts w:ascii="Times New Roman" w:hAnsi="Times New Roman" w:hint="eastAsia"/>
            <w:position w:val="-12"/>
          </w:rPr>
          <w:t>.</w:t>
        </w:r>
      </w:ins>
    </w:p>
    <w:p w14:paraId="631B49CC" w14:textId="31351BE7" w:rsidR="00342265" w:rsidRPr="00301E4F" w:rsidRDefault="00342265" w:rsidP="001F4C32">
      <w:pPr>
        <w:snapToGrid w:val="0"/>
        <w:spacing w:line="360" w:lineRule="auto"/>
        <w:ind w:firstLineChars="600" w:firstLine="1260"/>
        <w:jc w:val="left"/>
        <w:rPr>
          <w:rFonts w:ascii="Times New Roman" w:hAnsi="Times New Roman"/>
          <w:position w:val="-12"/>
        </w:rPr>
      </w:pPr>
      <w:r w:rsidRPr="00301E4F">
        <w:rPr>
          <w:rFonts w:ascii="Times New Roman" w:hAnsi="Times New Roman" w:hint="eastAsia"/>
          <w:position w:val="-32"/>
        </w:rPr>
        <w:lastRenderedPageBreak/>
        <w:t>即</w:t>
      </w:r>
      <w:del w:id="688" w:author="zhengping jin" w:date="2024-10-08T15:10:00Z" w16du:dateUtc="2024-10-08T07:10:00Z">
        <w:r w:rsidRPr="00301E4F" w:rsidDel="00A77B3D">
          <w:rPr>
            <w:rFonts w:ascii="Times New Roman" w:hAnsi="Times New Roman" w:hint="eastAsia"/>
            <w:position w:val="-32"/>
          </w:rPr>
          <w:delText>：</w:delText>
        </w:r>
      </w:del>
      <w:r w:rsidRPr="00301E4F">
        <w:rPr>
          <w:rFonts w:ascii="Times New Roman" w:hAnsi="Times New Roman" w:hint="eastAsia"/>
          <w:position w:val="-32"/>
        </w:rPr>
        <w:t>求下列</w:t>
      </w:r>
      <w:del w:id="689" w:author="zhengping jin" w:date="2024-10-08T15:09:00Z" w16du:dateUtc="2024-10-08T07:09:00Z">
        <w:r w:rsidRPr="00301E4F" w:rsidDel="00A77B3D">
          <w:rPr>
            <w:rFonts w:ascii="Times New Roman" w:hAnsi="Times New Roman" w:hint="eastAsia"/>
            <w:position w:val="-32"/>
          </w:rPr>
          <w:delText>解</w:delText>
        </w:r>
      </w:del>
      <w:r w:rsidR="00910D29" w:rsidRPr="00301E4F">
        <w:rPr>
          <w:rFonts w:ascii="Times New Roman" w:hAnsi="Times New Roman" w:hint="eastAsia"/>
          <w:position w:val="-32"/>
        </w:rPr>
        <w:t>同余方程</w:t>
      </w:r>
      <w:r w:rsidRPr="00301E4F">
        <w:rPr>
          <w:rFonts w:ascii="Times New Roman" w:hAnsi="Times New Roman" w:hint="eastAsia"/>
          <w:position w:val="-32"/>
        </w:rPr>
        <w:t>组的解：</w:t>
      </w:r>
    </w:p>
    <w:p w14:paraId="28EB063B" w14:textId="304A16D6" w:rsidR="00342265" w:rsidRPr="00301E4F" w:rsidRDefault="00342265" w:rsidP="00342265">
      <w:pPr>
        <w:snapToGrid w:val="0"/>
        <w:spacing w:line="360" w:lineRule="auto"/>
        <w:ind w:firstLine="420"/>
        <w:jc w:val="center"/>
        <w:rPr>
          <w:rFonts w:ascii="Times New Roman" w:hAnsi="Times New Roman"/>
          <w:position w:val="-12"/>
        </w:rPr>
      </w:pPr>
      <w:r w:rsidRPr="00301E4F">
        <w:rPr>
          <w:rFonts w:ascii="Times New Roman" w:hAnsi="Times New Roman"/>
          <w:noProof/>
          <w:position w:val="-30"/>
        </w:rPr>
        <w:drawing>
          <wp:inline distT="0" distB="0" distL="0" distR="0" wp14:anchorId="53A7068A" wp14:editId="04259176">
            <wp:extent cx="956310" cy="464185"/>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956310" cy="464185"/>
                    </a:xfrm>
                    <a:prstGeom prst="rect">
                      <a:avLst/>
                    </a:prstGeom>
                    <a:noFill/>
                    <a:ln>
                      <a:noFill/>
                    </a:ln>
                  </pic:spPr>
                </pic:pic>
              </a:graphicData>
            </a:graphic>
          </wp:inline>
        </w:drawing>
      </w:r>
    </w:p>
    <w:p w14:paraId="44999B9D" w14:textId="32F82EA3" w:rsidR="00342265" w:rsidRPr="00301E4F" w:rsidRDefault="00342265" w:rsidP="001F4C32">
      <w:pPr>
        <w:snapToGrid w:val="0"/>
        <w:spacing w:line="360" w:lineRule="auto"/>
        <w:ind w:firstLineChars="800" w:firstLine="1680"/>
        <w:rPr>
          <w:rFonts w:ascii="Times New Roman" w:hAnsi="Times New Roman"/>
        </w:rPr>
      </w:pPr>
      <w:r w:rsidRPr="00301E4F">
        <w:rPr>
          <w:rFonts w:ascii="Times New Roman" w:hAnsi="Times New Roman"/>
        </w:rPr>
        <w:t>令</w:t>
      </w:r>
      <w:r w:rsidRPr="00301E4F">
        <w:rPr>
          <w:rFonts w:ascii="Times New Roman" w:hAnsi="Times New Roman"/>
          <w:noProof/>
          <w:position w:val="-12"/>
        </w:rPr>
        <w:drawing>
          <wp:inline distT="0" distB="0" distL="0" distR="0" wp14:anchorId="49B2B898" wp14:editId="4A2BD1E4">
            <wp:extent cx="2089150" cy="239395"/>
            <wp:effectExtent l="0" t="0" r="6350" b="825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2089150" cy="239395"/>
                    </a:xfrm>
                    <a:prstGeom prst="rect">
                      <a:avLst/>
                    </a:prstGeom>
                    <a:noFill/>
                    <a:ln>
                      <a:noFill/>
                    </a:ln>
                  </pic:spPr>
                </pic:pic>
              </a:graphicData>
            </a:graphic>
          </wp:inline>
        </w:drawing>
      </w:r>
      <w:r w:rsidRPr="00301E4F">
        <w:rPr>
          <w:rFonts w:ascii="Times New Roman" w:hAnsi="Times New Roman"/>
        </w:rPr>
        <w:t xml:space="preserve"> </w:t>
      </w:r>
      <w:ins w:id="690" w:author="zhengping jin" w:date="2024-10-08T15:13:00Z" w16du:dateUtc="2024-10-08T07:13:00Z">
        <w:r w:rsidR="00A77B3D">
          <w:rPr>
            <w:rFonts w:ascii="Times New Roman" w:hAnsi="Times New Roman" w:hint="eastAsia"/>
          </w:rPr>
          <w:t>以及</w:t>
        </w:r>
      </w:ins>
    </w:p>
    <w:p w14:paraId="53F3C1EE" w14:textId="2DD5D094" w:rsidR="00342265" w:rsidRPr="00301E4F" w:rsidRDefault="00342265" w:rsidP="001F4C32">
      <w:pPr>
        <w:snapToGrid w:val="0"/>
        <w:spacing w:line="360" w:lineRule="auto"/>
        <w:ind w:firstLineChars="800" w:firstLine="1680"/>
        <w:rPr>
          <w:rFonts w:ascii="Times New Roman" w:hAnsi="Times New Roman"/>
        </w:rPr>
      </w:pPr>
      <w:r w:rsidRPr="00301E4F">
        <w:rPr>
          <w:rFonts w:ascii="Times New Roman" w:hAnsi="Times New Roman"/>
          <w:noProof/>
          <w:position w:val="-12"/>
        </w:rPr>
        <w:drawing>
          <wp:inline distT="0" distB="0" distL="0" distR="0" wp14:anchorId="68607E9A" wp14:editId="5A01F5F5">
            <wp:extent cx="1680845" cy="239395"/>
            <wp:effectExtent l="0" t="0" r="0" b="825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680845" cy="239395"/>
                    </a:xfrm>
                    <a:prstGeom prst="rect">
                      <a:avLst/>
                    </a:prstGeom>
                    <a:noFill/>
                    <a:ln>
                      <a:noFill/>
                    </a:ln>
                  </pic:spPr>
                </pic:pic>
              </a:graphicData>
            </a:graphic>
          </wp:inline>
        </w:drawing>
      </w:r>
      <w:ins w:id="691" w:author="zhengping jin" w:date="2024-08-07T11:49:00Z" w16du:dateUtc="2024-08-07T03:49:00Z">
        <w:r w:rsidR="0045001C">
          <w:rPr>
            <w:rFonts w:ascii="Times New Roman" w:hAnsi="Times New Roman" w:hint="eastAsia"/>
          </w:rPr>
          <w:t>.</w:t>
        </w:r>
      </w:ins>
    </w:p>
    <w:p w14:paraId="116BB367" w14:textId="63C55874" w:rsidR="00342265" w:rsidRPr="00301E4F" w:rsidRDefault="00342265" w:rsidP="001F4C32">
      <w:pPr>
        <w:snapToGrid w:val="0"/>
        <w:spacing w:line="360" w:lineRule="auto"/>
        <w:ind w:firstLineChars="800" w:firstLine="1680"/>
        <w:rPr>
          <w:rFonts w:ascii="Times New Roman" w:hAnsi="Times New Roman"/>
        </w:rPr>
      </w:pPr>
      <w:r w:rsidRPr="00301E4F">
        <w:rPr>
          <w:rFonts w:ascii="Times New Roman" w:hAnsi="Times New Roman"/>
        </w:rPr>
        <w:t>分别求解</w:t>
      </w:r>
      <w:r w:rsidR="00910D29" w:rsidRPr="00301E4F">
        <w:rPr>
          <w:rFonts w:ascii="Times New Roman" w:hAnsi="Times New Roman"/>
        </w:rPr>
        <w:t>同余方程</w:t>
      </w:r>
      <w:r w:rsidRPr="00301E4F">
        <w:rPr>
          <w:rFonts w:ascii="Times New Roman" w:hAnsi="Times New Roman"/>
          <w:noProof/>
          <w:position w:val="-12"/>
        </w:rPr>
        <w:drawing>
          <wp:inline distT="0" distB="0" distL="0" distR="0" wp14:anchorId="58E5BC8D" wp14:editId="33C09400">
            <wp:extent cx="2299970" cy="239395"/>
            <wp:effectExtent l="0" t="0" r="5080" b="825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2299970" cy="239395"/>
                    </a:xfrm>
                    <a:prstGeom prst="rect">
                      <a:avLst/>
                    </a:prstGeom>
                    <a:noFill/>
                    <a:ln>
                      <a:noFill/>
                    </a:ln>
                  </pic:spPr>
                </pic:pic>
              </a:graphicData>
            </a:graphic>
          </wp:inline>
        </w:drawing>
      </w:r>
      <w:ins w:id="692" w:author="zhengping jin" w:date="2024-08-07T11:49:00Z" w16du:dateUtc="2024-08-07T03:49:00Z">
        <w:r w:rsidR="0045001C">
          <w:rPr>
            <w:rFonts w:ascii="Times New Roman" w:hAnsi="Times New Roman" w:hint="eastAsia"/>
          </w:rPr>
          <w:t>.</w:t>
        </w:r>
      </w:ins>
    </w:p>
    <w:p w14:paraId="5F74C480" w14:textId="1C8176CF" w:rsidR="00342265" w:rsidRPr="00301E4F" w:rsidRDefault="00342265" w:rsidP="001F4C32">
      <w:pPr>
        <w:snapToGrid w:val="0"/>
        <w:spacing w:line="360" w:lineRule="auto"/>
        <w:ind w:firstLineChars="800" w:firstLine="1680"/>
        <w:rPr>
          <w:rFonts w:ascii="Times New Roman" w:hAnsi="Times New Roman"/>
        </w:rPr>
      </w:pPr>
      <w:r w:rsidRPr="00301E4F">
        <w:rPr>
          <w:rFonts w:ascii="Times New Roman" w:hAnsi="Times New Roman"/>
        </w:rPr>
        <w:t>得到</w:t>
      </w:r>
      <w:r w:rsidRPr="00301E4F">
        <w:rPr>
          <w:rFonts w:ascii="Times New Roman" w:hAnsi="Times New Roman"/>
          <w:noProof/>
          <w:position w:val="-12"/>
        </w:rPr>
        <w:drawing>
          <wp:inline distT="0" distB="0" distL="0" distR="0" wp14:anchorId="007F4890" wp14:editId="53334AAC">
            <wp:extent cx="1069340" cy="239395"/>
            <wp:effectExtent l="0" t="0" r="0" b="825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069340" cy="239395"/>
                    </a:xfrm>
                    <a:prstGeom prst="rect">
                      <a:avLst/>
                    </a:prstGeom>
                    <a:noFill/>
                    <a:ln>
                      <a:noFill/>
                    </a:ln>
                  </pic:spPr>
                </pic:pic>
              </a:graphicData>
            </a:graphic>
          </wp:inline>
        </w:drawing>
      </w:r>
      <w:ins w:id="693" w:author="zhengping jin" w:date="2024-08-07T11:49:00Z" w16du:dateUtc="2024-08-07T03:49:00Z">
        <w:r w:rsidR="0045001C">
          <w:rPr>
            <w:rFonts w:ascii="Times New Roman" w:hAnsi="Times New Roman" w:hint="eastAsia"/>
          </w:rPr>
          <w:t>.</w:t>
        </w:r>
      </w:ins>
    </w:p>
    <w:p w14:paraId="1B6E1A59" w14:textId="22DF0339" w:rsidR="00342265" w:rsidRPr="00301E4F" w:rsidRDefault="00342265" w:rsidP="001F4C32">
      <w:pPr>
        <w:snapToGrid w:val="0"/>
        <w:spacing w:line="360" w:lineRule="auto"/>
        <w:ind w:firstLineChars="800" w:firstLine="1680"/>
        <w:rPr>
          <w:rFonts w:ascii="Times New Roman" w:hAnsi="Times New Roman"/>
        </w:rPr>
      </w:pPr>
      <w:r w:rsidRPr="00301E4F">
        <w:rPr>
          <w:rFonts w:ascii="Times New Roman" w:hAnsi="Times New Roman"/>
        </w:rPr>
        <w:t>故</w:t>
      </w:r>
      <w:r w:rsidRPr="00301E4F">
        <w:rPr>
          <w:rFonts w:ascii="Times New Roman" w:hAnsi="Times New Roman"/>
          <w:noProof/>
          <w:position w:val="-10"/>
        </w:rPr>
        <w:drawing>
          <wp:inline distT="0" distB="0" distL="0" distR="0" wp14:anchorId="2E0F7FE6" wp14:editId="0A41AAE0">
            <wp:extent cx="2391410" cy="196850"/>
            <wp:effectExtent l="0" t="0" r="889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2391410" cy="196850"/>
                    </a:xfrm>
                    <a:prstGeom prst="rect">
                      <a:avLst/>
                    </a:prstGeom>
                    <a:noFill/>
                    <a:ln>
                      <a:noFill/>
                    </a:ln>
                  </pic:spPr>
                </pic:pic>
              </a:graphicData>
            </a:graphic>
          </wp:inline>
        </w:drawing>
      </w:r>
      <w:ins w:id="694" w:author="zhengping jin" w:date="2024-08-07T11:49:00Z" w16du:dateUtc="2024-08-07T03:49:00Z">
        <w:r w:rsidR="0045001C">
          <w:rPr>
            <w:rFonts w:ascii="Times New Roman" w:hAnsi="Times New Roman" w:hint="eastAsia"/>
          </w:rPr>
          <w:t>.</w:t>
        </w:r>
      </w:ins>
    </w:p>
    <w:p w14:paraId="69F5853F" w14:textId="4A2D6C38" w:rsidR="00342265" w:rsidRPr="00301E4F" w:rsidRDefault="00342265" w:rsidP="001F4C32">
      <w:pPr>
        <w:snapToGrid w:val="0"/>
        <w:spacing w:line="360" w:lineRule="auto"/>
        <w:ind w:firstLineChars="600" w:firstLine="1260"/>
        <w:rPr>
          <w:rFonts w:ascii="Times New Roman" w:hAnsi="Times New Roman"/>
        </w:rPr>
      </w:pPr>
      <w:r w:rsidRPr="00301E4F">
        <w:rPr>
          <w:rFonts w:ascii="Times New Roman" w:hAnsi="Times New Roman"/>
        </w:rPr>
        <w:t>因此，</w:t>
      </w:r>
      <w:r w:rsidRPr="00301E4F">
        <w:rPr>
          <w:rFonts w:ascii="Times New Roman" w:hAnsi="Times New Roman"/>
          <w:noProof/>
          <w:position w:val="-10"/>
        </w:rPr>
        <w:drawing>
          <wp:inline distT="0" distB="0" distL="0" distR="0" wp14:anchorId="23AA6E41" wp14:editId="080886F0">
            <wp:extent cx="1294130" cy="239395"/>
            <wp:effectExtent l="0" t="0" r="1270" b="825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94130" cy="239395"/>
                    </a:xfrm>
                    <a:prstGeom prst="rect">
                      <a:avLst/>
                    </a:prstGeom>
                    <a:noFill/>
                    <a:ln>
                      <a:noFill/>
                    </a:ln>
                  </pic:spPr>
                </pic:pic>
              </a:graphicData>
            </a:graphic>
          </wp:inline>
        </w:drawing>
      </w:r>
      <w:r w:rsidRPr="00301E4F">
        <w:rPr>
          <w:rFonts w:ascii="Times New Roman" w:hAnsi="Times New Roman"/>
        </w:rPr>
        <w:t>.</w:t>
      </w:r>
    </w:p>
    <w:p w14:paraId="0B05B594" w14:textId="77777777" w:rsidR="00342265" w:rsidRDefault="00342265" w:rsidP="00342265">
      <w:pPr>
        <w:snapToGrid w:val="0"/>
        <w:spacing w:line="360" w:lineRule="auto"/>
        <w:rPr>
          <w:ins w:id="695" w:author="zhengping jin" w:date="2024-08-07T16:11:00Z" w16du:dateUtc="2024-08-07T08:11:00Z"/>
          <w:rFonts w:ascii="Times New Roman" w:hAnsi="Times New Roman"/>
        </w:rPr>
      </w:pPr>
    </w:p>
    <w:p w14:paraId="2957B5D2" w14:textId="6D91216D" w:rsidR="00F9652F" w:rsidRPr="00C321DB" w:rsidRDefault="00F9652F" w:rsidP="00342265">
      <w:pPr>
        <w:snapToGrid w:val="0"/>
        <w:spacing w:line="360" w:lineRule="auto"/>
        <w:rPr>
          <w:ins w:id="696" w:author="zhengping jin" w:date="2024-08-07T16:23:00Z" w16du:dateUtc="2024-08-07T08:23:00Z"/>
          <w:rFonts w:ascii="Times New Roman" w:hAnsi="Times New Roman"/>
          <w:bCs/>
          <w:rPrChange w:id="697" w:author="zhengping jin" w:date="2024-08-07T16:23:00Z" w16du:dateUtc="2024-08-07T08:23:00Z">
            <w:rPr>
              <w:ins w:id="698" w:author="zhengping jin" w:date="2024-08-07T16:23:00Z" w16du:dateUtc="2024-08-07T08:23:00Z"/>
              <w:rFonts w:ascii="Times New Roman" w:hAnsi="Times New Roman"/>
              <w:b/>
            </w:rPr>
          </w:rPrChange>
        </w:rPr>
      </w:pPr>
      <w:ins w:id="699" w:author="zhengping jin" w:date="2024-08-07T16:11:00Z" w16du:dateUtc="2024-08-07T08:11:00Z">
        <w:r w:rsidRPr="00301E4F">
          <w:rPr>
            <w:rFonts w:ascii="Times New Roman" w:hAnsi="Times New Roman"/>
            <w:b/>
          </w:rPr>
          <w:t>例</w:t>
        </w:r>
        <w:r>
          <w:rPr>
            <w:rFonts w:ascii="Times New Roman" w:hAnsi="Times New Roman" w:hint="eastAsia"/>
            <w:b/>
          </w:rPr>
          <w:t>3</w:t>
        </w:r>
        <w:r>
          <w:rPr>
            <w:rFonts w:ascii="Times New Roman" w:hAnsi="Times New Roman"/>
            <w:b/>
          </w:rPr>
          <w:t>.2.4</w:t>
        </w:r>
      </w:ins>
      <w:ins w:id="700" w:author="zhengping jin" w:date="2024-08-07T16:22:00Z" w16du:dateUtc="2024-08-07T08:22:00Z">
        <w:r w:rsidR="00C321DB">
          <w:rPr>
            <w:rFonts w:ascii="Times New Roman" w:hAnsi="Times New Roman" w:hint="eastAsia"/>
            <w:b/>
          </w:rPr>
          <w:t xml:space="preserve"> </w:t>
        </w:r>
        <w:r w:rsidR="00C321DB" w:rsidRPr="00C321DB">
          <w:rPr>
            <w:rFonts w:ascii="Times New Roman" w:hAnsi="Times New Roman" w:hint="eastAsia"/>
            <w:bCs/>
            <w:rPrChange w:id="701" w:author="zhengping jin" w:date="2024-08-07T16:23:00Z" w16du:dateUtc="2024-08-07T08:23:00Z">
              <w:rPr>
                <w:rFonts w:ascii="Times New Roman" w:hAnsi="Times New Roman" w:hint="eastAsia"/>
                <w:b/>
              </w:rPr>
            </w:rPrChange>
          </w:rPr>
          <w:t>（</w:t>
        </w:r>
        <w:r w:rsidR="00C321DB" w:rsidRPr="00C321DB">
          <w:rPr>
            <w:rFonts w:ascii="Times New Roman" w:hAnsi="Times New Roman"/>
            <w:bCs/>
            <w:rPrChange w:id="702" w:author="zhengping jin" w:date="2024-08-07T16:23:00Z" w16du:dateUtc="2024-08-07T08:23:00Z">
              <w:rPr>
                <w:rFonts w:ascii="Times New Roman" w:hAnsi="Times New Roman"/>
                <w:b/>
              </w:rPr>
            </w:rPrChange>
          </w:rPr>
          <w:t xml:space="preserve">RSA </w:t>
        </w:r>
        <w:r w:rsidR="00C321DB" w:rsidRPr="00C321DB">
          <w:rPr>
            <w:rFonts w:ascii="Times New Roman" w:hAnsi="Times New Roman" w:hint="eastAsia"/>
            <w:bCs/>
            <w:rPrChange w:id="703" w:author="zhengping jin" w:date="2024-08-07T16:23:00Z" w16du:dateUtc="2024-08-07T08:23:00Z">
              <w:rPr>
                <w:rFonts w:ascii="Times New Roman" w:hAnsi="Times New Roman" w:hint="eastAsia"/>
                <w:b/>
              </w:rPr>
            </w:rPrChange>
          </w:rPr>
          <w:t>公</w:t>
        </w:r>
        <w:proofErr w:type="gramStart"/>
        <w:r w:rsidR="00C321DB" w:rsidRPr="00C321DB">
          <w:rPr>
            <w:rFonts w:ascii="Times New Roman" w:hAnsi="Times New Roman" w:hint="eastAsia"/>
            <w:bCs/>
            <w:rPrChange w:id="704" w:author="zhengping jin" w:date="2024-08-07T16:23:00Z" w16du:dateUtc="2024-08-07T08:23:00Z">
              <w:rPr>
                <w:rFonts w:ascii="Times New Roman" w:hAnsi="Times New Roman" w:hint="eastAsia"/>
                <w:b/>
              </w:rPr>
            </w:rPrChange>
          </w:rPr>
          <w:t>钥</w:t>
        </w:r>
        <w:proofErr w:type="gramEnd"/>
        <w:r w:rsidR="00C321DB" w:rsidRPr="00C321DB">
          <w:rPr>
            <w:rFonts w:ascii="Times New Roman" w:hAnsi="Times New Roman" w:hint="eastAsia"/>
            <w:bCs/>
            <w:rPrChange w:id="705" w:author="zhengping jin" w:date="2024-08-07T16:23:00Z" w16du:dateUtc="2024-08-07T08:23:00Z">
              <w:rPr>
                <w:rFonts w:ascii="Times New Roman" w:hAnsi="Times New Roman" w:hint="eastAsia"/>
                <w:b/>
              </w:rPr>
            </w:rPrChange>
          </w:rPr>
          <w:t>密码系统原型）</w:t>
        </w:r>
      </w:ins>
    </w:p>
    <w:p w14:paraId="3A99EC03" w14:textId="7AEBCE3C" w:rsidR="00C321DB" w:rsidRDefault="009A3D10" w:rsidP="00E45220">
      <w:pPr>
        <w:snapToGrid w:val="0"/>
        <w:spacing w:line="360" w:lineRule="auto"/>
        <w:ind w:firstLineChars="202" w:firstLine="424"/>
        <w:rPr>
          <w:ins w:id="706" w:author="zhengping jin" w:date="2024-08-07T16:33:00Z" w16du:dateUtc="2024-08-07T08:33:00Z"/>
          <w:rFonts w:ascii="Times New Roman" w:hAnsi="Times New Roman" w:cs="Times New Roman"/>
          <w:bCs/>
        </w:rPr>
      </w:pPr>
      <w:ins w:id="707" w:author="zhengping jin" w:date="2024-08-07T16:58:00Z" w16du:dateUtc="2024-08-07T08:58:00Z">
        <w:r w:rsidRPr="009A3D10">
          <w:rPr>
            <w:rFonts w:ascii="Times New Roman" w:hAnsi="Times New Roman" w:hint="eastAsia"/>
            <w:b/>
            <w:rPrChange w:id="708" w:author="zhengping jin" w:date="2024-08-07T16:58:00Z" w16du:dateUtc="2024-08-07T08:58:00Z">
              <w:rPr>
                <w:rFonts w:ascii="Times New Roman" w:hAnsi="Times New Roman" w:hint="eastAsia"/>
                <w:bCs/>
              </w:rPr>
            </w:rPrChange>
          </w:rPr>
          <w:t>系统建立</w:t>
        </w:r>
        <w:r>
          <w:rPr>
            <w:rFonts w:ascii="Times New Roman" w:hAnsi="Times New Roman" w:hint="eastAsia"/>
            <w:bCs/>
          </w:rPr>
          <w:t xml:space="preserve">. </w:t>
        </w:r>
      </w:ins>
      <w:ins w:id="709" w:author="zhengping jin" w:date="2024-08-07T16:23:00Z" w16du:dateUtc="2024-08-07T08:23:00Z">
        <w:r w:rsidR="00C321DB" w:rsidRPr="00C321DB">
          <w:rPr>
            <w:rFonts w:ascii="Times New Roman" w:hAnsi="Times New Roman" w:hint="eastAsia"/>
            <w:bCs/>
            <w:rPrChange w:id="710" w:author="zhengping jin" w:date="2024-08-07T16:23:00Z" w16du:dateUtc="2024-08-07T08:23:00Z">
              <w:rPr>
                <w:rFonts w:ascii="Times New Roman" w:hAnsi="Times New Roman" w:hint="eastAsia"/>
                <w:b/>
              </w:rPr>
            </w:rPrChange>
          </w:rPr>
          <w:t>假设</w:t>
        </w:r>
        <w:r w:rsidR="00C321DB">
          <w:rPr>
            <w:rFonts w:ascii="Times New Roman" w:hAnsi="Times New Roman" w:hint="eastAsia"/>
            <w:bCs/>
          </w:rPr>
          <w:t>RSA</w:t>
        </w:r>
        <w:r w:rsidR="00C321DB">
          <w:rPr>
            <w:rFonts w:ascii="Times New Roman" w:hAnsi="Times New Roman" w:hint="eastAsia"/>
            <w:bCs/>
          </w:rPr>
          <w:t>公</w:t>
        </w:r>
        <w:proofErr w:type="gramStart"/>
        <w:r w:rsidR="00C321DB">
          <w:rPr>
            <w:rFonts w:ascii="Times New Roman" w:hAnsi="Times New Roman" w:hint="eastAsia"/>
            <w:bCs/>
          </w:rPr>
          <w:t>钥</w:t>
        </w:r>
        <w:proofErr w:type="gramEnd"/>
        <w:r w:rsidR="00C321DB">
          <w:rPr>
            <w:rFonts w:ascii="Times New Roman" w:hAnsi="Times New Roman" w:hint="eastAsia"/>
            <w:bCs/>
          </w:rPr>
          <w:t>密码系统使用</w:t>
        </w:r>
        <w:r w:rsidR="00C321DB">
          <w:rPr>
            <w:rFonts w:ascii="Times New Roman" w:hAnsi="Times New Roman" w:hint="eastAsia"/>
            <w:bCs/>
          </w:rPr>
          <w:t xml:space="preserve"> </w:t>
        </w:r>
        <w:r w:rsidR="00C321DB" w:rsidRPr="00C321DB">
          <w:rPr>
            <w:rFonts w:ascii="Times New Roman" w:hAnsi="Times New Roman"/>
            <w:bCs/>
            <w:i/>
            <w:iCs/>
            <w:rPrChange w:id="711" w:author="zhengping jin" w:date="2024-08-07T16:24:00Z" w16du:dateUtc="2024-08-07T08:24:00Z">
              <w:rPr>
                <w:rFonts w:ascii="Times New Roman" w:hAnsi="Times New Roman"/>
                <w:bCs/>
              </w:rPr>
            </w:rPrChange>
          </w:rPr>
          <w:t>N</w:t>
        </w:r>
      </w:ins>
      <w:ins w:id="712" w:author="zhengping jin" w:date="2024-08-07T16:24:00Z" w16du:dateUtc="2024-08-07T08:24:00Z">
        <w:r w:rsidR="00C321DB">
          <w:rPr>
            <w:rFonts w:ascii="Times New Roman" w:hAnsi="Times New Roman" w:hint="eastAsia"/>
            <w:bCs/>
          </w:rPr>
          <w:t xml:space="preserve"> </w:t>
        </w:r>
      </w:ins>
      <w:ins w:id="713" w:author="zhengping jin" w:date="2024-08-07T16:23:00Z" w16du:dateUtc="2024-08-07T08:23:00Z">
        <w:r w:rsidR="00C321DB">
          <w:rPr>
            <w:rFonts w:ascii="Times New Roman" w:hAnsi="Times New Roman" w:hint="eastAsia"/>
            <w:bCs/>
          </w:rPr>
          <w:t>= 26</w:t>
        </w:r>
      </w:ins>
      <w:ins w:id="714" w:author="zhengping jin" w:date="2024-08-07T16:24:00Z" w16du:dateUtc="2024-08-07T08:24:00Z">
        <w:r w:rsidR="00C321DB">
          <w:rPr>
            <w:rFonts w:ascii="Times New Roman" w:hAnsi="Times New Roman" w:hint="eastAsia"/>
            <w:bCs/>
          </w:rPr>
          <w:t xml:space="preserve"> </w:t>
        </w:r>
        <w:r w:rsidR="00C321DB">
          <w:rPr>
            <w:rFonts w:ascii="Times New Roman" w:hAnsi="Times New Roman" w:hint="eastAsia"/>
            <w:bCs/>
          </w:rPr>
          <w:t>字符集</w:t>
        </w:r>
        <w:r w:rsidR="00C321DB">
          <w:rPr>
            <w:rFonts w:ascii="Times New Roman" w:hAnsi="Times New Roman" w:hint="eastAsia"/>
            <w:bCs/>
          </w:rPr>
          <w:t xml:space="preserve"> </w:t>
        </w:r>
        <w:r w:rsidR="00C321DB" w:rsidRPr="00C321DB">
          <w:rPr>
            <w:rFonts w:ascii="Times New Roman" w:hAnsi="Times New Roman" w:cs="Times New Roman"/>
            <w:b/>
            <w:i/>
            <w:iCs/>
            <w:rPrChange w:id="715" w:author="zhengping jin" w:date="2024-08-07T16:28:00Z" w16du:dateUtc="2024-08-07T08:28:00Z">
              <w:rPr>
                <w:rFonts w:ascii="Times New Roman" w:hAnsi="Times New Roman"/>
                <w:bCs/>
              </w:rPr>
            </w:rPrChange>
          </w:rPr>
          <w:t>N</w:t>
        </w:r>
      </w:ins>
      <w:ins w:id="716" w:author="zhengping jin" w:date="2024-08-07T16:28:00Z" w16du:dateUtc="2024-08-07T08:28:00Z">
        <w:r w:rsidR="00C321DB" w:rsidRPr="00C321DB">
          <w:rPr>
            <w:rFonts w:ascii="Times New Roman" w:hAnsi="Times New Roman" w:cs="Times New Roman"/>
            <w:bCs/>
            <w:rPrChange w:id="717" w:author="zhengping jin" w:date="2024-08-07T16:28:00Z" w16du:dateUtc="2024-08-07T08:28:00Z">
              <w:rPr>
                <w:rFonts w:ascii="Times New Roman" w:hAnsi="Times New Roman" w:cs="Times New Roman"/>
                <w:b/>
                <w:i/>
                <w:iCs/>
              </w:rPr>
            </w:rPrChange>
          </w:rPr>
          <w:t>.</w:t>
        </w:r>
        <w:r w:rsidR="00C321DB">
          <w:rPr>
            <w:rFonts w:ascii="Times New Roman" w:hAnsi="Times New Roman" w:cs="Times New Roman" w:hint="eastAsia"/>
            <w:bCs/>
          </w:rPr>
          <w:t xml:space="preserve"> </w:t>
        </w:r>
      </w:ins>
      <w:ins w:id="718" w:author="zhengping jin" w:date="2024-08-07T16:29:00Z" w16du:dateUtc="2024-08-07T08:29:00Z">
        <w:r w:rsidR="00C321DB">
          <w:rPr>
            <w:rFonts w:ascii="Times New Roman" w:hAnsi="Times New Roman" w:cs="Times New Roman" w:hint="eastAsia"/>
            <w:bCs/>
          </w:rPr>
          <w:t>明文信息空间为</w:t>
        </w:r>
        <w:r w:rsidR="00C321DB">
          <w:rPr>
            <w:rFonts w:ascii="Times New Roman" w:hAnsi="Times New Roman" w:cs="Times New Roman" w:hint="eastAsia"/>
            <w:bCs/>
          </w:rPr>
          <w:t xml:space="preserve"> </w:t>
        </w:r>
        <w:r w:rsidR="00C321DB" w:rsidRPr="00C321DB">
          <w:rPr>
            <w:rFonts w:ascii="Times New Roman" w:hAnsi="Times New Roman" w:cs="Times New Roman"/>
            <w:bCs/>
            <w:i/>
            <w:iCs/>
            <w:rPrChange w:id="719" w:author="zhengping jin" w:date="2024-08-07T16:29:00Z" w16du:dateUtc="2024-08-07T08:29:00Z">
              <w:rPr>
                <w:rFonts w:ascii="Times New Roman" w:hAnsi="Times New Roman" w:cs="Times New Roman"/>
                <w:bCs/>
              </w:rPr>
            </w:rPrChange>
          </w:rPr>
          <w:t>k</w:t>
        </w:r>
        <w:r w:rsidR="00C321DB">
          <w:rPr>
            <w:rFonts w:ascii="Times New Roman" w:hAnsi="Times New Roman" w:cs="Times New Roman" w:hint="eastAsia"/>
            <w:bCs/>
          </w:rPr>
          <w:t xml:space="preserve"> = 4-</w:t>
        </w:r>
        <w:r w:rsidR="00C321DB">
          <w:rPr>
            <w:rFonts w:ascii="Times New Roman" w:hAnsi="Times New Roman" w:cs="Times New Roman" w:hint="eastAsia"/>
            <w:bCs/>
          </w:rPr>
          <w:t>字符组组成</w:t>
        </w:r>
      </w:ins>
      <w:ins w:id="720" w:author="zhengping jin" w:date="2024-08-07T16:30:00Z" w16du:dateUtc="2024-08-07T08:30:00Z">
        <w:r w:rsidR="00C321DB">
          <w:rPr>
            <w:rFonts w:ascii="Times New Roman" w:hAnsi="Times New Roman" w:cs="Times New Roman" w:hint="eastAsia"/>
            <w:bCs/>
          </w:rPr>
          <w:t>的集合</w:t>
        </w:r>
        <w:r w:rsidR="00C321DB">
          <w:rPr>
            <w:rFonts w:ascii="Times New Roman" w:hAnsi="Times New Roman" w:cs="Times New Roman" w:hint="eastAsia"/>
            <w:bCs/>
          </w:rPr>
          <w:t xml:space="preserve"> </w:t>
        </w:r>
        <w:r w:rsidR="00C321DB" w:rsidRPr="00C321DB">
          <w:rPr>
            <w:rFonts w:ascii="Times New Roman" w:hAnsi="Times New Roman" w:cs="Times New Roman"/>
            <w:b/>
            <w:i/>
            <w:iCs/>
            <w:rPrChange w:id="721" w:author="zhengping jin" w:date="2024-08-07T16:30:00Z" w16du:dateUtc="2024-08-07T08:30:00Z">
              <w:rPr>
                <w:rFonts w:ascii="Times New Roman" w:hAnsi="Times New Roman" w:cs="Times New Roman"/>
                <w:bCs/>
              </w:rPr>
            </w:rPrChange>
          </w:rPr>
          <w:t>M</w:t>
        </w:r>
        <w:r w:rsidR="00C321DB">
          <w:rPr>
            <w:rFonts w:ascii="Times New Roman" w:hAnsi="Times New Roman" w:cs="Times New Roman" w:hint="eastAsia"/>
            <w:bCs/>
          </w:rPr>
          <w:t xml:space="preserve"> = </w:t>
        </w:r>
        <w:proofErr w:type="spellStart"/>
        <w:r w:rsidR="00C321DB" w:rsidRPr="00C321DB">
          <w:rPr>
            <w:rFonts w:ascii="Times New Roman" w:hAnsi="Times New Roman" w:cs="Times New Roman"/>
            <w:b/>
            <w:i/>
            <w:iCs/>
            <w:rPrChange w:id="722" w:author="zhengping jin" w:date="2024-08-07T16:30:00Z" w16du:dateUtc="2024-08-07T08:30:00Z">
              <w:rPr>
                <w:rFonts w:ascii="Times New Roman" w:hAnsi="Times New Roman" w:cs="Times New Roman"/>
                <w:bCs/>
              </w:rPr>
            </w:rPrChange>
          </w:rPr>
          <w:t>N</w:t>
        </w:r>
        <w:r w:rsidR="00C321DB" w:rsidRPr="00C321DB">
          <w:rPr>
            <w:rFonts w:ascii="Times New Roman" w:hAnsi="Times New Roman" w:cs="Times New Roman"/>
            <w:bCs/>
            <w:i/>
            <w:iCs/>
            <w:vertAlign w:val="superscript"/>
            <w:rPrChange w:id="723" w:author="zhengping jin" w:date="2024-08-07T16:30:00Z" w16du:dateUtc="2024-08-07T08:30:00Z">
              <w:rPr>
                <w:rFonts w:ascii="Times New Roman" w:hAnsi="Times New Roman" w:cs="Times New Roman"/>
                <w:bCs/>
              </w:rPr>
            </w:rPrChange>
          </w:rPr>
          <w:t>k</w:t>
        </w:r>
        <w:proofErr w:type="spellEnd"/>
        <w:r w:rsidR="00C321DB">
          <w:rPr>
            <w:rFonts w:ascii="Times New Roman" w:hAnsi="Times New Roman" w:cs="Times New Roman" w:hint="eastAsia"/>
            <w:bCs/>
          </w:rPr>
          <w:t xml:space="preserve">, </w:t>
        </w:r>
        <w:r w:rsidR="00C321DB">
          <w:rPr>
            <w:rFonts w:ascii="Times New Roman" w:hAnsi="Times New Roman" w:cs="Times New Roman" w:hint="eastAsia"/>
            <w:bCs/>
          </w:rPr>
          <w:t>密文</w:t>
        </w:r>
      </w:ins>
      <w:ins w:id="724" w:author="zhengping jin" w:date="2024-08-07T16:31:00Z" w16du:dateUtc="2024-08-07T08:31:00Z">
        <w:r w:rsidR="00C321DB">
          <w:rPr>
            <w:rFonts w:ascii="Times New Roman" w:hAnsi="Times New Roman" w:cs="Times New Roman" w:hint="eastAsia"/>
            <w:bCs/>
          </w:rPr>
          <w:t>信息</w:t>
        </w:r>
      </w:ins>
      <w:ins w:id="725" w:author="zhengping jin" w:date="2024-08-07T16:30:00Z" w16du:dateUtc="2024-08-07T08:30:00Z">
        <w:r w:rsidR="00C321DB">
          <w:rPr>
            <w:rFonts w:ascii="Times New Roman" w:hAnsi="Times New Roman" w:cs="Times New Roman" w:hint="eastAsia"/>
            <w:bCs/>
          </w:rPr>
          <w:t>空间</w:t>
        </w:r>
      </w:ins>
      <w:ins w:id="726" w:author="zhengping jin" w:date="2024-08-07T16:31:00Z" w16du:dateUtc="2024-08-07T08:31:00Z">
        <w:r w:rsidR="00C321DB">
          <w:rPr>
            <w:rFonts w:ascii="Times New Roman" w:hAnsi="Times New Roman" w:cs="Times New Roman" w:hint="eastAsia"/>
            <w:bCs/>
          </w:rPr>
          <w:t>为</w:t>
        </w:r>
      </w:ins>
      <w:ins w:id="727" w:author="zhengping jin" w:date="2024-08-07T16:33:00Z" w16du:dateUtc="2024-08-07T08:33:00Z">
        <w:r w:rsidR="00E45220">
          <w:rPr>
            <w:rFonts w:ascii="Times New Roman" w:hAnsi="Times New Roman" w:cs="Times New Roman" w:hint="eastAsia"/>
            <w:bCs/>
            <w:i/>
            <w:iCs/>
          </w:rPr>
          <w:t>l</w:t>
        </w:r>
      </w:ins>
      <w:ins w:id="728" w:author="zhengping jin" w:date="2024-08-07T16:32:00Z" w16du:dateUtc="2024-08-07T08:32:00Z">
        <w:r w:rsidR="00E45220">
          <w:rPr>
            <w:rFonts w:ascii="Times New Roman" w:hAnsi="Times New Roman" w:cs="Times New Roman" w:hint="eastAsia"/>
            <w:bCs/>
          </w:rPr>
          <w:t xml:space="preserve"> = </w:t>
        </w:r>
      </w:ins>
      <w:ins w:id="729" w:author="zhengping jin" w:date="2024-08-07T17:23:00Z" w16du:dateUtc="2024-08-07T09:23:00Z">
        <w:r w:rsidR="00A44B59">
          <w:rPr>
            <w:rFonts w:ascii="Times New Roman" w:hAnsi="Times New Roman" w:cs="Times New Roman" w:hint="eastAsia"/>
            <w:bCs/>
          </w:rPr>
          <w:t>5</w:t>
        </w:r>
      </w:ins>
      <w:ins w:id="730" w:author="zhengping jin" w:date="2024-08-07T16:32:00Z" w16du:dateUtc="2024-08-07T08:32:00Z">
        <w:r w:rsidR="00E45220">
          <w:rPr>
            <w:rFonts w:ascii="Times New Roman" w:hAnsi="Times New Roman" w:cs="Times New Roman" w:hint="eastAsia"/>
            <w:bCs/>
          </w:rPr>
          <w:t>-</w:t>
        </w:r>
        <w:r w:rsidR="00E45220">
          <w:rPr>
            <w:rFonts w:ascii="Times New Roman" w:hAnsi="Times New Roman" w:cs="Times New Roman" w:hint="eastAsia"/>
            <w:bCs/>
          </w:rPr>
          <w:t>字符组组成的集合</w:t>
        </w:r>
      </w:ins>
      <w:ins w:id="731" w:author="zhengping jin" w:date="2024-08-07T16:33:00Z" w16du:dateUtc="2024-08-07T08:33:00Z">
        <w:r w:rsidR="00E45220">
          <w:rPr>
            <w:rFonts w:ascii="Times New Roman" w:hAnsi="Times New Roman" w:cs="Times New Roman" w:hint="eastAsia"/>
            <w:bCs/>
          </w:rPr>
          <w:t xml:space="preserve"> </w:t>
        </w:r>
        <w:r w:rsidR="00E45220">
          <w:rPr>
            <w:rFonts w:ascii="Times New Roman" w:hAnsi="Times New Roman" w:cs="Times New Roman" w:hint="eastAsia"/>
            <w:b/>
            <w:i/>
            <w:iCs/>
          </w:rPr>
          <w:t>C</w:t>
        </w:r>
        <w:r w:rsidR="00E45220">
          <w:rPr>
            <w:rFonts w:ascii="Times New Roman" w:hAnsi="Times New Roman" w:cs="Times New Roman" w:hint="eastAsia"/>
            <w:bCs/>
          </w:rPr>
          <w:t xml:space="preserve"> = </w:t>
        </w:r>
        <w:proofErr w:type="spellStart"/>
        <w:r w:rsidR="00E45220" w:rsidRPr="005B6C5D">
          <w:rPr>
            <w:rFonts w:ascii="Times New Roman" w:hAnsi="Times New Roman" w:cs="Times New Roman" w:hint="eastAsia"/>
            <w:b/>
            <w:i/>
            <w:iCs/>
          </w:rPr>
          <w:t>N</w:t>
        </w:r>
        <w:r w:rsidR="00E45220">
          <w:rPr>
            <w:rFonts w:ascii="Times New Roman" w:hAnsi="Times New Roman" w:cs="Times New Roman" w:hint="eastAsia"/>
            <w:bCs/>
            <w:i/>
            <w:iCs/>
            <w:vertAlign w:val="superscript"/>
          </w:rPr>
          <w:t>l</w:t>
        </w:r>
        <w:proofErr w:type="spellEnd"/>
        <w:r w:rsidR="00E45220">
          <w:rPr>
            <w:rFonts w:ascii="Times New Roman" w:hAnsi="Times New Roman" w:cs="Times New Roman" w:hint="eastAsia"/>
            <w:bCs/>
          </w:rPr>
          <w:t>.</w:t>
        </w:r>
      </w:ins>
    </w:p>
    <w:p w14:paraId="3B3BE616" w14:textId="6E043256" w:rsidR="00E45220" w:rsidRDefault="00DC08D3" w:rsidP="00E45220">
      <w:pPr>
        <w:snapToGrid w:val="0"/>
        <w:spacing w:line="360" w:lineRule="auto"/>
        <w:ind w:firstLineChars="202" w:firstLine="424"/>
        <w:rPr>
          <w:ins w:id="732" w:author="zhengping jin" w:date="2024-08-07T16:35:00Z" w16du:dateUtc="2024-08-07T08:35:00Z"/>
          <w:rFonts w:ascii="Times New Roman" w:hAnsi="Times New Roman" w:cs="Times New Roman"/>
          <w:bCs/>
        </w:rPr>
      </w:pPr>
      <w:ins w:id="733" w:author="zhengping jin" w:date="2024-08-07T17:08:00Z" w16du:dateUtc="2024-08-07T09:08:00Z">
        <w:r>
          <w:rPr>
            <w:rFonts w:ascii="Times New Roman" w:hAnsi="Times New Roman" w:cs="Times New Roman" w:hint="eastAsia"/>
            <w:bCs/>
          </w:rPr>
          <w:t>针对</w:t>
        </w:r>
      </w:ins>
      <w:ins w:id="734" w:author="zhengping jin" w:date="2024-08-07T17:10:00Z" w16du:dateUtc="2024-08-07T09:10:00Z">
        <w:r>
          <w:rPr>
            <w:rFonts w:ascii="Times New Roman" w:hAnsi="Times New Roman" w:cs="Times New Roman" w:hint="eastAsia"/>
            <w:bCs/>
          </w:rPr>
          <w:t>每</w:t>
        </w:r>
      </w:ins>
      <w:ins w:id="735" w:author="zhengping jin" w:date="2024-08-07T17:09:00Z" w16du:dateUtc="2024-08-07T09:09:00Z">
        <w:r>
          <w:rPr>
            <w:rFonts w:ascii="Times New Roman" w:hAnsi="Times New Roman" w:cs="Times New Roman" w:hint="eastAsia"/>
            <w:bCs/>
          </w:rPr>
          <w:t>个</w:t>
        </w:r>
      </w:ins>
      <w:ins w:id="736" w:author="zhengping jin" w:date="2024-08-07T17:08:00Z" w16du:dateUtc="2024-08-07T09:08:00Z">
        <w:r>
          <w:rPr>
            <w:rFonts w:ascii="Times New Roman" w:hAnsi="Times New Roman" w:cs="Times New Roman" w:hint="eastAsia"/>
            <w:bCs/>
          </w:rPr>
          <w:t>用户</w:t>
        </w:r>
      </w:ins>
      <w:ins w:id="737" w:author="zhengping jin" w:date="2024-08-07T17:09:00Z" w16du:dateUtc="2024-08-07T09:09:00Z">
        <w:r>
          <w:rPr>
            <w:rFonts w:ascii="Times New Roman" w:hAnsi="Times New Roman" w:cs="Times New Roman" w:hint="eastAsia"/>
            <w:bCs/>
          </w:rPr>
          <w:t>(</w:t>
        </w:r>
      </w:ins>
      <w:ins w:id="738" w:author="zhengping jin" w:date="2024-08-07T17:10:00Z" w16du:dateUtc="2024-08-07T09:10:00Z">
        <w:r>
          <w:rPr>
            <w:rFonts w:ascii="Times New Roman" w:hAnsi="Times New Roman" w:cs="Times New Roman" w:hint="eastAsia"/>
            <w:bCs/>
          </w:rPr>
          <w:t>譬如</w:t>
        </w:r>
      </w:ins>
      <w:ins w:id="739" w:author="zhengping jin" w:date="2024-08-07T17:09:00Z" w16du:dateUtc="2024-08-07T09:09:00Z">
        <w:r>
          <w:rPr>
            <w:rFonts w:ascii="Times New Roman" w:hAnsi="Times New Roman" w:cs="Times New Roman" w:hint="eastAsia"/>
            <w:bCs/>
          </w:rPr>
          <w:t>信息接收方</w:t>
        </w:r>
      </w:ins>
      <w:ins w:id="740" w:author="zhengping jin" w:date="2024-08-07T17:10:00Z" w16du:dateUtc="2024-08-07T09:10:00Z">
        <w:r>
          <w:rPr>
            <w:rFonts w:ascii="Times New Roman" w:hAnsi="Times New Roman" w:cs="Times New Roman" w:hint="eastAsia"/>
            <w:bCs/>
          </w:rPr>
          <w:t xml:space="preserve"> A</w:t>
        </w:r>
      </w:ins>
      <w:ins w:id="741" w:author="zhengping jin" w:date="2024-08-07T17:09:00Z" w16du:dateUtc="2024-08-07T09:09:00Z">
        <w:r>
          <w:rPr>
            <w:rFonts w:ascii="Times New Roman" w:hAnsi="Times New Roman" w:cs="Times New Roman" w:hint="eastAsia"/>
            <w:bCs/>
          </w:rPr>
          <w:t>)</w:t>
        </w:r>
      </w:ins>
      <w:ins w:id="742" w:author="zhengping jin" w:date="2024-08-07T17:08:00Z" w16du:dateUtc="2024-08-07T09:08:00Z">
        <w:r>
          <w:rPr>
            <w:rFonts w:ascii="Times New Roman" w:hAnsi="Times New Roman" w:cs="Times New Roman" w:hint="eastAsia"/>
            <w:bCs/>
          </w:rPr>
          <w:t xml:space="preserve">, </w:t>
        </w:r>
      </w:ins>
      <w:ins w:id="743" w:author="zhengping jin" w:date="2024-08-07T16:34:00Z" w16du:dateUtc="2024-08-07T08:34:00Z">
        <w:r w:rsidR="00E45220">
          <w:rPr>
            <w:rFonts w:ascii="Times New Roman" w:hAnsi="Times New Roman" w:cs="Times New Roman" w:hint="eastAsia"/>
            <w:bCs/>
          </w:rPr>
          <w:t>选取素数对</w:t>
        </w:r>
        <w:r w:rsidR="00E45220">
          <w:rPr>
            <w:rFonts w:ascii="Times New Roman" w:hAnsi="Times New Roman" w:cs="Times New Roman" w:hint="eastAsia"/>
            <w:bCs/>
          </w:rPr>
          <w:t xml:space="preserve"> </w:t>
        </w:r>
        <w:r w:rsidR="00E45220" w:rsidRPr="00E45220">
          <w:rPr>
            <w:rFonts w:ascii="Times New Roman" w:hAnsi="Times New Roman" w:cs="Times New Roman"/>
            <w:bCs/>
            <w:i/>
            <w:iCs/>
            <w:rPrChange w:id="744" w:author="zhengping jin" w:date="2024-08-07T16:35:00Z" w16du:dateUtc="2024-08-07T08:35:00Z">
              <w:rPr>
                <w:rFonts w:ascii="Times New Roman" w:hAnsi="Times New Roman" w:cs="Times New Roman"/>
                <w:bCs/>
              </w:rPr>
            </w:rPrChange>
          </w:rPr>
          <w:t>p</w:t>
        </w:r>
        <w:r w:rsidR="00E45220">
          <w:rPr>
            <w:rFonts w:ascii="Times New Roman" w:hAnsi="Times New Roman" w:cs="Times New Roman" w:hint="eastAsia"/>
            <w:bCs/>
          </w:rPr>
          <w:t xml:space="preserve"> = 2017, </w:t>
        </w:r>
        <w:r w:rsidR="00E45220" w:rsidRPr="00E45220">
          <w:rPr>
            <w:rFonts w:ascii="Times New Roman" w:hAnsi="Times New Roman" w:cs="Times New Roman"/>
            <w:bCs/>
            <w:i/>
            <w:iCs/>
            <w:rPrChange w:id="745" w:author="zhengping jin" w:date="2024-08-07T16:35:00Z" w16du:dateUtc="2024-08-07T08:35:00Z">
              <w:rPr>
                <w:rFonts w:ascii="Times New Roman" w:hAnsi="Times New Roman" w:cs="Times New Roman"/>
                <w:bCs/>
              </w:rPr>
            </w:rPrChange>
          </w:rPr>
          <w:t>q</w:t>
        </w:r>
        <w:r w:rsidR="00E45220">
          <w:rPr>
            <w:rFonts w:ascii="Times New Roman" w:hAnsi="Times New Roman" w:cs="Times New Roman" w:hint="eastAsia"/>
            <w:bCs/>
          </w:rPr>
          <w:t xml:space="preserve"> = 2027</w:t>
        </w:r>
      </w:ins>
      <w:ins w:id="746" w:author="zhengping jin" w:date="2024-08-07T16:35:00Z" w16du:dateUtc="2024-08-07T08:35:00Z">
        <w:r w:rsidR="00E45220">
          <w:rPr>
            <w:rFonts w:ascii="Times New Roman" w:hAnsi="Times New Roman" w:cs="Times New Roman" w:hint="eastAsia"/>
            <w:bCs/>
          </w:rPr>
          <w:t xml:space="preserve">. </w:t>
        </w:r>
      </w:ins>
    </w:p>
    <w:p w14:paraId="65D099DC" w14:textId="5A026A6B" w:rsidR="00E45220" w:rsidRDefault="00E45220" w:rsidP="00E45220">
      <w:pPr>
        <w:pStyle w:val="ae"/>
        <w:snapToGrid w:val="0"/>
        <w:spacing w:line="360" w:lineRule="auto"/>
        <w:ind w:left="426" w:firstLineChars="0" w:firstLine="0"/>
        <w:rPr>
          <w:ins w:id="747" w:author="zhengping jin" w:date="2024-08-07T16:41:00Z" w16du:dateUtc="2024-08-07T08:41:00Z"/>
          <w:rFonts w:ascii="Times New Roman" w:hAnsi="Times New Roman"/>
          <w:bCs/>
          <w:iCs/>
        </w:rPr>
      </w:pPr>
      <w:ins w:id="748" w:author="zhengping jin" w:date="2024-08-07T16:40:00Z" w16du:dateUtc="2024-08-07T08:40:00Z">
        <w:r>
          <w:rPr>
            <w:rFonts w:ascii="Times New Roman" w:hAnsi="Times New Roman" w:hint="eastAsia"/>
            <w:bCs/>
          </w:rPr>
          <w:t>(</w:t>
        </w:r>
        <w:proofErr w:type="spellStart"/>
        <w:r>
          <w:rPr>
            <w:rFonts w:ascii="Times New Roman" w:hAnsi="Times New Roman" w:hint="eastAsia"/>
            <w:bCs/>
            <w:i/>
            <w:iCs/>
          </w:rPr>
          <w:t>i</w:t>
        </w:r>
        <w:proofErr w:type="spellEnd"/>
        <w:r>
          <w:rPr>
            <w:rFonts w:ascii="Times New Roman" w:hAnsi="Times New Roman" w:hint="eastAsia"/>
            <w:bCs/>
          </w:rPr>
          <w:t xml:space="preserve">) </w:t>
        </w:r>
      </w:ins>
      <w:ins w:id="749" w:author="zhengping jin" w:date="2024-08-07T16:35:00Z" w16du:dateUtc="2024-08-07T08:35:00Z">
        <w:r w:rsidRPr="00E45220">
          <w:rPr>
            <w:rFonts w:ascii="Times New Roman" w:hAnsi="Times New Roman" w:hint="eastAsia"/>
            <w:bCs/>
            <w:rPrChange w:id="750" w:author="zhengping jin" w:date="2024-08-07T16:40:00Z" w16du:dateUtc="2024-08-07T08:40:00Z">
              <w:rPr>
                <w:rFonts w:hint="eastAsia"/>
              </w:rPr>
            </w:rPrChange>
          </w:rPr>
          <w:t>计算</w:t>
        </w:r>
        <w:r w:rsidRPr="00E45220">
          <w:rPr>
            <w:rFonts w:ascii="Times New Roman" w:hAnsi="Times New Roman"/>
            <w:bCs/>
            <w:rPrChange w:id="751" w:author="zhengping jin" w:date="2024-08-07T16:40:00Z" w16du:dateUtc="2024-08-07T08:40:00Z">
              <w:rPr/>
            </w:rPrChange>
          </w:rPr>
          <w:t xml:space="preserve"> </w:t>
        </w:r>
        <w:r w:rsidRPr="00E45220">
          <w:rPr>
            <w:rFonts w:ascii="Times New Roman" w:hAnsi="Times New Roman"/>
            <w:bCs/>
            <w:i/>
            <w:iCs/>
            <w:rPrChange w:id="752" w:author="zhengping jin" w:date="2024-08-07T16:40:00Z" w16du:dateUtc="2024-08-07T08:40:00Z">
              <w:rPr>
                <w:rFonts w:ascii="Times New Roman" w:hAnsi="Times New Roman"/>
                <w:bCs/>
              </w:rPr>
            </w:rPrChange>
          </w:rPr>
          <w:t>n</w:t>
        </w:r>
        <w:r w:rsidRPr="00E45220">
          <w:rPr>
            <w:rFonts w:ascii="Times New Roman" w:hAnsi="Times New Roman"/>
            <w:bCs/>
            <w:rPrChange w:id="753" w:author="zhengping jin" w:date="2024-08-07T16:40:00Z" w16du:dateUtc="2024-08-07T08:40:00Z">
              <w:rPr/>
            </w:rPrChange>
          </w:rPr>
          <w:t xml:space="preserve"> =</w:t>
        </w:r>
        <w:r w:rsidRPr="00E45220">
          <w:rPr>
            <w:rFonts w:ascii="Times New Roman" w:hAnsi="Times New Roman"/>
            <w:bCs/>
            <w:i/>
            <w:iCs/>
            <w:rPrChange w:id="754" w:author="zhengping jin" w:date="2024-08-07T16:40:00Z" w16du:dateUtc="2024-08-07T08:40:00Z">
              <w:rPr>
                <w:rFonts w:ascii="Times New Roman" w:hAnsi="Times New Roman"/>
                <w:bCs/>
              </w:rPr>
            </w:rPrChange>
          </w:rPr>
          <w:t xml:space="preserve"> </w:t>
        </w:r>
        <w:proofErr w:type="spellStart"/>
        <w:r w:rsidRPr="00E45220">
          <w:rPr>
            <w:rFonts w:ascii="Times New Roman" w:hAnsi="Times New Roman"/>
            <w:bCs/>
            <w:i/>
            <w:iCs/>
            <w:rPrChange w:id="755" w:author="zhengping jin" w:date="2024-08-07T16:40:00Z" w16du:dateUtc="2024-08-07T08:40:00Z">
              <w:rPr>
                <w:rFonts w:ascii="Times New Roman" w:hAnsi="Times New Roman"/>
                <w:bCs/>
              </w:rPr>
            </w:rPrChange>
          </w:rPr>
          <w:t>pq</w:t>
        </w:r>
        <w:proofErr w:type="spellEnd"/>
        <w:r w:rsidRPr="00E45220">
          <w:rPr>
            <w:rFonts w:ascii="Times New Roman" w:hAnsi="Times New Roman"/>
            <w:bCs/>
            <w:rPrChange w:id="756" w:author="zhengping jin" w:date="2024-08-07T16:40:00Z" w16du:dateUtc="2024-08-07T08:40:00Z">
              <w:rPr/>
            </w:rPrChange>
          </w:rPr>
          <w:t xml:space="preserve"> = </w:t>
        </w:r>
      </w:ins>
      <w:ins w:id="757" w:author="zhengping jin" w:date="2024-08-07T16:36:00Z" w16du:dateUtc="2024-08-07T08:36:00Z">
        <w:r w:rsidRPr="00E45220">
          <w:rPr>
            <w:rFonts w:ascii="Times New Roman" w:hAnsi="Times New Roman"/>
            <w:bCs/>
            <w:rPrChange w:id="758" w:author="zhengping jin" w:date="2024-08-07T16:40:00Z" w16du:dateUtc="2024-08-07T08:40:00Z">
              <w:rPr/>
            </w:rPrChange>
          </w:rPr>
          <w:t>4088459</w:t>
        </w:r>
      </w:ins>
      <w:ins w:id="759" w:author="zhengping jin" w:date="2024-08-07T16:37:00Z" w16du:dateUtc="2024-08-07T08:37:00Z">
        <w:r w:rsidRPr="00E45220">
          <w:rPr>
            <w:rFonts w:ascii="Times New Roman" w:hAnsi="Times New Roman"/>
            <w:bCs/>
            <w:rPrChange w:id="760" w:author="zhengping jin" w:date="2024-08-07T16:40:00Z" w16du:dateUtc="2024-08-07T08:40:00Z">
              <w:rPr/>
            </w:rPrChange>
          </w:rPr>
          <w:t xml:space="preserve"> </w:t>
        </w:r>
        <w:r w:rsidRPr="00E45220">
          <w:rPr>
            <w:rFonts w:ascii="Times New Roman" w:hAnsi="Times New Roman" w:hint="eastAsia"/>
            <w:bCs/>
            <w:rPrChange w:id="761" w:author="zhengping jin" w:date="2024-08-07T16:40:00Z" w16du:dateUtc="2024-08-07T08:40:00Z">
              <w:rPr>
                <w:rFonts w:hint="eastAsia"/>
              </w:rPr>
            </w:rPrChange>
          </w:rPr>
          <w:t>和</w:t>
        </w:r>
        <w:r w:rsidRPr="00E45220">
          <w:rPr>
            <w:rFonts w:ascii="Times New Roman" w:hAnsi="Times New Roman"/>
            <w:bCs/>
            <w:rPrChange w:id="762" w:author="zhengping jin" w:date="2024-08-07T16:40:00Z" w16du:dateUtc="2024-08-07T08:40:00Z">
              <w:rPr/>
            </w:rPrChange>
          </w:rPr>
          <w:t xml:space="preserve"> </w:t>
        </w:r>
      </w:ins>
      <m:oMath>
        <m:r>
          <w:ins w:id="763" w:author="zhengping jin" w:date="2024-08-07T16:38:00Z" w16du:dateUtc="2024-08-07T08:38:00Z">
            <w:rPr>
              <w:rFonts w:ascii="Cambria Math" w:hAnsi="Cambria Math"/>
            </w:rPr>
            <m:t>φ</m:t>
          </w:ins>
        </m:r>
      </m:oMath>
      <w:ins w:id="764" w:author="zhengping jin" w:date="2024-08-07T16:38:00Z" w16du:dateUtc="2024-08-07T08:38:00Z">
        <w:r w:rsidRPr="00E45220">
          <w:rPr>
            <w:rFonts w:ascii="Times New Roman" w:hAnsi="Times New Roman"/>
            <w:bCs/>
            <w:iCs/>
            <w:rPrChange w:id="765" w:author="zhengping jin" w:date="2024-08-07T16:40:00Z" w16du:dateUtc="2024-08-07T08:40:00Z">
              <w:rPr/>
            </w:rPrChange>
          </w:rPr>
          <w:t>(</w:t>
        </w:r>
        <w:r w:rsidRPr="00E45220">
          <w:rPr>
            <w:rFonts w:ascii="Times New Roman" w:hAnsi="Times New Roman"/>
            <w:bCs/>
            <w:i/>
            <w:rPrChange w:id="766" w:author="zhengping jin" w:date="2024-08-07T16:40:00Z" w16du:dateUtc="2024-08-07T08:40:00Z">
              <w:rPr>
                <w:rFonts w:ascii="Times New Roman" w:hAnsi="Times New Roman"/>
                <w:bCs/>
                <w:iCs/>
              </w:rPr>
            </w:rPrChange>
          </w:rPr>
          <w:t>n</w:t>
        </w:r>
        <w:r w:rsidRPr="00E45220">
          <w:rPr>
            <w:rFonts w:ascii="Times New Roman" w:hAnsi="Times New Roman"/>
            <w:bCs/>
            <w:iCs/>
            <w:rPrChange w:id="767" w:author="zhengping jin" w:date="2024-08-07T16:40:00Z" w16du:dateUtc="2024-08-07T08:40:00Z">
              <w:rPr/>
            </w:rPrChange>
          </w:rPr>
          <w:t xml:space="preserve">) = </w:t>
        </w:r>
      </w:ins>
      <w:ins w:id="768" w:author="zhengping jin" w:date="2024-08-07T16:39:00Z" w16du:dateUtc="2024-08-07T08:39:00Z">
        <w:r w:rsidRPr="00E45220">
          <w:rPr>
            <w:rFonts w:ascii="Times New Roman" w:hAnsi="Times New Roman"/>
            <w:bCs/>
            <w:iCs/>
            <w:rPrChange w:id="769" w:author="zhengping jin" w:date="2024-08-07T16:40:00Z" w16du:dateUtc="2024-08-07T08:40:00Z">
              <w:rPr/>
            </w:rPrChange>
          </w:rPr>
          <w:t>(</w:t>
        </w:r>
        <w:r w:rsidRPr="00E45220">
          <w:rPr>
            <w:rFonts w:ascii="Times New Roman" w:hAnsi="Times New Roman"/>
            <w:bCs/>
            <w:i/>
            <w:rPrChange w:id="770" w:author="zhengping jin" w:date="2024-08-07T16:40:00Z" w16du:dateUtc="2024-08-07T08:40:00Z">
              <w:rPr>
                <w:rFonts w:ascii="Times New Roman" w:hAnsi="Times New Roman"/>
                <w:bCs/>
                <w:iCs/>
              </w:rPr>
            </w:rPrChange>
          </w:rPr>
          <w:t>p</w:t>
        </w:r>
        <w:r w:rsidRPr="00E45220">
          <w:rPr>
            <w:rFonts w:ascii="Times New Roman" w:hAnsi="Times New Roman"/>
            <w:bCs/>
            <w:iCs/>
            <w:rPrChange w:id="771" w:author="zhengping jin" w:date="2024-08-07T16:40:00Z" w16du:dateUtc="2024-08-07T08:40:00Z">
              <w:rPr/>
            </w:rPrChange>
          </w:rPr>
          <w:t>-1)(</w:t>
        </w:r>
        <w:r w:rsidRPr="00E45220">
          <w:rPr>
            <w:rFonts w:ascii="Times New Roman" w:hAnsi="Times New Roman"/>
            <w:bCs/>
            <w:i/>
            <w:rPrChange w:id="772" w:author="zhengping jin" w:date="2024-08-07T16:40:00Z" w16du:dateUtc="2024-08-07T08:40:00Z">
              <w:rPr>
                <w:rFonts w:ascii="Times New Roman" w:hAnsi="Times New Roman"/>
                <w:bCs/>
                <w:iCs/>
              </w:rPr>
            </w:rPrChange>
          </w:rPr>
          <w:t>q</w:t>
        </w:r>
        <w:r w:rsidRPr="00E45220">
          <w:rPr>
            <w:rFonts w:ascii="Times New Roman" w:hAnsi="Times New Roman"/>
            <w:bCs/>
            <w:iCs/>
            <w:rPrChange w:id="773" w:author="zhengping jin" w:date="2024-08-07T16:40:00Z" w16du:dateUtc="2024-08-07T08:40:00Z">
              <w:rPr/>
            </w:rPrChange>
          </w:rPr>
          <w:t>-1) = 4084416.</w:t>
        </w:r>
      </w:ins>
    </w:p>
    <w:p w14:paraId="30A2F566" w14:textId="043FF2FF" w:rsidR="00E45220" w:rsidRDefault="00E45220" w:rsidP="00502BD0">
      <w:pPr>
        <w:pStyle w:val="ae"/>
        <w:snapToGrid w:val="0"/>
        <w:spacing w:line="360" w:lineRule="auto"/>
        <w:ind w:left="426" w:firstLineChars="0" w:firstLine="0"/>
        <w:rPr>
          <w:ins w:id="774" w:author="zhengping jin" w:date="2024-08-07T16:44:00Z" w16du:dateUtc="2024-08-07T08:44:00Z"/>
          <w:rFonts w:ascii="Times New Roman" w:hAnsi="Times New Roman"/>
          <w:bCs/>
          <w:iCs/>
        </w:rPr>
      </w:pPr>
      <w:ins w:id="775" w:author="zhengping jin" w:date="2024-08-07T16:41:00Z" w16du:dateUtc="2024-08-07T08:41:00Z">
        <w:r>
          <w:rPr>
            <w:rFonts w:ascii="Times New Roman" w:hAnsi="Times New Roman" w:hint="eastAsia"/>
            <w:bCs/>
            <w:iCs/>
          </w:rPr>
          <w:t>(</w:t>
        </w:r>
        <w:r w:rsidRPr="00E45220">
          <w:rPr>
            <w:rFonts w:ascii="Times New Roman" w:hAnsi="Times New Roman"/>
            <w:bCs/>
            <w:i/>
            <w:rPrChange w:id="776" w:author="zhengping jin" w:date="2024-08-07T16:41:00Z" w16du:dateUtc="2024-08-07T08:41:00Z">
              <w:rPr>
                <w:rFonts w:ascii="Times New Roman" w:hAnsi="Times New Roman"/>
                <w:bCs/>
                <w:iCs/>
              </w:rPr>
            </w:rPrChange>
          </w:rPr>
          <w:t>ii</w:t>
        </w:r>
        <w:r>
          <w:rPr>
            <w:rFonts w:ascii="Times New Roman" w:hAnsi="Times New Roman" w:hint="eastAsia"/>
            <w:bCs/>
            <w:iCs/>
          </w:rPr>
          <w:t xml:space="preserve">) </w:t>
        </w:r>
        <w:r>
          <w:rPr>
            <w:rFonts w:ascii="Times New Roman" w:hAnsi="Times New Roman" w:hint="eastAsia"/>
            <w:bCs/>
            <w:iCs/>
          </w:rPr>
          <w:t>随机选取整数</w:t>
        </w:r>
        <w:r>
          <w:rPr>
            <w:rFonts w:ascii="Times New Roman" w:hAnsi="Times New Roman" w:hint="eastAsia"/>
            <w:bCs/>
            <w:iCs/>
          </w:rPr>
          <w:t xml:space="preserve"> </w:t>
        </w:r>
        <w:r w:rsidRPr="00E45220">
          <w:rPr>
            <w:rFonts w:ascii="Times New Roman" w:hAnsi="Times New Roman"/>
            <w:bCs/>
            <w:i/>
            <w:rPrChange w:id="777" w:author="zhengping jin" w:date="2024-08-07T16:42:00Z" w16du:dateUtc="2024-08-07T08:42:00Z">
              <w:rPr>
                <w:rFonts w:ascii="Times New Roman" w:hAnsi="Times New Roman"/>
                <w:bCs/>
                <w:iCs/>
              </w:rPr>
            </w:rPrChange>
          </w:rPr>
          <w:t>e</w:t>
        </w:r>
        <w:r>
          <w:rPr>
            <w:rFonts w:ascii="Times New Roman" w:hAnsi="Times New Roman" w:hint="eastAsia"/>
            <w:bCs/>
            <w:iCs/>
          </w:rPr>
          <w:t xml:space="preserve"> = </w:t>
        </w:r>
      </w:ins>
      <w:ins w:id="778" w:author="zhengping jin" w:date="2024-08-07T16:42:00Z" w16du:dateUtc="2024-08-07T08:42:00Z">
        <w:r>
          <w:rPr>
            <w:rFonts w:ascii="Times New Roman" w:hAnsi="Times New Roman" w:hint="eastAsia"/>
            <w:bCs/>
            <w:iCs/>
          </w:rPr>
          <w:t>365</w:t>
        </w:r>
        <w:r w:rsidR="00502BD0">
          <w:rPr>
            <w:rFonts w:ascii="Times New Roman" w:hAnsi="Times New Roman" w:hint="eastAsia"/>
            <w:bCs/>
            <w:iCs/>
          </w:rPr>
          <w:t xml:space="preserve">, </w:t>
        </w:r>
      </w:ins>
      <w:ins w:id="779" w:author="zhengping jin" w:date="2024-08-07T16:43:00Z" w16du:dateUtc="2024-08-07T08:43:00Z">
        <w:r w:rsidR="00502BD0">
          <w:rPr>
            <w:rFonts w:ascii="Times New Roman" w:hAnsi="Times New Roman" w:hint="eastAsia"/>
            <w:bCs/>
            <w:iCs/>
          </w:rPr>
          <w:t xml:space="preserve">1 &lt; </w:t>
        </w:r>
        <w:r w:rsidR="00502BD0" w:rsidRPr="00502BD0">
          <w:rPr>
            <w:rFonts w:ascii="Times New Roman" w:hAnsi="Times New Roman"/>
            <w:bCs/>
            <w:i/>
            <w:rPrChange w:id="780" w:author="zhengping jin" w:date="2024-08-07T16:44:00Z" w16du:dateUtc="2024-08-07T08:44:00Z">
              <w:rPr>
                <w:rFonts w:ascii="Times New Roman" w:hAnsi="Times New Roman"/>
                <w:bCs/>
                <w:iCs/>
              </w:rPr>
            </w:rPrChange>
          </w:rPr>
          <w:t>e</w:t>
        </w:r>
        <w:r w:rsidR="00502BD0">
          <w:rPr>
            <w:rFonts w:ascii="Times New Roman" w:hAnsi="Times New Roman" w:hint="eastAsia"/>
            <w:bCs/>
            <w:iCs/>
          </w:rPr>
          <w:t xml:space="preserve"> &lt;</w:t>
        </w:r>
      </w:ins>
      <w:ins w:id="781" w:author="zhengping jin" w:date="2024-08-07T16:44:00Z" w16du:dateUtc="2024-08-07T08:44:00Z">
        <w:r w:rsidR="00502BD0">
          <w:rPr>
            <w:rFonts w:ascii="Times New Roman" w:hAnsi="Times New Roman" w:hint="eastAsia"/>
            <w:bCs/>
            <w:iCs/>
          </w:rPr>
          <w:t xml:space="preserve"> </w:t>
        </w:r>
      </w:ins>
      <m:oMath>
        <m:r>
          <w:ins w:id="782" w:author="zhengping jin" w:date="2024-08-07T16:44:00Z" w16du:dateUtc="2024-08-07T08:44:00Z">
            <w:rPr>
              <w:rFonts w:ascii="Cambria Math" w:hAnsi="Cambria Math"/>
            </w:rPr>
            <m:t>φ</m:t>
          </w:ins>
        </m:r>
      </m:oMath>
      <w:ins w:id="783" w:author="zhengping jin" w:date="2024-08-07T16:44:00Z" w16du:dateUtc="2024-08-07T08:44:00Z">
        <w:r w:rsidR="00502BD0" w:rsidRPr="005B6C5D">
          <w:rPr>
            <w:rFonts w:ascii="Times New Roman" w:hAnsi="Times New Roman" w:hint="eastAsia"/>
            <w:bCs/>
            <w:iCs/>
          </w:rPr>
          <w:t>(</w:t>
        </w:r>
        <w:r w:rsidR="00502BD0" w:rsidRPr="005B6C5D">
          <w:rPr>
            <w:rFonts w:ascii="Times New Roman" w:hAnsi="Times New Roman" w:hint="eastAsia"/>
            <w:bCs/>
            <w:i/>
          </w:rPr>
          <w:t>n</w:t>
        </w:r>
        <w:r w:rsidR="00502BD0" w:rsidRPr="005B6C5D">
          <w:rPr>
            <w:rFonts w:ascii="Times New Roman" w:hAnsi="Times New Roman" w:hint="eastAsia"/>
            <w:bCs/>
            <w:iCs/>
          </w:rPr>
          <w:t>)</w:t>
        </w:r>
        <w:r w:rsidR="00502BD0">
          <w:rPr>
            <w:rFonts w:ascii="Times New Roman" w:hAnsi="Times New Roman" w:hint="eastAsia"/>
            <w:bCs/>
            <w:iCs/>
          </w:rPr>
          <w:t xml:space="preserve"> </w:t>
        </w:r>
        <w:r w:rsidR="00502BD0">
          <w:rPr>
            <w:rFonts w:ascii="Times New Roman" w:hAnsi="Times New Roman" w:hint="eastAsia"/>
            <w:bCs/>
            <w:iCs/>
          </w:rPr>
          <w:t>使得</w:t>
        </w:r>
        <w:r w:rsidR="00502BD0">
          <w:rPr>
            <w:rFonts w:ascii="Times New Roman" w:hAnsi="Times New Roman" w:hint="eastAsia"/>
            <w:bCs/>
            <w:iCs/>
          </w:rPr>
          <w:t xml:space="preserve"> (</w:t>
        </w:r>
        <w:r w:rsidR="00502BD0" w:rsidRPr="00502BD0">
          <w:rPr>
            <w:rFonts w:ascii="Times New Roman" w:hAnsi="Times New Roman"/>
            <w:bCs/>
            <w:i/>
            <w:rPrChange w:id="784" w:author="zhengping jin" w:date="2024-08-07T16:44:00Z" w16du:dateUtc="2024-08-07T08:44:00Z">
              <w:rPr>
                <w:rFonts w:ascii="Times New Roman" w:hAnsi="Times New Roman"/>
                <w:bCs/>
                <w:iCs/>
              </w:rPr>
            </w:rPrChange>
          </w:rPr>
          <w:t>e</w:t>
        </w:r>
        <w:r w:rsidR="00502BD0">
          <w:rPr>
            <w:rFonts w:ascii="Times New Roman" w:hAnsi="Times New Roman" w:hint="eastAsia"/>
            <w:bCs/>
            <w:iCs/>
          </w:rPr>
          <w:t xml:space="preserve">, </w:t>
        </w:r>
      </w:ins>
      <m:oMath>
        <m:r>
          <w:ins w:id="785" w:author="zhengping jin" w:date="2024-08-07T16:44:00Z" w16du:dateUtc="2024-08-07T08:44:00Z">
            <w:rPr>
              <w:rFonts w:ascii="Cambria Math" w:hAnsi="Cambria Math"/>
            </w:rPr>
            <m:t>φ</m:t>
          </w:ins>
        </m:r>
      </m:oMath>
      <w:ins w:id="786" w:author="zhengping jin" w:date="2024-08-07T16:44:00Z" w16du:dateUtc="2024-08-07T08:44:00Z">
        <w:r w:rsidR="00502BD0" w:rsidRPr="005B6C5D">
          <w:rPr>
            <w:rFonts w:ascii="Times New Roman" w:hAnsi="Times New Roman" w:hint="eastAsia"/>
            <w:bCs/>
            <w:iCs/>
          </w:rPr>
          <w:t>(</w:t>
        </w:r>
        <w:r w:rsidR="00502BD0" w:rsidRPr="005B6C5D">
          <w:rPr>
            <w:rFonts w:ascii="Times New Roman" w:hAnsi="Times New Roman" w:hint="eastAsia"/>
            <w:bCs/>
            <w:i/>
          </w:rPr>
          <w:t>n</w:t>
        </w:r>
        <w:r w:rsidR="00502BD0" w:rsidRPr="005B6C5D">
          <w:rPr>
            <w:rFonts w:ascii="Times New Roman" w:hAnsi="Times New Roman" w:hint="eastAsia"/>
            <w:bCs/>
            <w:iCs/>
          </w:rPr>
          <w:t>)</w:t>
        </w:r>
        <w:r w:rsidR="00502BD0">
          <w:rPr>
            <w:rFonts w:ascii="Times New Roman" w:hAnsi="Times New Roman" w:hint="eastAsia"/>
            <w:bCs/>
            <w:iCs/>
          </w:rPr>
          <w:t>) = 1.</w:t>
        </w:r>
      </w:ins>
    </w:p>
    <w:p w14:paraId="12367C24" w14:textId="5000F55A" w:rsidR="00502BD0" w:rsidRDefault="00502BD0" w:rsidP="00502BD0">
      <w:pPr>
        <w:pStyle w:val="ae"/>
        <w:snapToGrid w:val="0"/>
        <w:spacing w:line="360" w:lineRule="auto"/>
        <w:ind w:left="426" w:firstLineChars="0" w:firstLine="0"/>
        <w:rPr>
          <w:ins w:id="787" w:author="zhengping jin" w:date="2024-08-07T16:53:00Z" w16du:dateUtc="2024-08-07T08:53:00Z"/>
          <w:rFonts w:ascii="Times New Roman" w:hAnsi="Times New Roman"/>
          <w:bCs/>
          <w:iCs/>
        </w:rPr>
      </w:pPr>
      <w:ins w:id="788" w:author="zhengping jin" w:date="2024-08-07T16:45:00Z" w16du:dateUtc="2024-08-07T08:45:00Z">
        <w:r>
          <w:rPr>
            <w:rFonts w:ascii="Times New Roman" w:hAnsi="Times New Roman" w:hint="eastAsia"/>
            <w:bCs/>
            <w:iCs/>
          </w:rPr>
          <w:t>(</w:t>
        </w:r>
        <w:r w:rsidRPr="00502BD0">
          <w:rPr>
            <w:rFonts w:ascii="Times New Roman" w:hAnsi="Times New Roman"/>
            <w:bCs/>
            <w:i/>
            <w:rPrChange w:id="789" w:author="zhengping jin" w:date="2024-08-07T16:45:00Z" w16du:dateUtc="2024-08-07T08:45:00Z">
              <w:rPr>
                <w:rFonts w:ascii="Times New Roman" w:hAnsi="Times New Roman"/>
                <w:bCs/>
                <w:iCs/>
              </w:rPr>
            </w:rPrChange>
          </w:rPr>
          <w:t>iii</w:t>
        </w:r>
        <w:r>
          <w:rPr>
            <w:rFonts w:ascii="Times New Roman" w:hAnsi="Times New Roman" w:hint="eastAsia"/>
            <w:bCs/>
            <w:iCs/>
          </w:rPr>
          <w:t xml:space="preserve">) </w:t>
        </w:r>
        <w:r>
          <w:rPr>
            <w:rFonts w:ascii="Times New Roman" w:hAnsi="Times New Roman" w:hint="eastAsia"/>
            <w:bCs/>
            <w:iCs/>
          </w:rPr>
          <w:t>运用广义欧几里德除法计算唯一的整数</w:t>
        </w:r>
        <w:r>
          <w:rPr>
            <w:rFonts w:ascii="Times New Roman" w:hAnsi="Times New Roman" w:hint="eastAsia"/>
            <w:bCs/>
            <w:iCs/>
          </w:rPr>
          <w:t xml:space="preserve"> </w:t>
        </w:r>
      </w:ins>
      <w:ins w:id="790" w:author="zhengping jin" w:date="2024-08-07T16:50:00Z" w16du:dateUtc="2024-08-07T08:50:00Z">
        <w:r w:rsidR="00BA6DD4" w:rsidRPr="00BA6DD4">
          <w:rPr>
            <w:rFonts w:ascii="Times New Roman" w:hAnsi="Times New Roman"/>
            <w:bCs/>
            <w:i/>
            <w:rPrChange w:id="791" w:author="zhengping jin" w:date="2024-08-07T16:50:00Z" w16du:dateUtc="2024-08-07T08:50:00Z">
              <w:rPr>
                <w:rFonts w:ascii="Times New Roman" w:hAnsi="Times New Roman"/>
                <w:bCs/>
                <w:iCs/>
              </w:rPr>
            </w:rPrChange>
          </w:rPr>
          <w:t>d</w:t>
        </w:r>
        <w:r w:rsidR="00BA6DD4">
          <w:rPr>
            <w:rFonts w:ascii="Times New Roman" w:hAnsi="Times New Roman" w:hint="eastAsia"/>
            <w:bCs/>
            <w:iCs/>
          </w:rPr>
          <w:t xml:space="preserve"> = 1051877, </w:t>
        </w:r>
      </w:ins>
      <w:ins w:id="792" w:author="zhengping jin" w:date="2024-08-07T16:51:00Z" w16du:dateUtc="2024-08-07T08:51:00Z">
        <w:r w:rsidR="00BA6DD4">
          <w:rPr>
            <w:rFonts w:ascii="Times New Roman" w:hAnsi="Times New Roman" w:hint="eastAsia"/>
            <w:bCs/>
            <w:iCs/>
          </w:rPr>
          <w:t xml:space="preserve">1 &lt; </w:t>
        </w:r>
        <w:r w:rsidR="00BA6DD4">
          <w:rPr>
            <w:rFonts w:ascii="Times New Roman" w:hAnsi="Times New Roman" w:hint="eastAsia"/>
            <w:bCs/>
            <w:i/>
          </w:rPr>
          <w:t>d</w:t>
        </w:r>
        <w:r w:rsidR="00BA6DD4">
          <w:rPr>
            <w:rFonts w:ascii="Times New Roman" w:hAnsi="Times New Roman" w:hint="eastAsia"/>
            <w:bCs/>
            <w:iCs/>
          </w:rPr>
          <w:t xml:space="preserve"> &lt; </w:t>
        </w:r>
      </w:ins>
      <m:oMath>
        <m:r>
          <w:ins w:id="793" w:author="zhengping jin" w:date="2024-08-07T16:51:00Z" w16du:dateUtc="2024-08-07T08:51:00Z">
            <w:rPr>
              <w:rFonts w:ascii="Cambria Math" w:hAnsi="Cambria Math"/>
            </w:rPr>
            <m:t>φ</m:t>
          </w:ins>
        </m:r>
      </m:oMath>
      <w:ins w:id="794" w:author="zhengping jin" w:date="2024-08-07T16:51:00Z" w16du:dateUtc="2024-08-07T08:51:00Z">
        <w:r w:rsidR="00BA6DD4" w:rsidRPr="005B6C5D">
          <w:rPr>
            <w:rFonts w:ascii="Times New Roman" w:hAnsi="Times New Roman" w:hint="eastAsia"/>
            <w:bCs/>
            <w:iCs/>
          </w:rPr>
          <w:t>(</w:t>
        </w:r>
        <w:r w:rsidR="00BA6DD4" w:rsidRPr="005B6C5D">
          <w:rPr>
            <w:rFonts w:ascii="Times New Roman" w:hAnsi="Times New Roman" w:hint="eastAsia"/>
            <w:bCs/>
            <w:i/>
          </w:rPr>
          <w:t>n</w:t>
        </w:r>
        <w:r w:rsidR="00BA6DD4" w:rsidRPr="005B6C5D">
          <w:rPr>
            <w:rFonts w:ascii="Times New Roman" w:hAnsi="Times New Roman" w:hint="eastAsia"/>
            <w:bCs/>
            <w:iCs/>
          </w:rPr>
          <w:t>)</w:t>
        </w:r>
        <w:r w:rsidR="00BA6DD4">
          <w:rPr>
            <w:rFonts w:ascii="Times New Roman" w:hAnsi="Times New Roman" w:hint="eastAsia"/>
            <w:bCs/>
            <w:iCs/>
          </w:rPr>
          <w:t xml:space="preserve"> </w:t>
        </w:r>
        <w:r w:rsidR="00BA6DD4">
          <w:rPr>
            <w:rFonts w:ascii="Times New Roman" w:hAnsi="Times New Roman" w:hint="eastAsia"/>
            <w:bCs/>
            <w:iCs/>
          </w:rPr>
          <w:t>使得</w:t>
        </w:r>
        <w:r w:rsidR="00BA6DD4">
          <w:rPr>
            <w:rFonts w:ascii="Times New Roman" w:hAnsi="Times New Roman" w:hint="eastAsia"/>
            <w:bCs/>
            <w:iCs/>
          </w:rPr>
          <w:t xml:space="preserve"> </w:t>
        </w:r>
        <w:r w:rsidR="00BA6DD4" w:rsidRPr="005278E3">
          <w:rPr>
            <w:rFonts w:ascii="Times New Roman" w:hAnsi="Times New Roman"/>
            <w:bCs/>
            <w:i/>
            <w:rPrChange w:id="795" w:author="zhengping jin" w:date="2024-08-07T16:52:00Z" w16du:dateUtc="2024-08-07T08:52:00Z">
              <w:rPr>
                <w:rFonts w:ascii="Times New Roman" w:hAnsi="Times New Roman"/>
                <w:bCs/>
                <w:iCs/>
              </w:rPr>
            </w:rPrChange>
          </w:rPr>
          <w:t>e</w:t>
        </w:r>
        <w:r w:rsidR="00BA6DD4">
          <w:rPr>
            <w:rFonts w:ascii="Times New Roman" w:hAnsi="Times New Roman"/>
            <w:bCs/>
            <w:iCs/>
          </w:rPr>
          <w:sym w:font="Wingdings" w:char="F09E"/>
        </w:r>
        <w:r w:rsidR="00BA6DD4" w:rsidRPr="005278E3">
          <w:rPr>
            <w:rFonts w:ascii="Times New Roman" w:hAnsi="Times New Roman"/>
            <w:bCs/>
            <w:i/>
            <w:rPrChange w:id="796" w:author="zhengping jin" w:date="2024-08-07T16:52:00Z" w16du:dateUtc="2024-08-07T08:52:00Z">
              <w:rPr>
                <w:rFonts w:ascii="Times New Roman" w:hAnsi="Times New Roman"/>
                <w:bCs/>
                <w:iCs/>
              </w:rPr>
            </w:rPrChange>
          </w:rPr>
          <w:t>d</w:t>
        </w:r>
        <w:r w:rsidR="00BA6DD4">
          <w:rPr>
            <w:rFonts w:ascii="Times New Roman" w:hAnsi="Times New Roman" w:hint="eastAsia"/>
            <w:bCs/>
            <w:iCs/>
          </w:rPr>
          <w:t xml:space="preserve"> </w:t>
        </w:r>
        <w:r w:rsidR="00BA6DD4">
          <w:rPr>
            <w:rFonts w:ascii="Lucida Sans Unicode" w:hAnsi="Lucida Sans Unicode" w:cs="Lucida Sans Unicode"/>
            <w:bCs/>
            <w:iCs/>
          </w:rPr>
          <w:t>≡</w:t>
        </w:r>
        <w:r w:rsidR="00BA6DD4">
          <w:rPr>
            <w:rFonts w:ascii="Times New Roman" w:hAnsi="Times New Roman" w:hint="eastAsia"/>
            <w:bCs/>
            <w:iCs/>
          </w:rPr>
          <w:t xml:space="preserve"> 1 (mod</w:t>
        </w:r>
        <w:r w:rsidR="00BA6DD4" w:rsidRPr="00BA6DD4">
          <w:rPr>
            <w:rFonts w:ascii="Cambria Math" w:hAnsi="Cambria Math"/>
            <w:bCs/>
            <w:i/>
          </w:rPr>
          <w:t xml:space="preserve"> </w:t>
        </w:r>
      </w:ins>
      <m:oMath>
        <m:r>
          <w:ins w:id="797" w:author="zhengping jin" w:date="2024-08-07T16:51:00Z" w16du:dateUtc="2024-08-07T08:51:00Z">
            <w:rPr>
              <w:rFonts w:ascii="Cambria Math" w:hAnsi="Cambria Math"/>
            </w:rPr>
            <m:t>φ</m:t>
          </w:ins>
        </m:r>
      </m:oMath>
      <w:ins w:id="798" w:author="zhengping jin" w:date="2024-08-07T16:51:00Z" w16du:dateUtc="2024-08-07T08:51:00Z">
        <w:r w:rsidR="00BA6DD4" w:rsidRPr="005B6C5D">
          <w:rPr>
            <w:rFonts w:ascii="Times New Roman" w:hAnsi="Times New Roman" w:hint="eastAsia"/>
            <w:bCs/>
            <w:iCs/>
          </w:rPr>
          <w:t>(</w:t>
        </w:r>
        <w:r w:rsidR="00BA6DD4" w:rsidRPr="005B6C5D">
          <w:rPr>
            <w:rFonts w:ascii="Times New Roman" w:hAnsi="Times New Roman" w:hint="eastAsia"/>
            <w:bCs/>
            <w:i/>
          </w:rPr>
          <w:t>n</w:t>
        </w:r>
        <w:r w:rsidR="00BA6DD4" w:rsidRPr="005B6C5D">
          <w:rPr>
            <w:rFonts w:ascii="Times New Roman" w:hAnsi="Times New Roman" w:hint="eastAsia"/>
            <w:bCs/>
            <w:iCs/>
          </w:rPr>
          <w:t>)</w:t>
        </w:r>
        <w:r w:rsidR="00BA6DD4">
          <w:rPr>
            <w:rFonts w:ascii="Times New Roman" w:hAnsi="Times New Roman" w:hint="eastAsia"/>
            <w:bCs/>
            <w:iCs/>
          </w:rPr>
          <w:t>)</w:t>
        </w:r>
      </w:ins>
      <w:ins w:id="799" w:author="zhengping jin" w:date="2024-08-07T16:52:00Z" w16du:dateUtc="2024-08-07T08:52:00Z">
        <w:r w:rsidR="009A3D10">
          <w:rPr>
            <w:rFonts w:ascii="Times New Roman" w:hAnsi="Times New Roman" w:hint="eastAsia"/>
            <w:bCs/>
            <w:iCs/>
          </w:rPr>
          <w:t>.</w:t>
        </w:r>
      </w:ins>
    </w:p>
    <w:p w14:paraId="0405E71D" w14:textId="26E943B2" w:rsidR="009A3D10" w:rsidRDefault="00DC08D3" w:rsidP="00C53031">
      <w:pPr>
        <w:pStyle w:val="ae"/>
        <w:snapToGrid w:val="0"/>
        <w:spacing w:line="360" w:lineRule="auto"/>
        <w:ind w:firstLineChars="0" w:firstLine="0"/>
        <w:rPr>
          <w:ins w:id="800" w:author="zhengping jin" w:date="2024-08-07T16:57:00Z" w16du:dateUtc="2024-08-07T08:57:00Z"/>
          <w:rFonts w:ascii="Times New Roman" w:hAnsi="Times New Roman"/>
          <w:bCs/>
          <w:iCs/>
        </w:rPr>
      </w:pPr>
      <w:ins w:id="801" w:author="zhengping jin" w:date="2024-08-07T17:10:00Z" w16du:dateUtc="2024-08-07T09:10:00Z">
        <w:r>
          <w:rPr>
            <w:rFonts w:ascii="Times New Roman" w:hAnsi="Times New Roman" w:hint="eastAsia"/>
            <w:bCs/>
            <w:iCs/>
          </w:rPr>
          <w:t>则用户</w:t>
        </w:r>
        <w:r>
          <w:rPr>
            <w:rFonts w:ascii="Times New Roman" w:hAnsi="Times New Roman" w:hint="eastAsia"/>
            <w:bCs/>
            <w:iCs/>
          </w:rPr>
          <w:t xml:space="preserve"> A </w:t>
        </w:r>
        <w:r>
          <w:rPr>
            <w:rFonts w:ascii="Times New Roman" w:hAnsi="Times New Roman" w:hint="eastAsia"/>
            <w:bCs/>
            <w:iCs/>
          </w:rPr>
          <w:t>的</w:t>
        </w:r>
      </w:ins>
      <w:ins w:id="802" w:author="zhengping jin" w:date="2024-08-07T16:53:00Z" w16du:dateUtc="2024-08-07T08:53:00Z">
        <w:r w:rsidR="009A3D10">
          <w:rPr>
            <w:rFonts w:ascii="Times New Roman" w:hAnsi="Times New Roman" w:hint="eastAsia"/>
            <w:bCs/>
            <w:iCs/>
          </w:rPr>
          <w:t>公</w:t>
        </w:r>
        <w:proofErr w:type="gramStart"/>
        <w:r w:rsidR="009A3D10">
          <w:rPr>
            <w:rFonts w:ascii="Times New Roman" w:hAnsi="Times New Roman" w:hint="eastAsia"/>
            <w:bCs/>
            <w:iCs/>
          </w:rPr>
          <w:t>钥</w:t>
        </w:r>
        <w:proofErr w:type="gramEnd"/>
        <w:r w:rsidR="009A3D10" w:rsidRPr="009A3D10">
          <w:rPr>
            <w:rFonts w:ascii="Times New Roman" w:hAnsi="Times New Roman"/>
            <w:bCs/>
            <w:i/>
            <w:rPrChange w:id="803" w:author="zhengping jin" w:date="2024-08-07T16:54:00Z" w16du:dateUtc="2024-08-07T08:54:00Z">
              <w:rPr>
                <w:rFonts w:ascii="Times New Roman" w:hAnsi="Times New Roman"/>
                <w:bCs/>
                <w:iCs/>
              </w:rPr>
            </w:rPrChange>
          </w:rPr>
          <w:t>K</w:t>
        </w:r>
        <w:r w:rsidR="009A3D10" w:rsidRPr="009A3D10">
          <w:rPr>
            <w:rFonts w:ascii="Times New Roman" w:hAnsi="Times New Roman"/>
            <w:bCs/>
            <w:i/>
            <w:vertAlign w:val="subscript"/>
            <w:rPrChange w:id="804" w:author="zhengping jin" w:date="2024-08-07T16:54:00Z" w16du:dateUtc="2024-08-07T08:54:00Z">
              <w:rPr>
                <w:rFonts w:ascii="Times New Roman" w:hAnsi="Times New Roman"/>
                <w:bCs/>
                <w:iCs/>
              </w:rPr>
            </w:rPrChange>
          </w:rPr>
          <w:t>e</w:t>
        </w:r>
        <w:r w:rsidR="009A3D10">
          <w:rPr>
            <w:rFonts w:ascii="Times New Roman" w:hAnsi="Times New Roman" w:hint="eastAsia"/>
            <w:bCs/>
            <w:iCs/>
          </w:rPr>
          <w:t xml:space="preserve"> </w:t>
        </w:r>
      </w:ins>
      <w:ins w:id="805" w:author="zhengping jin" w:date="2024-08-07T16:55:00Z" w16du:dateUtc="2024-08-07T08:55:00Z">
        <w:r w:rsidR="009A3D10">
          <w:rPr>
            <w:rFonts w:ascii="Times New Roman" w:hAnsi="Times New Roman" w:hint="eastAsia"/>
            <w:bCs/>
            <w:iCs/>
          </w:rPr>
          <w:t>是数组</w:t>
        </w:r>
      </w:ins>
      <w:ins w:id="806" w:author="zhengping jin" w:date="2024-08-07T16:53:00Z" w16du:dateUtc="2024-08-07T08:53:00Z">
        <w:r w:rsidR="009A3D10">
          <w:rPr>
            <w:rFonts w:ascii="Times New Roman" w:hAnsi="Times New Roman" w:hint="eastAsia"/>
            <w:bCs/>
            <w:iCs/>
          </w:rPr>
          <w:t xml:space="preserve"> </w:t>
        </w:r>
      </w:ins>
      <w:ins w:id="807" w:author="zhengping jin" w:date="2024-08-07T16:54:00Z" w16du:dateUtc="2024-08-07T08:54:00Z">
        <w:r w:rsidR="009A3D10">
          <w:rPr>
            <w:rFonts w:ascii="Times New Roman" w:hAnsi="Times New Roman" w:hint="eastAsia"/>
            <w:bCs/>
            <w:iCs/>
          </w:rPr>
          <w:t>(</w:t>
        </w:r>
        <w:r w:rsidR="009A3D10" w:rsidRPr="009A3D10">
          <w:rPr>
            <w:rFonts w:ascii="Times New Roman" w:hAnsi="Times New Roman"/>
            <w:bCs/>
            <w:i/>
            <w:rPrChange w:id="808" w:author="zhengping jin" w:date="2024-08-07T16:55:00Z" w16du:dateUtc="2024-08-07T08:55:00Z">
              <w:rPr>
                <w:rFonts w:ascii="Times New Roman" w:hAnsi="Times New Roman"/>
                <w:bCs/>
                <w:iCs/>
              </w:rPr>
            </w:rPrChange>
          </w:rPr>
          <w:t>n</w:t>
        </w:r>
        <w:r w:rsidR="009A3D10">
          <w:rPr>
            <w:rFonts w:ascii="Times New Roman" w:hAnsi="Times New Roman" w:hint="eastAsia"/>
            <w:bCs/>
            <w:iCs/>
          </w:rPr>
          <w:t xml:space="preserve">, </w:t>
        </w:r>
        <w:r w:rsidR="009A3D10" w:rsidRPr="009A3D10">
          <w:rPr>
            <w:rFonts w:ascii="Times New Roman" w:hAnsi="Times New Roman"/>
            <w:bCs/>
            <w:i/>
            <w:rPrChange w:id="809" w:author="zhengping jin" w:date="2024-08-07T16:55:00Z" w16du:dateUtc="2024-08-07T08:55:00Z">
              <w:rPr>
                <w:rFonts w:ascii="Times New Roman" w:hAnsi="Times New Roman"/>
                <w:bCs/>
                <w:iCs/>
              </w:rPr>
            </w:rPrChange>
          </w:rPr>
          <w:t>e</w:t>
        </w:r>
        <w:r w:rsidR="009A3D10">
          <w:rPr>
            <w:rFonts w:ascii="Times New Roman" w:hAnsi="Times New Roman" w:hint="eastAsia"/>
            <w:bCs/>
            <w:iCs/>
          </w:rPr>
          <w:t>)</w:t>
        </w:r>
      </w:ins>
      <w:ins w:id="810" w:author="zhengping jin" w:date="2024-08-07T16:55:00Z" w16du:dateUtc="2024-08-07T08:55:00Z">
        <w:r w:rsidR="009A3D10">
          <w:rPr>
            <w:rFonts w:ascii="Times New Roman" w:hAnsi="Times New Roman" w:hint="eastAsia"/>
            <w:bCs/>
            <w:iCs/>
          </w:rPr>
          <w:t xml:space="preserve"> = (4088459, </w:t>
        </w:r>
      </w:ins>
      <w:ins w:id="811" w:author="zhengping jin" w:date="2024-08-07T16:56:00Z" w16du:dateUtc="2024-08-07T08:56:00Z">
        <w:r w:rsidR="009A3D10">
          <w:rPr>
            <w:rFonts w:ascii="Times New Roman" w:hAnsi="Times New Roman" w:hint="eastAsia"/>
            <w:bCs/>
            <w:iCs/>
          </w:rPr>
          <w:t>365</w:t>
        </w:r>
      </w:ins>
      <w:ins w:id="812" w:author="zhengping jin" w:date="2024-08-07T16:55:00Z" w16du:dateUtc="2024-08-07T08:55:00Z">
        <w:r w:rsidR="009A3D10">
          <w:rPr>
            <w:rFonts w:ascii="Times New Roman" w:hAnsi="Times New Roman" w:hint="eastAsia"/>
            <w:bCs/>
            <w:iCs/>
          </w:rPr>
          <w:t>)</w:t>
        </w:r>
        <w:r w:rsidR="009A3D10">
          <w:rPr>
            <w:rFonts w:ascii="Times New Roman" w:hAnsi="Times New Roman" w:hint="eastAsia"/>
            <w:bCs/>
            <w:iCs/>
          </w:rPr>
          <w:t>，</w:t>
        </w:r>
      </w:ins>
      <w:ins w:id="813" w:author="zhengping jin" w:date="2024-08-07T16:56:00Z" w16du:dateUtc="2024-08-07T08:56:00Z">
        <w:r w:rsidR="009A3D10">
          <w:rPr>
            <w:rFonts w:ascii="Times New Roman" w:hAnsi="Times New Roman" w:hint="eastAsia"/>
            <w:bCs/>
            <w:iCs/>
          </w:rPr>
          <w:t>私</w:t>
        </w:r>
        <w:proofErr w:type="gramStart"/>
        <w:r w:rsidR="009A3D10">
          <w:rPr>
            <w:rFonts w:ascii="Times New Roman" w:hAnsi="Times New Roman" w:hint="eastAsia"/>
            <w:bCs/>
            <w:iCs/>
          </w:rPr>
          <w:t>钥</w:t>
        </w:r>
        <w:proofErr w:type="gramEnd"/>
        <w:r w:rsidR="009A3D10">
          <w:rPr>
            <w:rFonts w:ascii="Times New Roman" w:hAnsi="Times New Roman" w:hint="eastAsia"/>
            <w:bCs/>
            <w:iCs/>
          </w:rPr>
          <w:t>是</w:t>
        </w:r>
        <w:r w:rsidR="009A3D10">
          <w:rPr>
            <w:rFonts w:ascii="Times New Roman" w:hAnsi="Times New Roman" w:hint="eastAsia"/>
            <w:bCs/>
            <w:iCs/>
          </w:rPr>
          <w:t xml:space="preserve"> </w:t>
        </w:r>
        <w:proofErr w:type="spellStart"/>
        <w:r w:rsidR="009A3D10" w:rsidRPr="005B6C5D">
          <w:rPr>
            <w:rFonts w:ascii="Times New Roman" w:hAnsi="Times New Roman" w:hint="eastAsia"/>
            <w:bCs/>
            <w:i/>
          </w:rPr>
          <w:t>K</w:t>
        </w:r>
        <w:r w:rsidR="009A3D10">
          <w:rPr>
            <w:rFonts w:ascii="Times New Roman" w:hAnsi="Times New Roman" w:hint="eastAsia"/>
            <w:bCs/>
            <w:i/>
            <w:vertAlign w:val="subscript"/>
          </w:rPr>
          <w:t>d</w:t>
        </w:r>
        <w:proofErr w:type="spellEnd"/>
        <w:r w:rsidR="009A3D10">
          <w:rPr>
            <w:rFonts w:ascii="Times New Roman" w:hAnsi="Times New Roman" w:hint="eastAsia"/>
            <w:bCs/>
            <w:i/>
          </w:rPr>
          <w:t xml:space="preserve"> </w:t>
        </w:r>
        <w:r w:rsidR="009A3D10">
          <w:rPr>
            <w:rFonts w:ascii="Times New Roman" w:hAnsi="Times New Roman" w:hint="eastAsia"/>
            <w:bCs/>
            <w:iCs/>
          </w:rPr>
          <w:t xml:space="preserve">= </w:t>
        </w:r>
        <w:r w:rsidR="009A3D10" w:rsidRPr="005B6C5D">
          <w:rPr>
            <w:rFonts w:ascii="Times New Roman" w:hAnsi="Times New Roman" w:hint="eastAsia"/>
            <w:bCs/>
            <w:i/>
          </w:rPr>
          <w:t>d</w:t>
        </w:r>
        <w:r w:rsidR="009A3D10">
          <w:rPr>
            <w:rFonts w:ascii="Times New Roman" w:hAnsi="Times New Roman" w:hint="eastAsia"/>
            <w:bCs/>
            <w:iCs/>
          </w:rPr>
          <w:t xml:space="preserve"> = 1051877.</w:t>
        </w:r>
      </w:ins>
    </w:p>
    <w:p w14:paraId="7C7EF173" w14:textId="77777777" w:rsidR="00D67317" w:rsidRDefault="009A3D10">
      <w:pPr>
        <w:pStyle w:val="ae"/>
        <w:snapToGrid w:val="0"/>
        <w:spacing w:line="360" w:lineRule="auto"/>
        <w:ind w:firstLineChars="201" w:firstLine="424"/>
        <w:rPr>
          <w:ins w:id="814" w:author="zhengping jin" w:date="2024-10-08T15:36:00Z" w16du:dateUtc="2024-10-08T07:36:00Z"/>
          <w:rFonts w:ascii="Times New Roman" w:hAnsi="Times New Roman"/>
          <w:bCs/>
          <w:iCs/>
        </w:rPr>
      </w:pPr>
      <w:ins w:id="815" w:author="zhengping jin" w:date="2024-08-07T16:58:00Z" w16du:dateUtc="2024-08-07T08:58:00Z">
        <w:r w:rsidRPr="009A3D10">
          <w:rPr>
            <w:rFonts w:ascii="Times New Roman" w:hAnsi="Times New Roman" w:hint="eastAsia"/>
            <w:b/>
            <w:iCs/>
            <w:rPrChange w:id="816" w:author="zhengping jin" w:date="2024-08-07T16:59:00Z" w16du:dateUtc="2024-08-07T08:59:00Z">
              <w:rPr>
                <w:rFonts w:ascii="Times New Roman" w:hAnsi="Times New Roman" w:hint="eastAsia"/>
                <w:bCs/>
                <w:iCs/>
              </w:rPr>
            </w:rPrChange>
          </w:rPr>
          <w:t>加密算法</w:t>
        </w:r>
        <w:r>
          <w:rPr>
            <w:rFonts w:ascii="Times New Roman" w:hAnsi="Times New Roman" w:hint="eastAsia"/>
            <w:bCs/>
            <w:iCs/>
          </w:rPr>
          <w:t>.</w:t>
        </w:r>
      </w:ins>
      <w:ins w:id="817" w:author="zhengping jin" w:date="2024-08-07T16:59:00Z" w16du:dateUtc="2024-08-07T08:59:00Z">
        <w:r w:rsidR="00400622">
          <w:rPr>
            <w:rFonts w:ascii="Times New Roman" w:hAnsi="Times New Roman" w:hint="eastAsia"/>
            <w:bCs/>
            <w:iCs/>
          </w:rPr>
          <w:t xml:space="preserve"> </w:t>
        </w:r>
        <w:r w:rsidR="00400622">
          <w:rPr>
            <w:rFonts w:ascii="Times New Roman" w:hAnsi="Times New Roman" w:hint="eastAsia"/>
            <w:bCs/>
            <w:iCs/>
          </w:rPr>
          <w:t>为加密信息</w:t>
        </w:r>
        <w:r w:rsidR="00400622">
          <w:rPr>
            <w:rFonts w:ascii="Times New Roman" w:hAnsi="Times New Roman" w:hint="eastAsia"/>
            <w:bCs/>
            <w:iCs/>
          </w:rPr>
          <w:t xml:space="preserve"> </w:t>
        </w:r>
      </w:ins>
      <w:ins w:id="818" w:author="zhengping jin" w:date="2024-08-07T17:13:00Z" w16du:dateUtc="2024-08-07T09:13:00Z">
        <w:r w:rsidR="003C7BE8" w:rsidRPr="003C7BE8">
          <w:rPr>
            <w:rFonts w:ascii="Times New Roman" w:hAnsi="Times New Roman"/>
            <w:bCs/>
            <w:i/>
            <w:rPrChange w:id="819" w:author="zhengping jin" w:date="2024-08-07T17:14:00Z" w16du:dateUtc="2024-08-07T09:14:00Z">
              <w:rPr>
                <w:rFonts w:ascii="Times New Roman" w:hAnsi="Times New Roman"/>
                <w:bCs/>
                <w:iCs/>
              </w:rPr>
            </w:rPrChange>
          </w:rPr>
          <w:t>m</w:t>
        </w:r>
        <w:r w:rsidR="003C7BE8">
          <w:rPr>
            <w:rFonts w:ascii="Times New Roman" w:hAnsi="Times New Roman" w:hint="eastAsia"/>
            <w:bCs/>
            <w:iCs/>
          </w:rPr>
          <w:t xml:space="preserve"> = </w:t>
        </w:r>
      </w:ins>
      <w:ins w:id="820" w:author="zhengping jin" w:date="2024-08-07T16:59:00Z" w16du:dateUtc="2024-08-07T08:59:00Z">
        <w:r w:rsidR="00400622">
          <w:rPr>
            <w:rFonts w:ascii="Times New Roman" w:hAnsi="Times New Roman" w:hint="eastAsia"/>
            <w:bCs/>
            <w:iCs/>
          </w:rPr>
          <w:t xml:space="preserve">math, </w:t>
        </w:r>
        <w:r w:rsidR="00400622">
          <w:rPr>
            <w:rFonts w:ascii="Times New Roman" w:hAnsi="Times New Roman" w:hint="eastAsia"/>
            <w:bCs/>
            <w:iCs/>
          </w:rPr>
          <w:t>将明文</w:t>
        </w:r>
        <w:r w:rsidR="00400622">
          <w:rPr>
            <w:rFonts w:ascii="Times New Roman" w:hAnsi="Times New Roman" w:hint="eastAsia"/>
            <w:bCs/>
            <w:iCs/>
          </w:rPr>
          <w:t xml:space="preserve"> math </w:t>
        </w:r>
        <w:r w:rsidR="00400622">
          <w:rPr>
            <w:rFonts w:ascii="Times New Roman" w:hAnsi="Times New Roman" w:hint="eastAsia"/>
            <w:bCs/>
            <w:iCs/>
          </w:rPr>
          <w:t>转换成</w:t>
        </w:r>
      </w:ins>
      <w:ins w:id="821" w:author="zhengping jin" w:date="2024-08-07T17:00:00Z" w16du:dateUtc="2024-08-07T09:00:00Z">
        <w:r w:rsidR="00400622">
          <w:rPr>
            <w:rFonts w:ascii="Times New Roman" w:hAnsi="Times New Roman" w:hint="eastAsia"/>
            <w:bCs/>
            <w:iCs/>
          </w:rPr>
          <w:t>数字信息</w:t>
        </w:r>
        <w:r w:rsidR="00400622">
          <w:rPr>
            <w:rFonts w:ascii="Times New Roman" w:hAnsi="Times New Roman" w:hint="eastAsia"/>
            <w:bCs/>
            <w:iCs/>
          </w:rPr>
          <w:t xml:space="preserve">: </w:t>
        </w:r>
      </w:ins>
      <w:ins w:id="822" w:author="zhengping jin" w:date="2024-08-07T17:14:00Z" w16du:dateUtc="2024-08-07T09:14:00Z">
        <w:r w:rsidR="003C7BE8" w:rsidRPr="003C7BE8">
          <w:rPr>
            <w:rFonts w:ascii="Times New Roman" w:hAnsi="Times New Roman"/>
            <w:bCs/>
            <w:i/>
            <w:rPrChange w:id="823" w:author="zhengping jin" w:date="2024-08-07T17:14:00Z" w16du:dateUtc="2024-08-07T09:14:00Z">
              <w:rPr>
                <w:rFonts w:ascii="Times New Roman" w:hAnsi="Times New Roman"/>
                <w:bCs/>
                <w:iCs/>
              </w:rPr>
            </w:rPrChange>
          </w:rPr>
          <w:t>m</w:t>
        </w:r>
      </w:ins>
      <w:ins w:id="824" w:author="zhengping jin" w:date="2024-08-07T17:00:00Z" w16du:dateUtc="2024-08-07T09:00:00Z">
        <w:r w:rsidR="00400622">
          <w:rPr>
            <w:rFonts w:ascii="Times New Roman" w:hAnsi="Times New Roman" w:hint="eastAsia"/>
            <w:bCs/>
            <w:iCs/>
          </w:rPr>
          <w:t xml:space="preserve"> = 1</w:t>
        </w:r>
      </w:ins>
      <w:ins w:id="825" w:author="zhengping jin" w:date="2024-08-07T17:01:00Z" w16du:dateUtc="2024-08-07T09:01:00Z">
        <w:r w:rsidR="00400622">
          <w:rPr>
            <w:rFonts w:ascii="Times New Roman" w:hAnsi="Times New Roman" w:hint="eastAsia"/>
            <w:bCs/>
            <w:iCs/>
          </w:rPr>
          <w:t>3</w:t>
        </w:r>
      </w:ins>
      <w:ins w:id="826" w:author="zhengping jin" w:date="2024-08-07T17:00:00Z" w16du:dateUtc="2024-08-07T09:00:00Z">
        <w:r w:rsidR="00400622">
          <w:rPr>
            <w:rFonts w:ascii="Times New Roman" w:hAnsi="Times New Roman"/>
            <w:bCs/>
            <w:iCs/>
          </w:rPr>
          <w:sym w:font="Wingdings" w:char="F09E"/>
        </w:r>
        <w:r w:rsidR="00400622">
          <w:rPr>
            <w:rFonts w:ascii="Times New Roman" w:hAnsi="Times New Roman" w:hint="eastAsia"/>
            <w:bCs/>
            <w:iCs/>
          </w:rPr>
          <w:t>26</w:t>
        </w:r>
      </w:ins>
      <w:ins w:id="827" w:author="zhengping jin" w:date="2024-08-07T17:01:00Z" w16du:dateUtc="2024-08-07T09:01:00Z">
        <w:r w:rsidR="00400622" w:rsidRPr="00400622">
          <w:rPr>
            <w:rFonts w:ascii="Times New Roman" w:hAnsi="Times New Roman"/>
            <w:bCs/>
            <w:iCs/>
            <w:vertAlign w:val="superscript"/>
            <w:rPrChange w:id="828" w:author="zhengping jin" w:date="2024-08-07T17:01:00Z" w16du:dateUtc="2024-08-07T09:01:00Z">
              <w:rPr>
                <w:rFonts w:ascii="Times New Roman" w:hAnsi="Times New Roman"/>
                <w:bCs/>
                <w:iCs/>
              </w:rPr>
            </w:rPrChange>
          </w:rPr>
          <w:t>3</w:t>
        </w:r>
        <w:r w:rsidR="00400622">
          <w:rPr>
            <w:rFonts w:ascii="Times New Roman" w:hAnsi="Times New Roman" w:hint="eastAsia"/>
            <w:bCs/>
            <w:iCs/>
          </w:rPr>
          <w:t>+ 1</w:t>
        </w:r>
        <w:r w:rsidR="00400622">
          <w:rPr>
            <w:rFonts w:ascii="Times New Roman" w:hAnsi="Times New Roman"/>
            <w:bCs/>
            <w:iCs/>
          </w:rPr>
          <w:sym w:font="Wingdings" w:char="F09E"/>
        </w:r>
        <w:r w:rsidR="00400622">
          <w:rPr>
            <w:rFonts w:ascii="Times New Roman" w:hAnsi="Times New Roman" w:hint="eastAsia"/>
            <w:bCs/>
            <w:iCs/>
          </w:rPr>
          <w:t>26</w:t>
        </w:r>
      </w:ins>
      <w:ins w:id="829" w:author="zhengping jin" w:date="2024-08-07T17:02:00Z" w16du:dateUtc="2024-08-07T09:02:00Z">
        <w:r w:rsidR="00DC08D3">
          <w:rPr>
            <w:rFonts w:ascii="Times New Roman" w:hAnsi="Times New Roman" w:hint="eastAsia"/>
            <w:bCs/>
            <w:iCs/>
            <w:vertAlign w:val="superscript"/>
          </w:rPr>
          <w:t>2</w:t>
        </w:r>
        <w:r w:rsidR="00DC08D3">
          <w:rPr>
            <w:rFonts w:ascii="Times New Roman" w:hAnsi="Times New Roman" w:hint="eastAsia"/>
            <w:bCs/>
            <w:iCs/>
          </w:rPr>
          <w:t xml:space="preserve">+ </w:t>
        </w:r>
      </w:ins>
      <w:ins w:id="830" w:author="zhengping jin" w:date="2024-08-07T17:03:00Z" w16du:dateUtc="2024-08-07T09:03:00Z">
        <w:r w:rsidR="00DC08D3">
          <w:rPr>
            <w:rFonts w:ascii="Times New Roman" w:hAnsi="Times New Roman" w:hint="eastAsia"/>
            <w:bCs/>
            <w:iCs/>
          </w:rPr>
          <w:t>20</w:t>
        </w:r>
      </w:ins>
      <w:ins w:id="831" w:author="zhengping jin" w:date="2024-08-07T17:02:00Z" w16du:dateUtc="2024-08-07T09:02:00Z">
        <w:r w:rsidR="00DC08D3">
          <w:rPr>
            <w:rFonts w:ascii="Times New Roman" w:hAnsi="Times New Roman"/>
            <w:bCs/>
            <w:iCs/>
          </w:rPr>
          <w:sym w:font="Wingdings" w:char="F09E"/>
        </w:r>
        <w:r w:rsidR="00DC08D3">
          <w:rPr>
            <w:rFonts w:ascii="Times New Roman" w:hAnsi="Times New Roman" w:hint="eastAsia"/>
            <w:bCs/>
            <w:iCs/>
          </w:rPr>
          <w:t>26</w:t>
        </w:r>
      </w:ins>
      <w:ins w:id="832" w:author="zhengping jin" w:date="2024-08-07T17:03:00Z" w16du:dateUtc="2024-08-07T09:03:00Z">
        <w:r w:rsidR="00DC08D3">
          <w:rPr>
            <w:rFonts w:ascii="Times New Roman" w:hAnsi="Times New Roman" w:hint="eastAsia"/>
            <w:bCs/>
            <w:iCs/>
          </w:rPr>
          <w:t>+8</w:t>
        </w:r>
      </w:ins>
      <w:ins w:id="833" w:author="zhengping jin" w:date="2024-08-07T17:04:00Z" w16du:dateUtc="2024-08-07T09:04:00Z">
        <w:r w:rsidR="00DC08D3">
          <w:rPr>
            <w:rFonts w:ascii="Times New Roman" w:hAnsi="Times New Roman" w:hint="eastAsia"/>
            <w:bCs/>
            <w:iCs/>
          </w:rPr>
          <w:t xml:space="preserve"> = </w:t>
        </w:r>
      </w:ins>
      <w:ins w:id="834" w:author="zhengping jin" w:date="2024-08-07T17:05:00Z" w16du:dateUtc="2024-08-07T09:05:00Z">
        <w:r w:rsidR="00DC08D3">
          <w:rPr>
            <w:rFonts w:ascii="Times New Roman" w:hAnsi="Times New Roman" w:hint="eastAsia"/>
            <w:bCs/>
            <w:iCs/>
          </w:rPr>
          <w:t>229692</w:t>
        </w:r>
      </w:ins>
      <w:ins w:id="835" w:author="zhengping jin" w:date="2024-08-07T17:06:00Z" w16du:dateUtc="2024-08-07T09:06:00Z">
        <w:r w:rsidR="00DC08D3">
          <w:rPr>
            <w:rFonts w:ascii="Times New Roman" w:hAnsi="Times New Roman" w:hint="eastAsia"/>
            <w:bCs/>
            <w:iCs/>
          </w:rPr>
          <w:t xml:space="preserve">. </w:t>
        </w:r>
      </w:ins>
    </w:p>
    <w:p w14:paraId="3E8479B0" w14:textId="630CC8C4" w:rsidR="009A3D10" w:rsidRDefault="00DC08D3">
      <w:pPr>
        <w:pStyle w:val="ae"/>
        <w:snapToGrid w:val="0"/>
        <w:spacing w:line="360" w:lineRule="auto"/>
        <w:ind w:firstLineChars="201" w:firstLine="422"/>
        <w:rPr>
          <w:ins w:id="836" w:author="zhengping jin" w:date="2024-08-07T17:11:00Z" w16du:dateUtc="2024-08-07T09:11:00Z"/>
          <w:rFonts w:ascii="Times New Roman" w:hAnsi="Times New Roman"/>
          <w:bCs/>
          <w:iCs/>
        </w:rPr>
        <w:pPrChange w:id="837" w:author="zhengping jin" w:date="2024-08-07T17:45:00Z" w16du:dateUtc="2024-08-07T09:45:00Z">
          <w:pPr>
            <w:pStyle w:val="ae"/>
            <w:snapToGrid w:val="0"/>
            <w:spacing w:line="360" w:lineRule="auto"/>
            <w:ind w:left="426" w:firstLineChars="0" w:firstLine="0"/>
          </w:pPr>
        </w:pPrChange>
      </w:pPr>
      <w:ins w:id="838" w:author="zhengping jin" w:date="2024-08-07T17:10:00Z" w16du:dateUtc="2024-08-07T09:10:00Z">
        <w:r>
          <w:rPr>
            <w:rFonts w:ascii="Times New Roman" w:hAnsi="Times New Roman" w:hint="eastAsia"/>
            <w:bCs/>
            <w:iCs/>
          </w:rPr>
          <w:t>任意</w:t>
        </w:r>
      </w:ins>
      <w:ins w:id="839" w:author="zhengping jin" w:date="2024-08-07T17:07:00Z" w16du:dateUtc="2024-08-07T09:07:00Z">
        <w:r>
          <w:rPr>
            <w:rFonts w:ascii="Times New Roman" w:hAnsi="Times New Roman" w:hint="eastAsia"/>
            <w:bCs/>
            <w:iCs/>
          </w:rPr>
          <w:t>发送方</w:t>
        </w:r>
        <w:r>
          <w:rPr>
            <w:rFonts w:ascii="Times New Roman" w:hAnsi="Times New Roman" w:hint="eastAsia"/>
            <w:bCs/>
            <w:iCs/>
          </w:rPr>
          <w:t xml:space="preserve"> B</w:t>
        </w:r>
      </w:ins>
      <w:ins w:id="840" w:author="zhengping jin" w:date="2024-08-07T17:10:00Z" w16du:dateUtc="2024-08-07T09:10:00Z">
        <w:r>
          <w:rPr>
            <w:rFonts w:ascii="Times New Roman" w:hAnsi="Times New Roman" w:hint="eastAsia"/>
            <w:bCs/>
            <w:iCs/>
          </w:rPr>
          <w:t>，</w:t>
        </w:r>
      </w:ins>
      <w:ins w:id="841" w:author="zhengping jin" w:date="2024-08-07T17:07:00Z" w16du:dateUtc="2024-08-07T09:07:00Z">
        <w:r>
          <w:rPr>
            <w:rFonts w:ascii="Times New Roman" w:hAnsi="Times New Roman" w:hint="eastAsia"/>
            <w:bCs/>
            <w:iCs/>
          </w:rPr>
          <w:t>利用接收方</w:t>
        </w:r>
        <w:r>
          <w:rPr>
            <w:rFonts w:ascii="Times New Roman" w:hAnsi="Times New Roman" w:hint="eastAsia"/>
            <w:bCs/>
            <w:iCs/>
          </w:rPr>
          <w:t xml:space="preserve"> A </w:t>
        </w:r>
        <w:r>
          <w:rPr>
            <w:rFonts w:ascii="Times New Roman" w:hAnsi="Times New Roman" w:hint="eastAsia"/>
            <w:bCs/>
            <w:iCs/>
          </w:rPr>
          <w:t>的公</w:t>
        </w:r>
        <w:proofErr w:type="gramStart"/>
        <w:r>
          <w:rPr>
            <w:rFonts w:ascii="Times New Roman" w:hAnsi="Times New Roman" w:hint="eastAsia"/>
            <w:bCs/>
            <w:iCs/>
          </w:rPr>
          <w:t>钥</w:t>
        </w:r>
      </w:ins>
      <w:proofErr w:type="gramEnd"/>
      <w:ins w:id="842" w:author="zhengping jin" w:date="2024-08-07T17:37:00Z" w16du:dateUtc="2024-08-07T09:37:00Z">
        <w:r w:rsidR="00C50169" w:rsidRPr="005B6C5D">
          <w:rPr>
            <w:rFonts w:ascii="Times New Roman" w:hAnsi="Times New Roman" w:hint="eastAsia"/>
            <w:bCs/>
            <w:i/>
          </w:rPr>
          <w:t>K</w:t>
        </w:r>
        <w:r w:rsidR="00C50169" w:rsidRPr="005B6C5D">
          <w:rPr>
            <w:rFonts w:ascii="Times New Roman" w:hAnsi="Times New Roman" w:hint="eastAsia"/>
            <w:bCs/>
            <w:i/>
            <w:vertAlign w:val="subscript"/>
          </w:rPr>
          <w:t>e</w:t>
        </w:r>
        <w:r w:rsidR="00C50169">
          <w:rPr>
            <w:rFonts w:ascii="Times New Roman" w:hAnsi="Times New Roman" w:hint="eastAsia"/>
            <w:bCs/>
            <w:i/>
            <w:vertAlign w:val="subscript"/>
          </w:rPr>
          <w:t xml:space="preserve"> </w:t>
        </w:r>
      </w:ins>
      <w:ins w:id="843" w:author="zhengping jin" w:date="2024-08-07T17:07:00Z" w16du:dateUtc="2024-08-07T09:07:00Z">
        <w:r>
          <w:rPr>
            <w:rFonts w:ascii="Times New Roman" w:hAnsi="Times New Roman" w:hint="eastAsia"/>
            <w:bCs/>
            <w:iCs/>
          </w:rPr>
          <w:t>计算</w:t>
        </w:r>
      </w:ins>
      <w:ins w:id="844" w:author="zhengping jin" w:date="2024-08-07T17:19:00Z" w16du:dateUtc="2024-08-07T09:19:00Z">
        <w:r w:rsidR="00A44B59">
          <w:rPr>
            <w:rFonts w:ascii="Times New Roman" w:hAnsi="Times New Roman" w:hint="eastAsia"/>
            <w:bCs/>
            <w:iCs/>
          </w:rPr>
          <w:t>出</w:t>
        </w:r>
      </w:ins>
    </w:p>
    <w:p w14:paraId="4EA820BE" w14:textId="29AD257C" w:rsidR="00A313F9" w:rsidRDefault="00A313F9">
      <w:pPr>
        <w:pStyle w:val="ae"/>
        <w:snapToGrid w:val="0"/>
        <w:spacing w:line="360" w:lineRule="auto"/>
        <w:ind w:left="426" w:firstLineChars="0" w:firstLine="0"/>
        <w:jc w:val="center"/>
        <w:rPr>
          <w:ins w:id="845" w:author="zhengping jin" w:date="2024-08-07T17:11:00Z" w16du:dateUtc="2024-08-07T09:11:00Z"/>
          <w:rFonts w:ascii="Times New Roman" w:hAnsi="Times New Roman"/>
          <w:bCs/>
          <w:iCs/>
        </w:rPr>
        <w:pPrChange w:id="846" w:author="zhengping jin" w:date="2024-08-07T17:11:00Z" w16du:dateUtc="2024-08-07T09:11:00Z">
          <w:pPr>
            <w:pStyle w:val="ae"/>
            <w:snapToGrid w:val="0"/>
            <w:spacing w:line="360" w:lineRule="auto"/>
            <w:ind w:left="426" w:firstLineChars="0" w:firstLine="0"/>
          </w:pPr>
        </w:pPrChange>
      </w:pPr>
      <w:ins w:id="847" w:author="zhengping jin" w:date="2024-08-07T17:11:00Z" w16du:dateUtc="2024-08-07T09:11:00Z">
        <w:r w:rsidRPr="003C7BE8">
          <w:rPr>
            <w:rFonts w:ascii="Times New Roman" w:hAnsi="Times New Roman"/>
            <w:bCs/>
            <w:i/>
            <w:rPrChange w:id="848" w:author="zhengping jin" w:date="2024-08-07T17:15:00Z" w16du:dateUtc="2024-08-07T09:15:00Z">
              <w:rPr>
                <w:rFonts w:ascii="Times New Roman" w:hAnsi="Times New Roman"/>
                <w:bCs/>
                <w:iCs/>
              </w:rPr>
            </w:rPrChange>
          </w:rPr>
          <w:t>c</w:t>
        </w:r>
        <w:r>
          <w:rPr>
            <w:rFonts w:ascii="Times New Roman" w:hAnsi="Times New Roman" w:hint="eastAsia"/>
            <w:bCs/>
            <w:iCs/>
          </w:rPr>
          <w:t xml:space="preserve"> = </w:t>
        </w:r>
      </w:ins>
      <w:ins w:id="849" w:author="zhengping jin" w:date="2024-08-07T17:14:00Z" w16du:dateUtc="2024-08-07T09:14:00Z">
        <w:r w:rsidR="003C7BE8" w:rsidRPr="003C7BE8">
          <w:rPr>
            <w:rFonts w:ascii="Times New Roman" w:hAnsi="Times New Roman"/>
            <w:bCs/>
            <w:i/>
            <w:rPrChange w:id="850" w:author="zhengping jin" w:date="2024-08-07T17:15:00Z" w16du:dateUtc="2024-08-07T09:15:00Z">
              <w:rPr>
                <w:rFonts w:ascii="Times New Roman" w:hAnsi="Times New Roman"/>
                <w:bCs/>
                <w:iCs/>
              </w:rPr>
            </w:rPrChange>
          </w:rPr>
          <w:t>m</w:t>
        </w:r>
        <w:r w:rsidR="003C7BE8" w:rsidRPr="003C7BE8">
          <w:rPr>
            <w:rFonts w:ascii="Times New Roman" w:hAnsi="Times New Roman"/>
            <w:bCs/>
            <w:i/>
            <w:vertAlign w:val="superscript"/>
            <w:rPrChange w:id="851" w:author="zhengping jin" w:date="2024-08-07T17:15:00Z" w16du:dateUtc="2024-08-07T09:15:00Z">
              <w:rPr>
                <w:rFonts w:ascii="Times New Roman" w:hAnsi="Times New Roman"/>
                <w:bCs/>
                <w:iCs/>
              </w:rPr>
            </w:rPrChange>
          </w:rPr>
          <w:t>e</w:t>
        </w:r>
        <w:r w:rsidR="003C7BE8">
          <w:rPr>
            <w:rFonts w:ascii="Times New Roman" w:hAnsi="Times New Roman" w:hint="eastAsia"/>
            <w:bCs/>
            <w:iCs/>
          </w:rPr>
          <w:t xml:space="preserve"> (mod </w:t>
        </w:r>
        <w:r w:rsidR="003C7BE8" w:rsidRPr="003C7BE8">
          <w:rPr>
            <w:rFonts w:ascii="Times New Roman" w:hAnsi="Times New Roman"/>
            <w:bCs/>
            <w:i/>
            <w:rPrChange w:id="852" w:author="zhengping jin" w:date="2024-08-07T17:15:00Z" w16du:dateUtc="2024-08-07T09:15:00Z">
              <w:rPr>
                <w:rFonts w:ascii="Times New Roman" w:hAnsi="Times New Roman"/>
                <w:bCs/>
                <w:iCs/>
              </w:rPr>
            </w:rPrChange>
          </w:rPr>
          <w:t>n</w:t>
        </w:r>
        <w:r w:rsidR="003C7BE8">
          <w:rPr>
            <w:rFonts w:ascii="Times New Roman" w:hAnsi="Times New Roman" w:hint="eastAsia"/>
            <w:bCs/>
            <w:iCs/>
          </w:rPr>
          <w:t>)</w:t>
        </w:r>
      </w:ins>
      <w:ins w:id="853" w:author="zhengping jin" w:date="2024-08-07T17:15:00Z" w16du:dateUtc="2024-08-07T09:15:00Z">
        <w:r w:rsidR="003C7BE8">
          <w:rPr>
            <w:rFonts w:ascii="Times New Roman" w:hAnsi="Times New Roman" w:hint="eastAsia"/>
            <w:bCs/>
            <w:iCs/>
          </w:rPr>
          <w:t xml:space="preserve"> = 229692</w:t>
        </w:r>
      </w:ins>
      <w:ins w:id="854" w:author="zhengping jin" w:date="2024-08-07T17:16:00Z" w16du:dateUtc="2024-08-07T09:16:00Z">
        <w:r w:rsidR="003C7BE8" w:rsidRPr="003C7BE8">
          <w:rPr>
            <w:rFonts w:ascii="Times New Roman" w:hAnsi="Times New Roman"/>
            <w:bCs/>
            <w:iCs/>
            <w:vertAlign w:val="superscript"/>
            <w:rPrChange w:id="855" w:author="zhengping jin" w:date="2024-08-07T17:16:00Z" w16du:dateUtc="2024-08-07T09:16:00Z">
              <w:rPr>
                <w:rFonts w:ascii="Times New Roman" w:hAnsi="Times New Roman"/>
                <w:bCs/>
                <w:iCs/>
              </w:rPr>
            </w:rPrChange>
          </w:rPr>
          <w:t>365</w:t>
        </w:r>
      </w:ins>
      <w:ins w:id="856" w:author="zhengping jin" w:date="2024-10-08T15:46:00Z" w16du:dateUtc="2024-10-08T07:46:00Z">
        <w:r w:rsidR="009C7188">
          <w:rPr>
            <w:rFonts w:ascii="Times New Roman" w:hAnsi="Times New Roman" w:hint="eastAsia"/>
            <w:bCs/>
            <w:iCs/>
            <w:vertAlign w:val="superscript"/>
          </w:rPr>
          <w:t xml:space="preserve"> </w:t>
        </w:r>
      </w:ins>
      <w:ins w:id="857" w:author="zhengping jin" w:date="2024-08-07T17:16:00Z" w16du:dateUtc="2024-08-07T09:16:00Z">
        <w:r w:rsidR="003C7BE8">
          <w:rPr>
            <w:rFonts w:ascii="Lucida Sans Unicode" w:hAnsi="Lucida Sans Unicode" w:cs="Lucida Sans Unicode"/>
            <w:bCs/>
            <w:iCs/>
          </w:rPr>
          <w:t>≡</w:t>
        </w:r>
        <w:r w:rsidR="003C7BE8">
          <w:rPr>
            <w:rFonts w:ascii="Times New Roman" w:hAnsi="Times New Roman" w:hint="eastAsia"/>
            <w:bCs/>
            <w:iCs/>
          </w:rPr>
          <w:t xml:space="preserve"> </w:t>
        </w:r>
      </w:ins>
      <w:ins w:id="858" w:author="zhengping jin" w:date="2024-08-07T17:18:00Z" w16du:dateUtc="2024-08-07T09:18:00Z">
        <w:r w:rsidR="00A44B59" w:rsidRPr="00A44B59">
          <w:rPr>
            <w:rFonts w:ascii="Times New Roman" w:hAnsi="Times New Roman" w:hint="eastAsia"/>
            <w:bCs/>
            <w:iCs/>
          </w:rPr>
          <w:t>3937358</w:t>
        </w:r>
        <w:r w:rsidR="00A44B59">
          <w:rPr>
            <w:rFonts w:ascii="Times New Roman" w:hAnsi="Times New Roman" w:hint="eastAsia"/>
            <w:bCs/>
            <w:iCs/>
          </w:rPr>
          <w:t xml:space="preserve"> (mod </w:t>
        </w:r>
        <w:r w:rsidR="00A44B59" w:rsidRPr="005B6C5D">
          <w:rPr>
            <w:rFonts w:ascii="Times New Roman" w:hAnsi="Times New Roman" w:hint="eastAsia"/>
            <w:bCs/>
          </w:rPr>
          <w:t>4088459</w:t>
        </w:r>
        <w:r w:rsidR="00A44B59">
          <w:rPr>
            <w:rFonts w:ascii="Times New Roman" w:hAnsi="Times New Roman" w:hint="eastAsia"/>
            <w:bCs/>
            <w:iCs/>
          </w:rPr>
          <w:t>)</w:t>
        </w:r>
      </w:ins>
      <w:ins w:id="859" w:author="zhengping jin" w:date="2024-08-07T17:19:00Z" w16du:dateUtc="2024-08-07T09:19:00Z">
        <w:r w:rsidR="00A44B59">
          <w:rPr>
            <w:rFonts w:ascii="Times New Roman" w:hAnsi="Times New Roman" w:hint="eastAsia"/>
            <w:bCs/>
            <w:iCs/>
          </w:rPr>
          <w:t>.</w:t>
        </w:r>
      </w:ins>
    </w:p>
    <w:p w14:paraId="7025DB70" w14:textId="71A6FD24" w:rsidR="00A313F9" w:rsidRDefault="00A44B59" w:rsidP="00C53031">
      <w:pPr>
        <w:pStyle w:val="ae"/>
        <w:snapToGrid w:val="0"/>
        <w:spacing w:line="360" w:lineRule="auto"/>
        <w:ind w:firstLineChars="0" w:firstLine="0"/>
        <w:rPr>
          <w:ins w:id="860" w:author="zhengping jin" w:date="2024-08-07T17:31:00Z" w16du:dateUtc="2024-08-07T09:31:00Z"/>
          <w:rFonts w:ascii="Times New Roman" w:hAnsi="Times New Roman"/>
          <w:bCs/>
          <w:iCs/>
        </w:rPr>
      </w:pPr>
      <w:ins w:id="861" w:author="zhengping jin" w:date="2024-08-07T17:20:00Z" w16du:dateUtc="2024-08-07T09:20:00Z">
        <w:r>
          <w:rPr>
            <w:rFonts w:ascii="Times New Roman" w:hAnsi="Times New Roman" w:hint="eastAsia"/>
            <w:bCs/>
            <w:iCs/>
          </w:rPr>
          <w:t>再将其转换成字符信息</w:t>
        </w:r>
        <w:r>
          <w:rPr>
            <w:rFonts w:ascii="Times New Roman" w:hAnsi="Times New Roman" w:hint="eastAsia"/>
            <w:bCs/>
            <w:iCs/>
          </w:rPr>
          <w:t xml:space="preserve"> </w:t>
        </w:r>
      </w:ins>
      <w:ins w:id="862" w:author="zhengping jin" w:date="2024-08-07T17:21:00Z" w16du:dateUtc="2024-08-07T09:21:00Z">
        <w:r w:rsidRPr="005B6C5D">
          <w:rPr>
            <w:rFonts w:ascii="Times New Roman" w:hAnsi="Times New Roman" w:hint="eastAsia"/>
            <w:bCs/>
            <w:i/>
          </w:rPr>
          <w:t>c</w:t>
        </w:r>
        <w:r>
          <w:rPr>
            <w:rFonts w:ascii="Times New Roman" w:hAnsi="Times New Roman" w:hint="eastAsia"/>
            <w:bCs/>
            <w:iCs/>
          </w:rPr>
          <w:t xml:space="preserve"> = </w:t>
        </w:r>
        <w:r w:rsidRPr="00A44B59">
          <w:rPr>
            <w:rFonts w:ascii="Times New Roman" w:hAnsi="Times New Roman" w:hint="eastAsia"/>
            <w:bCs/>
            <w:iCs/>
          </w:rPr>
          <w:t>3937358</w:t>
        </w:r>
        <w:r>
          <w:rPr>
            <w:rFonts w:ascii="Times New Roman" w:hAnsi="Times New Roman" w:hint="eastAsia"/>
            <w:bCs/>
            <w:iCs/>
          </w:rPr>
          <w:t xml:space="preserve"> = </w:t>
        </w:r>
      </w:ins>
      <w:ins w:id="863" w:author="zhengping jin" w:date="2024-08-07T17:22:00Z" w16du:dateUtc="2024-08-07T09:22:00Z">
        <w:r>
          <w:rPr>
            <w:rFonts w:ascii="Times New Roman" w:hAnsi="Times New Roman" w:hint="eastAsia"/>
            <w:bCs/>
            <w:iCs/>
          </w:rPr>
          <w:t>8</w:t>
        </w:r>
        <w:r>
          <w:rPr>
            <w:rFonts w:ascii="Times New Roman" w:hAnsi="Times New Roman"/>
            <w:bCs/>
            <w:iCs/>
          </w:rPr>
          <w:sym w:font="Wingdings" w:char="F09E"/>
        </w:r>
        <w:r>
          <w:rPr>
            <w:rFonts w:ascii="Times New Roman" w:hAnsi="Times New Roman" w:hint="eastAsia"/>
            <w:bCs/>
            <w:iCs/>
          </w:rPr>
          <w:t>26</w:t>
        </w:r>
        <w:r>
          <w:rPr>
            <w:rFonts w:ascii="Times New Roman" w:hAnsi="Times New Roman" w:hint="eastAsia"/>
            <w:bCs/>
            <w:iCs/>
            <w:vertAlign w:val="superscript"/>
          </w:rPr>
          <w:t>4</w:t>
        </w:r>
        <w:r>
          <w:rPr>
            <w:rFonts w:ascii="Times New Roman" w:hAnsi="Times New Roman" w:hint="eastAsia"/>
            <w:bCs/>
            <w:iCs/>
          </w:rPr>
          <w:t>+ 1</w:t>
        </w:r>
      </w:ins>
      <w:ins w:id="864" w:author="zhengping jin" w:date="2024-08-07T17:25:00Z" w16du:dateUtc="2024-08-07T09:25:00Z">
        <w:r>
          <w:rPr>
            <w:rFonts w:ascii="Times New Roman" w:hAnsi="Times New Roman" w:hint="eastAsia"/>
            <w:bCs/>
            <w:iCs/>
          </w:rPr>
          <w:t>6</w:t>
        </w:r>
      </w:ins>
      <w:ins w:id="865" w:author="zhengping jin" w:date="2024-08-07T17:22:00Z" w16du:dateUtc="2024-08-07T09:22:00Z">
        <w:r>
          <w:rPr>
            <w:rFonts w:ascii="Times New Roman" w:hAnsi="Times New Roman"/>
            <w:bCs/>
            <w:iCs/>
          </w:rPr>
          <w:sym w:font="Wingdings" w:char="F09E"/>
        </w:r>
        <w:r>
          <w:rPr>
            <w:rFonts w:ascii="Times New Roman" w:hAnsi="Times New Roman" w:hint="eastAsia"/>
            <w:bCs/>
            <w:iCs/>
          </w:rPr>
          <w:t>26</w:t>
        </w:r>
        <w:r w:rsidRPr="005B6C5D">
          <w:rPr>
            <w:rFonts w:ascii="Times New Roman" w:hAnsi="Times New Roman" w:hint="eastAsia"/>
            <w:bCs/>
            <w:iCs/>
            <w:vertAlign w:val="superscript"/>
          </w:rPr>
          <w:t>3</w:t>
        </w:r>
        <w:r>
          <w:rPr>
            <w:rFonts w:ascii="Times New Roman" w:hAnsi="Times New Roman" w:hint="eastAsia"/>
            <w:bCs/>
            <w:iCs/>
          </w:rPr>
          <w:t xml:space="preserve">+ </w:t>
        </w:r>
      </w:ins>
      <w:ins w:id="866" w:author="zhengping jin" w:date="2024-08-07T17:26:00Z" w16du:dateUtc="2024-08-07T09:26:00Z">
        <w:r>
          <w:rPr>
            <w:rFonts w:ascii="Times New Roman" w:hAnsi="Times New Roman" w:hint="eastAsia"/>
            <w:bCs/>
            <w:iCs/>
          </w:rPr>
          <w:t>0</w:t>
        </w:r>
      </w:ins>
      <w:ins w:id="867" w:author="zhengping jin" w:date="2024-08-07T17:22:00Z" w16du:dateUtc="2024-08-07T09:22:00Z">
        <w:r>
          <w:rPr>
            <w:rFonts w:ascii="Times New Roman" w:hAnsi="Times New Roman"/>
            <w:bCs/>
            <w:iCs/>
          </w:rPr>
          <w:sym w:font="Wingdings" w:char="F09E"/>
        </w:r>
        <w:r>
          <w:rPr>
            <w:rFonts w:ascii="Times New Roman" w:hAnsi="Times New Roman" w:hint="eastAsia"/>
            <w:bCs/>
            <w:iCs/>
          </w:rPr>
          <w:t>26</w:t>
        </w:r>
        <w:r>
          <w:rPr>
            <w:rFonts w:ascii="Times New Roman" w:hAnsi="Times New Roman" w:hint="eastAsia"/>
            <w:bCs/>
            <w:iCs/>
            <w:vertAlign w:val="superscript"/>
          </w:rPr>
          <w:t>2</w:t>
        </w:r>
        <w:r>
          <w:rPr>
            <w:rFonts w:ascii="Times New Roman" w:hAnsi="Times New Roman" w:hint="eastAsia"/>
            <w:bCs/>
            <w:iCs/>
          </w:rPr>
          <w:t>+</w:t>
        </w:r>
      </w:ins>
      <w:ins w:id="868" w:author="zhengping jin" w:date="2024-08-07T17:26:00Z" w16du:dateUtc="2024-08-07T09:26:00Z">
        <w:r>
          <w:rPr>
            <w:rFonts w:ascii="Times New Roman" w:hAnsi="Times New Roman" w:hint="eastAsia"/>
            <w:bCs/>
            <w:iCs/>
          </w:rPr>
          <w:t>12</w:t>
        </w:r>
        <w:r>
          <w:rPr>
            <w:rFonts w:ascii="Times New Roman" w:hAnsi="Times New Roman"/>
            <w:bCs/>
            <w:iCs/>
          </w:rPr>
          <w:sym w:font="Wingdings" w:char="F09E"/>
        </w:r>
        <w:r>
          <w:rPr>
            <w:rFonts w:ascii="Times New Roman" w:hAnsi="Times New Roman" w:hint="eastAsia"/>
            <w:bCs/>
            <w:iCs/>
          </w:rPr>
          <w:t>26+</w:t>
        </w:r>
      </w:ins>
      <w:ins w:id="869" w:author="zhengping jin" w:date="2024-08-07T17:27:00Z" w16du:dateUtc="2024-08-07T09:27:00Z">
        <w:r>
          <w:rPr>
            <w:rFonts w:ascii="Times New Roman" w:hAnsi="Times New Roman" w:hint="eastAsia"/>
            <w:bCs/>
            <w:iCs/>
          </w:rPr>
          <w:t xml:space="preserve">22 = </w:t>
        </w:r>
        <w:proofErr w:type="spellStart"/>
        <w:r>
          <w:rPr>
            <w:rFonts w:ascii="Times New Roman" w:hAnsi="Times New Roman" w:hint="eastAsia"/>
            <w:bCs/>
            <w:iCs/>
          </w:rPr>
          <w:t>h</w:t>
        </w:r>
      </w:ins>
      <w:ins w:id="870" w:author="zhengping jin" w:date="2024-08-07T17:28:00Z" w16du:dateUtc="2024-08-07T09:28:00Z">
        <w:r w:rsidR="00D95C8B">
          <w:rPr>
            <w:rFonts w:ascii="Times New Roman" w:hAnsi="Times New Roman" w:hint="eastAsia"/>
            <w:bCs/>
            <w:iCs/>
          </w:rPr>
          <w:t>pzl</w:t>
        </w:r>
      </w:ins>
      <w:ins w:id="871" w:author="zhengping jin" w:date="2024-08-07T17:29:00Z" w16du:dateUtc="2024-08-07T09:29:00Z">
        <w:r w:rsidR="00D95C8B">
          <w:rPr>
            <w:rFonts w:ascii="Times New Roman" w:hAnsi="Times New Roman" w:hint="eastAsia"/>
            <w:bCs/>
            <w:iCs/>
          </w:rPr>
          <w:t>v</w:t>
        </w:r>
        <w:proofErr w:type="spellEnd"/>
        <w:r w:rsidR="00D95C8B">
          <w:rPr>
            <w:rFonts w:ascii="Times New Roman" w:hAnsi="Times New Roman" w:hint="eastAsia"/>
            <w:bCs/>
            <w:iCs/>
          </w:rPr>
          <w:t xml:space="preserve">, </w:t>
        </w:r>
        <w:r w:rsidR="00D95C8B">
          <w:rPr>
            <w:rFonts w:ascii="Times New Roman" w:hAnsi="Times New Roman" w:hint="eastAsia"/>
            <w:bCs/>
            <w:iCs/>
          </w:rPr>
          <w:t>即</w:t>
        </w:r>
      </w:ins>
      <w:ins w:id="872" w:author="zhengping jin" w:date="2024-08-07T17:30:00Z" w16du:dateUtc="2024-08-07T09:30:00Z">
        <w:r w:rsidR="00D95C8B">
          <w:rPr>
            <w:rFonts w:ascii="Times New Roman" w:hAnsi="Times New Roman" w:hint="eastAsia"/>
            <w:bCs/>
            <w:iCs/>
          </w:rPr>
          <w:t>为</w:t>
        </w:r>
      </w:ins>
      <w:ins w:id="873" w:author="zhengping jin" w:date="2024-08-07T17:43:00Z" w16du:dateUtc="2024-08-07T09:43:00Z">
        <w:r w:rsidR="003D497F">
          <w:rPr>
            <w:rFonts w:ascii="Times New Roman" w:hAnsi="Times New Roman" w:hint="eastAsia"/>
            <w:bCs/>
            <w:iCs/>
          </w:rPr>
          <w:t>待</w:t>
        </w:r>
      </w:ins>
      <w:ins w:id="874" w:author="zhengping jin" w:date="2024-08-07T17:30:00Z" w16du:dateUtc="2024-08-07T09:30:00Z">
        <w:r w:rsidR="00D95C8B">
          <w:rPr>
            <w:rFonts w:ascii="Times New Roman" w:hAnsi="Times New Roman" w:hint="eastAsia"/>
            <w:bCs/>
            <w:iCs/>
          </w:rPr>
          <w:t>发送的</w:t>
        </w:r>
      </w:ins>
      <w:ins w:id="875" w:author="zhengping jin" w:date="2024-08-07T17:29:00Z" w16du:dateUtc="2024-08-07T09:29:00Z">
        <w:r w:rsidR="00D95C8B">
          <w:rPr>
            <w:rFonts w:ascii="Times New Roman" w:hAnsi="Times New Roman" w:hint="eastAsia"/>
            <w:bCs/>
            <w:iCs/>
          </w:rPr>
          <w:t>密文</w:t>
        </w:r>
        <w:r w:rsidR="00D95C8B">
          <w:rPr>
            <w:rFonts w:ascii="Times New Roman" w:hAnsi="Times New Roman" w:hint="eastAsia"/>
            <w:bCs/>
            <w:iCs/>
          </w:rPr>
          <w:t>.</w:t>
        </w:r>
      </w:ins>
    </w:p>
    <w:p w14:paraId="516060BC" w14:textId="2055FC3E" w:rsidR="00D95C8B" w:rsidRDefault="00D95C8B">
      <w:pPr>
        <w:pStyle w:val="ae"/>
        <w:snapToGrid w:val="0"/>
        <w:spacing w:line="360" w:lineRule="auto"/>
        <w:ind w:firstLineChars="201" w:firstLine="424"/>
        <w:rPr>
          <w:ins w:id="876" w:author="zhengping jin" w:date="2024-08-07T17:38:00Z" w16du:dateUtc="2024-08-07T09:38:00Z"/>
          <w:rFonts w:ascii="Times New Roman" w:hAnsi="Times New Roman"/>
          <w:bCs/>
          <w:iCs/>
        </w:rPr>
        <w:pPrChange w:id="877" w:author="zhengping jin" w:date="2024-08-07T17:45:00Z" w16du:dateUtc="2024-08-07T09:45:00Z">
          <w:pPr>
            <w:pStyle w:val="ae"/>
            <w:snapToGrid w:val="0"/>
            <w:spacing w:line="360" w:lineRule="auto"/>
            <w:ind w:left="426" w:firstLineChars="0" w:firstLine="0"/>
          </w:pPr>
        </w:pPrChange>
      </w:pPr>
      <w:ins w:id="878" w:author="zhengping jin" w:date="2024-08-07T17:31:00Z" w16du:dateUtc="2024-08-07T09:31:00Z">
        <w:r w:rsidRPr="00D95C8B">
          <w:rPr>
            <w:rFonts w:ascii="Times New Roman" w:hAnsi="Times New Roman" w:hint="eastAsia"/>
            <w:b/>
            <w:iCs/>
            <w:rPrChange w:id="879" w:author="zhengping jin" w:date="2024-08-07T17:31:00Z" w16du:dateUtc="2024-08-07T09:31:00Z">
              <w:rPr>
                <w:rFonts w:ascii="Times New Roman" w:hAnsi="Times New Roman" w:hint="eastAsia"/>
                <w:bCs/>
                <w:iCs/>
              </w:rPr>
            </w:rPrChange>
          </w:rPr>
          <w:t>解密算法</w:t>
        </w:r>
        <w:r>
          <w:rPr>
            <w:rFonts w:ascii="Times New Roman" w:hAnsi="Times New Roman" w:hint="eastAsia"/>
            <w:bCs/>
            <w:iCs/>
          </w:rPr>
          <w:t xml:space="preserve">. </w:t>
        </w:r>
        <w:r>
          <w:rPr>
            <w:rFonts w:ascii="Times New Roman" w:hAnsi="Times New Roman" w:hint="eastAsia"/>
            <w:bCs/>
            <w:iCs/>
          </w:rPr>
          <w:t>为解密</w:t>
        </w:r>
      </w:ins>
      <w:ins w:id="880" w:author="zhengping jin" w:date="2024-08-07T17:43:00Z" w16du:dateUtc="2024-08-07T09:43:00Z">
        <w:r w:rsidR="003D497F">
          <w:rPr>
            <w:rFonts w:ascii="Times New Roman" w:hAnsi="Times New Roman" w:hint="eastAsia"/>
            <w:bCs/>
            <w:iCs/>
          </w:rPr>
          <w:t>接收到</w:t>
        </w:r>
      </w:ins>
      <w:ins w:id="881" w:author="zhengping jin" w:date="2024-10-08T15:52:00Z" w16du:dateUtc="2024-10-08T07:52:00Z">
        <w:r w:rsidR="006A4225">
          <w:rPr>
            <w:rFonts w:ascii="Times New Roman" w:hAnsi="Times New Roman" w:hint="eastAsia"/>
            <w:bCs/>
            <w:iCs/>
          </w:rPr>
          <w:t>的</w:t>
        </w:r>
      </w:ins>
      <w:ins w:id="882" w:author="zhengping jin" w:date="2024-08-07T17:31:00Z" w16du:dateUtc="2024-08-07T09:31:00Z">
        <w:r>
          <w:rPr>
            <w:rFonts w:ascii="Times New Roman" w:hAnsi="Times New Roman" w:hint="eastAsia"/>
            <w:bCs/>
            <w:iCs/>
          </w:rPr>
          <w:t>信息</w:t>
        </w:r>
      </w:ins>
      <w:ins w:id="883" w:author="zhengping jin" w:date="2024-08-07T17:32:00Z" w16du:dateUtc="2024-08-07T09:32:00Z">
        <w:r>
          <w:rPr>
            <w:rFonts w:ascii="Times New Roman" w:hAnsi="Times New Roman" w:hint="eastAsia"/>
            <w:bCs/>
            <w:iCs/>
          </w:rPr>
          <w:t xml:space="preserve"> </w:t>
        </w:r>
        <w:proofErr w:type="spellStart"/>
        <w:r>
          <w:rPr>
            <w:rFonts w:ascii="Times New Roman" w:hAnsi="Times New Roman" w:hint="eastAsia"/>
            <w:bCs/>
            <w:iCs/>
          </w:rPr>
          <w:t>hpzlv</w:t>
        </w:r>
        <w:proofErr w:type="spellEnd"/>
        <w:r>
          <w:rPr>
            <w:rFonts w:ascii="Times New Roman" w:hAnsi="Times New Roman" w:hint="eastAsia"/>
            <w:bCs/>
            <w:iCs/>
          </w:rPr>
          <w:t xml:space="preserve">, </w:t>
        </w:r>
        <w:r>
          <w:rPr>
            <w:rFonts w:ascii="Times New Roman" w:hAnsi="Times New Roman" w:hint="eastAsia"/>
            <w:bCs/>
            <w:iCs/>
          </w:rPr>
          <w:t>用户</w:t>
        </w:r>
        <w:r>
          <w:rPr>
            <w:rFonts w:ascii="Times New Roman" w:hAnsi="Times New Roman" w:hint="eastAsia"/>
            <w:bCs/>
            <w:iCs/>
          </w:rPr>
          <w:t xml:space="preserve"> A </w:t>
        </w:r>
        <w:r>
          <w:rPr>
            <w:rFonts w:ascii="Times New Roman" w:hAnsi="Times New Roman" w:hint="eastAsia"/>
            <w:bCs/>
            <w:iCs/>
          </w:rPr>
          <w:t>将其转换成数字信息</w:t>
        </w:r>
      </w:ins>
      <w:ins w:id="884" w:author="zhengping jin" w:date="2024-08-07T17:33:00Z" w16du:dateUtc="2024-08-07T09:33:00Z">
        <w:r>
          <w:rPr>
            <w:rFonts w:ascii="Times New Roman" w:hAnsi="Times New Roman" w:hint="eastAsia"/>
            <w:bCs/>
            <w:iCs/>
          </w:rPr>
          <w:t xml:space="preserve"> </w:t>
        </w:r>
        <w:r w:rsidRPr="005B6C5D">
          <w:rPr>
            <w:rFonts w:ascii="Times New Roman" w:hAnsi="Times New Roman" w:hint="eastAsia"/>
            <w:bCs/>
            <w:i/>
          </w:rPr>
          <w:t>c</w:t>
        </w:r>
        <w:r>
          <w:rPr>
            <w:rFonts w:ascii="Times New Roman" w:hAnsi="Times New Roman" w:hint="eastAsia"/>
            <w:bCs/>
            <w:iCs/>
          </w:rPr>
          <w:t xml:space="preserve"> = 8</w:t>
        </w:r>
        <w:r>
          <w:rPr>
            <w:rFonts w:ascii="Times New Roman" w:hAnsi="Times New Roman"/>
            <w:bCs/>
            <w:iCs/>
          </w:rPr>
          <w:sym w:font="Wingdings" w:char="F09E"/>
        </w:r>
        <w:r>
          <w:rPr>
            <w:rFonts w:ascii="Times New Roman" w:hAnsi="Times New Roman" w:hint="eastAsia"/>
            <w:bCs/>
            <w:iCs/>
          </w:rPr>
          <w:t>26</w:t>
        </w:r>
        <w:r>
          <w:rPr>
            <w:rFonts w:ascii="Times New Roman" w:hAnsi="Times New Roman" w:hint="eastAsia"/>
            <w:bCs/>
            <w:iCs/>
            <w:vertAlign w:val="superscript"/>
          </w:rPr>
          <w:t>4</w:t>
        </w:r>
        <w:r>
          <w:rPr>
            <w:rFonts w:ascii="Times New Roman" w:hAnsi="Times New Roman" w:hint="eastAsia"/>
            <w:bCs/>
            <w:iCs/>
          </w:rPr>
          <w:t>+ 16</w:t>
        </w:r>
        <w:r>
          <w:rPr>
            <w:rFonts w:ascii="Times New Roman" w:hAnsi="Times New Roman"/>
            <w:bCs/>
            <w:iCs/>
          </w:rPr>
          <w:sym w:font="Wingdings" w:char="F09E"/>
        </w:r>
        <w:r>
          <w:rPr>
            <w:rFonts w:ascii="Times New Roman" w:hAnsi="Times New Roman" w:hint="eastAsia"/>
            <w:bCs/>
            <w:iCs/>
          </w:rPr>
          <w:t>26</w:t>
        </w:r>
        <w:r w:rsidRPr="005B6C5D">
          <w:rPr>
            <w:rFonts w:ascii="Times New Roman" w:hAnsi="Times New Roman" w:hint="eastAsia"/>
            <w:bCs/>
            <w:iCs/>
            <w:vertAlign w:val="superscript"/>
          </w:rPr>
          <w:t>3</w:t>
        </w:r>
        <w:r>
          <w:rPr>
            <w:rFonts w:ascii="Times New Roman" w:hAnsi="Times New Roman" w:hint="eastAsia"/>
            <w:bCs/>
            <w:iCs/>
          </w:rPr>
          <w:t>+ 0</w:t>
        </w:r>
        <w:r>
          <w:rPr>
            <w:rFonts w:ascii="Times New Roman" w:hAnsi="Times New Roman"/>
            <w:bCs/>
            <w:iCs/>
          </w:rPr>
          <w:sym w:font="Wingdings" w:char="F09E"/>
        </w:r>
        <w:r>
          <w:rPr>
            <w:rFonts w:ascii="Times New Roman" w:hAnsi="Times New Roman" w:hint="eastAsia"/>
            <w:bCs/>
            <w:iCs/>
          </w:rPr>
          <w:t>26</w:t>
        </w:r>
        <w:r>
          <w:rPr>
            <w:rFonts w:ascii="Times New Roman" w:hAnsi="Times New Roman" w:hint="eastAsia"/>
            <w:bCs/>
            <w:iCs/>
            <w:vertAlign w:val="superscript"/>
          </w:rPr>
          <w:t>2</w:t>
        </w:r>
        <w:r>
          <w:rPr>
            <w:rFonts w:ascii="Times New Roman" w:hAnsi="Times New Roman" w:hint="eastAsia"/>
            <w:bCs/>
            <w:iCs/>
          </w:rPr>
          <w:t>+12</w:t>
        </w:r>
        <w:r>
          <w:rPr>
            <w:rFonts w:ascii="Times New Roman" w:hAnsi="Times New Roman"/>
            <w:bCs/>
            <w:iCs/>
          </w:rPr>
          <w:sym w:font="Wingdings" w:char="F09E"/>
        </w:r>
        <w:r>
          <w:rPr>
            <w:rFonts w:ascii="Times New Roman" w:hAnsi="Times New Roman" w:hint="eastAsia"/>
            <w:bCs/>
            <w:iCs/>
          </w:rPr>
          <w:t xml:space="preserve">26+22 = </w:t>
        </w:r>
      </w:ins>
      <w:ins w:id="885" w:author="zhengping jin" w:date="2024-08-07T17:36:00Z" w16du:dateUtc="2024-08-07T09:36:00Z">
        <w:r w:rsidR="00C50169">
          <w:rPr>
            <w:rFonts w:ascii="Times New Roman" w:hAnsi="Times New Roman" w:hint="eastAsia"/>
            <w:bCs/>
            <w:iCs/>
          </w:rPr>
          <w:t xml:space="preserve">3937358. </w:t>
        </w:r>
        <w:r w:rsidR="00C50169">
          <w:rPr>
            <w:rFonts w:ascii="Times New Roman" w:hAnsi="Times New Roman" w:hint="eastAsia"/>
            <w:bCs/>
            <w:iCs/>
          </w:rPr>
          <w:t>再利用</w:t>
        </w:r>
      </w:ins>
      <w:ins w:id="886" w:author="zhengping jin" w:date="2024-08-07T17:37:00Z" w16du:dateUtc="2024-08-07T09:37:00Z">
        <w:r w:rsidR="00C50169">
          <w:rPr>
            <w:rFonts w:ascii="Times New Roman" w:hAnsi="Times New Roman" w:hint="eastAsia"/>
            <w:bCs/>
            <w:iCs/>
          </w:rPr>
          <w:t>自己的私</w:t>
        </w:r>
        <w:proofErr w:type="gramStart"/>
        <w:r w:rsidR="00C50169">
          <w:rPr>
            <w:rFonts w:ascii="Times New Roman" w:hAnsi="Times New Roman" w:hint="eastAsia"/>
            <w:bCs/>
            <w:iCs/>
          </w:rPr>
          <w:t>钥</w:t>
        </w:r>
      </w:ins>
      <w:proofErr w:type="spellStart"/>
      <w:proofErr w:type="gramEnd"/>
      <w:ins w:id="887" w:author="zhengping jin" w:date="2024-08-07T17:38:00Z" w16du:dateUtc="2024-08-07T09:38:00Z">
        <w:r w:rsidR="00C50169" w:rsidRPr="005B6C5D">
          <w:rPr>
            <w:rFonts w:ascii="Times New Roman" w:hAnsi="Times New Roman" w:hint="eastAsia"/>
            <w:bCs/>
            <w:i/>
          </w:rPr>
          <w:t>K</w:t>
        </w:r>
        <w:r w:rsidR="00C50169">
          <w:rPr>
            <w:rFonts w:ascii="Times New Roman" w:hAnsi="Times New Roman" w:hint="eastAsia"/>
            <w:bCs/>
            <w:i/>
            <w:vertAlign w:val="subscript"/>
          </w:rPr>
          <w:t>d</w:t>
        </w:r>
        <w:proofErr w:type="spellEnd"/>
        <w:r w:rsidR="00C50169">
          <w:rPr>
            <w:rFonts w:ascii="Times New Roman" w:hAnsi="Times New Roman" w:hint="eastAsia"/>
            <w:bCs/>
            <w:iCs/>
          </w:rPr>
          <w:t>计算出</w:t>
        </w:r>
      </w:ins>
    </w:p>
    <w:p w14:paraId="469601E6" w14:textId="7A07F71E" w:rsidR="001A43C2" w:rsidRDefault="001A43C2" w:rsidP="001A43C2">
      <w:pPr>
        <w:pStyle w:val="ae"/>
        <w:snapToGrid w:val="0"/>
        <w:spacing w:line="360" w:lineRule="auto"/>
        <w:ind w:left="426" w:firstLineChars="0" w:firstLine="0"/>
        <w:jc w:val="center"/>
        <w:rPr>
          <w:ins w:id="888" w:author="zhengping jin" w:date="2024-08-07T17:42:00Z" w16du:dateUtc="2024-08-07T09:42:00Z"/>
          <w:rFonts w:ascii="Times New Roman" w:hAnsi="Times New Roman"/>
          <w:bCs/>
          <w:iCs/>
        </w:rPr>
      </w:pPr>
      <w:ins w:id="889" w:author="zhengping jin" w:date="2024-08-07T17:38:00Z" w16du:dateUtc="2024-08-07T09:38:00Z">
        <w:r>
          <w:rPr>
            <w:rFonts w:ascii="Times New Roman" w:hAnsi="Times New Roman" w:hint="eastAsia"/>
            <w:bCs/>
            <w:i/>
          </w:rPr>
          <w:t>c</w:t>
        </w:r>
      </w:ins>
      <w:ins w:id="890" w:author="zhengping jin" w:date="2024-08-07T17:39:00Z" w16du:dateUtc="2024-08-07T09:39:00Z">
        <w:r>
          <w:rPr>
            <w:rFonts w:ascii="Times New Roman" w:hAnsi="Times New Roman" w:hint="eastAsia"/>
            <w:bCs/>
            <w:i/>
            <w:vertAlign w:val="superscript"/>
          </w:rPr>
          <w:t>d</w:t>
        </w:r>
      </w:ins>
      <w:ins w:id="891" w:author="zhengping jin" w:date="2024-08-07T17:38:00Z" w16du:dateUtc="2024-08-07T09:38:00Z">
        <w:r>
          <w:rPr>
            <w:rFonts w:ascii="Times New Roman" w:hAnsi="Times New Roman" w:hint="eastAsia"/>
            <w:bCs/>
            <w:iCs/>
          </w:rPr>
          <w:t xml:space="preserve"> (mod </w:t>
        </w:r>
        <w:r w:rsidRPr="005B6C5D">
          <w:rPr>
            <w:rFonts w:ascii="Times New Roman" w:hAnsi="Times New Roman" w:hint="eastAsia"/>
            <w:bCs/>
            <w:i/>
          </w:rPr>
          <w:t>n</w:t>
        </w:r>
        <w:r>
          <w:rPr>
            <w:rFonts w:ascii="Times New Roman" w:hAnsi="Times New Roman" w:hint="eastAsia"/>
            <w:bCs/>
            <w:iCs/>
          </w:rPr>
          <w:t xml:space="preserve">) = </w:t>
        </w:r>
      </w:ins>
      <w:ins w:id="892" w:author="zhengping jin" w:date="2024-08-07T17:39:00Z" w16du:dateUtc="2024-08-07T09:39:00Z">
        <w:r w:rsidRPr="00A44B59">
          <w:rPr>
            <w:rFonts w:ascii="Times New Roman" w:hAnsi="Times New Roman" w:hint="eastAsia"/>
            <w:bCs/>
            <w:iCs/>
          </w:rPr>
          <w:t>3937358</w:t>
        </w:r>
      </w:ins>
      <w:ins w:id="893" w:author="zhengping jin" w:date="2024-08-07T17:40:00Z" w16du:dateUtc="2024-08-07T09:40:00Z">
        <w:r w:rsidRPr="001A43C2">
          <w:rPr>
            <w:rFonts w:ascii="Times New Roman" w:hAnsi="Times New Roman" w:hint="eastAsia"/>
            <w:bCs/>
            <w:iCs/>
            <w:vertAlign w:val="superscript"/>
          </w:rPr>
          <w:t>1051877</w:t>
        </w:r>
      </w:ins>
      <w:ins w:id="894" w:author="zhengping jin" w:date="2024-08-07T17:38:00Z" w16du:dateUtc="2024-08-07T09:38:00Z">
        <w:r>
          <w:rPr>
            <w:rFonts w:ascii="Times New Roman" w:hAnsi="Times New Roman" w:hint="eastAsia"/>
            <w:bCs/>
            <w:iCs/>
          </w:rPr>
          <w:t xml:space="preserve"> </w:t>
        </w:r>
        <w:r>
          <w:rPr>
            <w:rFonts w:ascii="Lucida Sans Unicode" w:hAnsi="Lucida Sans Unicode" w:cs="Lucida Sans Unicode"/>
            <w:bCs/>
            <w:iCs/>
          </w:rPr>
          <w:t>≡</w:t>
        </w:r>
      </w:ins>
      <w:ins w:id="895" w:author="zhengping jin" w:date="2024-08-07T17:41:00Z" w16du:dateUtc="2024-08-07T09:41:00Z">
        <w:r>
          <w:rPr>
            <w:rFonts w:ascii="Lucida Sans Unicode" w:hAnsi="Lucida Sans Unicode" w:cs="Lucida Sans Unicode" w:hint="eastAsia"/>
            <w:bCs/>
            <w:iCs/>
          </w:rPr>
          <w:t xml:space="preserve"> </w:t>
        </w:r>
        <w:r>
          <w:rPr>
            <w:rFonts w:ascii="Times New Roman" w:hAnsi="Times New Roman" w:hint="eastAsia"/>
            <w:bCs/>
            <w:iCs/>
          </w:rPr>
          <w:t xml:space="preserve">229692 </w:t>
        </w:r>
      </w:ins>
      <w:ins w:id="896" w:author="zhengping jin" w:date="2024-08-07T17:38:00Z" w16du:dateUtc="2024-08-07T09:38:00Z">
        <w:r>
          <w:rPr>
            <w:rFonts w:ascii="Times New Roman" w:hAnsi="Times New Roman" w:hint="eastAsia"/>
            <w:bCs/>
            <w:iCs/>
          </w:rPr>
          <w:t xml:space="preserve">(mod </w:t>
        </w:r>
        <w:r w:rsidRPr="005B6C5D">
          <w:rPr>
            <w:rFonts w:ascii="Times New Roman" w:hAnsi="Times New Roman" w:hint="eastAsia"/>
            <w:bCs/>
          </w:rPr>
          <w:t>4088459</w:t>
        </w:r>
        <w:r>
          <w:rPr>
            <w:rFonts w:ascii="Times New Roman" w:hAnsi="Times New Roman" w:hint="eastAsia"/>
            <w:bCs/>
            <w:iCs/>
          </w:rPr>
          <w:t>).</w:t>
        </w:r>
      </w:ins>
    </w:p>
    <w:p w14:paraId="30AD7741" w14:textId="1D97F89C" w:rsidR="003D497F" w:rsidRDefault="003D497F" w:rsidP="00CE7EBF">
      <w:pPr>
        <w:pStyle w:val="ae"/>
        <w:snapToGrid w:val="0"/>
        <w:spacing w:line="360" w:lineRule="auto"/>
        <w:ind w:firstLineChars="0" w:firstLine="0"/>
        <w:rPr>
          <w:ins w:id="897" w:author="zhengping jin" w:date="2024-08-07T17:44:00Z" w16du:dateUtc="2024-08-07T09:44:00Z"/>
          <w:rFonts w:ascii="Times New Roman" w:hAnsi="Times New Roman"/>
          <w:bCs/>
          <w:iCs/>
        </w:rPr>
      </w:pPr>
      <w:ins w:id="898" w:author="zhengping jin" w:date="2024-08-07T17:42:00Z" w16du:dateUtc="2024-08-07T09:42:00Z">
        <w:r>
          <w:rPr>
            <w:rFonts w:ascii="Times New Roman" w:hAnsi="Times New Roman" w:hint="eastAsia"/>
            <w:bCs/>
            <w:iCs/>
          </w:rPr>
          <w:t>并将其转换成字符信息</w:t>
        </w:r>
      </w:ins>
      <w:ins w:id="899" w:author="zhengping jin" w:date="2024-08-07T17:43:00Z" w16du:dateUtc="2024-08-07T09:43:00Z">
        <w:r>
          <w:rPr>
            <w:rFonts w:ascii="Times New Roman" w:hAnsi="Times New Roman" w:hint="eastAsia"/>
            <w:bCs/>
            <w:iCs/>
          </w:rPr>
          <w:t xml:space="preserve"> </w:t>
        </w:r>
      </w:ins>
      <w:ins w:id="900" w:author="zhengping jin" w:date="2024-08-07T17:44:00Z" w16du:dateUtc="2024-08-07T09:44:00Z">
        <w:r>
          <w:rPr>
            <w:rFonts w:ascii="Times New Roman" w:hAnsi="Times New Roman" w:hint="eastAsia"/>
            <w:bCs/>
            <w:iCs/>
          </w:rPr>
          <w:t>229692 = 13</w:t>
        </w:r>
        <w:r>
          <w:rPr>
            <w:rFonts w:ascii="Times New Roman" w:hAnsi="Times New Roman"/>
            <w:bCs/>
            <w:iCs/>
          </w:rPr>
          <w:sym w:font="Wingdings" w:char="F09E"/>
        </w:r>
        <w:r>
          <w:rPr>
            <w:rFonts w:ascii="Times New Roman" w:hAnsi="Times New Roman" w:hint="eastAsia"/>
            <w:bCs/>
            <w:iCs/>
          </w:rPr>
          <w:t>26</w:t>
        </w:r>
        <w:r w:rsidRPr="005B6C5D">
          <w:rPr>
            <w:rFonts w:ascii="Times New Roman" w:hAnsi="Times New Roman" w:hint="eastAsia"/>
            <w:bCs/>
            <w:iCs/>
            <w:vertAlign w:val="superscript"/>
          </w:rPr>
          <w:t>3</w:t>
        </w:r>
        <w:r>
          <w:rPr>
            <w:rFonts w:ascii="Times New Roman" w:hAnsi="Times New Roman" w:hint="eastAsia"/>
            <w:bCs/>
            <w:iCs/>
          </w:rPr>
          <w:t>+ 1</w:t>
        </w:r>
        <w:r>
          <w:rPr>
            <w:rFonts w:ascii="Times New Roman" w:hAnsi="Times New Roman"/>
            <w:bCs/>
            <w:iCs/>
          </w:rPr>
          <w:sym w:font="Wingdings" w:char="F09E"/>
        </w:r>
        <w:r>
          <w:rPr>
            <w:rFonts w:ascii="Times New Roman" w:hAnsi="Times New Roman" w:hint="eastAsia"/>
            <w:bCs/>
            <w:iCs/>
          </w:rPr>
          <w:t>26</w:t>
        </w:r>
        <w:r>
          <w:rPr>
            <w:rFonts w:ascii="Times New Roman" w:hAnsi="Times New Roman" w:hint="eastAsia"/>
            <w:bCs/>
            <w:iCs/>
            <w:vertAlign w:val="superscript"/>
          </w:rPr>
          <w:t>2</w:t>
        </w:r>
        <w:r>
          <w:rPr>
            <w:rFonts w:ascii="Times New Roman" w:hAnsi="Times New Roman" w:hint="eastAsia"/>
            <w:bCs/>
            <w:iCs/>
          </w:rPr>
          <w:t>+ 20</w:t>
        </w:r>
        <w:r>
          <w:rPr>
            <w:rFonts w:ascii="Times New Roman" w:hAnsi="Times New Roman"/>
            <w:bCs/>
            <w:iCs/>
          </w:rPr>
          <w:sym w:font="Wingdings" w:char="F09E"/>
        </w:r>
        <w:r>
          <w:rPr>
            <w:rFonts w:ascii="Times New Roman" w:hAnsi="Times New Roman" w:hint="eastAsia"/>
            <w:bCs/>
            <w:iCs/>
          </w:rPr>
          <w:t xml:space="preserve">26+8 = math, </w:t>
        </w:r>
        <w:r>
          <w:rPr>
            <w:rFonts w:ascii="Times New Roman" w:hAnsi="Times New Roman" w:hint="eastAsia"/>
            <w:bCs/>
            <w:iCs/>
          </w:rPr>
          <w:t>即为明文</w:t>
        </w:r>
        <w:r>
          <w:rPr>
            <w:rFonts w:ascii="Times New Roman" w:hAnsi="Times New Roman" w:hint="eastAsia"/>
            <w:bCs/>
            <w:iCs/>
          </w:rPr>
          <w:t>.</w:t>
        </w:r>
      </w:ins>
    </w:p>
    <w:p w14:paraId="41A58FC5" w14:textId="77777777" w:rsidR="002864F8" w:rsidRDefault="00230671" w:rsidP="00CE7EBF">
      <w:pPr>
        <w:pStyle w:val="ae"/>
        <w:snapToGrid w:val="0"/>
        <w:spacing w:line="360" w:lineRule="auto"/>
        <w:ind w:firstLineChars="202" w:firstLine="424"/>
        <w:rPr>
          <w:ins w:id="901" w:author="zhengping jin" w:date="2024-08-08T12:05:00Z" w16du:dateUtc="2024-08-08T04:05:00Z"/>
          <w:rFonts w:ascii="Times New Roman" w:hAnsi="Times New Roman"/>
          <w:bCs/>
          <w:iCs/>
        </w:rPr>
      </w:pPr>
      <w:ins w:id="902" w:author="zhengping jin" w:date="2024-08-07T17:46:00Z" w16du:dateUtc="2024-08-07T09:46:00Z">
        <w:r>
          <w:rPr>
            <w:rFonts w:ascii="Times New Roman" w:hAnsi="Times New Roman" w:hint="eastAsia"/>
            <w:bCs/>
            <w:iCs/>
          </w:rPr>
          <w:t>需要强调的是</w:t>
        </w:r>
        <w:r>
          <w:rPr>
            <w:rFonts w:ascii="Times New Roman" w:hAnsi="Times New Roman" w:hint="eastAsia"/>
            <w:bCs/>
            <w:iCs/>
          </w:rPr>
          <w:t xml:space="preserve">, </w:t>
        </w:r>
        <w:r>
          <w:rPr>
            <w:rFonts w:ascii="Times New Roman" w:hAnsi="Times New Roman" w:hint="eastAsia"/>
            <w:bCs/>
            <w:iCs/>
          </w:rPr>
          <w:t>在加密算法中因发送方</w:t>
        </w:r>
        <w:r>
          <w:rPr>
            <w:rFonts w:ascii="Times New Roman" w:hAnsi="Times New Roman" w:hint="eastAsia"/>
            <w:bCs/>
            <w:iCs/>
          </w:rPr>
          <w:t xml:space="preserve"> B </w:t>
        </w:r>
        <w:r>
          <w:rPr>
            <w:rFonts w:ascii="Times New Roman" w:hAnsi="Times New Roman" w:hint="eastAsia"/>
            <w:bCs/>
            <w:iCs/>
          </w:rPr>
          <w:t>不知道</w:t>
        </w:r>
      </w:ins>
      <w:ins w:id="903" w:author="zhengping jin" w:date="2024-08-07T17:47:00Z" w16du:dateUtc="2024-08-07T09:47:00Z">
        <w:r>
          <w:rPr>
            <w:rFonts w:ascii="Times New Roman" w:hAnsi="Times New Roman" w:hint="eastAsia"/>
            <w:bCs/>
            <w:iCs/>
          </w:rPr>
          <w:t>用户</w:t>
        </w:r>
        <w:r>
          <w:rPr>
            <w:rFonts w:ascii="Times New Roman" w:hAnsi="Times New Roman" w:hint="eastAsia"/>
            <w:bCs/>
            <w:iCs/>
          </w:rPr>
          <w:t>A</w:t>
        </w:r>
        <w:r>
          <w:rPr>
            <w:rFonts w:ascii="Times New Roman" w:hAnsi="Times New Roman" w:hint="eastAsia"/>
            <w:bCs/>
            <w:iCs/>
          </w:rPr>
          <w:t>的公</w:t>
        </w:r>
        <w:proofErr w:type="gramStart"/>
        <w:r>
          <w:rPr>
            <w:rFonts w:ascii="Times New Roman" w:hAnsi="Times New Roman" w:hint="eastAsia"/>
            <w:bCs/>
            <w:iCs/>
          </w:rPr>
          <w:t>钥</w:t>
        </w:r>
        <w:proofErr w:type="gramEnd"/>
        <w:r>
          <w:rPr>
            <w:rFonts w:ascii="Times New Roman" w:hAnsi="Times New Roman" w:hint="eastAsia"/>
            <w:bCs/>
            <w:iCs/>
          </w:rPr>
          <w:t>中</w:t>
        </w:r>
        <w:r>
          <w:rPr>
            <w:rFonts w:ascii="Times New Roman" w:hAnsi="Times New Roman" w:hint="eastAsia"/>
            <w:bCs/>
            <w:iCs/>
          </w:rPr>
          <w:t xml:space="preserve"> </w:t>
        </w:r>
        <w:r w:rsidRPr="00CE7EBF">
          <w:rPr>
            <w:rFonts w:ascii="Times New Roman" w:hAnsi="Times New Roman"/>
            <w:bCs/>
            <w:i/>
            <w:rPrChange w:id="904" w:author="zhengping jin" w:date="2024-08-07T17:49:00Z" w16du:dateUtc="2024-08-07T09:49:00Z">
              <w:rPr>
                <w:rFonts w:ascii="Times New Roman" w:hAnsi="Times New Roman"/>
                <w:bCs/>
                <w:iCs/>
              </w:rPr>
            </w:rPrChange>
          </w:rPr>
          <w:t>n</w:t>
        </w:r>
        <w:r>
          <w:rPr>
            <w:rFonts w:ascii="Times New Roman" w:hAnsi="Times New Roman" w:hint="eastAsia"/>
            <w:bCs/>
            <w:iCs/>
          </w:rPr>
          <w:t xml:space="preserve"> </w:t>
        </w:r>
        <w:r>
          <w:rPr>
            <w:rFonts w:ascii="Times New Roman" w:hAnsi="Times New Roman" w:hint="eastAsia"/>
            <w:bCs/>
            <w:iCs/>
          </w:rPr>
          <w:t>的</w:t>
        </w:r>
      </w:ins>
      <w:ins w:id="905" w:author="zhengping jin" w:date="2024-08-07T17:48:00Z" w16du:dateUtc="2024-08-07T09:48:00Z">
        <w:r>
          <w:rPr>
            <w:rFonts w:ascii="Times New Roman" w:hAnsi="Times New Roman" w:hint="eastAsia"/>
            <w:bCs/>
            <w:iCs/>
          </w:rPr>
          <w:t>整数分解</w:t>
        </w:r>
        <w:r>
          <w:rPr>
            <w:rFonts w:ascii="Times New Roman" w:hAnsi="Times New Roman" w:hint="eastAsia"/>
            <w:bCs/>
            <w:iCs/>
          </w:rPr>
          <w:t xml:space="preserve">, </w:t>
        </w:r>
        <w:r>
          <w:rPr>
            <w:rFonts w:ascii="Times New Roman" w:hAnsi="Times New Roman" w:hint="eastAsia"/>
            <w:bCs/>
            <w:iCs/>
          </w:rPr>
          <w:t>即</w:t>
        </w:r>
        <w:r>
          <w:rPr>
            <w:rFonts w:ascii="Times New Roman" w:hAnsi="Times New Roman" w:hint="eastAsia"/>
            <w:bCs/>
            <w:iCs/>
          </w:rPr>
          <w:t xml:space="preserve"> </w:t>
        </w:r>
        <w:r w:rsidRPr="00CE7EBF">
          <w:rPr>
            <w:rFonts w:ascii="Times New Roman" w:hAnsi="Times New Roman"/>
            <w:bCs/>
            <w:i/>
            <w:rPrChange w:id="906" w:author="zhengping jin" w:date="2024-08-07T17:49:00Z" w16du:dateUtc="2024-08-07T09:49:00Z">
              <w:rPr>
                <w:rFonts w:ascii="Times New Roman" w:hAnsi="Times New Roman"/>
                <w:bCs/>
                <w:iCs/>
              </w:rPr>
            </w:rPrChange>
          </w:rPr>
          <w:t>p</w:t>
        </w:r>
        <w:r>
          <w:rPr>
            <w:rFonts w:ascii="Times New Roman" w:hAnsi="Times New Roman" w:hint="eastAsia"/>
            <w:bCs/>
            <w:iCs/>
          </w:rPr>
          <w:t xml:space="preserve"> </w:t>
        </w:r>
        <w:r>
          <w:rPr>
            <w:rFonts w:ascii="Times New Roman" w:hAnsi="Times New Roman" w:hint="eastAsia"/>
            <w:bCs/>
            <w:iCs/>
          </w:rPr>
          <w:t>和</w:t>
        </w:r>
        <w:r>
          <w:rPr>
            <w:rFonts w:ascii="Times New Roman" w:hAnsi="Times New Roman" w:hint="eastAsia"/>
            <w:bCs/>
            <w:iCs/>
          </w:rPr>
          <w:t xml:space="preserve"> </w:t>
        </w:r>
        <w:r w:rsidRPr="00CE7EBF">
          <w:rPr>
            <w:rFonts w:ascii="Times New Roman" w:hAnsi="Times New Roman"/>
            <w:bCs/>
            <w:i/>
            <w:rPrChange w:id="907" w:author="zhengping jin" w:date="2024-08-07T17:49:00Z" w16du:dateUtc="2024-08-07T09:49:00Z">
              <w:rPr>
                <w:rFonts w:ascii="Times New Roman" w:hAnsi="Times New Roman"/>
                <w:bCs/>
                <w:iCs/>
              </w:rPr>
            </w:rPrChange>
          </w:rPr>
          <w:t>q</w:t>
        </w:r>
      </w:ins>
      <w:ins w:id="908" w:author="zhengping jin" w:date="2024-08-07T17:50:00Z" w16du:dateUtc="2024-08-07T09:50:00Z">
        <w:r w:rsidR="00CE7EBF">
          <w:rPr>
            <w:rFonts w:ascii="Times New Roman" w:hAnsi="Times New Roman" w:hint="eastAsia"/>
            <w:bCs/>
            <w:iCs/>
          </w:rPr>
          <w:t xml:space="preserve">, </w:t>
        </w:r>
        <w:r w:rsidR="00CE7EBF">
          <w:rPr>
            <w:rFonts w:ascii="Times New Roman" w:hAnsi="Times New Roman" w:hint="eastAsia"/>
            <w:bCs/>
            <w:iCs/>
          </w:rPr>
          <w:t>所以在计算</w:t>
        </w:r>
        <w:r w:rsidR="00CE7EBF">
          <w:rPr>
            <w:rFonts w:ascii="Times New Roman" w:hAnsi="Times New Roman" w:hint="eastAsia"/>
            <w:bCs/>
            <w:iCs/>
          </w:rPr>
          <w:t xml:space="preserve"> </w:t>
        </w:r>
        <w:r w:rsidR="00CE7EBF" w:rsidRPr="005B6C5D">
          <w:rPr>
            <w:rFonts w:ascii="Times New Roman" w:hAnsi="Times New Roman" w:hint="eastAsia"/>
            <w:bCs/>
            <w:i/>
          </w:rPr>
          <w:t>c</w:t>
        </w:r>
        <w:r w:rsidR="00CE7EBF">
          <w:rPr>
            <w:rFonts w:ascii="Times New Roman" w:hAnsi="Times New Roman" w:hint="eastAsia"/>
            <w:bCs/>
            <w:iCs/>
          </w:rPr>
          <w:t xml:space="preserve"> = </w:t>
        </w:r>
        <w:r w:rsidR="00CE7EBF" w:rsidRPr="005B6C5D">
          <w:rPr>
            <w:rFonts w:ascii="Times New Roman" w:hAnsi="Times New Roman" w:hint="eastAsia"/>
            <w:bCs/>
            <w:i/>
          </w:rPr>
          <w:t>m</w:t>
        </w:r>
        <w:r w:rsidR="00CE7EBF" w:rsidRPr="005B6C5D">
          <w:rPr>
            <w:rFonts w:ascii="Times New Roman" w:hAnsi="Times New Roman" w:hint="eastAsia"/>
            <w:bCs/>
            <w:i/>
            <w:vertAlign w:val="superscript"/>
          </w:rPr>
          <w:t>e</w:t>
        </w:r>
        <w:r w:rsidR="00CE7EBF">
          <w:rPr>
            <w:rFonts w:ascii="Times New Roman" w:hAnsi="Times New Roman" w:hint="eastAsia"/>
            <w:bCs/>
            <w:iCs/>
          </w:rPr>
          <w:t xml:space="preserve"> (mod </w:t>
        </w:r>
        <w:r w:rsidR="00CE7EBF" w:rsidRPr="005B6C5D">
          <w:rPr>
            <w:rFonts w:ascii="Times New Roman" w:hAnsi="Times New Roman" w:hint="eastAsia"/>
            <w:bCs/>
            <w:i/>
          </w:rPr>
          <w:t>n</w:t>
        </w:r>
        <w:r w:rsidR="00CE7EBF">
          <w:rPr>
            <w:rFonts w:ascii="Times New Roman" w:hAnsi="Times New Roman" w:hint="eastAsia"/>
            <w:bCs/>
            <w:iCs/>
          </w:rPr>
          <w:t xml:space="preserve">) </w:t>
        </w:r>
        <w:r w:rsidR="00CE7EBF">
          <w:rPr>
            <w:rFonts w:ascii="Times New Roman" w:hAnsi="Times New Roman" w:hint="eastAsia"/>
            <w:bCs/>
            <w:iCs/>
          </w:rPr>
          <w:t>时</w:t>
        </w:r>
      </w:ins>
      <w:ins w:id="909" w:author="zhengping jin" w:date="2024-08-07T17:51:00Z" w16du:dateUtc="2024-08-07T09:51:00Z">
        <w:r w:rsidR="00CE7EBF">
          <w:rPr>
            <w:rFonts w:ascii="Times New Roman" w:hAnsi="Times New Roman" w:hint="eastAsia"/>
            <w:bCs/>
            <w:iCs/>
          </w:rPr>
          <w:t>无法使用中国剩余定理进行优化运算</w:t>
        </w:r>
        <w:r w:rsidR="00CE7EBF">
          <w:rPr>
            <w:rFonts w:ascii="Times New Roman" w:hAnsi="Times New Roman" w:hint="eastAsia"/>
            <w:bCs/>
            <w:iCs/>
          </w:rPr>
          <w:t xml:space="preserve">. </w:t>
        </w:r>
        <w:r w:rsidR="00CE7EBF">
          <w:rPr>
            <w:rFonts w:ascii="Times New Roman" w:hAnsi="Times New Roman" w:hint="eastAsia"/>
            <w:bCs/>
            <w:iCs/>
          </w:rPr>
          <w:t>但在解密算法中</w:t>
        </w:r>
        <w:r w:rsidR="00CE7EBF">
          <w:rPr>
            <w:rFonts w:ascii="Times New Roman" w:hAnsi="Times New Roman" w:hint="eastAsia"/>
            <w:bCs/>
            <w:iCs/>
          </w:rPr>
          <w:t xml:space="preserve">, </w:t>
        </w:r>
        <w:r w:rsidR="00CE7EBF">
          <w:rPr>
            <w:rFonts w:ascii="Times New Roman" w:hAnsi="Times New Roman" w:hint="eastAsia"/>
            <w:bCs/>
            <w:iCs/>
          </w:rPr>
          <w:t>用户</w:t>
        </w:r>
        <w:r w:rsidR="00CE7EBF">
          <w:rPr>
            <w:rFonts w:ascii="Times New Roman" w:hAnsi="Times New Roman" w:hint="eastAsia"/>
            <w:bCs/>
            <w:iCs/>
          </w:rPr>
          <w:t xml:space="preserve"> A</w:t>
        </w:r>
      </w:ins>
      <w:ins w:id="910" w:author="zhengping jin" w:date="2024-08-07T17:52:00Z" w16du:dateUtc="2024-08-07T09:52:00Z">
        <w:r w:rsidR="00CE7EBF">
          <w:rPr>
            <w:rFonts w:ascii="Times New Roman" w:hAnsi="Times New Roman" w:hint="eastAsia"/>
            <w:bCs/>
            <w:iCs/>
          </w:rPr>
          <w:t>知道自己的私</w:t>
        </w:r>
        <w:proofErr w:type="gramStart"/>
        <w:r w:rsidR="00CE7EBF">
          <w:rPr>
            <w:rFonts w:ascii="Times New Roman" w:hAnsi="Times New Roman" w:hint="eastAsia"/>
            <w:bCs/>
            <w:iCs/>
          </w:rPr>
          <w:t>钥</w:t>
        </w:r>
        <w:proofErr w:type="gramEnd"/>
        <w:r w:rsidR="00CE7EBF">
          <w:rPr>
            <w:rFonts w:ascii="Times New Roman" w:hAnsi="Times New Roman" w:hint="eastAsia"/>
            <w:bCs/>
            <w:iCs/>
          </w:rPr>
          <w:t xml:space="preserve">, </w:t>
        </w:r>
        <w:r w:rsidR="00CE7EBF">
          <w:rPr>
            <w:rFonts w:ascii="Times New Roman" w:hAnsi="Times New Roman" w:hint="eastAsia"/>
            <w:bCs/>
            <w:iCs/>
          </w:rPr>
          <w:t>进而</w:t>
        </w:r>
      </w:ins>
      <w:ins w:id="911" w:author="zhengping jin" w:date="2024-08-07T17:53:00Z" w16du:dateUtc="2024-08-07T09:53:00Z">
        <w:r w:rsidR="00CE7EBF">
          <w:rPr>
            <w:rFonts w:ascii="Times New Roman" w:hAnsi="Times New Roman" w:hint="eastAsia"/>
            <w:bCs/>
            <w:iCs/>
          </w:rPr>
          <w:t>可</w:t>
        </w:r>
      </w:ins>
      <w:ins w:id="912" w:author="zhengping jin" w:date="2024-08-07T17:52:00Z" w16du:dateUtc="2024-08-07T09:52:00Z">
        <w:r w:rsidR="00CE7EBF">
          <w:rPr>
            <w:rFonts w:ascii="Times New Roman" w:hAnsi="Times New Roman" w:hint="eastAsia"/>
            <w:bCs/>
            <w:iCs/>
          </w:rPr>
          <w:t>等同于知道</w:t>
        </w:r>
      </w:ins>
      <w:ins w:id="913" w:author="zhengping jin" w:date="2024-08-07T17:53:00Z" w16du:dateUtc="2024-08-07T09:53:00Z">
        <w:r w:rsidR="00CE7EBF" w:rsidRPr="005B6C5D">
          <w:rPr>
            <w:rFonts w:ascii="Times New Roman" w:hAnsi="Times New Roman" w:hint="eastAsia"/>
            <w:bCs/>
            <w:i/>
          </w:rPr>
          <w:t>n</w:t>
        </w:r>
        <w:r w:rsidR="00CE7EBF">
          <w:rPr>
            <w:rFonts w:ascii="Times New Roman" w:hAnsi="Times New Roman" w:hint="eastAsia"/>
            <w:bCs/>
            <w:iCs/>
          </w:rPr>
          <w:t xml:space="preserve"> </w:t>
        </w:r>
        <w:r w:rsidR="00CE7EBF">
          <w:rPr>
            <w:rFonts w:ascii="Times New Roman" w:hAnsi="Times New Roman" w:hint="eastAsia"/>
            <w:bCs/>
            <w:iCs/>
          </w:rPr>
          <w:t>的整数分解</w:t>
        </w:r>
        <w:r w:rsidR="00CE7EBF">
          <w:rPr>
            <w:rFonts w:ascii="Times New Roman" w:hAnsi="Times New Roman" w:hint="eastAsia"/>
            <w:bCs/>
            <w:iCs/>
          </w:rPr>
          <w:t xml:space="preserve">, </w:t>
        </w:r>
        <w:r w:rsidR="00CE7EBF">
          <w:rPr>
            <w:rFonts w:ascii="Times New Roman" w:hAnsi="Times New Roman" w:hint="eastAsia"/>
            <w:bCs/>
            <w:iCs/>
          </w:rPr>
          <w:t>所以可以利用中国剩余定</w:t>
        </w:r>
        <w:r w:rsidR="00CE7EBF">
          <w:rPr>
            <w:rFonts w:ascii="Times New Roman" w:hAnsi="Times New Roman" w:hint="eastAsia"/>
            <w:bCs/>
            <w:iCs/>
          </w:rPr>
          <w:lastRenderedPageBreak/>
          <w:t>理</w:t>
        </w:r>
      </w:ins>
      <w:ins w:id="914" w:author="zhengping jin" w:date="2024-08-07T17:54:00Z" w16du:dateUtc="2024-08-07T09:54:00Z">
        <w:r w:rsidR="00CE7EBF">
          <w:rPr>
            <w:rFonts w:ascii="Times New Roman" w:hAnsi="Times New Roman" w:hint="eastAsia"/>
            <w:bCs/>
            <w:iCs/>
          </w:rPr>
          <w:t>简化计算</w:t>
        </w:r>
        <w:r w:rsidR="00CE7EBF">
          <w:rPr>
            <w:rFonts w:ascii="Times New Roman" w:hAnsi="Times New Roman" w:hint="eastAsia"/>
            <w:bCs/>
            <w:i/>
          </w:rPr>
          <w:t>c</w:t>
        </w:r>
        <w:r w:rsidR="00CE7EBF">
          <w:rPr>
            <w:rFonts w:ascii="Times New Roman" w:hAnsi="Times New Roman" w:hint="eastAsia"/>
            <w:bCs/>
            <w:i/>
            <w:vertAlign w:val="superscript"/>
          </w:rPr>
          <w:t>d</w:t>
        </w:r>
        <w:r w:rsidR="00CE7EBF">
          <w:rPr>
            <w:rFonts w:ascii="Times New Roman" w:hAnsi="Times New Roman" w:hint="eastAsia"/>
            <w:bCs/>
            <w:iCs/>
          </w:rPr>
          <w:t xml:space="preserve"> (mod </w:t>
        </w:r>
        <w:r w:rsidR="00CE7EBF" w:rsidRPr="005B6C5D">
          <w:rPr>
            <w:rFonts w:ascii="Times New Roman" w:hAnsi="Times New Roman" w:hint="eastAsia"/>
            <w:bCs/>
            <w:i/>
          </w:rPr>
          <w:t>n</w:t>
        </w:r>
        <w:r w:rsidR="00CE7EBF">
          <w:rPr>
            <w:rFonts w:ascii="Times New Roman" w:hAnsi="Times New Roman" w:hint="eastAsia"/>
            <w:bCs/>
            <w:iCs/>
          </w:rPr>
          <w:t>).</w:t>
        </w:r>
        <w:r w:rsidR="00ED26F8">
          <w:rPr>
            <w:rFonts w:ascii="Times New Roman" w:hAnsi="Times New Roman" w:hint="eastAsia"/>
            <w:bCs/>
            <w:iCs/>
          </w:rPr>
          <w:t xml:space="preserve"> </w:t>
        </w:r>
      </w:ins>
    </w:p>
    <w:p w14:paraId="21DF9956" w14:textId="4CCBCDDE" w:rsidR="00C53031" w:rsidRPr="00C02ED4" w:rsidRDefault="00ED26F8">
      <w:pPr>
        <w:pStyle w:val="ae"/>
        <w:snapToGrid w:val="0"/>
        <w:spacing w:line="360" w:lineRule="auto"/>
        <w:ind w:firstLineChars="202" w:firstLine="424"/>
        <w:rPr>
          <w:ins w:id="915" w:author="zhengping jin" w:date="2024-08-07T16:33:00Z" w16du:dateUtc="2024-08-07T08:33:00Z"/>
          <w:rFonts w:ascii="Times New Roman" w:hAnsi="Times New Roman"/>
          <w:bCs/>
          <w:iCs/>
        </w:rPr>
        <w:pPrChange w:id="916" w:author="zhengping jin" w:date="2024-08-07T17:50:00Z" w16du:dateUtc="2024-08-07T09:50:00Z">
          <w:pPr>
            <w:snapToGrid w:val="0"/>
            <w:spacing w:line="360" w:lineRule="auto"/>
          </w:pPr>
        </w:pPrChange>
      </w:pPr>
      <w:ins w:id="917" w:author="zhengping jin" w:date="2024-08-07T17:54:00Z" w16du:dateUtc="2024-08-07T09:54:00Z">
        <w:r>
          <w:rPr>
            <w:rFonts w:ascii="Times New Roman" w:hAnsi="Times New Roman" w:hint="eastAsia"/>
            <w:bCs/>
            <w:iCs/>
          </w:rPr>
          <w:t>事实上</w:t>
        </w:r>
        <w:r>
          <w:rPr>
            <w:rFonts w:ascii="Times New Roman" w:hAnsi="Times New Roman" w:hint="eastAsia"/>
            <w:bCs/>
            <w:iCs/>
          </w:rPr>
          <w:t xml:space="preserve">, </w:t>
        </w:r>
      </w:ins>
      <w:ins w:id="918" w:author="zhengping jin" w:date="2024-08-08T10:19:00Z" w16du:dateUtc="2024-08-08T02:19:00Z">
        <w:r w:rsidR="00C02ED4">
          <w:rPr>
            <w:rFonts w:ascii="Times New Roman" w:hAnsi="Times New Roman" w:hint="eastAsia"/>
            <w:bCs/>
            <w:iCs/>
          </w:rPr>
          <w:t>令</w:t>
        </w:r>
        <w:r w:rsidR="00C02ED4">
          <w:rPr>
            <w:rFonts w:ascii="Times New Roman" w:hAnsi="Times New Roman" w:hint="eastAsia"/>
            <w:bCs/>
            <w:iCs/>
          </w:rPr>
          <w:t xml:space="preserve"> </w:t>
        </w:r>
        <w:r w:rsidR="00C02ED4" w:rsidRPr="00C02ED4">
          <w:rPr>
            <w:rFonts w:ascii="Times New Roman" w:hAnsi="Times New Roman"/>
            <w:bCs/>
            <w:i/>
            <w:rPrChange w:id="919" w:author="zhengping jin" w:date="2024-08-08T10:19:00Z" w16du:dateUtc="2024-08-08T02:19:00Z">
              <w:rPr>
                <w:rFonts w:ascii="Times New Roman" w:hAnsi="Times New Roman"/>
                <w:bCs/>
                <w:iCs/>
              </w:rPr>
            </w:rPrChange>
          </w:rPr>
          <w:t>x</w:t>
        </w:r>
        <w:r w:rsidR="00C02ED4">
          <w:rPr>
            <w:rFonts w:ascii="Times New Roman" w:hAnsi="Times New Roman" w:hint="eastAsia"/>
            <w:bCs/>
            <w:iCs/>
          </w:rPr>
          <w:t xml:space="preserve"> = </w:t>
        </w:r>
      </w:ins>
      <w:ins w:id="920" w:author="zhengping jin" w:date="2024-08-08T10:20:00Z" w16du:dateUtc="2024-08-08T02:20:00Z">
        <w:r w:rsidR="00C02ED4" w:rsidRPr="00A44B59">
          <w:rPr>
            <w:rFonts w:ascii="Times New Roman" w:hAnsi="Times New Roman" w:hint="eastAsia"/>
            <w:bCs/>
            <w:iCs/>
          </w:rPr>
          <w:t>3937358</w:t>
        </w:r>
        <w:r w:rsidR="00C02ED4" w:rsidRPr="001A43C2">
          <w:rPr>
            <w:rFonts w:ascii="Times New Roman" w:hAnsi="Times New Roman" w:hint="eastAsia"/>
            <w:bCs/>
            <w:iCs/>
            <w:vertAlign w:val="superscript"/>
          </w:rPr>
          <w:t>1051877</w:t>
        </w:r>
        <w:r w:rsidR="00C02ED4">
          <w:rPr>
            <w:rFonts w:ascii="Times New Roman" w:hAnsi="Times New Roman" w:hint="eastAsia"/>
            <w:bCs/>
            <w:iCs/>
          </w:rPr>
          <w:t xml:space="preserve">, </w:t>
        </w:r>
        <w:r w:rsidR="00C02ED4">
          <w:rPr>
            <w:rFonts w:ascii="Times New Roman" w:hAnsi="Times New Roman" w:hint="eastAsia"/>
            <w:bCs/>
            <w:iCs/>
          </w:rPr>
          <w:t>因为</w:t>
        </w:r>
        <w:r w:rsidR="00C02ED4">
          <w:rPr>
            <w:rFonts w:ascii="Times New Roman" w:hAnsi="Times New Roman" w:hint="eastAsia"/>
            <w:bCs/>
            <w:iCs/>
          </w:rPr>
          <w:t xml:space="preserve"> </w:t>
        </w:r>
        <w:r w:rsidR="00C02ED4" w:rsidRPr="005B6C5D">
          <w:rPr>
            <w:rFonts w:ascii="Times New Roman" w:hAnsi="Times New Roman" w:hint="eastAsia"/>
            <w:bCs/>
          </w:rPr>
          <w:t>4088459</w:t>
        </w:r>
      </w:ins>
      <w:ins w:id="921" w:author="zhengping jin" w:date="2024-08-08T10:21:00Z" w16du:dateUtc="2024-08-08T02:21:00Z">
        <w:r w:rsidR="00C02ED4">
          <w:rPr>
            <w:rFonts w:ascii="Times New Roman" w:hAnsi="Times New Roman" w:hint="eastAsia"/>
            <w:bCs/>
          </w:rPr>
          <w:t xml:space="preserve"> = 2017</w:t>
        </w:r>
        <w:r w:rsidR="00C02ED4">
          <w:rPr>
            <w:rFonts w:ascii="Times New Roman" w:hAnsi="Times New Roman"/>
            <w:bCs/>
          </w:rPr>
          <w:sym w:font="Wingdings" w:char="F09E"/>
        </w:r>
        <w:r w:rsidR="00C02ED4">
          <w:rPr>
            <w:rFonts w:ascii="Times New Roman" w:hAnsi="Times New Roman" w:hint="eastAsia"/>
            <w:bCs/>
          </w:rPr>
          <w:t xml:space="preserve">2027, </w:t>
        </w:r>
        <w:r w:rsidR="00C02ED4">
          <w:rPr>
            <w:rFonts w:ascii="Times New Roman" w:hAnsi="Times New Roman" w:hint="eastAsia"/>
            <w:bCs/>
          </w:rPr>
          <w:t>所以计算</w:t>
        </w:r>
      </w:ins>
    </w:p>
    <w:p w14:paraId="4A3F1FD0" w14:textId="0382A340" w:rsidR="00E45220" w:rsidRDefault="00C02ED4" w:rsidP="00342265">
      <w:pPr>
        <w:snapToGrid w:val="0"/>
        <w:spacing w:line="360" w:lineRule="auto"/>
        <w:rPr>
          <w:ins w:id="922" w:author="zhengping jin" w:date="2024-08-08T10:22:00Z" w16du:dateUtc="2024-08-08T02:22:00Z"/>
          <w:rFonts w:ascii="Times New Roman" w:hAnsi="Times New Roman"/>
          <w:bCs/>
          <w:iCs/>
        </w:rPr>
      </w:pPr>
      <w:ins w:id="923" w:author="zhengping jin" w:date="2024-08-08T10:21:00Z" w16du:dateUtc="2024-08-08T02:21:00Z">
        <w:r w:rsidRPr="005B6C5D">
          <w:rPr>
            <w:rFonts w:ascii="Times New Roman" w:hAnsi="Times New Roman" w:hint="eastAsia"/>
            <w:bCs/>
            <w:i/>
          </w:rPr>
          <w:t>x</w:t>
        </w:r>
        <w:r>
          <w:rPr>
            <w:rFonts w:ascii="Times New Roman" w:hAnsi="Times New Roman" w:hint="eastAsia"/>
            <w:bCs/>
            <w:i/>
          </w:rPr>
          <w:t xml:space="preserve"> </w:t>
        </w:r>
      </w:ins>
      <w:ins w:id="924" w:author="zhengping jin" w:date="2024-08-08T10:22:00Z" w16du:dateUtc="2024-08-08T02:22:00Z">
        <w:r>
          <w:rPr>
            <w:rFonts w:ascii="Times New Roman" w:hAnsi="Times New Roman" w:hint="eastAsia"/>
            <w:bCs/>
            <w:iCs/>
          </w:rPr>
          <w:t xml:space="preserve">(mod </w:t>
        </w:r>
        <w:r w:rsidRPr="005B6C5D">
          <w:rPr>
            <w:rFonts w:ascii="Times New Roman" w:hAnsi="Times New Roman" w:cs="Times New Roman" w:hint="eastAsia"/>
            <w:bCs/>
          </w:rPr>
          <w:t>4088459</w:t>
        </w:r>
        <w:r>
          <w:rPr>
            <w:rFonts w:ascii="Times New Roman" w:hAnsi="Times New Roman" w:hint="eastAsia"/>
            <w:bCs/>
            <w:iCs/>
          </w:rPr>
          <w:t xml:space="preserve">) </w:t>
        </w:r>
        <w:r>
          <w:rPr>
            <w:rFonts w:ascii="Times New Roman" w:hAnsi="Times New Roman" w:hint="eastAsia"/>
            <w:bCs/>
            <w:iCs/>
          </w:rPr>
          <w:t>等价于求解同余方程组</w:t>
        </w:r>
      </w:ins>
    </w:p>
    <w:p w14:paraId="688C3EF4" w14:textId="141BFBE9" w:rsidR="00C02ED4" w:rsidRDefault="00000000">
      <w:pPr>
        <w:snapToGrid w:val="0"/>
        <w:spacing w:line="360" w:lineRule="auto"/>
        <w:jc w:val="center"/>
        <w:rPr>
          <w:ins w:id="925" w:author="zhengping jin" w:date="2024-08-08T10:25:00Z" w16du:dateUtc="2024-08-08T02:25:00Z"/>
          <w:rFonts w:ascii="Times New Roman" w:hAnsi="Times New Roman"/>
          <w:bCs/>
          <w:iCs/>
        </w:rPr>
        <w:pPrChange w:id="926" w:author="zhengping jin" w:date="2024-08-08T10:25:00Z" w16du:dateUtc="2024-08-08T02:25:00Z">
          <w:pPr>
            <w:snapToGrid w:val="0"/>
            <w:spacing w:line="360" w:lineRule="auto"/>
          </w:pPr>
        </w:pPrChange>
      </w:pPr>
      <m:oMath>
        <m:d>
          <m:dPr>
            <m:begChr m:val="{"/>
            <m:endChr m:val=""/>
            <m:ctrlPr>
              <w:ins w:id="927" w:author="zhengping jin" w:date="2024-08-08T10:23:00Z" w16du:dateUtc="2024-08-08T02:23:00Z">
                <w:rPr>
                  <w:rFonts w:ascii="Cambria Math" w:hAnsi="Cambria Math"/>
                  <w:bCs/>
                  <w:i/>
                  <w:iCs/>
                </w:rPr>
              </w:ins>
            </m:ctrlPr>
          </m:dPr>
          <m:e>
            <m:m>
              <m:mPr>
                <m:mcs>
                  <m:mc>
                    <m:mcPr>
                      <m:count m:val="1"/>
                      <m:mcJc m:val="center"/>
                    </m:mcPr>
                  </m:mc>
                </m:mcs>
                <m:ctrlPr>
                  <w:ins w:id="928" w:author="zhengping jin" w:date="2024-08-08T10:23:00Z" w16du:dateUtc="2024-08-08T02:23:00Z">
                    <w:rPr>
                      <w:rFonts w:ascii="Cambria Math" w:hAnsi="Cambria Math"/>
                      <w:bCs/>
                      <w:i/>
                      <w:iCs/>
                    </w:rPr>
                  </w:ins>
                </m:ctrlPr>
              </m:mPr>
              <m:mr>
                <m:e>
                  <m:r>
                    <w:ins w:id="929" w:author="zhengping jin" w:date="2024-08-08T10:23:00Z" w16du:dateUtc="2024-08-08T02:23:00Z">
                      <w:rPr>
                        <w:rFonts w:ascii="Cambria Math" w:hAnsi="Cambria Math" w:hint="eastAsia"/>
                      </w:rPr>
                      <m:t>x</m:t>
                    </w:ins>
                  </m:r>
                  <m:r>
                    <w:ins w:id="930" w:author="zhengping jin" w:date="2024-08-08T10:24:00Z" w16du:dateUtc="2024-08-08T02:24:00Z">
                      <w:rPr>
                        <w:rFonts w:ascii="Cambria Math" w:hAnsi="Cambria Math" w:cs="Lucida Sans Unicode"/>
                      </w:rPr>
                      <m:t>≡</m:t>
                    </w:ins>
                  </m:r>
                  <m:r>
                    <w:ins w:id="931" w:author="zhengping jin" w:date="2024-08-08T10:24:00Z" w16du:dateUtc="2024-08-08T02:24:00Z">
                      <w:rPr>
                        <w:rFonts w:ascii="Cambria Math" w:hAnsi="Cambria Math"/>
                      </w:rPr>
                      <m:t xml:space="preserve"> </m:t>
                    </w:ins>
                  </m:r>
                  <m:sSub>
                    <m:sSubPr>
                      <m:ctrlPr>
                        <w:ins w:id="932" w:author="zhengping jin" w:date="2024-08-08T10:24:00Z" w16du:dateUtc="2024-08-08T02:24:00Z">
                          <w:rPr>
                            <w:rFonts w:ascii="Cambria Math" w:hAnsi="Cambria Math"/>
                            <w:bCs/>
                            <w:i/>
                            <w:iCs/>
                          </w:rPr>
                        </w:ins>
                      </m:ctrlPr>
                    </m:sSubPr>
                    <m:e>
                      <m:r>
                        <w:ins w:id="933" w:author="zhengping jin" w:date="2024-08-08T10:24:00Z" w16du:dateUtc="2024-08-08T02:24:00Z">
                          <w:rPr>
                            <w:rFonts w:ascii="Cambria Math" w:hAnsi="Cambria Math"/>
                          </w:rPr>
                          <m:t>b</m:t>
                        </w:ins>
                      </m:r>
                    </m:e>
                    <m:sub>
                      <m:r>
                        <w:ins w:id="934" w:author="zhengping jin" w:date="2024-08-08T10:24:00Z" w16du:dateUtc="2024-08-08T02:24:00Z">
                          <w:rPr>
                            <w:rFonts w:ascii="Cambria Math" w:hAnsi="Cambria Math"/>
                          </w:rPr>
                          <m:t>1</m:t>
                        </w:ins>
                      </m:r>
                    </m:sub>
                  </m:sSub>
                  <m:r>
                    <w:ins w:id="935" w:author="zhengping jin" w:date="2024-08-08T10:24:00Z" w16du:dateUtc="2024-08-08T02:24:00Z">
                      <w:rPr>
                        <w:rFonts w:ascii="Cambria Math" w:hAnsi="Cambria Math"/>
                      </w:rPr>
                      <m:t>(mod 2017)</m:t>
                    </w:ins>
                  </m:r>
                </m:e>
              </m:mr>
              <m:mr>
                <m:e>
                  <m:r>
                    <w:ins w:id="936" w:author="zhengping jin" w:date="2024-08-08T10:24:00Z" w16du:dateUtc="2024-08-08T02:24:00Z">
                      <w:rPr>
                        <w:rFonts w:ascii="Cambria Math" w:hAnsi="Cambria Math" w:hint="eastAsia"/>
                      </w:rPr>
                      <m:t>x</m:t>
                    </w:ins>
                  </m:r>
                  <m:r>
                    <w:ins w:id="937" w:author="zhengping jin" w:date="2024-08-08T10:24:00Z" w16du:dateUtc="2024-08-08T02:24:00Z">
                      <w:rPr>
                        <w:rFonts w:ascii="Cambria Math" w:hAnsi="Cambria Math" w:cs="Lucida Sans Unicode"/>
                      </w:rPr>
                      <m:t>≡</m:t>
                    </w:ins>
                  </m:r>
                  <m:r>
                    <w:ins w:id="938" w:author="zhengping jin" w:date="2024-08-08T10:24:00Z" w16du:dateUtc="2024-08-08T02:24:00Z">
                      <w:rPr>
                        <w:rFonts w:ascii="Cambria Math" w:hAnsi="Cambria Math"/>
                      </w:rPr>
                      <m:t xml:space="preserve"> </m:t>
                    </w:ins>
                  </m:r>
                  <m:sSub>
                    <m:sSubPr>
                      <m:ctrlPr>
                        <w:ins w:id="939" w:author="zhengping jin" w:date="2024-08-08T10:24:00Z" w16du:dateUtc="2024-08-08T02:24:00Z">
                          <w:rPr>
                            <w:rFonts w:ascii="Cambria Math" w:hAnsi="Cambria Math"/>
                            <w:bCs/>
                            <w:i/>
                            <w:iCs/>
                          </w:rPr>
                        </w:ins>
                      </m:ctrlPr>
                    </m:sSubPr>
                    <m:e>
                      <m:r>
                        <w:ins w:id="940" w:author="zhengping jin" w:date="2024-08-08T10:24:00Z" w16du:dateUtc="2024-08-08T02:24:00Z">
                          <w:rPr>
                            <w:rFonts w:ascii="Cambria Math" w:hAnsi="Cambria Math"/>
                          </w:rPr>
                          <m:t>b</m:t>
                        </w:ins>
                      </m:r>
                    </m:e>
                    <m:sub>
                      <m:r>
                        <w:ins w:id="941" w:author="zhengping jin" w:date="2024-08-08T10:24:00Z" w16du:dateUtc="2024-08-08T02:24:00Z">
                          <w:rPr>
                            <w:rFonts w:ascii="Cambria Math" w:hAnsi="Cambria Math"/>
                          </w:rPr>
                          <m:t>2</m:t>
                        </w:ins>
                      </m:r>
                    </m:sub>
                  </m:sSub>
                  <m:r>
                    <w:ins w:id="942" w:author="zhengping jin" w:date="2024-08-08T10:24:00Z" w16du:dateUtc="2024-08-08T02:24:00Z">
                      <w:rPr>
                        <w:rFonts w:ascii="Cambria Math" w:hAnsi="Cambria Math"/>
                      </w:rPr>
                      <m:t>(mod 2027)</m:t>
                    </w:ins>
                  </m:r>
                </m:e>
              </m:mr>
            </m:m>
          </m:e>
        </m:d>
      </m:oMath>
      <w:ins w:id="943" w:author="zhengping jin" w:date="2024-08-08T10:24:00Z" w16du:dateUtc="2024-08-08T02:24:00Z">
        <w:r w:rsidR="00C02ED4">
          <w:rPr>
            <w:rFonts w:ascii="Times New Roman" w:hAnsi="Times New Roman" w:hint="eastAsia"/>
            <w:bCs/>
            <w:iCs/>
          </w:rPr>
          <w:t>.</w:t>
        </w:r>
      </w:ins>
    </w:p>
    <w:p w14:paraId="5A3DA749" w14:textId="0AABFD33" w:rsidR="00C02ED4" w:rsidRDefault="00C02ED4">
      <w:pPr>
        <w:snapToGrid w:val="0"/>
        <w:spacing w:line="360" w:lineRule="auto"/>
        <w:ind w:firstLineChars="202" w:firstLine="424"/>
        <w:rPr>
          <w:ins w:id="944" w:author="zhengping jin" w:date="2024-08-08T10:38:00Z" w16du:dateUtc="2024-08-08T02:38:00Z"/>
          <w:rFonts w:ascii="Times New Roman" w:hAnsi="Times New Roman"/>
          <w:bCs/>
          <w:iCs/>
        </w:rPr>
        <w:pPrChange w:id="945" w:author="zhengping jin" w:date="2024-08-08T12:05:00Z" w16du:dateUtc="2024-08-08T04:05:00Z">
          <w:pPr>
            <w:snapToGrid w:val="0"/>
            <w:spacing w:line="360" w:lineRule="auto"/>
          </w:pPr>
        </w:pPrChange>
      </w:pPr>
      <w:ins w:id="946" w:author="zhengping jin" w:date="2024-08-08T10:25:00Z" w16du:dateUtc="2024-08-08T02:25:00Z">
        <w:r>
          <w:rPr>
            <w:rFonts w:ascii="Times New Roman" w:hAnsi="Times New Roman" w:hint="eastAsia"/>
            <w:bCs/>
            <w:iCs/>
          </w:rPr>
          <w:t>由</w:t>
        </w:r>
      </w:ins>
      <w:ins w:id="947" w:author="zhengping jin" w:date="2024-08-08T10:29:00Z" w16du:dateUtc="2024-08-08T02:29:00Z">
        <w:r w:rsidR="003A2B98">
          <w:rPr>
            <w:rFonts w:ascii="Times New Roman" w:hAnsi="Times New Roman" w:hint="eastAsia"/>
            <w:bCs/>
            <w:iCs/>
          </w:rPr>
          <w:t>同余性质</w:t>
        </w:r>
      </w:ins>
      <w:ins w:id="948" w:author="zhengping jin" w:date="2024-08-08T10:30:00Z" w16du:dateUtc="2024-08-08T02:30:00Z">
        <w:r w:rsidR="003A2B98">
          <w:rPr>
            <w:rFonts w:ascii="Times New Roman" w:hAnsi="Times New Roman" w:hint="eastAsia"/>
            <w:bCs/>
            <w:iCs/>
          </w:rPr>
          <w:t>、费马小定理和</w:t>
        </w:r>
      </w:ins>
      <w:proofErr w:type="gramStart"/>
      <w:ins w:id="949" w:author="zhengping jin" w:date="2024-08-08T10:25:00Z" w16du:dateUtc="2024-08-08T02:25:00Z">
        <w:r>
          <w:rPr>
            <w:rFonts w:ascii="Times New Roman" w:hAnsi="Times New Roman" w:hint="eastAsia"/>
            <w:bCs/>
            <w:iCs/>
          </w:rPr>
          <w:t>模重复平方计算</w:t>
        </w:r>
        <w:proofErr w:type="gramEnd"/>
        <w:r>
          <w:rPr>
            <w:rFonts w:ascii="Times New Roman" w:hAnsi="Times New Roman" w:hint="eastAsia"/>
            <w:bCs/>
            <w:iCs/>
          </w:rPr>
          <w:t>法得</w:t>
        </w:r>
        <w:r>
          <w:rPr>
            <w:rFonts w:ascii="Times New Roman" w:hAnsi="Times New Roman" w:hint="eastAsia"/>
            <w:bCs/>
            <w:iCs/>
          </w:rPr>
          <w:t xml:space="preserve">, </w:t>
        </w:r>
        <w:r w:rsidRPr="00C02ED4">
          <w:rPr>
            <w:rFonts w:ascii="Times New Roman" w:hAnsi="Times New Roman"/>
            <w:bCs/>
            <w:i/>
            <w:rPrChange w:id="950" w:author="zhengping jin" w:date="2024-08-08T10:26:00Z" w16du:dateUtc="2024-08-08T02:26:00Z">
              <w:rPr>
                <w:rFonts w:ascii="Times New Roman" w:hAnsi="Times New Roman"/>
                <w:bCs/>
                <w:iCs/>
              </w:rPr>
            </w:rPrChange>
          </w:rPr>
          <w:t>b</w:t>
        </w:r>
        <w:r w:rsidRPr="00C02ED4">
          <w:rPr>
            <w:rFonts w:ascii="Times New Roman" w:hAnsi="Times New Roman"/>
            <w:bCs/>
            <w:iCs/>
            <w:vertAlign w:val="subscript"/>
            <w:rPrChange w:id="951" w:author="zhengping jin" w:date="2024-08-08T10:26:00Z" w16du:dateUtc="2024-08-08T02:26:00Z">
              <w:rPr>
                <w:rFonts w:ascii="Times New Roman" w:hAnsi="Times New Roman"/>
                <w:bCs/>
                <w:iCs/>
              </w:rPr>
            </w:rPrChange>
          </w:rPr>
          <w:t>1</w:t>
        </w:r>
        <w:r>
          <w:rPr>
            <w:rFonts w:ascii="Lucida Sans Unicode" w:hAnsi="Lucida Sans Unicode" w:cs="Lucida Sans Unicode"/>
            <w:bCs/>
            <w:iCs/>
          </w:rPr>
          <w:t>≡</w:t>
        </w:r>
      </w:ins>
      <w:ins w:id="952" w:author="zhengping jin" w:date="2024-08-08T10:26:00Z" w16du:dateUtc="2024-08-08T02:26:00Z">
        <w:r w:rsidRPr="00A44B59">
          <w:rPr>
            <w:rFonts w:ascii="Times New Roman" w:hAnsi="Times New Roman" w:hint="eastAsia"/>
            <w:bCs/>
            <w:iCs/>
          </w:rPr>
          <w:t>3937358</w:t>
        </w:r>
        <w:r w:rsidRPr="001A43C2">
          <w:rPr>
            <w:rFonts w:ascii="Times New Roman" w:hAnsi="Times New Roman" w:hint="eastAsia"/>
            <w:bCs/>
            <w:iCs/>
            <w:vertAlign w:val="superscript"/>
          </w:rPr>
          <w:t>1051877</w:t>
        </w:r>
        <w:r>
          <w:rPr>
            <w:rFonts w:ascii="Lucida Sans Unicode" w:hAnsi="Lucida Sans Unicode" w:cs="Lucida Sans Unicode"/>
            <w:bCs/>
            <w:iCs/>
          </w:rPr>
          <w:t>≡</w:t>
        </w:r>
      </w:ins>
      <w:ins w:id="953" w:author="zhengping jin" w:date="2024-08-08T10:29:00Z" w16du:dateUtc="2024-08-08T02:29:00Z">
        <w:r w:rsidRPr="00C02ED4">
          <w:rPr>
            <w:rFonts w:ascii="Times New Roman" w:hAnsi="Times New Roman"/>
            <w:bCs/>
            <w:iCs/>
            <w:rPrChange w:id="954" w:author="zhengping jin" w:date="2024-08-08T10:29:00Z" w16du:dateUtc="2024-08-08T02:29:00Z">
              <w:rPr>
                <w:rFonts w:ascii="Lucida Sans Unicode" w:hAnsi="Lucida Sans Unicode" w:cs="Lucida Sans Unicode"/>
                <w:bCs/>
                <w:iCs/>
              </w:rPr>
            </w:rPrChange>
          </w:rPr>
          <w:t>174</w:t>
        </w:r>
      </w:ins>
      <w:ins w:id="955" w:author="zhengping jin" w:date="2024-08-08T10:31:00Z" w16du:dateUtc="2024-08-08T02:31:00Z">
        <w:r w:rsidR="003A2B98" w:rsidRPr="003A2B98">
          <w:rPr>
            <w:rFonts w:ascii="Times New Roman" w:hAnsi="Times New Roman"/>
            <w:bCs/>
            <w:iCs/>
            <w:vertAlign w:val="superscript"/>
            <w:rPrChange w:id="956" w:author="zhengping jin" w:date="2024-08-08T10:32:00Z" w16du:dateUtc="2024-08-08T02:32:00Z">
              <w:rPr>
                <w:rFonts w:ascii="Times New Roman" w:hAnsi="Times New Roman"/>
                <w:bCs/>
                <w:iCs/>
              </w:rPr>
            </w:rPrChange>
          </w:rPr>
          <w:t>1541</w:t>
        </w:r>
      </w:ins>
      <w:ins w:id="957" w:author="zhengping jin" w:date="2024-08-08T10:32:00Z" w16du:dateUtc="2024-08-08T02:32:00Z">
        <w:r w:rsidR="003A2B98">
          <w:rPr>
            <w:rFonts w:ascii="Lucida Sans Unicode" w:hAnsi="Lucida Sans Unicode" w:cs="Lucida Sans Unicode"/>
            <w:bCs/>
            <w:iCs/>
          </w:rPr>
          <w:t>≡</w:t>
        </w:r>
      </w:ins>
      <w:ins w:id="958" w:author="zhengping jin" w:date="2024-08-08T10:33:00Z" w16du:dateUtc="2024-08-08T02:33:00Z">
        <w:r w:rsidR="00CE7325">
          <w:rPr>
            <w:rFonts w:ascii="Times New Roman" w:hAnsi="Times New Roman" w:hint="eastAsia"/>
            <w:bCs/>
            <w:iCs/>
          </w:rPr>
          <w:t xml:space="preserve">1771 (mod 2017) </w:t>
        </w:r>
        <w:r w:rsidR="00CE7325">
          <w:rPr>
            <w:rFonts w:ascii="Times New Roman" w:hAnsi="Times New Roman" w:hint="eastAsia"/>
            <w:bCs/>
            <w:iCs/>
          </w:rPr>
          <w:t>和</w:t>
        </w:r>
        <w:r w:rsidR="00CE7325">
          <w:rPr>
            <w:rFonts w:ascii="Times New Roman" w:hAnsi="Times New Roman" w:hint="eastAsia"/>
            <w:bCs/>
            <w:iCs/>
          </w:rPr>
          <w:t xml:space="preserve"> </w:t>
        </w:r>
      </w:ins>
      <w:ins w:id="959" w:author="zhengping jin" w:date="2024-08-08T10:34:00Z" w16du:dateUtc="2024-08-08T02:34:00Z">
        <w:r w:rsidR="00CE7325" w:rsidRPr="005B6C5D">
          <w:rPr>
            <w:rFonts w:ascii="Times New Roman" w:hAnsi="Times New Roman" w:hint="eastAsia"/>
            <w:bCs/>
            <w:i/>
          </w:rPr>
          <w:t>b</w:t>
        </w:r>
        <w:r w:rsidR="00CE7325">
          <w:rPr>
            <w:rFonts w:ascii="Times New Roman" w:hAnsi="Times New Roman" w:hint="eastAsia"/>
            <w:bCs/>
            <w:iCs/>
            <w:vertAlign w:val="subscript"/>
          </w:rPr>
          <w:t>2</w:t>
        </w:r>
        <w:r w:rsidR="00CE7325">
          <w:rPr>
            <w:rFonts w:ascii="Lucida Sans Unicode" w:hAnsi="Lucida Sans Unicode" w:cs="Lucida Sans Unicode"/>
            <w:bCs/>
            <w:iCs/>
          </w:rPr>
          <w:t>≡</w:t>
        </w:r>
        <w:r w:rsidR="00CE7325" w:rsidRPr="00A44B59">
          <w:rPr>
            <w:rFonts w:ascii="Times New Roman" w:hAnsi="Times New Roman" w:hint="eastAsia"/>
            <w:bCs/>
            <w:iCs/>
          </w:rPr>
          <w:t>3937358</w:t>
        </w:r>
        <w:r w:rsidR="00CE7325" w:rsidRPr="001A43C2">
          <w:rPr>
            <w:rFonts w:ascii="Times New Roman" w:hAnsi="Times New Roman" w:hint="eastAsia"/>
            <w:bCs/>
            <w:iCs/>
            <w:vertAlign w:val="superscript"/>
          </w:rPr>
          <w:t>1051877</w:t>
        </w:r>
        <w:r w:rsidR="00CE7325">
          <w:rPr>
            <w:rFonts w:ascii="Lucida Sans Unicode" w:hAnsi="Lucida Sans Unicode" w:cs="Lucida Sans Unicode"/>
            <w:bCs/>
            <w:iCs/>
          </w:rPr>
          <w:t>≡</w:t>
        </w:r>
      </w:ins>
      <w:ins w:id="960" w:author="zhengping jin" w:date="2024-08-08T10:35:00Z" w16du:dateUtc="2024-08-08T02:35:00Z">
        <w:r w:rsidR="00CE7325">
          <w:rPr>
            <w:rFonts w:ascii="Times New Roman" w:hAnsi="Times New Roman" w:hint="eastAsia"/>
            <w:bCs/>
            <w:iCs/>
          </w:rPr>
          <w:t>924</w:t>
        </w:r>
      </w:ins>
      <w:ins w:id="961" w:author="zhengping jin" w:date="2024-08-08T10:36:00Z" w16du:dateUtc="2024-08-08T02:36:00Z">
        <w:r w:rsidR="00CE7325">
          <w:rPr>
            <w:rFonts w:ascii="Times New Roman" w:hAnsi="Times New Roman" w:hint="eastAsia"/>
            <w:bCs/>
            <w:iCs/>
            <w:vertAlign w:val="superscript"/>
          </w:rPr>
          <w:t>383</w:t>
        </w:r>
      </w:ins>
      <w:ins w:id="962" w:author="zhengping jin" w:date="2024-08-08T10:34:00Z" w16du:dateUtc="2024-08-08T02:34:00Z">
        <w:r w:rsidR="00CE7325">
          <w:rPr>
            <w:rFonts w:ascii="Lucida Sans Unicode" w:hAnsi="Lucida Sans Unicode" w:cs="Lucida Sans Unicode"/>
            <w:bCs/>
            <w:iCs/>
          </w:rPr>
          <w:t>≡</w:t>
        </w:r>
      </w:ins>
      <w:ins w:id="963" w:author="zhengping jin" w:date="2024-08-08T10:38:00Z" w16du:dateUtc="2024-08-08T02:38:00Z">
        <w:r w:rsidR="00CE7325">
          <w:rPr>
            <w:rFonts w:ascii="Times New Roman" w:hAnsi="Times New Roman" w:hint="eastAsia"/>
            <w:bCs/>
            <w:iCs/>
          </w:rPr>
          <w:t>641</w:t>
        </w:r>
      </w:ins>
      <w:ins w:id="964" w:author="zhengping jin" w:date="2024-08-08T10:34:00Z" w16du:dateUtc="2024-08-08T02:34:00Z">
        <w:r w:rsidR="00CE7325">
          <w:rPr>
            <w:rFonts w:ascii="Times New Roman" w:hAnsi="Times New Roman" w:hint="eastAsia"/>
            <w:bCs/>
            <w:iCs/>
          </w:rPr>
          <w:t xml:space="preserve"> (mod 2027)</w:t>
        </w:r>
      </w:ins>
      <w:ins w:id="965" w:author="zhengping jin" w:date="2024-08-08T10:38:00Z" w16du:dateUtc="2024-08-08T02:38:00Z">
        <w:r w:rsidR="00CE7325">
          <w:rPr>
            <w:rFonts w:ascii="Times New Roman" w:hAnsi="Times New Roman" w:hint="eastAsia"/>
            <w:bCs/>
            <w:iCs/>
          </w:rPr>
          <w:t xml:space="preserve">. </w:t>
        </w:r>
      </w:ins>
    </w:p>
    <w:p w14:paraId="0D5B983C" w14:textId="534CCC62" w:rsidR="00CE7325" w:rsidRDefault="00B77006" w:rsidP="002864F8">
      <w:pPr>
        <w:snapToGrid w:val="0"/>
        <w:spacing w:line="360" w:lineRule="auto"/>
        <w:ind w:firstLineChars="202" w:firstLine="424"/>
        <w:rPr>
          <w:ins w:id="966" w:author="zhengping jin" w:date="2024-08-08T12:05:00Z" w16du:dateUtc="2024-08-08T04:05:00Z"/>
          <w:rFonts w:ascii="Times New Roman" w:hAnsi="Times New Roman"/>
          <w:bCs/>
          <w:iCs/>
        </w:rPr>
      </w:pPr>
      <w:ins w:id="967" w:author="zhengping jin" w:date="2024-08-08T10:40:00Z" w16du:dateUtc="2024-08-08T02:40:00Z">
        <w:r>
          <w:rPr>
            <w:rFonts w:ascii="Times New Roman" w:hAnsi="Times New Roman" w:hint="eastAsia"/>
            <w:bCs/>
            <w:iCs/>
          </w:rPr>
          <w:t>根据</w:t>
        </w:r>
      </w:ins>
      <w:ins w:id="968" w:author="zhengping jin" w:date="2024-08-08T10:39:00Z" w16du:dateUtc="2024-08-08T02:39:00Z">
        <w:r w:rsidR="00CE7325">
          <w:rPr>
            <w:rFonts w:ascii="Times New Roman" w:hAnsi="Times New Roman" w:hint="eastAsia"/>
            <w:bCs/>
            <w:iCs/>
          </w:rPr>
          <w:t>中国剩余定理</w:t>
        </w:r>
        <w:r w:rsidR="00CE7325">
          <w:rPr>
            <w:rFonts w:ascii="Times New Roman" w:hAnsi="Times New Roman" w:hint="eastAsia"/>
            <w:bCs/>
            <w:iCs/>
          </w:rPr>
          <w:t xml:space="preserve">, </w:t>
        </w:r>
      </w:ins>
      <w:ins w:id="969" w:author="zhengping jin" w:date="2024-08-08T10:41:00Z" w16du:dateUtc="2024-08-08T02:41:00Z">
        <w:r>
          <w:rPr>
            <w:rFonts w:ascii="Times New Roman" w:hAnsi="Times New Roman" w:hint="eastAsia"/>
            <w:bCs/>
            <w:iCs/>
          </w:rPr>
          <w:t>先</w:t>
        </w:r>
      </w:ins>
      <w:ins w:id="970" w:author="zhengping jin" w:date="2024-08-08T10:40:00Z" w16du:dateUtc="2024-08-08T02:40:00Z">
        <w:r>
          <w:rPr>
            <w:rFonts w:ascii="Times New Roman" w:hAnsi="Times New Roman" w:hint="eastAsia"/>
            <w:bCs/>
            <w:iCs/>
          </w:rPr>
          <w:t>分别求出</w:t>
        </w:r>
      </w:ins>
      <w:ins w:id="971" w:author="zhengping jin" w:date="2024-08-08T10:43:00Z" w16du:dateUtc="2024-08-08T02:43:00Z">
        <w:r>
          <w:rPr>
            <w:rFonts w:ascii="Times New Roman" w:hAnsi="Times New Roman" w:hint="eastAsia"/>
            <w:bCs/>
            <w:iCs/>
          </w:rPr>
          <w:t xml:space="preserve"> </w:t>
        </w:r>
        <w:r w:rsidRPr="00B77006">
          <w:rPr>
            <w:rFonts w:ascii="Times New Roman" w:hAnsi="Times New Roman"/>
            <w:bCs/>
            <w:i/>
            <w:rPrChange w:id="972" w:author="zhengping jin" w:date="2024-08-08T10:44:00Z" w16du:dateUtc="2024-08-08T02:44:00Z">
              <w:rPr>
                <w:rFonts w:ascii="Times New Roman" w:hAnsi="Times New Roman"/>
                <w:bCs/>
                <w:iCs/>
              </w:rPr>
            </w:rPrChange>
          </w:rPr>
          <w:t>q</w:t>
        </w:r>
      </w:ins>
      <w:ins w:id="973" w:author="zhengping jin" w:date="2024-08-08T10:44:00Z" w16du:dateUtc="2024-08-08T02:44:00Z">
        <w:r w:rsidRPr="00B77006">
          <w:rPr>
            <w:rFonts w:ascii="Times New Roman" w:hAnsi="Times New Roman"/>
            <w:bCs/>
            <w:i/>
            <w:rPrChange w:id="974" w:author="zhengping jin" w:date="2024-08-08T10:44:00Z" w16du:dateUtc="2024-08-08T02:44:00Z">
              <w:rPr>
                <w:rFonts w:ascii="Times New Roman" w:hAnsi="Times New Roman"/>
                <w:bCs/>
                <w:iCs/>
              </w:rPr>
            </w:rPrChange>
          </w:rPr>
          <w:t>q</w:t>
        </w:r>
        <w:r>
          <w:rPr>
            <w:rFonts w:ascii="Times New Roman" w:hAnsi="Times New Roman" w:hint="eastAsia"/>
            <w:bCs/>
            <w:iCs/>
          </w:rPr>
          <w:t>'</w:t>
        </w:r>
        <w:r>
          <w:rPr>
            <w:rFonts w:ascii="Lucida Sans Unicode" w:hAnsi="Lucida Sans Unicode" w:cs="Lucida Sans Unicode"/>
            <w:bCs/>
            <w:iCs/>
          </w:rPr>
          <w:t>≡</w:t>
        </w:r>
        <w:r>
          <w:rPr>
            <w:rFonts w:ascii="Times New Roman" w:hAnsi="Times New Roman" w:hint="eastAsia"/>
            <w:bCs/>
            <w:iCs/>
          </w:rPr>
          <w:t xml:space="preserve">1 (mod </w:t>
        </w:r>
        <w:r w:rsidRPr="00B77006">
          <w:rPr>
            <w:rFonts w:ascii="Times New Roman" w:hAnsi="Times New Roman"/>
            <w:bCs/>
            <w:i/>
            <w:rPrChange w:id="975" w:author="zhengping jin" w:date="2024-08-08T10:45:00Z" w16du:dateUtc="2024-08-08T02:45:00Z">
              <w:rPr>
                <w:rFonts w:ascii="Times New Roman" w:hAnsi="Times New Roman"/>
                <w:bCs/>
                <w:iCs/>
              </w:rPr>
            </w:rPrChange>
          </w:rPr>
          <w:t>p</w:t>
        </w:r>
        <w:r>
          <w:rPr>
            <w:rFonts w:ascii="Times New Roman" w:hAnsi="Times New Roman" w:hint="eastAsia"/>
            <w:bCs/>
            <w:iCs/>
          </w:rPr>
          <w:t>)</w:t>
        </w:r>
      </w:ins>
      <w:ins w:id="976" w:author="zhengping jin" w:date="2024-08-08T10:45:00Z" w16du:dateUtc="2024-08-08T02:45:00Z">
        <w:r>
          <w:rPr>
            <w:rFonts w:ascii="Times New Roman" w:hAnsi="Times New Roman" w:hint="eastAsia"/>
            <w:bCs/>
            <w:iCs/>
          </w:rPr>
          <w:t xml:space="preserve"> </w:t>
        </w:r>
        <w:r>
          <w:rPr>
            <w:rFonts w:ascii="Times New Roman" w:hAnsi="Times New Roman" w:hint="eastAsia"/>
            <w:bCs/>
            <w:iCs/>
          </w:rPr>
          <w:t>和</w:t>
        </w:r>
        <w:r w:rsidRPr="00B77006">
          <w:rPr>
            <w:rFonts w:ascii="Times New Roman" w:hAnsi="Times New Roman"/>
            <w:bCs/>
            <w:i/>
            <w:rPrChange w:id="977" w:author="zhengping jin" w:date="2024-08-08T10:45:00Z" w16du:dateUtc="2024-08-08T02:45:00Z">
              <w:rPr>
                <w:rFonts w:ascii="Times New Roman" w:hAnsi="Times New Roman"/>
                <w:bCs/>
                <w:iCs/>
              </w:rPr>
            </w:rPrChange>
          </w:rPr>
          <w:t>pp</w:t>
        </w:r>
        <w:r>
          <w:rPr>
            <w:rFonts w:ascii="Times New Roman" w:hAnsi="Times New Roman" w:hint="eastAsia"/>
            <w:bCs/>
            <w:iCs/>
          </w:rPr>
          <w:t>'</w:t>
        </w:r>
        <w:r>
          <w:rPr>
            <w:rFonts w:ascii="Lucida Sans Unicode" w:hAnsi="Lucida Sans Unicode" w:cs="Lucida Sans Unicode"/>
            <w:bCs/>
            <w:iCs/>
          </w:rPr>
          <w:t>≡</w:t>
        </w:r>
        <w:r>
          <w:rPr>
            <w:rFonts w:ascii="Times New Roman" w:hAnsi="Times New Roman" w:hint="eastAsia"/>
            <w:bCs/>
            <w:iCs/>
          </w:rPr>
          <w:t xml:space="preserve">1 (mod </w:t>
        </w:r>
        <w:r>
          <w:rPr>
            <w:rFonts w:ascii="Times New Roman" w:hAnsi="Times New Roman" w:hint="eastAsia"/>
            <w:bCs/>
            <w:i/>
          </w:rPr>
          <w:t>q</w:t>
        </w:r>
        <w:r>
          <w:rPr>
            <w:rFonts w:ascii="Times New Roman" w:hAnsi="Times New Roman" w:hint="eastAsia"/>
            <w:bCs/>
            <w:iCs/>
          </w:rPr>
          <w:t xml:space="preserve">), </w:t>
        </w:r>
        <w:r>
          <w:rPr>
            <w:rFonts w:ascii="Times New Roman" w:hAnsi="Times New Roman" w:hint="eastAsia"/>
            <w:bCs/>
            <w:iCs/>
          </w:rPr>
          <w:t>即</w:t>
        </w:r>
      </w:ins>
      <w:ins w:id="978" w:author="zhengping jin" w:date="2024-08-08T10:46:00Z" w16du:dateUtc="2024-08-08T02:46:00Z">
        <w:r w:rsidRPr="00B77006">
          <w:rPr>
            <w:rFonts w:ascii="Times New Roman" w:hAnsi="Times New Roman"/>
            <w:bCs/>
            <w:iCs/>
            <w:rPrChange w:id="979" w:author="zhengping jin" w:date="2024-08-08T10:48:00Z" w16du:dateUtc="2024-08-08T02:48:00Z">
              <w:rPr>
                <w:rFonts w:ascii="Times New Roman" w:hAnsi="Times New Roman"/>
                <w:bCs/>
                <w:i/>
              </w:rPr>
            </w:rPrChange>
          </w:rPr>
          <w:t>2027</w:t>
        </w:r>
      </w:ins>
      <w:ins w:id="980" w:author="zhengping jin" w:date="2024-08-08T10:45:00Z" w16du:dateUtc="2024-08-08T02:45:00Z">
        <w:r w:rsidRPr="005B6C5D">
          <w:rPr>
            <w:rFonts w:ascii="Times New Roman" w:hAnsi="Times New Roman" w:hint="eastAsia"/>
            <w:bCs/>
            <w:i/>
          </w:rPr>
          <w:t>q</w:t>
        </w:r>
        <w:r>
          <w:rPr>
            <w:rFonts w:ascii="Times New Roman" w:hAnsi="Times New Roman" w:hint="eastAsia"/>
            <w:bCs/>
            <w:iCs/>
          </w:rPr>
          <w:t>'</w:t>
        </w:r>
        <w:r>
          <w:rPr>
            <w:rFonts w:ascii="Lucida Sans Unicode" w:hAnsi="Lucida Sans Unicode" w:cs="Lucida Sans Unicode"/>
            <w:bCs/>
            <w:iCs/>
          </w:rPr>
          <w:t>≡</w:t>
        </w:r>
        <w:r>
          <w:rPr>
            <w:rFonts w:ascii="Times New Roman" w:hAnsi="Times New Roman" w:hint="eastAsia"/>
            <w:bCs/>
            <w:iCs/>
          </w:rPr>
          <w:t xml:space="preserve">1 (mod </w:t>
        </w:r>
      </w:ins>
      <w:ins w:id="981" w:author="zhengping jin" w:date="2024-08-08T10:46:00Z" w16du:dateUtc="2024-08-08T02:46:00Z">
        <w:r w:rsidRPr="00B77006">
          <w:rPr>
            <w:rFonts w:ascii="Times New Roman" w:hAnsi="Times New Roman"/>
            <w:bCs/>
            <w:iCs/>
            <w:rPrChange w:id="982" w:author="zhengping jin" w:date="2024-08-08T10:48:00Z" w16du:dateUtc="2024-08-08T02:48:00Z">
              <w:rPr>
                <w:rFonts w:ascii="Times New Roman" w:hAnsi="Times New Roman"/>
                <w:bCs/>
                <w:i/>
              </w:rPr>
            </w:rPrChange>
          </w:rPr>
          <w:t>2017</w:t>
        </w:r>
      </w:ins>
      <w:ins w:id="983" w:author="zhengping jin" w:date="2024-08-08T10:45:00Z" w16du:dateUtc="2024-08-08T02:45:00Z">
        <w:r>
          <w:rPr>
            <w:rFonts w:ascii="Times New Roman" w:hAnsi="Times New Roman" w:hint="eastAsia"/>
            <w:bCs/>
            <w:iCs/>
          </w:rPr>
          <w:t xml:space="preserve">) </w:t>
        </w:r>
        <w:r>
          <w:rPr>
            <w:rFonts w:ascii="Times New Roman" w:hAnsi="Times New Roman" w:hint="eastAsia"/>
            <w:bCs/>
            <w:iCs/>
          </w:rPr>
          <w:t>和</w:t>
        </w:r>
      </w:ins>
      <w:ins w:id="984" w:author="zhengping jin" w:date="2024-08-08T10:46:00Z" w16du:dateUtc="2024-08-08T02:46:00Z">
        <w:r w:rsidRPr="00B77006">
          <w:rPr>
            <w:rFonts w:ascii="Times New Roman" w:hAnsi="Times New Roman"/>
            <w:bCs/>
            <w:iCs/>
            <w:rPrChange w:id="985" w:author="zhengping jin" w:date="2024-08-08T10:49:00Z" w16du:dateUtc="2024-08-08T02:49:00Z">
              <w:rPr>
                <w:rFonts w:ascii="Times New Roman" w:hAnsi="Times New Roman"/>
                <w:bCs/>
                <w:i/>
              </w:rPr>
            </w:rPrChange>
          </w:rPr>
          <w:t>2017</w:t>
        </w:r>
      </w:ins>
      <w:ins w:id="986" w:author="zhengping jin" w:date="2024-08-08T10:45:00Z" w16du:dateUtc="2024-08-08T02:45:00Z">
        <w:r w:rsidRPr="005B6C5D">
          <w:rPr>
            <w:rFonts w:ascii="Times New Roman" w:hAnsi="Times New Roman" w:hint="eastAsia"/>
            <w:bCs/>
            <w:i/>
          </w:rPr>
          <w:t>p</w:t>
        </w:r>
        <w:r>
          <w:rPr>
            <w:rFonts w:ascii="Times New Roman" w:hAnsi="Times New Roman" w:hint="eastAsia"/>
            <w:bCs/>
            <w:iCs/>
          </w:rPr>
          <w:t>'</w:t>
        </w:r>
        <w:r>
          <w:rPr>
            <w:rFonts w:ascii="Lucida Sans Unicode" w:hAnsi="Lucida Sans Unicode" w:cs="Lucida Sans Unicode"/>
            <w:bCs/>
            <w:iCs/>
          </w:rPr>
          <w:t>≡</w:t>
        </w:r>
        <w:r>
          <w:rPr>
            <w:rFonts w:ascii="Times New Roman" w:hAnsi="Times New Roman" w:hint="eastAsia"/>
            <w:bCs/>
            <w:iCs/>
          </w:rPr>
          <w:t xml:space="preserve">1 (mod </w:t>
        </w:r>
      </w:ins>
      <w:ins w:id="987" w:author="zhengping jin" w:date="2024-08-08T10:46:00Z" w16du:dateUtc="2024-08-08T02:46:00Z">
        <w:r w:rsidRPr="00DC0BBD">
          <w:rPr>
            <w:rFonts w:ascii="Times New Roman" w:hAnsi="Times New Roman"/>
            <w:bCs/>
            <w:iCs/>
            <w:rPrChange w:id="988" w:author="zhengping jin" w:date="2024-08-08T10:54:00Z" w16du:dateUtc="2024-08-08T02:54:00Z">
              <w:rPr>
                <w:rFonts w:ascii="Times New Roman" w:hAnsi="Times New Roman"/>
                <w:bCs/>
                <w:i/>
              </w:rPr>
            </w:rPrChange>
          </w:rPr>
          <w:t>2027</w:t>
        </w:r>
      </w:ins>
      <w:ins w:id="989" w:author="zhengping jin" w:date="2024-08-08T10:45:00Z" w16du:dateUtc="2024-08-08T02:45:00Z">
        <w:r>
          <w:rPr>
            <w:rFonts w:ascii="Times New Roman" w:hAnsi="Times New Roman" w:hint="eastAsia"/>
            <w:bCs/>
            <w:iCs/>
          </w:rPr>
          <w:t>),</w:t>
        </w:r>
      </w:ins>
      <w:ins w:id="990" w:author="zhengping jin" w:date="2024-08-08T10:46:00Z" w16du:dateUtc="2024-08-08T02:46:00Z">
        <w:r>
          <w:rPr>
            <w:rFonts w:ascii="Times New Roman" w:hAnsi="Times New Roman" w:hint="eastAsia"/>
            <w:bCs/>
            <w:iCs/>
          </w:rPr>
          <w:t xml:space="preserve"> </w:t>
        </w:r>
        <w:r>
          <w:rPr>
            <w:rFonts w:ascii="Times New Roman" w:hAnsi="Times New Roman" w:hint="eastAsia"/>
            <w:bCs/>
            <w:iCs/>
          </w:rPr>
          <w:t>亦即</w:t>
        </w:r>
        <w:r>
          <w:rPr>
            <w:rFonts w:ascii="Times New Roman" w:hAnsi="Times New Roman" w:hint="eastAsia"/>
            <w:bCs/>
            <w:iCs/>
          </w:rPr>
          <w:t xml:space="preserve"> </w:t>
        </w:r>
        <w:r w:rsidRPr="005B6C5D">
          <w:rPr>
            <w:rFonts w:ascii="Times New Roman" w:hAnsi="Times New Roman" w:hint="eastAsia"/>
            <w:bCs/>
            <w:i/>
          </w:rPr>
          <w:t>q</w:t>
        </w:r>
        <w:r>
          <w:rPr>
            <w:rFonts w:ascii="Times New Roman" w:hAnsi="Times New Roman" w:hint="eastAsia"/>
            <w:bCs/>
            <w:iCs/>
          </w:rPr>
          <w:t>'</w:t>
        </w:r>
        <w:r>
          <w:rPr>
            <w:rFonts w:ascii="Lucida Sans Unicode" w:hAnsi="Lucida Sans Unicode" w:cs="Lucida Sans Unicode"/>
            <w:bCs/>
            <w:iCs/>
          </w:rPr>
          <w:t>≡</w:t>
        </w:r>
        <w:r>
          <w:rPr>
            <w:rFonts w:ascii="Times New Roman" w:hAnsi="Times New Roman" w:hint="eastAsia"/>
            <w:bCs/>
            <w:iCs/>
          </w:rPr>
          <w:t>1</w:t>
        </w:r>
      </w:ins>
      <w:ins w:id="991" w:author="zhengping jin" w:date="2024-08-08T10:48:00Z" w16du:dateUtc="2024-08-08T02:48:00Z">
        <w:r>
          <w:rPr>
            <w:rFonts w:ascii="Times New Roman" w:hAnsi="Times New Roman" w:hint="eastAsia"/>
            <w:bCs/>
            <w:iCs/>
          </w:rPr>
          <w:t>4</w:t>
        </w:r>
      </w:ins>
      <w:ins w:id="992" w:author="zhengping jin" w:date="2024-08-08T12:01:00Z" w16du:dateUtc="2024-08-08T04:01:00Z">
        <w:r w:rsidR="002864F8">
          <w:rPr>
            <w:rFonts w:ascii="Times New Roman" w:hAnsi="Times New Roman" w:hint="eastAsia"/>
            <w:bCs/>
            <w:iCs/>
          </w:rPr>
          <w:t>1</w:t>
        </w:r>
      </w:ins>
      <w:ins w:id="993" w:author="zhengping jin" w:date="2024-08-08T10:48:00Z" w16du:dateUtc="2024-08-08T02:48:00Z">
        <w:r>
          <w:rPr>
            <w:rFonts w:ascii="Times New Roman" w:hAnsi="Times New Roman" w:hint="eastAsia"/>
            <w:bCs/>
            <w:iCs/>
          </w:rPr>
          <w:t>2</w:t>
        </w:r>
      </w:ins>
      <w:ins w:id="994" w:author="zhengping jin" w:date="2024-08-08T10:46:00Z" w16du:dateUtc="2024-08-08T02:46:00Z">
        <w:r>
          <w:rPr>
            <w:rFonts w:ascii="Times New Roman" w:hAnsi="Times New Roman" w:hint="eastAsia"/>
            <w:bCs/>
            <w:iCs/>
          </w:rPr>
          <w:t xml:space="preserve"> (mod </w:t>
        </w:r>
        <w:r w:rsidRPr="00DC0BBD">
          <w:rPr>
            <w:rFonts w:ascii="Times New Roman" w:hAnsi="Times New Roman"/>
            <w:bCs/>
            <w:iCs/>
            <w:rPrChange w:id="995" w:author="zhengping jin" w:date="2024-08-08T10:54:00Z" w16du:dateUtc="2024-08-08T02:54:00Z">
              <w:rPr>
                <w:rFonts w:ascii="Times New Roman" w:hAnsi="Times New Roman"/>
                <w:bCs/>
                <w:i/>
              </w:rPr>
            </w:rPrChange>
          </w:rPr>
          <w:t>2017</w:t>
        </w:r>
        <w:r>
          <w:rPr>
            <w:rFonts w:ascii="Times New Roman" w:hAnsi="Times New Roman" w:hint="eastAsia"/>
            <w:bCs/>
            <w:iCs/>
          </w:rPr>
          <w:t xml:space="preserve">) </w:t>
        </w:r>
        <w:r>
          <w:rPr>
            <w:rFonts w:ascii="Times New Roman" w:hAnsi="Times New Roman" w:hint="eastAsia"/>
            <w:bCs/>
            <w:iCs/>
          </w:rPr>
          <w:t>和</w:t>
        </w:r>
        <w:r w:rsidRPr="005B6C5D">
          <w:rPr>
            <w:rFonts w:ascii="Times New Roman" w:hAnsi="Times New Roman" w:hint="eastAsia"/>
            <w:bCs/>
            <w:i/>
          </w:rPr>
          <w:t>p</w:t>
        </w:r>
        <w:r>
          <w:rPr>
            <w:rFonts w:ascii="Times New Roman" w:hAnsi="Times New Roman" w:hint="eastAsia"/>
            <w:bCs/>
            <w:iCs/>
          </w:rPr>
          <w:t>'</w:t>
        </w:r>
        <w:r>
          <w:rPr>
            <w:rFonts w:ascii="Lucida Sans Unicode" w:hAnsi="Lucida Sans Unicode" w:cs="Lucida Sans Unicode"/>
            <w:bCs/>
            <w:iCs/>
          </w:rPr>
          <w:t>≡</w:t>
        </w:r>
      </w:ins>
      <w:ins w:id="996" w:author="zhengping jin" w:date="2024-08-08T10:48:00Z" w16du:dateUtc="2024-08-08T02:48:00Z">
        <w:r>
          <w:rPr>
            <w:rFonts w:ascii="Times New Roman" w:hAnsi="Times New Roman" w:hint="eastAsia"/>
            <w:bCs/>
            <w:iCs/>
          </w:rPr>
          <w:t>608</w:t>
        </w:r>
      </w:ins>
      <w:ins w:id="997" w:author="zhengping jin" w:date="2024-08-08T10:46:00Z" w16du:dateUtc="2024-08-08T02:46:00Z">
        <w:r>
          <w:rPr>
            <w:rFonts w:ascii="Times New Roman" w:hAnsi="Times New Roman" w:hint="eastAsia"/>
            <w:bCs/>
            <w:iCs/>
          </w:rPr>
          <w:t xml:space="preserve"> (mod </w:t>
        </w:r>
        <w:r w:rsidRPr="00DC0BBD">
          <w:rPr>
            <w:rFonts w:ascii="Times New Roman" w:hAnsi="Times New Roman"/>
            <w:bCs/>
            <w:iCs/>
            <w:rPrChange w:id="998" w:author="zhengping jin" w:date="2024-08-08T10:54:00Z" w16du:dateUtc="2024-08-08T02:54:00Z">
              <w:rPr>
                <w:rFonts w:ascii="Times New Roman" w:hAnsi="Times New Roman"/>
                <w:bCs/>
                <w:i/>
              </w:rPr>
            </w:rPrChange>
          </w:rPr>
          <w:t>2027</w:t>
        </w:r>
        <w:r>
          <w:rPr>
            <w:rFonts w:ascii="Times New Roman" w:hAnsi="Times New Roman" w:hint="eastAsia"/>
            <w:bCs/>
            <w:iCs/>
          </w:rPr>
          <w:t>)</w:t>
        </w:r>
      </w:ins>
      <w:ins w:id="999" w:author="zhengping jin" w:date="2024-08-08T11:22:00Z" w16du:dateUtc="2024-08-08T03:22:00Z">
        <w:r w:rsidR="00F47B84">
          <w:rPr>
            <w:rFonts w:ascii="Times New Roman" w:hAnsi="Times New Roman" w:hint="eastAsia"/>
            <w:bCs/>
            <w:iCs/>
          </w:rPr>
          <w:t>；再得出同余方程组的解</w:t>
        </w:r>
      </w:ins>
      <w:ins w:id="1000" w:author="zhengping jin" w:date="2024-08-08T11:23:00Z" w16du:dateUtc="2024-08-08T03:23:00Z">
        <w:r w:rsidR="00F47B84">
          <w:rPr>
            <w:rFonts w:ascii="Times New Roman" w:hAnsi="Times New Roman" w:hint="eastAsia"/>
            <w:bCs/>
            <w:iCs/>
          </w:rPr>
          <w:t xml:space="preserve"> </w:t>
        </w:r>
        <w:r w:rsidR="00F47B84" w:rsidRPr="005B6C5D">
          <w:rPr>
            <w:rFonts w:ascii="Times New Roman" w:hAnsi="Times New Roman" w:hint="eastAsia"/>
            <w:bCs/>
            <w:i/>
          </w:rPr>
          <w:t>x</w:t>
        </w:r>
        <w:r w:rsidR="00F47B84">
          <w:rPr>
            <w:rFonts w:ascii="Lucida Sans Unicode" w:hAnsi="Lucida Sans Unicode" w:cs="Lucida Sans Unicode"/>
            <w:bCs/>
            <w:iCs/>
          </w:rPr>
          <w:t>≡</w:t>
        </w:r>
        <w:r w:rsidR="00F47B84" w:rsidRPr="00F47B84">
          <w:rPr>
            <w:rFonts w:ascii="Times New Roman" w:hAnsi="Times New Roman"/>
            <w:bCs/>
            <w:iCs/>
            <w:rPrChange w:id="1001" w:author="zhengping jin" w:date="2024-08-08T11:23:00Z" w16du:dateUtc="2024-08-08T03:23:00Z">
              <w:rPr>
                <w:rFonts w:ascii="Lucida Sans Unicode" w:hAnsi="Lucida Sans Unicode" w:cs="Lucida Sans Unicode"/>
                <w:bCs/>
                <w:iCs/>
              </w:rPr>
            </w:rPrChange>
          </w:rPr>
          <w:t>1771</w:t>
        </w:r>
        <w:r w:rsidR="00F47B84">
          <w:rPr>
            <w:rFonts w:ascii="Times New Roman" w:hAnsi="Times New Roman" w:hint="eastAsia"/>
            <w:bCs/>
            <w:iCs/>
          </w:rPr>
          <w:sym w:font="Wingdings" w:char="F09E"/>
        </w:r>
      </w:ins>
      <w:ins w:id="1002" w:author="zhengping jin" w:date="2024-08-08T11:24:00Z" w16du:dateUtc="2024-08-08T03:24:00Z">
        <w:r w:rsidR="00F47B84">
          <w:rPr>
            <w:rFonts w:ascii="Times New Roman" w:hAnsi="Times New Roman" w:hint="eastAsia"/>
            <w:bCs/>
            <w:iCs/>
          </w:rPr>
          <w:t>1</w:t>
        </w:r>
      </w:ins>
      <w:ins w:id="1003" w:author="zhengping jin" w:date="2024-08-08T11:30:00Z" w16du:dateUtc="2024-08-08T03:30:00Z">
        <w:r w:rsidR="00F47B84">
          <w:rPr>
            <w:rFonts w:ascii="Times New Roman" w:hAnsi="Times New Roman" w:hint="eastAsia"/>
            <w:bCs/>
            <w:iCs/>
          </w:rPr>
          <w:t>4</w:t>
        </w:r>
      </w:ins>
      <w:ins w:id="1004" w:author="zhengping jin" w:date="2024-08-08T12:01:00Z" w16du:dateUtc="2024-08-08T04:01:00Z">
        <w:r w:rsidR="002864F8">
          <w:rPr>
            <w:rFonts w:ascii="Times New Roman" w:hAnsi="Times New Roman" w:hint="eastAsia"/>
            <w:bCs/>
            <w:iCs/>
          </w:rPr>
          <w:t>1</w:t>
        </w:r>
      </w:ins>
      <w:ins w:id="1005" w:author="zhengping jin" w:date="2024-08-08T11:30:00Z" w16du:dateUtc="2024-08-08T03:30:00Z">
        <w:r w:rsidR="00F47B84">
          <w:rPr>
            <w:rFonts w:ascii="Times New Roman" w:hAnsi="Times New Roman" w:hint="eastAsia"/>
            <w:bCs/>
            <w:iCs/>
          </w:rPr>
          <w:t>2</w:t>
        </w:r>
      </w:ins>
      <w:ins w:id="1006" w:author="zhengping jin" w:date="2024-08-08T11:31:00Z" w16du:dateUtc="2024-08-08T03:31:00Z">
        <w:r w:rsidR="00F47B84">
          <w:rPr>
            <w:rFonts w:ascii="Times New Roman" w:hAnsi="Times New Roman" w:hint="eastAsia"/>
            <w:bCs/>
            <w:iCs/>
          </w:rPr>
          <w:sym w:font="Wingdings" w:char="F09E"/>
        </w:r>
        <w:r w:rsidR="00F47B84">
          <w:rPr>
            <w:rFonts w:ascii="Times New Roman" w:hAnsi="Times New Roman" w:hint="eastAsia"/>
            <w:bCs/>
            <w:iCs/>
          </w:rPr>
          <w:t>2027+</w:t>
        </w:r>
      </w:ins>
      <w:ins w:id="1007" w:author="zhengping jin" w:date="2024-08-08T11:32:00Z" w16du:dateUtc="2024-08-08T03:32:00Z">
        <w:r w:rsidR="007E7BCE">
          <w:rPr>
            <w:rFonts w:ascii="Times New Roman" w:hAnsi="Times New Roman" w:hint="eastAsia"/>
            <w:bCs/>
            <w:iCs/>
          </w:rPr>
          <w:t>641</w:t>
        </w:r>
        <w:r w:rsidR="007E7BCE">
          <w:rPr>
            <w:rFonts w:ascii="Times New Roman" w:hAnsi="Times New Roman" w:hint="eastAsia"/>
            <w:bCs/>
            <w:iCs/>
          </w:rPr>
          <w:sym w:font="Wingdings" w:char="F09E"/>
        </w:r>
      </w:ins>
      <w:ins w:id="1008" w:author="zhengping jin" w:date="2024-08-08T11:31:00Z" w16du:dateUtc="2024-08-08T03:31:00Z">
        <w:r w:rsidR="00F47B84">
          <w:rPr>
            <w:rFonts w:ascii="Times New Roman" w:hAnsi="Times New Roman" w:hint="eastAsia"/>
            <w:bCs/>
            <w:iCs/>
          </w:rPr>
          <w:t>608</w:t>
        </w:r>
        <w:r w:rsidR="00F47B84">
          <w:rPr>
            <w:rFonts w:ascii="Times New Roman" w:hAnsi="Times New Roman" w:hint="eastAsia"/>
            <w:bCs/>
            <w:iCs/>
          </w:rPr>
          <w:sym w:font="Wingdings" w:char="F09E"/>
        </w:r>
      </w:ins>
      <w:ins w:id="1009" w:author="zhengping jin" w:date="2024-08-08T11:33:00Z" w16du:dateUtc="2024-08-08T03:33:00Z">
        <w:r w:rsidR="007E7BCE">
          <w:rPr>
            <w:rFonts w:ascii="Times New Roman" w:hAnsi="Times New Roman" w:hint="eastAsia"/>
            <w:bCs/>
            <w:iCs/>
          </w:rPr>
          <w:t>2017</w:t>
        </w:r>
      </w:ins>
      <w:ins w:id="1010" w:author="zhengping jin" w:date="2024-08-08T11:34:00Z" w16du:dateUtc="2024-08-08T03:34:00Z">
        <w:r w:rsidR="007E7BCE">
          <w:rPr>
            <w:rFonts w:ascii="Lucida Sans Unicode" w:hAnsi="Lucida Sans Unicode" w:cs="Lucida Sans Unicode"/>
            <w:bCs/>
            <w:iCs/>
          </w:rPr>
          <w:t>≡</w:t>
        </w:r>
      </w:ins>
      <w:ins w:id="1011" w:author="zhengping jin" w:date="2024-08-08T11:23:00Z" w16du:dateUtc="2024-08-08T03:23:00Z">
        <w:r w:rsidR="00F47B84">
          <w:rPr>
            <w:rFonts w:ascii="Times New Roman" w:hAnsi="Times New Roman" w:hint="eastAsia"/>
            <w:bCs/>
            <w:i/>
          </w:rPr>
          <w:t xml:space="preserve"> </w:t>
        </w:r>
      </w:ins>
      <w:ins w:id="1012" w:author="zhengping jin" w:date="2024-08-08T12:04:00Z" w16du:dateUtc="2024-08-08T04:04:00Z">
        <w:r w:rsidR="002864F8">
          <w:rPr>
            <w:rFonts w:ascii="Times New Roman" w:hAnsi="Times New Roman" w:hint="eastAsia"/>
            <w:bCs/>
            <w:iCs/>
          </w:rPr>
          <w:t xml:space="preserve">229692 </w:t>
        </w:r>
      </w:ins>
      <w:ins w:id="1013" w:author="zhengping jin" w:date="2024-08-08T11:23:00Z" w16du:dateUtc="2024-08-08T03:23:00Z">
        <w:r w:rsidR="00F47B84">
          <w:rPr>
            <w:rFonts w:ascii="Times New Roman" w:hAnsi="Times New Roman" w:hint="eastAsia"/>
            <w:bCs/>
            <w:iCs/>
          </w:rPr>
          <w:t xml:space="preserve">(mod </w:t>
        </w:r>
        <w:r w:rsidR="00F47B84" w:rsidRPr="005B6C5D">
          <w:rPr>
            <w:rFonts w:ascii="Times New Roman" w:hAnsi="Times New Roman" w:cs="Times New Roman" w:hint="eastAsia"/>
            <w:bCs/>
          </w:rPr>
          <w:t>4088459</w:t>
        </w:r>
        <w:r w:rsidR="00F47B84">
          <w:rPr>
            <w:rFonts w:ascii="Times New Roman" w:hAnsi="Times New Roman" w:hint="eastAsia"/>
            <w:bCs/>
            <w:iCs/>
          </w:rPr>
          <w:t>)</w:t>
        </w:r>
      </w:ins>
      <w:ins w:id="1014" w:author="zhengping jin" w:date="2024-08-08T11:36:00Z" w16du:dateUtc="2024-08-08T03:36:00Z">
        <w:r w:rsidR="007E7BCE">
          <w:rPr>
            <w:rFonts w:ascii="Times New Roman" w:hAnsi="Times New Roman" w:hint="eastAsia"/>
            <w:bCs/>
            <w:iCs/>
          </w:rPr>
          <w:t>.</w:t>
        </w:r>
      </w:ins>
    </w:p>
    <w:p w14:paraId="55477BD5" w14:textId="77777777" w:rsidR="000F3044" w:rsidRDefault="000F3044" w:rsidP="002864F8">
      <w:pPr>
        <w:snapToGrid w:val="0"/>
        <w:spacing w:line="360" w:lineRule="auto"/>
        <w:ind w:firstLineChars="202" w:firstLine="424"/>
        <w:rPr>
          <w:ins w:id="1015" w:author="zhengping jin" w:date="2024-08-08T12:08:00Z" w16du:dateUtc="2024-08-08T04:08:00Z"/>
          <w:rFonts w:ascii="Times New Roman" w:hAnsi="Times New Roman"/>
          <w:bCs/>
          <w:iCs/>
        </w:rPr>
      </w:pPr>
    </w:p>
    <w:p w14:paraId="25C01A98" w14:textId="6B324DE2" w:rsidR="005B0B3E" w:rsidRPr="005B0B3E" w:rsidRDefault="005B0B3E" w:rsidP="005B0B3E">
      <w:pPr>
        <w:snapToGrid w:val="0"/>
        <w:spacing w:line="360" w:lineRule="auto"/>
        <w:ind w:firstLineChars="202" w:firstLine="424"/>
        <w:rPr>
          <w:ins w:id="1016" w:author="zhengping jin" w:date="2024-08-08T12:10:00Z" w16du:dateUtc="2024-08-08T04:10:00Z"/>
          <w:rFonts w:ascii="Times New Roman" w:hAnsi="Times New Roman"/>
          <w:bCs/>
          <w:iCs/>
        </w:rPr>
      </w:pPr>
      <w:ins w:id="1017" w:author="zhengping jin" w:date="2024-08-08T12:11:00Z" w16du:dateUtc="2024-08-08T04:11:00Z">
        <w:r>
          <w:rPr>
            <w:rFonts w:ascii="Times New Roman" w:hAnsi="Times New Roman" w:hint="eastAsia"/>
            <w:bCs/>
            <w:iCs/>
          </w:rPr>
          <w:t>除了上述加速</w:t>
        </w:r>
      </w:ins>
      <w:ins w:id="1018" w:author="zhengping jin" w:date="2024-08-08T12:12:00Z" w16du:dateUtc="2024-08-08T04:12:00Z">
        <w:r w:rsidRPr="005B0B3E">
          <w:rPr>
            <w:rFonts w:ascii="Times New Roman" w:hAnsi="Times New Roman" w:hint="eastAsia"/>
            <w:bCs/>
            <w:iCs/>
          </w:rPr>
          <w:t>公</w:t>
        </w:r>
        <w:proofErr w:type="gramStart"/>
        <w:r w:rsidRPr="005B0B3E">
          <w:rPr>
            <w:rFonts w:ascii="Times New Roman" w:hAnsi="Times New Roman" w:hint="eastAsia"/>
            <w:bCs/>
            <w:iCs/>
          </w:rPr>
          <w:t>钥</w:t>
        </w:r>
        <w:proofErr w:type="gramEnd"/>
        <w:r w:rsidRPr="005B0B3E">
          <w:rPr>
            <w:rFonts w:ascii="Times New Roman" w:hAnsi="Times New Roman" w:hint="eastAsia"/>
            <w:bCs/>
            <w:iCs/>
          </w:rPr>
          <w:t>密码</w:t>
        </w:r>
        <w:r>
          <w:rPr>
            <w:rFonts w:ascii="Times New Roman" w:hAnsi="Times New Roman" w:hint="eastAsia"/>
            <w:bCs/>
            <w:iCs/>
          </w:rPr>
          <w:t>系统</w:t>
        </w:r>
      </w:ins>
      <w:ins w:id="1019" w:author="zhengping jin" w:date="2024-08-08T12:13:00Z" w16du:dateUtc="2024-08-08T04:13:00Z">
        <w:r>
          <w:rPr>
            <w:rFonts w:ascii="Times New Roman" w:hAnsi="Times New Roman" w:hint="eastAsia"/>
            <w:bCs/>
            <w:iCs/>
          </w:rPr>
          <w:t>的</w:t>
        </w:r>
      </w:ins>
      <w:ins w:id="1020" w:author="zhengping jin" w:date="2024-08-08T12:11:00Z" w16du:dateUtc="2024-08-08T04:11:00Z">
        <w:r>
          <w:rPr>
            <w:rFonts w:ascii="Times New Roman" w:hAnsi="Times New Roman" w:hint="eastAsia"/>
            <w:bCs/>
            <w:iCs/>
          </w:rPr>
          <w:t>运算外</w:t>
        </w:r>
      </w:ins>
      <w:ins w:id="1021" w:author="zhengping jin" w:date="2024-08-08T12:10:00Z" w16du:dateUtc="2024-08-08T04:10:00Z">
        <w:r w:rsidRPr="005B0B3E">
          <w:rPr>
            <w:rFonts w:ascii="Times New Roman" w:hAnsi="Times New Roman" w:hint="eastAsia"/>
            <w:bCs/>
            <w:iCs/>
          </w:rPr>
          <w:t>，中国剩余定理</w:t>
        </w:r>
      </w:ins>
      <w:ins w:id="1022" w:author="zhengping jin" w:date="2024-08-08T12:11:00Z" w16du:dateUtc="2024-08-08T04:11:00Z">
        <w:r>
          <w:rPr>
            <w:rFonts w:ascii="Times New Roman" w:hAnsi="Times New Roman" w:hint="eastAsia"/>
            <w:bCs/>
            <w:iCs/>
          </w:rPr>
          <w:t>还</w:t>
        </w:r>
      </w:ins>
      <w:ins w:id="1023" w:author="zhengping jin" w:date="2024-08-08T12:10:00Z" w16du:dateUtc="2024-08-08T04:10:00Z">
        <w:r w:rsidRPr="005B0B3E">
          <w:rPr>
            <w:rFonts w:ascii="Times New Roman" w:hAnsi="Times New Roman" w:hint="eastAsia"/>
            <w:bCs/>
            <w:iCs/>
          </w:rPr>
          <w:t>被广泛应用于构造具有特定性质的密码学序列</w:t>
        </w:r>
      </w:ins>
      <w:ins w:id="1024" w:author="zhengping jin" w:date="2024-08-08T12:13:00Z" w16du:dateUtc="2024-08-08T04:13:00Z">
        <w:r>
          <w:rPr>
            <w:rFonts w:ascii="Times New Roman" w:hAnsi="Times New Roman" w:hint="eastAsia"/>
            <w:bCs/>
            <w:iCs/>
          </w:rPr>
          <w:t>、</w:t>
        </w:r>
        <w:r w:rsidRPr="005B0B3E">
          <w:rPr>
            <w:rFonts w:ascii="Times New Roman" w:hAnsi="Times New Roman" w:hint="eastAsia"/>
            <w:bCs/>
            <w:iCs/>
          </w:rPr>
          <w:t>批量数字签名</w:t>
        </w:r>
        <w:r>
          <w:rPr>
            <w:rFonts w:ascii="Times New Roman" w:hAnsi="Times New Roman" w:hint="eastAsia"/>
            <w:bCs/>
            <w:iCs/>
          </w:rPr>
          <w:t>、</w:t>
        </w:r>
      </w:ins>
      <w:ins w:id="1025" w:author="zhengping jin" w:date="2024-08-08T12:10:00Z" w16du:dateUtc="2024-08-08T04:10:00Z">
        <w:r w:rsidRPr="005B0B3E">
          <w:rPr>
            <w:rFonts w:ascii="Times New Roman" w:hAnsi="Times New Roman" w:hint="eastAsia"/>
            <w:bCs/>
            <w:iCs/>
          </w:rPr>
          <w:t>盲签名、</w:t>
        </w:r>
        <w:proofErr w:type="gramStart"/>
        <w:r w:rsidRPr="005B0B3E">
          <w:rPr>
            <w:rFonts w:ascii="Times New Roman" w:hAnsi="Times New Roman" w:hint="eastAsia"/>
            <w:bCs/>
            <w:iCs/>
          </w:rPr>
          <w:t>零知识</w:t>
        </w:r>
        <w:proofErr w:type="gramEnd"/>
        <w:r w:rsidRPr="005B0B3E">
          <w:rPr>
            <w:rFonts w:ascii="Times New Roman" w:hAnsi="Times New Roman" w:hint="eastAsia"/>
            <w:bCs/>
            <w:iCs/>
          </w:rPr>
          <w:t>证明等密码学</w:t>
        </w:r>
      </w:ins>
      <w:ins w:id="1026" w:author="zhengping jin" w:date="2024-08-08T12:14:00Z" w16du:dateUtc="2024-08-08T04:14:00Z">
        <w:r>
          <w:rPr>
            <w:rFonts w:ascii="Times New Roman" w:hAnsi="Times New Roman" w:hint="eastAsia"/>
            <w:bCs/>
            <w:iCs/>
          </w:rPr>
          <w:t>领域</w:t>
        </w:r>
      </w:ins>
      <w:ins w:id="1027" w:author="zhengping jin" w:date="2024-08-08T12:15:00Z" w16du:dateUtc="2024-08-08T04:15:00Z">
        <w:r w:rsidR="00964AA3">
          <w:rPr>
            <w:rFonts w:ascii="Times New Roman" w:hAnsi="Times New Roman" w:hint="eastAsia"/>
            <w:bCs/>
            <w:iCs/>
          </w:rPr>
          <w:t xml:space="preserve">. </w:t>
        </w:r>
        <w:r w:rsidR="00964AA3" w:rsidRPr="00964AA3">
          <w:rPr>
            <w:rFonts w:ascii="Times New Roman" w:hAnsi="Times New Roman" w:hint="eastAsia"/>
            <w:bCs/>
            <w:iCs/>
          </w:rPr>
          <w:t>中国剩余定理还在</w:t>
        </w:r>
        <w:r w:rsidR="00964AA3">
          <w:rPr>
            <w:rFonts w:ascii="Times New Roman" w:hAnsi="Times New Roman" w:hint="eastAsia"/>
            <w:bCs/>
            <w:iCs/>
          </w:rPr>
          <w:t>计算机科学</w:t>
        </w:r>
        <w:r w:rsidR="00964AA3" w:rsidRPr="00964AA3">
          <w:rPr>
            <w:rFonts w:ascii="Times New Roman" w:hAnsi="Times New Roman" w:hint="eastAsia"/>
            <w:bCs/>
            <w:iCs/>
          </w:rPr>
          <w:t>、物理、化学</w:t>
        </w:r>
        <w:r w:rsidR="00964AA3">
          <w:rPr>
            <w:rFonts w:ascii="Times New Roman" w:hAnsi="Times New Roman" w:hint="eastAsia"/>
            <w:bCs/>
            <w:iCs/>
          </w:rPr>
          <w:t>、生物</w:t>
        </w:r>
        <w:r w:rsidR="00964AA3" w:rsidRPr="00964AA3">
          <w:rPr>
            <w:rFonts w:ascii="Times New Roman" w:hAnsi="Times New Roman" w:hint="eastAsia"/>
            <w:bCs/>
            <w:iCs/>
          </w:rPr>
          <w:t>等多个学科领域中得到应用</w:t>
        </w:r>
        <w:r w:rsidR="00964AA3">
          <w:rPr>
            <w:rFonts w:ascii="Times New Roman" w:hAnsi="Times New Roman" w:hint="eastAsia"/>
            <w:bCs/>
            <w:iCs/>
          </w:rPr>
          <w:t>.</w:t>
        </w:r>
      </w:ins>
      <w:ins w:id="1028" w:author="zhengping jin" w:date="2024-08-08T12:16:00Z" w16du:dateUtc="2024-08-08T04:16:00Z">
        <w:r w:rsidR="009F13B6">
          <w:rPr>
            <w:rFonts w:ascii="Times New Roman" w:hAnsi="Times New Roman" w:hint="eastAsia"/>
            <w:bCs/>
            <w:iCs/>
          </w:rPr>
          <w:t xml:space="preserve"> </w:t>
        </w:r>
        <w:r w:rsidR="009F13B6">
          <w:rPr>
            <w:rFonts w:ascii="Times New Roman" w:hAnsi="Times New Roman" w:hint="eastAsia"/>
            <w:bCs/>
            <w:iCs/>
          </w:rPr>
          <w:t>特别地</w:t>
        </w:r>
        <w:r w:rsidR="009F13B6">
          <w:rPr>
            <w:rFonts w:ascii="Times New Roman" w:hAnsi="Times New Roman" w:hint="eastAsia"/>
            <w:bCs/>
            <w:iCs/>
          </w:rPr>
          <w:t xml:space="preserve">, </w:t>
        </w:r>
      </w:ins>
      <w:ins w:id="1029" w:author="zhengping jin" w:date="2024-08-08T12:16:00Z">
        <w:r w:rsidR="009F13B6" w:rsidRPr="009F13B6">
          <w:rPr>
            <w:rFonts w:ascii="Times New Roman" w:hAnsi="Times New Roman"/>
            <w:bCs/>
            <w:iCs/>
          </w:rPr>
          <w:t>中国剩余定理</w:t>
        </w:r>
      </w:ins>
      <w:ins w:id="1030" w:author="zhengping jin" w:date="2024-08-08T12:17:00Z" w16du:dateUtc="2024-08-08T04:17:00Z">
        <w:r w:rsidR="009F13B6" w:rsidRPr="009F13B6">
          <w:rPr>
            <w:rFonts w:ascii="Times New Roman" w:hAnsi="Times New Roman" w:hint="eastAsia"/>
            <w:bCs/>
            <w:iCs/>
          </w:rPr>
          <w:t>作为一个重要的数学工具</w:t>
        </w:r>
      </w:ins>
      <w:ins w:id="1031" w:author="zhengping jin" w:date="2024-08-08T12:16:00Z">
        <w:r w:rsidR="009F13B6" w:rsidRPr="009F13B6">
          <w:rPr>
            <w:rFonts w:ascii="Times New Roman" w:hAnsi="Times New Roman"/>
            <w:bCs/>
            <w:iCs/>
          </w:rPr>
          <w:t>被用于解决数论中的其他问题</w:t>
        </w:r>
      </w:ins>
      <w:ins w:id="1032" w:author="zhengping jin" w:date="2024-08-08T12:17:00Z" w16du:dateUtc="2024-08-08T04:17:00Z">
        <w:r w:rsidR="009F13B6">
          <w:rPr>
            <w:rFonts w:ascii="Times New Roman" w:hAnsi="Times New Roman" w:hint="eastAsia"/>
            <w:bCs/>
            <w:iCs/>
          </w:rPr>
          <w:t>.</w:t>
        </w:r>
      </w:ins>
    </w:p>
    <w:p w14:paraId="6234B4B6" w14:textId="5190DE45" w:rsidR="005B0B3E" w:rsidRPr="00B77006" w:rsidRDefault="009F13B6">
      <w:pPr>
        <w:snapToGrid w:val="0"/>
        <w:spacing w:line="360" w:lineRule="auto"/>
        <w:ind w:firstLineChars="202" w:firstLine="424"/>
        <w:rPr>
          <w:rFonts w:ascii="Times New Roman" w:hAnsi="Times New Roman"/>
          <w:bCs/>
          <w:iCs/>
        </w:rPr>
        <w:pPrChange w:id="1033" w:author="zhengping jin" w:date="2024-08-08T12:05:00Z" w16du:dateUtc="2024-08-08T04:05:00Z">
          <w:pPr>
            <w:snapToGrid w:val="0"/>
            <w:spacing w:line="360" w:lineRule="auto"/>
          </w:pPr>
        </w:pPrChange>
      </w:pPr>
      <w:ins w:id="1034" w:author="zhengping jin" w:date="2024-08-08T12:17:00Z" w16du:dateUtc="2024-08-08T04:17:00Z">
        <w:r>
          <w:rPr>
            <w:rFonts w:ascii="Times New Roman" w:hAnsi="Times New Roman" w:hint="eastAsia"/>
            <w:bCs/>
            <w:iCs/>
          </w:rPr>
          <w:t>下面</w:t>
        </w:r>
        <w:r>
          <w:rPr>
            <w:rFonts w:ascii="Times New Roman" w:hAnsi="Times New Roman" w:hint="eastAsia"/>
            <w:bCs/>
            <w:iCs/>
          </w:rPr>
          <w:t xml:space="preserve">, </w:t>
        </w:r>
      </w:ins>
      <w:ins w:id="1035" w:author="zhengping jin" w:date="2024-08-08T12:18:00Z" w16du:dateUtc="2024-08-08T04:18:00Z">
        <w:r>
          <w:rPr>
            <w:rFonts w:ascii="Times New Roman" w:hAnsi="Times New Roman" w:hint="eastAsia"/>
            <w:bCs/>
            <w:iCs/>
          </w:rPr>
          <w:t>我们推广定理</w:t>
        </w:r>
        <w:r>
          <w:rPr>
            <w:rFonts w:ascii="Times New Roman" w:hAnsi="Times New Roman" w:hint="eastAsia"/>
            <w:bCs/>
            <w:iCs/>
          </w:rPr>
          <w:t xml:space="preserve"> 2.2.4.</w:t>
        </w:r>
      </w:ins>
    </w:p>
    <w:p w14:paraId="7513B39F" w14:textId="5CE01FA5" w:rsidR="00342265" w:rsidRPr="00301E4F" w:rsidRDefault="001F4C32" w:rsidP="00342265">
      <w:pPr>
        <w:snapToGrid w:val="0"/>
        <w:spacing w:line="360" w:lineRule="auto"/>
        <w:ind w:firstLine="420"/>
        <w:rPr>
          <w:rFonts w:ascii="Times New Roman" w:hAnsi="Times New Roman"/>
        </w:rPr>
      </w:pPr>
      <w:r w:rsidRPr="0084476B">
        <w:rPr>
          <w:rFonts w:ascii="Times New Roman" w:hAnsi="Times New Roman"/>
          <w:b/>
        </w:rPr>
        <w:t>定理</w:t>
      </w:r>
      <w:r w:rsidRPr="0084476B">
        <w:rPr>
          <w:rFonts w:ascii="Times New Roman" w:hAnsi="Times New Roman" w:hint="eastAsia"/>
          <w:b/>
        </w:rPr>
        <w:t>3</w:t>
      </w:r>
      <w:r w:rsidRPr="0084476B">
        <w:rPr>
          <w:rFonts w:ascii="Times New Roman" w:hAnsi="Times New Roman"/>
          <w:b/>
        </w:rPr>
        <w:t>.2.</w:t>
      </w:r>
      <w:del w:id="1036" w:author="zhengping jin" w:date="2024-10-07T14:31:00Z" w16du:dateUtc="2024-10-07T06:31:00Z">
        <w:r w:rsidDel="001F2983">
          <w:rPr>
            <w:rFonts w:ascii="Times New Roman" w:hAnsi="Times New Roman" w:hint="eastAsia"/>
            <w:b/>
          </w:rPr>
          <w:delText>2</w:delText>
        </w:r>
      </w:del>
      <w:ins w:id="1037" w:author="zhengping jin" w:date="2024-10-07T14:31:00Z" w16du:dateUtc="2024-10-07T06:31:00Z">
        <w:r w:rsidR="001F2983">
          <w:rPr>
            <w:rFonts w:ascii="Times New Roman" w:hAnsi="Times New Roman" w:hint="eastAsia"/>
            <w:b/>
          </w:rPr>
          <w:t>3</w:t>
        </w:r>
      </w:ins>
      <w:r w:rsidR="00342265" w:rsidRPr="00301E4F">
        <w:rPr>
          <w:rFonts w:ascii="Times New Roman" w:hAnsi="Times New Roman"/>
          <w:b/>
        </w:rPr>
        <w:t xml:space="preserve"> </w:t>
      </w:r>
      <w:r w:rsidR="00342265" w:rsidRPr="00301E4F">
        <w:rPr>
          <w:rFonts w:ascii="Times New Roman" w:hAnsi="Times New Roman"/>
        </w:rPr>
        <w:t>在定理</w:t>
      </w:r>
      <w:r w:rsidRPr="001F4C32">
        <w:rPr>
          <w:rFonts w:ascii="Times New Roman" w:hAnsi="Times New Roman" w:hint="eastAsia"/>
        </w:rPr>
        <w:t>3</w:t>
      </w:r>
      <w:r w:rsidRPr="001F4C32">
        <w:rPr>
          <w:rFonts w:ascii="Times New Roman" w:hAnsi="Times New Roman"/>
        </w:rPr>
        <w:t>.2.</w:t>
      </w:r>
      <w:del w:id="1038" w:author="zhengping jin" w:date="2024-10-07T14:31:00Z" w16du:dateUtc="2024-10-07T06:31:00Z">
        <w:r w:rsidRPr="001F4C32" w:rsidDel="001F2983">
          <w:rPr>
            <w:rFonts w:ascii="Times New Roman" w:hAnsi="Times New Roman" w:hint="eastAsia"/>
          </w:rPr>
          <w:delText>1</w:delText>
        </w:r>
      </w:del>
      <w:ins w:id="1039" w:author="zhengping jin" w:date="2024-10-07T14:31:00Z" w16du:dateUtc="2024-10-07T06:31:00Z">
        <w:r w:rsidR="001F2983">
          <w:rPr>
            <w:rFonts w:ascii="Times New Roman" w:hAnsi="Times New Roman" w:hint="eastAsia"/>
          </w:rPr>
          <w:t>2</w:t>
        </w:r>
      </w:ins>
      <w:r w:rsidR="00342265" w:rsidRPr="00301E4F">
        <w:rPr>
          <w:rFonts w:ascii="Times New Roman" w:hAnsi="Times New Roman"/>
        </w:rPr>
        <w:t>的条件下，若</w:t>
      </w:r>
      <w:r w:rsidR="00342265" w:rsidRPr="00301E4F">
        <w:rPr>
          <w:rFonts w:ascii="Times New Roman" w:hAnsi="Times New Roman"/>
          <w:noProof/>
          <w:position w:val="-12"/>
        </w:rPr>
        <w:drawing>
          <wp:inline distT="0" distB="0" distL="0" distR="0" wp14:anchorId="43FDD734" wp14:editId="7C35B7B5">
            <wp:extent cx="509270" cy="231775"/>
            <wp:effectExtent l="0" t="0" r="508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09270" cy="231775"/>
                    </a:xfrm>
                    <a:prstGeom prst="rect">
                      <a:avLst/>
                    </a:prstGeom>
                    <a:noFill/>
                    <a:ln>
                      <a:noFill/>
                    </a:ln>
                  </pic:spPr>
                </pic:pic>
              </a:graphicData>
            </a:graphic>
          </wp:inline>
        </w:drawing>
      </w:r>
      <w:r w:rsidR="00342265" w:rsidRPr="00301E4F">
        <w:rPr>
          <w:rFonts w:ascii="Times New Roman" w:hAnsi="Times New Roman"/>
        </w:rPr>
        <w:t>分别遍历模</w:t>
      </w:r>
      <w:r w:rsidR="00342265" w:rsidRPr="00301E4F">
        <w:rPr>
          <w:rFonts w:ascii="Times New Roman" w:hAnsi="Times New Roman"/>
          <w:noProof/>
          <w:position w:val="-12"/>
        </w:rPr>
        <w:drawing>
          <wp:inline distT="0" distB="0" distL="0" distR="0" wp14:anchorId="33D5A872" wp14:editId="26ABE379">
            <wp:extent cx="596265" cy="23177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96265" cy="231775"/>
                    </a:xfrm>
                    <a:prstGeom prst="rect">
                      <a:avLst/>
                    </a:prstGeom>
                    <a:noFill/>
                    <a:ln>
                      <a:noFill/>
                    </a:ln>
                  </pic:spPr>
                </pic:pic>
              </a:graphicData>
            </a:graphic>
          </wp:inline>
        </w:drawing>
      </w:r>
      <w:r w:rsidR="00342265" w:rsidRPr="00301E4F">
        <w:rPr>
          <w:rFonts w:ascii="Times New Roman" w:hAnsi="Times New Roman"/>
        </w:rPr>
        <w:t>的完全剩余系，则</w:t>
      </w:r>
    </w:p>
    <w:p w14:paraId="0FDED832" w14:textId="77777777" w:rsidR="00342265" w:rsidRPr="00301E4F" w:rsidRDefault="00342265" w:rsidP="00342265">
      <w:pPr>
        <w:snapToGrid w:val="0"/>
        <w:spacing w:line="360" w:lineRule="auto"/>
        <w:ind w:firstLine="420"/>
        <w:jc w:val="center"/>
        <w:rPr>
          <w:rFonts w:ascii="Times New Roman" w:hAnsi="Times New Roman"/>
        </w:rPr>
      </w:pPr>
      <w:r w:rsidRPr="00301E4F">
        <w:rPr>
          <w:rFonts w:ascii="Times New Roman" w:hAnsi="Times New Roman"/>
          <w:noProof/>
          <w:position w:val="-12"/>
        </w:rPr>
        <w:drawing>
          <wp:inline distT="0" distB="0" distL="0" distR="0" wp14:anchorId="2B426C6E" wp14:editId="2E4678C6">
            <wp:extent cx="2390140" cy="23177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2390140" cy="231775"/>
                    </a:xfrm>
                    <a:prstGeom prst="rect">
                      <a:avLst/>
                    </a:prstGeom>
                    <a:noFill/>
                    <a:ln>
                      <a:noFill/>
                    </a:ln>
                  </pic:spPr>
                </pic:pic>
              </a:graphicData>
            </a:graphic>
          </wp:inline>
        </w:drawing>
      </w:r>
    </w:p>
    <w:p w14:paraId="7318AC56" w14:textId="77777777" w:rsidR="00342265" w:rsidRPr="00301E4F" w:rsidRDefault="00342265" w:rsidP="00342265">
      <w:pPr>
        <w:tabs>
          <w:tab w:val="left" w:pos="6360"/>
        </w:tabs>
        <w:snapToGrid w:val="0"/>
        <w:spacing w:line="360" w:lineRule="auto"/>
        <w:rPr>
          <w:rFonts w:ascii="Times New Roman" w:hAnsi="Times New Roman"/>
        </w:rPr>
      </w:pPr>
      <w:r w:rsidRPr="00301E4F">
        <w:rPr>
          <w:rFonts w:ascii="Times New Roman" w:hAnsi="Times New Roman"/>
        </w:rPr>
        <w:t>遍历模</w:t>
      </w:r>
      <w:r w:rsidRPr="00301E4F">
        <w:rPr>
          <w:rFonts w:ascii="Times New Roman" w:hAnsi="Times New Roman"/>
          <w:noProof/>
          <w:position w:val="-12"/>
        </w:rPr>
        <w:drawing>
          <wp:inline distT="0" distB="0" distL="0" distR="0" wp14:anchorId="60942256" wp14:editId="2DF6385A">
            <wp:extent cx="786765" cy="23177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786765" cy="231775"/>
                    </a:xfrm>
                    <a:prstGeom prst="rect">
                      <a:avLst/>
                    </a:prstGeom>
                    <a:noFill/>
                    <a:ln>
                      <a:noFill/>
                    </a:ln>
                  </pic:spPr>
                </pic:pic>
              </a:graphicData>
            </a:graphic>
          </wp:inline>
        </w:drawing>
      </w:r>
      <w:r w:rsidRPr="00301E4F">
        <w:rPr>
          <w:rFonts w:ascii="Times New Roman" w:hAnsi="Times New Roman"/>
        </w:rPr>
        <w:t>的完全剩余系</w:t>
      </w:r>
      <w:r w:rsidRPr="00301E4F">
        <w:rPr>
          <w:rFonts w:ascii="Times New Roman" w:hAnsi="Times New Roman"/>
        </w:rPr>
        <w:t>.</w:t>
      </w:r>
    </w:p>
    <w:p w14:paraId="30B2B6DB" w14:textId="6F8E665C" w:rsidR="00342265" w:rsidRPr="00301E4F" w:rsidRDefault="00342265" w:rsidP="001F4C32">
      <w:pPr>
        <w:snapToGrid w:val="0"/>
        <w:spacing w:line="360" w:lineRule="auto"/>
        <w:ind w:firstLineChars="200" w:firstLine="420"/>
        <w:rPr>
          <w:rFonts w:ascii="Times New Roman" w:hAnsi="Times New Roman"/>
        </w:rPr>
      </w:pPr>
      <w:r w:rsidRPr="00301E4F">
        <w:rPr>
          <w:rFonts w:ascii="Times New Roman" w:hAnsi="Times New Roman"/>
          <w:b/>
        </w:rPr>
        <w:t>证</w:t>
      </w:r>
      <w:r w:rsidRPr="00301E4F">
        <w:rPr>
          <w:rFonts w:ascii="Times New Roman" w:hAnsi="Times New Roman"/>
          <w:b/>
        </w:rPr>
        <w:t xml:space="preserve"> </w:t>
      </w:r>
      <w:r w:rsidR="001F4C32">
        <w:rPr>
          <w:rFonts w:ascii="Times New Roman" w:hAnsi="Times New Roman"/>
          <w:b/>
        </w:rPr>
        <w:t xml:space="preserve"> </w:t>
      </w:r>
      <w:r w:rsidRPr="00301E4F">
        <w:rPr>
          <w:rFonts w:ascii="Times New Roman" w:hAnsi="Times New Roman"/>
        </w:rPr>
        <w:t>令</w:t>
      </w:r>
      <w:r w:rsidRPr="00301E4F">
        <w:rPr>
          <w:rFonts w:ascii="Times New Roman" w:hAnsi="Times New Roman"/>
          <w:noProof/>
          <w:position w:val="-12"/>
        </w:rPr>
        <w:drawing>
          <wp:inline distT="0" distB="0" distL="0" distR="0" wp14:anchorId="59DC98E1" wp14:editId="7EE1D4D0">
            <wp:extent cx="2447925" cy="231775"/>
            <wp:effectExtent l="0" t="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447925" cy="231775"/>
                    </a:xfrm>
                    <a:prstGeom prst="rect">
                      <a:avLst/>
                    </a:prstGeom>
                    <a:noFill/>
                    <a:ln>
                      <a:noFill/>
                    </a:ln>
                  </pic:spPr>
                </pic:pic>
              </a:graphicData>
            </a:graphic>
          </wp:inline>
        </w:drawing>
      </w:r>
      <w:ins w:id="1040" w:author="zhengping jin" w:date="2024-08-07T11:49:00Z" w16du:dateUtc="2024-08-07T03:49:00Z">
        <w:r w:rsidR="00A52743">
          <w:rPr>
            <w:rFonts w:ascii="Times New Roman" w:hAnsi="Times New Roman" w:hint="eastAsia"/>
          </w:rPr>
          <w:t>,</w:t>
        </w:r>
      </w:ins>
    </w:p>
    <w:p w14:paraId="531DB2D8" w14:textId="77777777" w:rsidR="00342265" w:rsidRPr="00301E4F" w:rsidRDefault="00342265" w:rsidP="00342265">
      <w:pPr>
        <w:tabs>
          <w:tab w:val="left" w:pos="6360"/>
        </w:tabs>
        <w:spacing w:line="360" w:lineRule="auto"/>
        <w:ind w:firstLineChars="400" w:firstLine="840"/>
        <w:contextualSpacing/>
        <w:jc w:val="left"/>
        <w:rPr>
          <w:rFonts w:ascii="Times New Roman" w:hAnsi="Times New Roman"/>
        </w:rPr>
      </w:pPr>
      <w:r w:rsidRPr="00301E4F">
        <w:rPr>
          <w:rFonts w:ascii="Times New Roman" w:hAnsi="Times New Roman"/>
        </w:rPr>
        <w:t>则当</w:t>
      </w:r>
      <w:r w:rsidRPr="00301E4F">
        <w:rPr>
          <w:rFonts w:ascii="Times New Roman" w:hAnsi="Times New Roman"/>
          <w:noProof/>
          <w:position w:val="-12"/>
        </w:rPr>
        <w:drawing>
          <wp:inline distT="0" distB="0" distL="0" distR="0" wp14:anchorId="38AE310A" wp14:editId="0D9C21AE">
            <wp:extent cx="509270" cy="231775"/>
            <wp:effectExtent l="0" t="0" r="508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09270" cy="231775"/>
                    </a:xfrm>
                    <a:prstGeom prst="rect">
                      <a:avLst/>
                    </a:prstGeom>
                    <a:noFill/>
                    <a:ln>
                      <a:noFill/>
                    </a:ln>
                  </pic:spPr>
                </pic:pic>
              </a:graphicData>
            </a:graphic>
          </wp:inline>
        </w:drawing>
      </w:r>
      <w:r w:rsidRPr="00301E4F">
        <w:rPr>
          <w:rFonts w:ascii="Times New Roman" w:hAnsi="Times New Roman"/>
        </w:rPr>
        <w:t>分别遍历模</w:t>
      </w:r>
      <w:r w:rsidRPr="00301E4F">
        <w:rPr>
          <w:rFonts w:ascii="Times New Roman" w:hAnsi="Times New Roman"/>
          <w:noProof/>
          <w:position w:val="-12"/>
        </w:rPr>
        <w:drawing>
          <wp:inline distT="0" distB="0" distL="0" distR="0" wp14:anchorId="39C4C9E8" wp14:editId="4D829DE0">
            <wp:extent cx="596265" cy="23177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96265" cy="231775"/>
                    </a:xfrm>
                    <a:prstGeom prst="rect">
                      <a:avLst/>
                    </a:prstGeom>
                    <a:noFill/>
                    <a:ln>
                      <a:noFill/>
                    </a:ln>
                  </pic:spPr>
                </pic:pic>
              </a:graphicData>
            </a:graphic>
          </wp:inline>
        </w:drawing>
      </w:r>
      <w:r w:rsidRPr="00301E4F">
        <w:rPr>
          <w:rFonts w:ascii="Times New Roman" w:hAnsi="Times New Roman"/>
        </w:rPr>
        <w:t>的完全剩余系时，</w:t>
      </w:r>
      <w:r w:rsidRPr="00301E4F">
        <w:rPr>
          <w:rFonts w:ascii="Times New Roman" w:hAnsi="Times New Roman"/>
          <w:noProof/>
          <w:position w:val="-12"/>
        </w:rPr>
        <w:drawing>
          <wp:inline distT="0" distB="0" distL="0" distR="0" wp14:anchorId="26EF76FD" wp14:editId="4BB48EDE">
            <wp:extent cx="156210" cy="23177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56210" cy="231775"/>
                    </a:xfrm>
                    <a:prstGeom prst="rect">
                      <a:avLst/>
                    </a:prstGeom>
                    <a:noFill/>
                    <a:ln>
                      <a:noFill/>
                    </a:ln>
                  </pic:spPr>
                </pic:pic>
              </a:graphicData>
            </a:graphic>
          </wp:inline>
        </w:drawing>
      </w:r>
      <w:r w:rsidRPr="00301E4F">
        <w:rPr>
          <w:rFonts w:ascii="Times New Roman" w:hAnsi="Times New Roman"/>
        </w:rPr>
        <w:t>遍历</w:t>
      </w:r>
      <w:r w:rsidRPr="00301E4F">
        <w:rPr>
          <w:rFonts w:ascii="Times New Roman" w:hAnsi="Times New Roman"/>
          <w:noProof/>
          <w:position w:val="-12"/>
        </w:rPr>
        <w:drawing>
          <wp:inline distT="0" distB="0" distL="0" distR="0" wp14:anchorId="68D9B503" wp14:editId="0302102E">
            <wp:extent cx="532130" cy="231775"/>
            <wp:effectExtent l="0" t="0" r="127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532130" cy="231775"/>
                    </a:xfrm>
                    <a:prstGeom prst="rect">
                      <a:avLst/>
                    </a:prstGeom>
                    <a:noFill/>
                    <a:ln>
                      <a:noFill/>
                    </a:ln>
                  </pic:spPr>
                </pic:pic>
              </a:graphicData>
            </a:graphic>
          </wp:inline>
        </w:drawing>
      </w:r>
      <w:r w:rsidRPr="00301E4F">
        <w:rPr>
          <w:rFonts w:ascii="Times New Roman" w:hAnsi="Times New Roman"/>
        </w:rPr>
        <w:t>个数</w:t>
      </w:r>
      <w:r w:rsidRPr="00301E4F">
        <w:rPr>
          <w:rFonts w:ascii="Times New Roman" w:hAnsi="Times New Roman"/>
        </w:rPr>
        <w:t xml:space="preserve">. </w:t>
      </w:r>
    </w:p>
    <w:p w14:paraId="3562E6A8" w14:textId="50537534" w:rsidR="00342265" w:rsidRPr="00301E4F" w:rsidRDefault="00342265" w:rsidP="00342265">
      <w:pPr>
        <w:tabs>
          <w:tab w:val="left" w:pos="6360"/>
        </w:tabs>
        <w:spacing w:line="360" w:lineRule="auto"/>
        <w:ind w:firstLineChars="400" w:firstLine="840"/>
        <w:contextualSpacing/>
        <w:jc w:val="left"/>
        <w:rPr>
          <w:rFonts w:ascii="Times New Roman" w:hAnsi="Times New Roman"/>
        </w:rPr>
      </w:pPr>
      <w:del w:id="1041" w:author="zhengping jin" w:date="2024-10-08T16:32:00Z" w16du:dateUtc="2024-10-08T08:32:00Z">
        <w:r w:rsidRPr="00301E4F" w:rsidDel="004A2FDA">
          <w:rPr>
            <w:rFonts w:ascii="Times New Roman" w:hAnsi="Times New Roman" w:hint="eastAsia"/>
          </w:rPr>
          <w:delText>如果能够证明</w:delText>
        </w:r>
      </w:del>
      <w:proofErr w:type="gramStart"/>
      <w:ins w:id="1042" w:author="zhengping jin" w:date="2024-10-08T16:32:00Z" w16du:dateUtc="2024-10-08T08:32:00Z">
        <w:r w:rsidR="004A2FDA">
          <w:rPr>
            <w:rFonts w:ascii="Times New Roman" w:hAnsi="Times New Roman" w:hint="eastAsia"/>
          </w:rPr>
          <w:t>下证</w:t>
        </w:r>
      </w:ins>
      <w:r w:rsidRPr="00301E4F">
        <w:rPr>
          <w:rFonts w:ascii="Times New Roman" w:hAnsi="Times New Roman"/>
        </w:rPr>
        <w:t>它们</w:t>
      </w:r>
      <w:proofErr w:type="gramEnd"/>
      <w:r w:rsidRPr="00301E4F">
        <w:rPr>
          <w:rFonts w:ascii="Times New Roman" w:hAnsi="Times New Roman"/>
        </w:rPr>
        <w:t>模</w:t>
      </w:r>
      <w:r w:rsidRPr="00301E4F">
        <w:rPr>
          <w:rFonts w:ascii="Times New Roman" w:hAnsi="Times New Roman"/>
          <w:i/>
        </w:rPr>
        <w:t>m</w:t>
      </w:r>
      <w:r w:rsidRPr="00301E4F">
        <w:rPr>
          <w:rFonts w:ascii="Times New Roman" w:hAnsi="Times New Roman"/>
        </w:rPr>
        <w:t>两两</w:t>
      </w:r>
      <w:proofErr w:type="gramStart"/>
      <w:r w:rsidRPr="00301E4F">
        <w:rPr>
          <w:rFonts w:ascii="Times New Roman" w:hAnsi="Times New Roman"/>
        </w:rPr>
        <w:t>不</w:t>
      </w:r>
      <w:proofErr w:type="gramEnd"/>
      <w:r w:rsidRPr="00301E4F">
        <w:rPr>
          <w:rFonts w:ascii="Times New Roman" w:hAnsi="Times New Roman"/>
        </w:rPr>
        <w:t>同余，则</w:t>
      </w:r>
      <w:del w:id="1043" w:author="zhengping jin" w:date="2024-08-07T11:49:00Z" w16du:dateUtc="2024-08-07T03:49:00Z">
        <w:r w:rsidRPr="00301E4F" w:rsidDel="00A52743">
          <w:rPr>
            <w:rFonts w:ascii="Times New Roman" w:hAnsi="Times New Roman"/>
          </w:rPr>
          <w:delText>定理</w:delText>
        </w:r>
      </w:del>
      <w:ins w:id="1044" w:author="zhengping jin" w:date="2024-08-07T11:50:00Z" w16du:dateUtc="2024-08-07T03:50:00Z">
        <w:r w:rsidR="00A52743">
          <w:rPr>
            <w:rFonts w:ascii="Times New Roman" w:hAnsi="Times New Roman" w:hint="eastAsia"/>
          </w:rPr>
          <w:t>结论</w:t>
        </w:r>
      </w:ins>
      <w:r w:rsidRPr="00301E4F">
        <w:rPr>
          <w:rFonts w:ascii="Times New Roman" w:hAnsi="Times New Roman"/>
        </w:rPr>
        <w:t>成立</w:t>
      </w:r>
      <w:r w:rsidRPr="00301E4F">
        <w:rPr>
          <w:rFonts w:ascii="Times New Roman" w:hAnsi="Times New Roman"/>
        </w:rPr>
        <w:t xml:space="preserve">. </w:t>
      </w:r>
      <w:r w:rsidRPr="00301E4F">
        <w:rPr>
          <w:rFonts w:ascii="Times New Roman" w:hAnsi="Times New Roman"/>
        </w:rPr>
        <w:t>事实上，若</w:t>
      </w:r>
    </w:p>
    <w:p w14:paraId="2E377ADF" w14:textId="6F608E81" w:rsidR="00342265" w:rsidRPr="00301E4F" w:rsidRDefault="00342265" w:rsidP="00342265">
      <w:pPr>
        <w:tabs>
          <w:tab w:val="left" w:pos="6360"/>
        </w:tabs>
        <w:spacing w:line="360" w:lineRule="auto"/>
        <w:contextualSpacing/>
        <w:jc w:val="center"/>
        <w:rPr>
          <w:rFonts w:ascii="Times New Roman" w:hAnsi="Times New Roman"/>
        </w:rPr>
      </w:pPr>
      <w:r w:rsidRPr="00301E4F">
        <w:rPr>
          <w:rFonts w:ascii="Times New Roman" w:hAnsi="Times New Roman"/>
          <w:noProof/>
          <w:position w:val="-12"/>
        </w:rPr>
        <w:drawing>
          <wp:inline distT="0" distB="0" distL="0" distR="0" wp14:anchorId="01337142" wp14:editId="2D8C9B77">
            <wp:extent cx="3889375" cy="23177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3889375" cy="231775"/>
                    </a:xfrm>
                    <a:prstGeom prst="rect">
                      <a:avLst/>
                    </a:prstGeom>
                    <a:noFill/>
                    <a:ln>
                      <a:noFill/>
                    </a:ln>
                  </pic:spPr>
                </pic:pic>
              </a:graphicData>
            </a:graphic>
          </wp:inline>
        </w:drawing>
      </w:r>
      <w:ins w:id="1045" w:author="zhengping jin" w:date="2024-08-07T11:50:00Z" w16du:dateUtc="2024-08-07T03:50:00Z">
        <w:r w:rsidR="00A52743">
          <w:rPr>
            <w:rFonts w:ascii="Times New Roman" w:hAnsi="Times New Roman" w:hint="eastAsia"/>
          </w:rPr>
          <w:t>.</w:t>
        </w:r>
      </w:ins>
    </w:p>
    <w:p w14:paraId="1C508AE8" w14:textId="64F129B2" w:rsidR="00342265" w:rsidRPr="00301E4F" w:rsidRDefault="00342265" w:rsidP="001F4C32">
      <w:pPr>
        <w:tabs>
          <w:tab w:val="left" w:pos="6360"/>
        </w:tabs>
        <w:spacing w:line="360" w:lineRule="auto"/>
        <w:ind w:firstLineChars="500" w:firstLine="1050"/>
        <w:contextualSpacing/>
        <w:jc w:val="left"/>
        <w:rPr>
          <w:rFonts w:ascii="Times New Roman" w:hAnsi="Times New Roman"/>
        </w:rPr>
      </w:pPr>
      <w:r w:rsidRPr="00301E4F">
        <w:rPr>
          <w:rFonts w:ascii="Times New Roman" w:hAnsi="Times New Roman"/>
        </w:rPr>
        <w:t>则</w:t>
      </w:r>
      <w:r w:rsidRPr="001F4C32">
        <w:rPr>
          <w:rFonts w:ascii="Times New Roman" w:hAnsi="Times New Roman"/>
        </w:rPr>
        <w:t>根据</w:t>
      </w:r>
      <w:r w:rsidR="001F4C32" w:rsidRPr="001F4C32">
        <w:rPr>
          <w:rFonts w:ascii="Times New Roman" w:hAnsi="Times New Roman"/>
        </w:rPr>
        <w:t>性质</w:t>
      </w:r>
      <w:r w:rsidR="001F4C32" w:rsidRPr="001F4C32">
        <w:rPr>
          <w:rFonts w:ascii="Times New Roman" w:hAnsi="Times New Roman"/>
        </w:rPr>
        <w:t>2.1.6</w:t>
      </w:r>
      <w:r w:rsidR="001F4C32">
        <w:rPr>
          <w:rFonts w:ascii="Times New Roman" w:hAnsi="Times New Roman" w:hint="eastAsia"/>
        </w:rPr>
        <w:t>，</w:t>
      </w:r>
      <w:r w:rsidR="001F4C32">
        <w:rPr>
          <w:rFonts w:ascii="Times New Roman" w:hAnsi="Times New Roman"/>
        </w:rPr>
        <w:t xml:space="preserve"> </w:t>
      </w:r>
      <w:r w:rsidRPr="00301E4F">
        <w:rPr>
          <w:rFonts w:ascii="Times New Roman" w:hAnsi="Times New Roman"/>
          <w:noProof/>
          <w:position w:val="-12"/>
        </w:rPr>
        <w:drawing>
          <wp:inline distT="0" distB="0" distL="0" distR="0" wp14:anchorId="0634EE55" wp14:editId="37A7EBDD">
            <wp:extent cx="2639060" cy="231775"/>
            <wp:effectExtent l="0" t="0" r="889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2639060" cy="231775"/>
                    </a:xfrm>
                    <a:prstGeom prst="rect">
                      <a:avLst/>
                    </a:prstGeom>
                    <a:noFill/>
                    <a:ln>
                      <a:noFill/>
                    </a:ln>
                  </pic:spPr>
                </pic:pic>
              </a:graphicData>
            </a:graphic>
          </wp:inline>
        </w:drawing>
      </w:r>
      <w:ins w:id="1046" w:author="zhengping jin" w:date="2024-08-07T11:50:00Z" w16du:dateUtc="2024-08-07T03:50:00Z">
        <w:r w:rsidR="00A52743">
          <w:rPr>
            <w:rFonts w:ascii="Times New Roman" w:hAnsi="Times New Roman" w:hint="eastAsia"/>
          </w:rPr>
          <w:t>.</w:t>
        </w:r>
      </w:ins>
    </w:p>
    <w:p w14:paraId="2FF6A4B7" w14:textId="1ECB30EA" w:rsidR="00342265" w:rsidRPr="00301E4F" w:rsidRDefault="00342265" w:rsidP="001F4C32">
      <w:pPr>
        <w:tabs>
          <w:tab w:val="left" w:pos="6360"/>
        </w:tabs>
        <w:spacing w:line="360" w:lineRule="auto"/>
        <w:ind w:firstLineChars="500" w:firstLine="1050"/>
        <w:contextualSpacing/>
        <w:jc w:val="left"/>
        <w:rPr>
          <w:rFonts w:ascii="Times New Roman" w:hAnsi="Times New Roman"/>
        </w:rPr>
      </w:pPr>
      <w:del w:id="1047" w:author="zhengping jin" w:date="2024-10-08T16:32:00Z" w16du:dateUtc="2024-10-08T08:32:00Z">
        <w:r w:rsidRPr="00301E4F" w:rsidDel="004A2FDA">
          <w:rPr>
            <w:rFonts w:ascii="Times New Roman" w:hAnsi="Times New Roman" w:hint="eastAsia"/>
          </w:rPr>
          <w:delText>因为</w:delText>
        </w:r>
      </w:del>
      <w:ins w:id="1048" w:author="zhengping jin" w:date="2024-10-08T16:32:00Z" w16du:dateUtc="2024-10-08T08:32:00Z">
        <w:r w:rsidR="004A2FDA">
          <w:rPr>
            <w:rFonts w:ascii="Times New Roman" w:hAnsi="Times New Roman" w:hint="eastAsia"/>
          </w:rPr>
          <w:t>而</w:t>
        </w:r>
      </w:ins>
      <w:r w:rsidRPr="00301E4F">
        <w:rPr>
          <w:rFonts w:ascii="Times New Roman" w:hAnsi="Times New Roman"/>
          <w:noProof/>
          <w:position w:val="-12"/>
        </w:rPr>
        <w:drawing>
          <wp:inline distT="0" distB="0" distL="0" distR="0" wp14:anchorId="4010493A" wp14:editId="4BD60040">
            <wp:extent cx="2014220" cy="231775"/>
            <wp:effectExtent l="0" t="0" r="508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2014220" cy="231775"/>
                    </a:xfrm>
                    <a:prstGeom prst="rect">
                      <a:avLst/>
                    </a:prstGeom>
                    <a:noFill/>
                    <a:ln>
                      <a:noFill/>
                    </a:ln>
                  </pic:spPr>
                </pic:pic>
              </a:graphicData>
            </a:graphic>
          </wp:inline>
        </w:drawing>
      </w:r>
      <w:ins w:id="1049" w:author="zhengping jin" w:date="2024-10-08T16:32:00Z" w16du:dateUtc="2024-10-08T08:32:00Z">
        <w:r w:rsidR="004A2FDA">
          <w:rPr>
            <w:rFonts w:ascii="Times New Roman" w:hAnsi="Times New Roman" w:hint="eastAsia"/>
          </w:rPr>
          <w:t xml:space="preserve">, </w:t>
        </w:r>
      </w:ins>
      <w:r w:rsidRPr="00301E4F">
        <w:rPr>
          <w:rFonts w:ascii="Times New Roman" w:hAnsi="Times New Roman"/>
        </w:rPr>
        <w:t>所以，</w:t>
      </w:r>
      <w:r w:rsidRPr="00301E4F">
        <w:rPr>
          <w:rFonts w:ascii="Times New Roman" w:hAnsi="Times New Roman"/>
          <w:noProof/>
          <w:position w:val="-12"/>
        </w:rPr>
        <w:drawing>
          <wp:inline distT="0" distB="0" distL="0" distR="0" wp14:anchorId="6BD46A58" wp14:editId="4F009CAB">
            <wp:extent cx="1782445" cy="231775"/>
            <wp:effectExtent l="0" t="0" r="825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782445" cy="231775"/>
                    </a:xfrm>
                    <a:prstGeom prst="rect">
                      <a:avLst/>
                    </a:prstGeom>
                    <a:noFill/>
                    <a:ln>
                      <a:noFill/>
                    </a:ln>
                  </pic:spPr>
                </pic:pic>
              </a:graphicData>
            </a:graphic>
          </wp:inline>
        </w:drawing>
      </w:r>
      <w:ins w:id="1050" w:author="zhengping jin" w:date="2024-08-07T11:50:00Z" w16du:dateUtc="2024-08-07T03:50:00Z">
        <w:r w:rsidR="00A52743">
          <w:rPr>
            <w:rFonts w:ascii="Times New Roman" w:hAnsi="Times New Roman" w:hint="eastAsia"/>
          </w:rPr>
          <w:t>.</w:t>
        </w:r>
      </w:ins>
    </w:p>
    <w:p w14:paraId="0EF04C6E" w14:textId="1562AB0E" w:rsidR="00342265" w:rsidRPr="00301E4F" w:rsidRDefault="00342265" w:rsidP="001F4C32">
      <w:pPr>
        <w:tabs>
          <w:tab w:val="left" w:pos="6360"/>
        </w:tabs>
        <w:spacing w:line="360" w:lineRule="auto"/>
        <w:ind w:firstLineChars="500" w:firstLine="1050"/>
        <w:contextualSpacing/>
        <w:jc w:val="left"/>
        <w:rPr>
          <w:rFonts w:ascii="Times New Roman" w:hAnsi="Times New Roman"/>
        </w:rPr>
      </w:pPr>
      <w:r w:rsidRPr="00301E4F">
        <w:rPr>
          <w:rFonts w:ascii="Times New Roman" w:hAnsi="Times New Roman"/>
        </w:rPr>
        <w:t>但</w:t>
      </w:r>
      <w:r w:rsidRPr="00301E4F">
        <w:rPr>
          <w:rFonts w:ascii="Times New Roman" w:hAnsi="Times New Roman"/>
          <w:noProof/>
          <w:position w:val="-12"/>
        </w:rPr>
        <w:drawing>
          <wp:inline distT="0" distB="0" distL="0" distR="0" wp14:anchorId="658718C5" wp14:editId="0ACE36CE">
            <wp:extent cx="347345" cy="23177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347345" cy="231775"/>
                    </a:xfrm>
                    <a:prstGeom prst="rect">
                      <a:avLst/>
                    </a:prstGeom>
                    <a:noFill/>
                    <a:ln>
                      <a:noFill/>
                    </a:ln>
                  </pic:spPr>
                </pic:pic>
              </a:graphicData>
            </a:graphic>
          </wp:inline>
        </w:drawing>
      </w:r>
      <w:r w:rsidRPr="00301E4F">
        <w:rPr>
          <w:rFonts w:ascii="Times New Roman" w:hAnsi="Times New Roman"/>
        </w:rPr>
        <w:t>是同一个完全剩余系中的两个数，故</w:t>
      </w:r>
      <w:r w:rsidRPr="00301E4F">
        <w:rPr>
          <w:rFonts w:ascii="Times New Roman" w:hAnsi="Times New Roman"/>
          <w:noProof/>
          <w:position w:val="-12"/>
        </w:rPr>
        <w:drawing>
          <wp:inline distT="0" distB="0" distL="0" distR="0" wp14:anchorId="24192C45" wp14:editId="74C405B7">
            <wp:extent cx="1232535" cy="231775"/>
            <wp:effectExtent l="0" t="0" r="571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232535" cy="231775"/>
                    </a:xfrm>
                    <a:prstGeom prst="rect">
                      <a:avLst/>
                    </a:prstGeom>
                    <a:noFill/>
                    <a:ln>
                      <a:noFill/>
                    </a:ln>
                  </pic:spPr>
                </pic:pic>
              </a:graphicData>
            </a:graphic>
          </wp:inline>
        </w:drawing>
      </w:r>
      <w:ins w:id="1051" w:author="zhengping jin" w:date="2024-08-07T11:50:00Z" w16du:dateUtc="2024-08-07T03:50:00Z">
        <w:r w:rsidR="00A52743">
          <w:rPr>
            <w:rFonts w:ascii="Times New Roman" w:hAnsi="Times New Roman" w:hint="eastAsia"/>
          </w:rPr>
          <w:t>.</w:t>
        </w:r>
      </w:ins>
    </w:p>
    <w:p w14:paraId="33B0D062" w14:textId="0AEF984B" w:rsidR="00342265" w:rsidRPr="00301E4F" w:rsidDel="00A52743" w:rsidRDefault="00342265">
      <w:pPr>
        <w:tabs>
          <w:tab w:val="left" w:pos="6360"/>
        </w:tabs>
        <w:spacing w:line="360" w:lineRule="auto"/>
        <w:ind w:firstLineChars="500" w:firstLine="1050"/>
        <w:contextualSpacing/>
        <w:rPr>
          <w:del w:id="1052" w:author="zhengping jin" w:date="2024-08-07T11:50:00Z" w16du:dateUtc="2024-08-07T03:50:00Z"/>
          <w:rFonts w:ascii="Times New Roman" w:hAnsi="Times New Roman"/>
        </w:rPr>
        <w:pPrChange w:id="1053" w:author="zhengping jin" w:date="2024-10-08T16:44:00Z" w16du:dateUtc="2024-10-08T08:44:00Z">
          <w:pPr>
            <w:tabs>
              <w:tab w:val="left" w:pos="6360"/>
            </w:tabs>
            <w:spacing w:line="360" w:lineRule="auto"/>
            <w:ind w:firstLineChars="500" w:firstLine="1050"/>
            <w:contextualSpacing/>
            <w:jc w:val="left"/>
          </w:pPr>
        </w:pPrChange>
      </w:pPr>
      <w:del w:id="1054" w:author="zhengping jin" w:date="2024-08-07T11:50:00Z" w16du:dateUtc="2024-08-07T03:50:00Z">
        <w:r w:rsidRPr="00301E4F" w:rsidDel="00A52743">
          <w:rPr>
            <w:rFonts w:ascii="Times New Roman" w:hAnsi="Times New Roman"/>
          </w:rPr>
          <w:delText>定理成立</w:delText>
        </w:r>
        <w:r w:rsidRPr="00301E4F" w:rsidDel="00A52743">
          <w:rPr>
            <w:rFonts w:ascii="Times New Roman" w:hAnsi="Times New Roman"/>
          </w:rPr>
          <w:delText>.</w:delText>
        </w:r>
      </w:del>
    </w:p>
    <w:p w14:paraId="588D4498" w14:textId="77777777" w:rsidR="00342265" w:rsidRPr="00301E4F" w:rsidRDefault="00342265">
      <w:pPr>
        <w:tabs>
          <w:tab w:val="left" w:pos="6360"/>
        </w:tabs>
        <w:spacing w:line="360" w:lineRule="auto"/>
        <w:contextualSpacing/>
        <w:rPr>
          <w:rFonts w:ascii="Times New Roman" w:hAnsi="Times New Roman"/>
        </w:rPr>
        <w:pPrChange w:id="1055" w:author="zhengping jin" w:date="2024-10-08T16:44:00Z" w16du:dateUtc="2024-10-08T08:44:00Z">
          <w:pPr>
            <w:tabs>
              <w:tab w:val="left" w:pos="6360"/>
            </w:tabs>
            <w:spacing w:line="360" w:lineRule="auto"/>
            <w:contextualSpacing/>
            <w:jc w:val="left"/>
          </w:pPr>
        </w:pPrChange>
      </w:pPr>
    </w:p>
    <w:p w14:paraId="50FBFB7D" w14:textId="307B5FD5" w:rsidR="00342265" w:rsidRPr="00301E4F" w:rsidDel="00CD6022" w:rsidRDefault="001F4C32" w:rsidP="001F4C32">
      <w:pPr>
        <w:snapToGrid w:val="0"/>
        <w:spacing w:line="360" w:lineRule="auto"/>
        <w:contextualSpacing/>
        <w:rPr>
          <w:del w:id="1056" w:author="zhengping jin" w:date="2024-08-08T12:07:00Z" w16du:dateUtc="2024-08-08T04:07:00Z"/>
          <w:rFonts w:ascii="Times New Roman" w:hAnsi="Times New Roman"/>
        </w:rPr>
      </w:pPr>
      <w:del w:id="1057" w:author="zhengping jin" w:date="2024-08-08T12:07:00Z" w16du:dateUtc="2024-08-08T04:07:00Z">
        <w:r w:rsidRPr="00301E4F" w:rsidDel="00CD6022">
          <w:rPr>
            <w:rFonts w:ascii="Times New Roman" w:hAnsi="Times New Roman"/>
            <w:b/>
          </w:rPr>
          <w:delText>例</w:delText>
        </w:r>
        <w:r w:rsidDel="00CD6022">
          <w:rPr>
            <w:rFonts w:ascii="Times New Roman" w:hAnsi="Times New Roman" w:hint="eastAsia"/>
            <w:b/>
          </w:rPr>
          <w:delText>3</w:delText>
        </w:r>
        <w:r w:rsidDel="00CD6022">
          <w:rPr>
            <w:rFonts w:ascii="Times New Roman" w:hAnsi="Times New Roman"/>
            <w:b/>
          </w:rPr>
          <w:delText>.2.4</w:delText>
        </w:r>
        <w:r w:rsidR="00342265" w:rsidRPr="00301E4F" w:rsidDel="00CD6022">
          <w:rPr>
            <w:rFonts w:ascii="Times New Roman" w:hAnsi="Times New Roman"/>
            <w:b/>
          </w:rPr>
          <w:delText xml:space="preserve"> </w:delText>
        </w:r>
        <w:r w:rsidR="00342265" w:rsidRPr="00301E4F" w:rsidDel="00CD6022">
          <w:rPr>
            <w:rFonts w:ascii="Times New Roman" w:hAnsi="Times New Roman"/>
          </w:rPr>
          <w:delText>计算</w:delText>
        </w:r>
        <w:r w:rsidR="00342265" w:rsidRPr="00301E4F" w:rsidDel="00CD6022">
          <w:rPr>
            <w:rFonts w:ascii="Times New Roman" w:hAnsi="Times New Roman"/>
            <w:noProof/>
            <w:position w:val="-10"/>
          </w:rPr>
          <w:drawing>
            <wp:inline distT="0" distB="0" distL="0" distR="0" wp14:anchorId="5C546E78" wp14:editId="3A8643B1">
              <wp:extent cx="984885" cy="239395"/>
              <wp:effectExtent l="0" t="0" r="5715" b="825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984885" cy="239395"/>
                      </a:xfrm>
                      <a:prstGeom prst="rect">
                        <a:avLst/>
                      </a:prstGeom>
                      <a:noFill/>
                      <a:ln>
                        <a:noFill/>
                      </a:ln>
                    </pic:spPr>
                  </pic:pic>
                </a:graphicData>
              </a:graphic>
            </wp:inline>
          </w:drawing>
        </w:r>
      </w:del>
    </w:p>
    <w:p w14:paraId="6DEBCB84" w14:textId="29798E9D" w:rsidR="00342265" w:rsidRPr="00301E4F" w:rsidDel="00CD6022" w:rsidRDefault="00342265" w:rsidP="001F4C32">
      <w:pPr>
        <w:snapToGrid w:val="0"/>
        <w:spacing w:line="360" w:lineRule="auto"/>
        <w:ind w:firstLineChars="200" w:firstLine="420"/>
        <w:contextualSpacing/>
        <w:jc w:val="left"/>
        <w:rPr>
          <w:del w:id="1058" w:author="zhengping jin" w:date="2024-08-08T12:07:00Z" w16du:dateUtc="2024-08-08T04:07:00Z"/>
          <w:rFonts w:ascii="Times New Roman" w:hAnsi="Times New Roman"/>
        </w:rPr>
      </w:pPr>
      <w:del w:id="1059" w:author="zhengping jin" w:date="2024-08-08T12:07:00Z" w16du:dateUtc="2024-08-08T04:07:00Z">
        <w:r w:rsidRPr="00301E4F" w:rsidDel="00CD6022">
          <w:rPr>
            <w:rFonts w:ascii="Times New Roman" w:hAnsi="Times New Roman"/>
            <w:b/>
          </w:rPr>
          <w:delText>解</w:delText>
        </w:r>
        <w:r w:rsidRPr="00301E4F" w:rsidDel="00CD6022">
          <w:rPr>
            <w:rFonts w:ascii="Times New Roman" w:hAnsi="Times New Roman"/>
            <w:b/>
          </w:rPr>
          <w:delText xml:space="preserve"> </w:delText>
        </w:r>
        <w:r w:rsidRPr="00301E4F" w:rsidDel="00CD6022">
          <w:rPr>
            <w:rFonts w:ascii="Times New Roman" w:hAnsi="Times New Roman" w:hint="eastAsia"/>
            <w:b/>
          </w:rPr>
          <w:delText xml:space="preserve"> </w:delText>
        </w:r>
        <w:r w:rsidRPr="00301E4F" w:rsidDel="00CD6022">
          <w:rPr>
            <w:rFonts w:ascii="Times New Roman" w:hAnsi="Times New Roman"/>
          </w:rPr>
          <w:delText>运用中国剩余定理及模重复平方法</w:delText>
        </w:r>
        <w:r w:rsidRPr="00301E4F" w:rsidDel="00CD6022">
          <w:rPr>
            <w:rFonts w:ascii="Times New Roman" w:hAnsi="Times New Roman"/>
          </w:rPr>
          <w:delText>.</w:delText>
        </w:r>
      </w:del>
    </w:p>
    <w:p w14:paraId="09EB7062" w14:textId="41DD13B5" w:rsidR="00342265" w:rsidRPr="00301E4F" w:rsidDel="00CD6022" w:rsidRDefault="00342265" w:rsidP="00342265">
      <w:pPr>
        <w:snapToGrid w:val="0"/>
        <w:spacing w:line="360" w:lineRule="auto"/>
        <w:ind w:firstLineChars="400" w:firstLine="840"/>
        <w:contextualSpacing/>
        <w:jc w:val="left"/>
        <w:rPr>
          <w:del w:id="1060" w:author="zhengping jin" w:date="2024-08-08T12:07:00Z" w16du:dateUtc="2024-08-08T04:07:00Z"/>
          <w:rFonts w:ascii="Times New Roman" w:hAnsi="Times New Roman"/>
        </w:rPr>
      </w:pPr>
      <w:del w:id="1061" w:author="zhengping jin" w:date="2024-08-08T12:07:00Z" w16du:dateUtc="2024-08-08T04:07:00Z">
        <w:r w:rsidRPr="00301E4F" w:rsidDel="00CD6022">
          <w:rPr>
            <w:rFonts w:ascii="Times New Roman" w:hAnsi="Times New Roman"/>
          </w:rPr>
          <w:delText>令</w:delText>
        </w:r>
        <w:r w:rsidRPr="00301E4F" w:rsidDel="00CD6022">
          <w:rPr>
            <w:rFonts w:ascii="Times New Roman" w:hAnsi="Times New Roman"/>
            <w:noProof/>
            <w:position w:val="-6"/>
          </w:rPr>
          <w:drawing>
            <wp:inline distT="0" distB="0" distL="0" distR="0" wp14:anchorId="2E1ED24A" wp14:editId="34FC9ECF">
              <wp:extent cx="576580" cy="19685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576580" cy="196850"/>
                      </a:xfrm>
                      <a:prstGeom prst="rect">
                        <a:avLst/>
                      </a:prstGeom>
                      <a:noFill/>
                      <a:ln>
                        <a:noFill/>
                      </a:ln>
                    </pic:spPr>
                  </pic:pic>
                </a:graphicData>
              </a:graphic>
            </wp:inline>
          </w:drawing>
        </w:r>
        <w:r w:rsidRPr="00301E4F" w:rsidDel="00CD6022">
          <w:rPr>
            <w:rFonts w:ascii="Times New Roman" w:hAnsi="Times New Roman"/>
          </w:rPr>
          <w:delText>，因为</w:delText>
        </w:r>
        <w:r w:rsidRPr="00301E4F" w:rsidDel="00CD6022">
          <w:rPr>
            <w:rFonts w:ascii="Times New Roman" w:hAnsi="Times New Roman"/>
          </w:rPr>
          <w:delText xml:space="preserve"> </w:delText>
        </w:r>
        <w:r w:rsidRPr="00301E4F" w:rsidDel="00CD6022">
          <w:rPr>
            <w:rFonts w:ascii="Times New Roman" w:hAnsi="Times New Roman"/>
            <w:noProof/>
            <w:position w:val="-6"/>
          </w:rPr>
          <w:drawing>
            <wp:inline distT="0" distB="0" distL="0" distR="0" wp14:anchorId="6F763733" wp14:editId="5EEB3618">
              <wp:extent cx="795020" cy="182880"/>
              <wp:effectExtent l="0" t="0" r="508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795020" cy="182880"/>
                      </a:xfrm>
                      <a:prstGeom prst="rect">
                        <a:avLst/>
                      </a:prstGeom>
                      <a:noFill/>
                      <a:ln>
                        <a:noFill/>
                      </a:ln>
                    </pic:spPr>
                  </pic:pic>
                </a:graphicData>
              </a:graphic>
            </wp:inline>
          </w:drawing>
        </w:r>
        <w:r w:rsidRPr="00301E4F" w:rsidDel="00CD6022">
          <w:rPr>
            <w:rFonts w:ascii="Times New Roman" w:hAnsi="Times New Roman"/>
          </w:rPr>
          <w:delText>，所以计算</w:delText>
        </w:r>
        <w:r w:rsidRPr="00301E4F" w:rsidDel="00CD6022">
          <w:rPr>
            <w:rFonts w:ascii="Times New Roman" w:hAnsi="Times New Roman"/>
            <w:noProof/>
            <w:position w:val="-10"/>
          </w:rPr>
          <w:drawing>
            <wp:inline distT="0" distB="0" distL="0" distR="0" wp14:anchorId="253082F6" wp14:editId="5DAFBC0C">
              <wp:extent cx="759460" cy="196850"/>
              <wp:effectExtent l="0" t="0" r="254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759460" cy="196850"/>
                      </a:xfrm>
                      <a:prstGeom prst="rect">
                        <a:avLst/>
                      </a:prstGeom>
                      <a:noFill/>
                      <a:ln>
                        <a:noFill/>
                      </a:ln>
                    </pic:spPr>
                  </pic:pic>
                </a:graphicData>
              </a:graphic>
            </wp:inline>
          </w:drawing>
        </w:r>
        <w:r w:rsidRPr="00301E4F" w:rsidDel="00CD6022">
          <w:rPr>
            <w:rFonts w:ascii="Times New Roman" w:hAnsi="Times New Roman"/>
          </w:rPr>
          <w:delText>等价于求解</w:delText>
        </w:r>
        <w:r w:rsidR="00910D29" w:rsidRPr="00301E4F" w:rsidDel="00CD6022">
          <w:rPr>
            <w:rFonts w:ascii="Times New Roman" w:hAnsi="Times New Roman"/>
          </w:rPr>
          <w:delText>同余方程</w:delText>
        </w:r>
        <w:r w:rsidRPr="00301E4F" w:rsidDel="00CD6022">
          <w:rPr>
            <w:rFonts w:ascii="Times New Roman" w:hAnsi="Times New Roman"/>
          </w:rPr>
          <w:delText>组</w:delText>
        </w:r>
      </w:del>
    </w:p>
    <w:p w14:paraId="28430298" w14:textId="53FEA0B1" w:rsidR="00342265" w:rsidRPr="00301E4F" w:rsidDel="00CD6022" w:rsidRDefault="00342265" w:rsidP="00342265">
      <w:pPr>
        <w:snapToGrid w:val="0"/>
        <w:spacing w:line="360" w:lineRule="auto"/>
        <w:ind w:firstLine="420"/>
        <w:contextualSpacing/>
        <w:jc w:val="center"/>
        <w:rPr>
          <w:del w:id="1062" w:author="zhengping jin" w:date="2024-08-08T12:07:00Z" w16du:dateUtc="2024-08-08T04:07:00Z"/>
          <w:rFonts w:ascii="Times New Roman" w:hAnsi="Times New Roman"/>
        </w:rPr>
      </w:pPr>
      <w:del w:id="1063" w:author="zhengping jin" w:date="2024-08-08T12:07:00Z" w16du:dateUtc="2024-08-08T04:07:00Z">
        <w:r w:rsidRPr="00301E4F" w:rsidDel="00CD6022">
          <w:rPr>
            <w:rFonts w:ascii="Times New Roman" w:hAnsi="Times New Roman"/>
            <w:noProof/>
            <w:position w:val="-32"/>
          </w:rPr>
          <w:drawing>
            <wp:inline distT="0" distB="0" distL="0" distR="0" wp14:anchorId="511CCC57" wp14:editId="107315BF">
              <wp:extent cx="1062355" cy="485140"/>
              <wp:effectExtent l="0" t="0" r="444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062355" cy="485140"/>
                      </a:xfrm>
                      <a:prstGeom prst="rect">
                        <a:avLst/>
                      </a:prstGeom>
                      <a:noFill/>
                      <a:ln>
                        <a:noFill/>
                      </a:ln>
                    </pic:spPr>
                  </pic:pic>
                </a:graphicData>
              </a:graphic>
            </wp:inline>
          </w:drawing>
        </w:r>
      </w:del>
    </w:p>
    <w:p w14:paraId="52FD4BA1" w14:textId="1C422682" w:rsidR="00342265" w:rsidRPr="00301E4F" w:rsidDel="00CD6022" w:rsidRDefault="00342265" w:rsidP="001F4C32">
      <w:pPr>
        <w:snapToGrid w:val="0"/>
        <w:spacing w:line="360" w:lineRule="auto"/>
        <w:ind w:firstLineChars="400" w:firstLine="840"/>
        <w:contextualSpacing/>
        <w:rPr>
          <w:del w:id="1064" w:author="zhengping jin" w:date="2024-08-08T12:07:00Z" w16du:dateUtc="2024-08-08T04:07:00Z"/>
          <w:rFonts w:ascii="Times New Roman" w:hAnsi="Times New Roman"/>
        </w:rPr>
      </w:pPr>
      <w:del w:id="1065" w:author="zhengping jin" w:date="2024-08-08T12:07:00Z" w16du:dateUtc="2024-08-08T04:07:00Z">
        <w:r w:rsidRPr="00301E4F" w:rsidDel="00CD6022">
          <w:rPr>
            <w:rFonts w:ascii="Times New Roman" w:hAnsi="Times New Roman"/>
          </w:rPr>
          <w:delText>由模重复平方法，有：</w:delText>
        </w:r>
        <w:r w:rsidRPr="00301E4F" w:rsidDel="00CD6022">
          <w:rPr>
            <w:rFonts w:ascii="Times New Roman" w:hAnsi="Times New Roman"/>
            <w:noProof/>
            <w:position w:val="-12"/>
          </w:rPr>
          <w:drawing>
            <wp:inline distT="0" distB="0" distL="0" distR="0" wp14:anchorId="58D80F8E" wp14:editId="0E9D2150">
              <wp:extent cx="1399540" cy="239395"/>
              <wp:effectExtent l="0" t="0" r="0"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1399540" cy="239395"/>
                      </a:xfrm>
                      <a:prstGeom prst="rect">
                        <a:avLst/>
                      </a:prstGeom>
                      <a:noFill/>
                      <a:ln>
                        <a:noFill/>
                      </a:ln>
                    </pic:spPr>
                  </pic:pic>
                </a:graphicData>
              </a:graphic>
            </wp:inline>
          </w:drawing>
        </w:r>
        <w:r w:rsidRPr="00301E4F" w:rsidDel="00CD6022">
          <w:rPr>
            <w:rFonts w:ascii="Times New Roman" w:hAnsi="Times New Roman" w:hint="eastAsia"/>
            <w:position w:val="-12"/>
          </w:rPr>
          <w:delText xml:space="preserve">       </w:delText>
        </w:r>
        <w:r w:rsidRPr="001F4C32" w:rsidDel="00CD6022">
          <w:rPr>
            <w:rFonts w:ascii="Times New Roman" w:hAnsi="Times New Roman" w:hint="eastAsia"/>
            <w:position w:val="-12"/>
          </w:rPr>
          <w:delText xml:space="preserve"> </w:delText>
        </w:r>
        <w:r w:rsidRPr="001F4C32" w:rsidDel="00CD6022">
          <w:rPr>
            <w:rFonts w:ascii="Times New Roman" w:hAnsi="Times New Roman"/>
            <w:position w:val="-12"/>
          </w:rPr>
          <w:delText>……………………</w:delText>
        </w:r>
        <w:r w:rsidRPr="001F4C32" w:rsidDel="00CD6022">
          <w:rPr>
            <w:rFonts w:ascii="Times New Roman" w:hAnsi="Times New Roman" w:hint="eastAsia"/>
            <w:position w:val="-12"/>
          </w:rPr>
          <w:delText>.(I)</w:delText>
        </w:r>
      </w:del>
    </w:p>
    <w:p w14:paraId="5A4B4E62" w14:textId="77D4C8B6" w:rsidR="00342265" w:rsidRPr="00301E4F" w:rsidDel="00CD6022" w:rsidRDefault="00342265" w:rsidP="001F4C32">
      <w:pPr>
        <w:snapToGrid w:val="0"/>
        <w:spacing w:line="360" w:lineRule="auto"/>
        <w:ind w:firstLineChars="500" w:firstLine="1050"/>
        <w:contextualSpacing/>
        <w:rPr>
          <w:del w:id="1066" w:author="zhengping jin" w:date="2024-08-08T12:07:00Z" w16du:dateUtc="2024-08-08T04:07:00Z"/>
          <w:rFonts w:ascii="Times New Roman" w:hAnsi="Times New Roman"/>
        </w:rPr>
      </w:pPr>
      <w:del w:id="1067" w:author="zhengping jin" w:date="2024-08-08T12:07:00Z" w16du:dateUtc="2024-08-08T04:07:00Z">
        <w:r w:rsidRPr="00301E4F" w:rsidDel="00CD6022">
          <w:rPr>
            <w:rFonts w:ascii="Times New Roman" w:hAnsi="Times New Roman"/>
          </w:rPr>
          <w:delText>事实上，</w:delText>
        </w:r>
        <w:r w:rsidRPr="00301E4F" w:rsidDel="00CD6022">
          <w:rPr>
            <w:rFonts w:ascii="Times New Roman" w:hAnsi="Times New Roman"/>
            <w:i/>
          </w:rPr>
          <w:delText>n</w:delText>
        </w:r>
        <w:r w:rsidRPr="00301E4F" w:rsidDel="00CD6022">
          <w:rPr>
            <w:rFonts w:ascii="Times New Roman" w:hAnsi="Times New Roman"/>
          </w:rPr>
          <w:delText>=23</w:delText>
        </w:r>
        <w:r w:rsidRPr="00301E4F" w:rsidDel="00CD6022">
          <w:rPr>
            <w:rFonts w:ascii="Times New Roman" w:hAnsi="Times New Roman"/>
          </w:rPr>
          <w:delText>，</w:delText>
        </w:r>
        <w:r w:rsidRPr="00301E4F" w:rsidDel="00CD6022">
          <w:rPr>
            <w:rFonts w:ascii="Times New Roman" w:hAnsi="Times New Roman"/>
            <w:i/>
          </w:rPr>
          <w:delText>b</w:delText>
        </w:r>
        <w:r w:rsidRPr="00301E4F" w:rsidDel="00CD6022">
          <w:rPr>
            <w:rFonts w:ascii="Times New Roman" w:hAnsi="Times New Roman"/>
          </w:rPr>
          <w:delText>=312</w:delText>
        </w:r>
        <w:r w:rsidRPr="00301E4F" w:rsidDel="00CD6022">
          <w:rPr>
            <w:rFonts w:ascii="Times New Roman" w:hAnsi="Times New Roman"/>
          </w:rPr>
          <w:delText>，令</w:delText>
        </w:r>
        <w:r w:rsidRPr="00301E4F" w:rsidDel="00CD6022">
          <w:rPr>
            <w:rFonts w:ascii="Times New Roman" w:hAnsi="Times New Roman"/>
            <w:i/>
          </w:rPr>
          <w:delText>a</w:delText>
        </w:r>
        <w:r w:rsidRPr="00301E4F" w:rsidDel="00CD6022">
          <w:rPr>
            <w:rFonts w:ascii="Times New Roman" w:hAnsi="Times New Roman"/>
          </w:rPr>
          <w:delText xml:space="preserve">=1. </w:delText>
        </w:r>
        <w:r w:rsidRPr="00301E4F" w:rsidDel="00CD6022">
          <w:rPr>
            <w:rFonts w:ascii="Times New Roman" w:hAnsi="Times New Roman"/>
          </w:rPr>
          <w:delText>将</w:delText>
        </w:r>
        <w:r w:rsidRPr="00301E4F" w:rsidDel="00CD6022">
          <w:rPr>
            <w:rFonts w:ascii="Times New Roman" w:hAnsi="Times New Roman"/>
          </w:rPr>
          <w:delText>13</w:delText>
        </w:r>
        <w:r w:rsidRPr="00301E4F" w:rsidDel="00CD6022">
          <w:rPr>
            <w:rFonts w:ascii="Times New Roman" w:hAnsi="Times New Roman"/>
          </w:rPr>
          <w:delText>写成二进制，</w:delText>
        </w:r>
      </w:del>
    </w:p>
    <w:p w14:paraId="160AD8DA" w14:textId="61FA9AF5" w:rsidR="00342265" w:rsidRPr="00301E4F" w:rsidDel="00CD6022" w:rsidRDefault="00342265" w:rsidP="00342265">
      <w:pPr>
        <w:snapToGrid w:val="0"/>
        <w:spacing w:line="360" w:lineRule="auto"/>
        <w:contextualSpacing/>
        <w:jc w:val="center"/>
        <w:rPr>
          <w:del w:id="1068" w:author="zhengping jin" w:date="2024-08-08T12:07:00Z" w16du:dateUtc="2024-08-08T04:07:00Z"/>
          <w:rFonts w:ascii="Times New Roman" w:hAnsi="Times New Roman"/>
        </w:rPr>
      </w:pPr>
      <w:del w:id="1069" w:author="zhengping jin" w:date="2024-08-08T12:07:00Z" w16du:dateUtc="2024-08-08T04:07:00Z">
        <w:r w:rsidRPr="00301E4F" w:rsidDel="00CD6022">
          <w:rPr>
            <w:rFonts w:ascii="Times New Roman" w:hAnsi="Times New Roman"/>
            <w:noProof/>
            <w:position w:val="-6"/>
          </w:rPr>
          <w:drawing>
            <wp:inline distT="0" distB="0" distL="0" distR="0" wp14:anchorId="73D98E47" wp14:editId="5F545B90">
              <wp:extent cx="914400" cy="1968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914400" cy="196850"/>
                      </a:xfrm>
                      <a:prstGeom prst="rect">
                        <a:avLst/>
                      </a:prstGeom>
                      <a:noFill/>
                      <a:ln>
                        <a:noFill/>
                      </a:ln>
                    </pic:spPr>
                  </pic:pic>
                </a:graphicData>
              </a:graphic>
            </wp:inline>
          </w:drawing>
        </w:r>
      </w:del>
    </w:p>
    <w:p w14:paraId="392DCF1B" w14:textId="321CC673" w:rsidR="00342265" w:rsidRPr="00301E4F" w:rsidDel="00CD6022" w:rsidRDefault="00342265" w:rsidP="001F4C32">
      <w:pPr>
        <w:snapToGrid w:val="0"/>
        <w:spacing w:line="360" w:lineRule="auto"/>
        <w:ind w:firstLineChars="500" w:firstLine="1050"/>
        <w:contextualSpacing/>
        <w:rPr>
          <w:del w:id="1070" w:author="zhengping jin" w:date="2024-08-08T12:07:00Z" w16du:dateUtc="2024-08-08T04:07:00Z"/>
          <w:rFonts w:ascii="Times New Roman" w:hAnsi="Times New Roman"/>
        </w:rPr>
      </w:pPr>
      <w:del w:id="1071" w:author="zhengping jin" w:date="2024-08-08T12:07:00Z" w16du:dateUtc="2024-08-08T04:07:00Z">
        <w:r w:rsidRPr="00301E4F" w:rsidDel="00CD6022">
          <w:rPr>
            <w:rFonts w:ascii="Times New Roman" w:hAnsi="Times New Roman"/>
          </w:rPr>
          <w:delText>运用模重复平方法，依次计算如下：</w:delText>
        </w:r>
      </w:del>
    </w:p>
    <w:p w14:paraId="16DB4EF7" w14:textId="22165AAC" w:rsidR="00342265" w:rsidRPr="00301E4F" w:rsidDel="00CD6022" w:rsidRDefault="00342265" w:rsidP="001F4C32">
      <w:pPr>
        <w:snapToGrid w:val="0"/>
        <w:spacing w:line="360" w:lineRule="auto"/>
        <w:ind w:firstLineChars="400" w:firstLine="840"/>
        <w:jc w:val="left"/>
        <w:rPr>
          <w:del w:id="1072" w:author="zhengping jin" w:date="2024-08-08T12:07:00Z" w16du:dateUtc="2024-08-08T04:07:00Z"/>
          <w:rFonts w:ascii="Times New Roman" w:hAnsi="Times New Roman"/>
        </w:rPr>
      </w:pPr>
      <w:del w:id="1073"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1</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7C3435DF" wp14:editId="6B8E093F">
              <wp:extent cx="379730" cy="239395"/>
              <wp:effectExtent l="0" t="0" r="1270" b="825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sidDel="00CD6022">
          <w:rPr>
            <w:rFonts w:ascii="Times New Roman" w:hAnsi="Times New Roman"/>
          </w:rPr>
          <w:delText>，计算</w:delText>
        </w:r>
        <w:r w:rsidR="001F4C32" w:rsidDel="00CD6022">
          <w:rPr>
            <w:rFonts w:ascii="Times New Roman" w:hAnsi="Times New Roman" w:hint="eastAsia"/>
          </w:rPr>
          <w:delText xml:space="preserve"> </w:delText>
        </w:r>
        <w:r w:rsidRPr="00301E4F" w:rsidDel="00CD6022">
          <w:rPr>
            <w:rFonts w:ascii="Times New Roman" w:hAnsi="Times New Roman"/>
            <w:noProof/>
            <w:position w:val="-12"/>
          </w:rPr>
          <w:drawing>
            <wp:inline distT="0" distB="0" distL="0" distR="0" wp14:anchorId="7A03A46B" wp14:editId="2BC5E802">
              <wp:extent cx="2173605" cy="239395"/>
              <wp:effectExtent l="0" t="0" r="0" b="825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173605" cy="239395"/>
                      </a:xfrm>
                      <a:prstGeom prst="rect">
                        <a:avLst/>
                      </a:prstGeom>
                      <a:noFill/>
                      <a:ln>
                        <a:noFill/>
                      </a:ln>
                    </pic:spPr>
                  </pic:pic>
                </a:graphicData>
              </a:graphic>
            </wp:inline>
          </w:drawing>
        </w:r>
      </w:del>
    </w:p>
    <w:p w14:paraId="6E2ACCD9" w14:textId="64776A4E" w:rsidR="00342265" w:rsidRPr="00301E4F" w:rsidDel="00CD6022" w:rsidRDefault="00342265" w:rsidP="001F4C32">
      <w:pPr>
        <w:snapToGrid w:val="0"/>
        <w:spacing w:line="360" w:lineRule="auto"/>
        <w:ind w:firstLineChars="400" w:firstLine="840"/>
        <w:jc w:val="left"/>
        <w:rPr>
          <w:del w:id="1074" w:author="zhengping jin" w:date="2024-08-08T12:07:00Z" w16du:dateUtc="2024-08-08T04:07:00Z"/>
          <w:rFonts w:ascii="Times New Roman" w:hAnsi="Times New Roman"/>
        </w:rPr>
      </w:pPr>
      <w:del w:id="1075"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2</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78C7992D" wp14:editId="79C7A93C">
              <wp:extent cx="386715" cy="239395"/>
              <wp:effectExtent l="0" t="0" r="0" b="825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86715"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noProof/>
            <w:position w:val="-12"/>
          </w:rPr>
          <w:drawing>
            <wp:inline distT="0" distB="0" distL="0" distR="0" wp14:anchorId="1C4C3A60" wp14:editId="3B745818">
              <wp:extent cx="2152650" cy="239395"/>
              <wp:effectExtent l="0" t="0" r="0" b="825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2152650" cy="239395"/>
                      </a:xfrm>
                      <a:prstGeom prst="rect">
                        <a:avLst/>
                      </a:prstGeom>
                      <a:noFill/>
                      <a:ln>
                        <a:noFill/>
                      </a:ln>
                    </pic:spPr>
                  </pic:pic>
                </a:graphicData>
              </a:graphic>
            </wp:inline>
          </w:drawing>
        </w:r>
      </w:del>
    </w:p>
    <w:p w14:paraId="07EAAF43" w14:textId="2CA922B7" w:rsidR="00342265" w:rsidRPr="00301E4F" w:rsidDel="00CD6022" w:rsidRDefault="00342265" w:rsidP="001F4C32">
      <w:pPr>
        <w:snapToGrid w:val="0"/>
        <w:spacing w:line="360" w:lineRule="auto"/>
        <w:ind w:firstLineChars="400" w:firstLine="840"/>
        <w:jc w:val="left"/>
        <w:rPr>
          <w:del w:id="1076" w:author="zhengping jin" w:date="2024-08-08T12:07:00Z" w16du:dateUtc="2024-08-08T04:07:00Z"/>
          <w:rFonts w:ascii="Times New Roman" w:hAnsi="Times New Roman"/>
        </w:rPr>
      </w:pPr>
      <w:del w:id="1077"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3</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3368456D" wp14:editId="5AE8B435">
              <wp:extent cx="379730" cy="239395"/>
              <wp:effectExtent l="0" t="0" r="127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noProof/>
            <w:position w:val="-12"/>
          </w:rPr>
          <w:drawing>
            <wp:inline distT="0" distB="0" distL="0" distR="0" wp14:anchorId="423C2430" wp14:editId="49486A4A">
              <wp:extent cx="2236470" cy="239395"/>
              <wp:effectExtent l="0" t="0" r="0" b="825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236470" cy="239395"/>
                      </a:xfrm>
                      <a:prstGeom prst="rect">
                        <a:avLst/>
                      </a:prstGeom>
                      <a:noFill/>
                      <a:ln>
                        <a:noFill/>
                      </a:ln>
                    </pic:spPr>
                  </pic:pic>
                </a:graphicData>
              </a:graphic>
            </wp:inline>
          </w:drawing>
        </w:r>
      </w:del>
    </w:p>
    <w:p w14:paraId="5F07272E" w14:textId="2E2F7B9C" w:rsidR="00342265" w:rsidRPr="00301E4F" w:rsidDel="00CD6022" w:rsidRDefault="00342265" w:rsidP="001F4C32">
      <w:pPr>
        <w:snapToGrid w:val="0"/>
        <w:spacing w:line="360" w:lineRule="auto"/>
        <w:ind w:firstLineChars="400" w:firstLine="840"/>
        <w:jc w:val="left"/>
        <w:rPr>
          <w:del w:id="1078" w:author="zhengping jin" w:date="2024-08-08T12:07:00Z" w16du:dateUtc="2024-08-08T04:07:00Z"/>
          <w:rFonts w:ascii="Times New Roman" w:hAnsi="Times New Roman"/>
        </w:rPr>
      </w:pPr>
      <w:del w:id="1079"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4</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18452B1E" wp14:editId="58CD78A6">
              <wp:extent cx="379730" cy="239395"/>
              <wp:effectExtent l="0" t="0" r="1270"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noProof/>
            <w:position w:val="-12"/>
          </w:rPr>
          <w:drawing>
            <wp:inline distT="0" distB="0" distL="0" distR="0" wp14:anchorId="3093E408" wp14:editId="2FF93252">
              <wp:extent cx="1421130" cy="239395"/>
              <wp:effectExtent l="0" t="0" r="762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421130" cy="239395"/>
                      </a:xfrm>
                      <a:prstGeom prst="rect">
                        <a:avLst/>
                      </a:prstGeom>
                      <a:noFill/>
                      <a:ln>
                        <a:noFill/>
                      </a:ln>
                    </pic:spPr>
                  </pic:pic>
                </a:graphicData>
              </a:graphic>
            </wp:inline>
          </w:drawing>
        </w:r>
      </w:del>
    </w:p>
    <w:p w14:paraId="60CD2B25" w14:textId="031492F9" w:rsidR="00342265" w:rsidRPr="00301E4F" w:rsidDel="00CD6022" w:rsidRDefault="001F4C32" w:rsidP="001F4C32">
      <w:pPr>
        <w:snapToGrid w:val="0"/>
        <w:spacing w:line="360" w:lineRule="auto"/>
        <w:ind w:firstLineChars="400" w:firstLine="840"/>
        <w:contextualSpacing/>
        <w:rPr>
          <w:del w:id="1080" w:author="zhengping jin" w:date="2024-08-08T12:07:00Z" w16du:dateUtc="2024-08-08T04:07:00Z"/>
          <w:rFonts w:ascii="Times New Roman" w:hAnsi="Times New Roman"/>
        </w:rPr>
      </w:pPr>
      <w:del w:id="1081" w:author="zhengping jin" w:date="2024-08-08T12:07:00Z" w16du:dateUtc="2024-08-08T04:07:00Z">
        <w:r w:rsidDel="00CD6022">
          <w:rPr>
            <w:rFonts w:ascii="Times New Roman" w:hAnsi="Times New Roman" w:hint="eastAsia"/>
          </w:rPr>
          <w:delText>同样</w:delText>
        </w:r>
        <w:r w:rsidR="00342265" w:rsidRPr="00301E4F" w:rsidDel="00CD6022">
          <w:rPr>
            <w:rFonts w:ascii="Times New Roman" w:hAnsi="Times New Roman"/>
          </w:rPr>
          <w:delText>，有</w:delText>
        </w:r>
        <w:r w:rsidDel="00CD6022">
          <w:rPr>
            <w:rFonts w:ascii="Times New Roman" w:hAnsi="Times New Roman" w:hint="eastAsia"/>
          </w:rPr>
          <w:delText xml:space="preserve"> </w:delText>
        </w:r>
        <w:r w:rsidR="00342265" w:rsidRPr="00301E4F" w:rsidDel="00CD6022">
          <w:rPr>
            <w:rFonts w:ascii="Times New Roman" w:hAnsi="Times New Roman"/>
            <w:noProof/>
            <w:position w:val="-12"/>
          </w:rPr>
          <w:drawing>
            <wp:inline distT="0" distB="0" distL="0" distR="0" wp14:anchorId="349FE159" wp14:editId="058D551A">
              <wp:extent cx="1421130" cy="239395"/>
              <wp:effectExtent l="0" t="0" r="7620"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421130" cy="239395"/>
                      </a:xfrm>
                      <a:prstGeom prst="rect">
                        <a:avLst/>
                      </a:prstGeom>
                      <a:noFill/>
                      <a:ln>
                        <a:noFill/>
                      </a:ln>
                    </pic:spPr>
                  </pic:pic>
                </a:graphicData>
              </a:graphic>
            </wp:inline>
          </w:drawing>
        </w:r>
        <w:r w:rsidR="00342265" w:rsidRPr="00301E4F" w:rsidDel="00CD6022">
          <w:rPr>
            <w:rFonts w:ascii="Times New Roman" w:hAnsi="Times New Roman" w:hint="eastAsia"/>
            <w:position w:val="-12"/>
          </w:rPr>
          <w:delText xml:space="preserve"> </w:delText>
        </w:r>
        <w:r w:rsidDel="00CD6022">
          <w:rPr>
            <w:rFonts w:ascii="Times New Roman" w:hAnsi="Times New Roman"/>
            <w:position w:val="-12"/>
          </w:rPr>
          <w:delText xml:space="preserve">          </w:delText>
        </w:r>
        <w:r w:rsidR="00342265" w:rsidRPr="00301E4F" w:rsidDel="00CD6022">
          <w:rPr>
            <w:rFonts w:ascii="Times New Roman" w:hAnsi="Times New Roman" w:hint="eastAsia"/>
            <w:position w:val="-12"/>
          </w:rPr>
          <w:delText xml:space="preserve"> </w:delText>
        </w:r>
        <w:r w:rsidR="00342265" w:rsidRPr="001F4C32" w:rsidDel="00CD6022">
          <w:rPr>
            <w:rFonts w:ascii="Times New Roman" w:hAnsi="Times New Roman"/>
            <w:position w:val="-12"/>
          </w:rPr>
          <w:delText>…………………………</w:delText>
        </w:r>
        <w:r w:rsidR="00342265" w:rsidRPr="001F4C32" w:rsidDel="00CD6022">
          <w:rPr>
            <w:rFonts w:ascii="Times New Roman" w:hAnsi="Times New Roman" w:hint="eastAsia"/>
            <w:position w:val="-12"/>
          </w:rPr>
          <w:delText>..(II)</w:delText>
        </w:r>
      </w:del>
    </w:p>
    <w:p w14:paraId="39FD23C0" w14:textId="2B70D0C1" w:rsidR="00342265" w:rsidRPr="00301E4F" w:rsidDel="00CD6022" w:rsidRDefault="00342265" w:rsidP="001F4C32">
      <w:pPr>
        <w:snapToGrid w:val="0"/>
        <w:spacing w:line="360" w:lineRule="auto"/>
        <w:ind w:firstLineChars="500" w:firstLine="1050"/>
        <w:rPr>
          <w:del w:id="1082" w:author="zhengping jin" w:date="2024-08-08T12:07:00Z" w16du:dateUtc="2024-08-08T04:07:00Z"/>
          <w:rFonts w:ascii="Times New Roman" w:hAnsi="Times New Roman"/>
        </w:rPr>
      </w:pPr>
      <w:del w:id="1083" w:author="zhengping jin" w:date="2024-08-08T12:07:00Z" w16du:dateUtc="2024-08-08T04:07:00Z">
        <w:r w:rsidRPr="00301E4F" w:rsidDel="00CD6022">
          <w:rPr>
            <w:rFonts w:ascii="Times New Roman" w:hAnsi="Times New Roman"/>
          </w:rPr>
          <w:delText>事实上，</w:delText>
        </w:r>
        <w:r w:rsidRPr="00301E4F" w:rsidDel="00CD6022">
          <w:rPr>
            <w:rFonts w:ascii="Times New Roman" w:hAnsi="Times New Roman"/>
            <w:i/>
          </w:rPr>
          <w:delText>n</w:delText>
        </w:r>
        <w:r w:rsidRPr="00301E4F" w:rsidDel="00CD6022">
          <w:rPr>
            <w:rFonts w:ascii="Times New Roman" w:hAnsi="Times New Roman"/>
          </w:rPr>
          <w:delText>=29</w:delText>
        </w:r>
        <w:r w:rsidRPr="00301E4F" w:rsidDel="00CD6022">
          <w:rPr>
            <w:rFonts w:ascii="Times New Roman" w:hAnsi="Times New Roman"/>
          </w:rPr>
          <w:delText>，</w:delText>
        </w:r>
        <w:r w:rsidRPr="00301E4F" w:rsidDel="00CD6022">
          <w:rPr>
            <w:rFonts w:ascii="Times New Roman" w:hAnsi="Times New Roman"/>
            <w:i/>
          </w:rPr>
          <w:delText>b</w:delText>
        </w:r>
        <w:r w:rsidRPr="00301E4F" w:rsidDel="00CD6022">
          <w:rPr>
            <w:rFonts w:ascii="Times New Roman" w:hAnsi="Times New Roman"/>
          </w:rPr>
          <w:delText>=312</w:delText>
        </w:r>
        <w:r w:rsidRPr="00301E4F" w:rsidDel="00CD6022">
          <w:rPr>
            <w:rFonts w:ascii="Times New Roman" w:hAnsi="Times New Roman"/>
          </w:rPr>
          <w:delText>令</w:delText>
        </w:r>
        <w:r w:rsidRPr="00301E4F" w:rsidDel="00CD6022">
          <w:rPr>
            <w:rFonts w:ascii="Times New Roman" w:hAnsi="Times New Roman"/>
            <w:i/>
          </w:rPr>
          <w:delText>a</w:delText>
        </w:r>
        <w:r w:rsidRPr="00301E4F" w:rsidDel="00CD6022">
          <w:rPr>
            <w:rFonts w:ascii="Times New Roman" w:hAnsi="Times New Roman"/>
          </w:rPr>
          <w:delText xml:space="preserve">=1. </w:delText>
        </w:r>
        <w:r w:rsidRPr="00301E4F" w:rsidDel="00CD6022">
          <w:rPr>
            <w:rFonts w:ascii="Times New Roman" w:hAnsi="Times New Roman"/>
          </w:rPr>
          <w:delText>将</w:delText>
        </w:r>
        <w:r w:rsidRPr="00301E4F" w:rsidDel="00CD6022">
          <w:rPr>
            <w:rFonts w:ascii="Times New Roman" w:hAnsi="Times New Roman"/>
          </w:rPr>
          <w:delText>13</w:delText>
        </w:r>
        <w:r w:rsidRPr="00301E4F" w:rsidDel="00CD6022">
          <w:rPr>
            <w:rFonts w:ascii="Times New Roman" w:hAnsi="Times New Roman"/>
          </w:rPr>
          <w:delText>写成二进制，</w:delText>
        </w:r>
      </w:del>
    </w:p>
    <w:p w14:paraId="3F515983" w14:textId="39B1A52D" w:rsidR="00342265" w:rsidRPr="00301E4F" w:rsidDel="00CD6022" w:rsidRDefault="00342265" w:rsidP="00342265">
      <w:pPr>
        <w:snapToGrid w:val="0"/>
        <w:spacing w:line="360" w:lineRule="auto"/>
        <w:jc w:val="center"/>
        <w:rPr>
          <w:del w:id="1084" w:author="zhengping jin" w:date="2024-08-08T12:07:00Z" w16du:dateUtc="2024-08-08T04:07:00Z"/>
          <w:rFonts w:ascii="Times New Roman" w:hAnsi="Times New Roman"/>
        </w:rPr>
      </w:pPr>
      <w:del w:id="1085" w:author="zhengping jin" w:date="2024-08-08T12:07:00Z" w16du:dateUtc="2024-08-08T04:07:00Z">
        <w:r w:rsidRPr="00301E4F" w:rsidDel="00CD6022">
          <w:rPr>
            <w:rFonts w:ascii="Times New Roman" w:hAnsi="Times New Roman"/>
            <w:noProof/>
            <w:position w:val="-6"/>
          </w:rPr>
          <w:drawing>
            <wp:inline distT="0" distB="0" distL="0" distR="0" wp14:anchorId="7494D005" wp14:editId="0B0EA078">
              <wp:extent cx="914400" cy="19685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914400" cy="196850"/>
                      </a:xfrm>
                      <a:prstGeom prst="rect">
                        <a:avLst/>
                      </a:prstGeom>
                      <a:noFill/>
                      <a:ln>
                        <a:noFill/>
                      </a:ln>
                    </pic:spPr>
                  </pic:pic>
                </a:graphicData>
              </a:graphic>
            </wp:inline>
          </w:drawing>
        </w:r>
      </w:del>
    </w:p>
    <w:p w14:paraId="2EE3CB7C" w14:textId="6533A8F5" w:rsidR="00342265" w:rsidRPr="00301E4F" w:rsidDel="00CD6022" w:rsidRDefault="00342265" w:rsidP="001F4C32">
      <w:pPr>
        <w:snapToGrid w:val="0"/>
        <w:spacing w:line="360" w:lineRule="auto"/>
        <w:ind w:firstLineChars="500" w:firstLine="1050"/>
        <w:rPr>
          <w:del w:id="1086" w:author="zhengping jin" w:date="2024-08-08T12:07:00Z" w16du:dateUtc="2024-08-08T04:07:00Z"/>
          <w:rFonts w:ascii="Times New Roman" w:hAnsi="Times New Roman"/>
        </w:rPr>
      </w:pPr>
      <w:del w:id="1087" w:author="zhengping jin" w:date="2024-08-08T12:07:00Z" w16du:dateUtc="2024-08-08T04:07:00Z">
        <w:r w:rsidRPr="00301E4F" w:rsidDel="00CD6022">
          <w:rPr>
            <w:rFonts w:ascii="Times New Roman" w:hAnsi="Times New Roman"/>
          </w:rPr>
          <w:delText>运用模重复平方法，我们依次计算如下：</w:delText>
        </w:r>
      </w:del>
    </w:p>
    <w:p w14:paraId="117F1C76" w14:textId="2B067C61" w:rsidR="00342265" w:rsidRPr="00301E4F" w:rsidDel="00CD6022" w:rsidRDefault="00342265" w:rsidP="001F4C32">
      <w:pPr>
        <w:snapToGrid w:val="0"/>
        <w:spacing w:line="360" w:lineRule="auto"/>
        <w:ind w:firstLineChars="400" w:firstLine="840"/>
        <w:jc w:val="left"/>
        <w:rPr>
          <w:del w:id="1088" w:author="zhengping jin" w:date="2024-08-08T12:07:00Z" w16du:dateUtc="2024-08-08T04:07:00Z"/>
          <w:rFonts w:ascii="Times New Roman" w:hAnsi="Times New Roman"/>
        </w:rPr>
      </w:pPr>
      <w:del w:id="1089"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1</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0BFD54F8" wp14:editId="52162222">
              <wp:extent cx="379730" cy="239395"/>
              <wp:effectExtent l="0" t="0" r="127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noProof/>
            <w:position w:val="-12"/>
          </w:rPr>
          <w:drawing>
            <wp:inline distT="0" distB="0" distL="0" distR="0" wp14:anchorId="10B15908" wp14:editId="36A54F6C">
              <wp:extent cx="2299970" cy="239395"/>
              <wp:effectExtent l="0" t="0" r="5080" b="825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2299970" cy="239395"/>
                      </a:xfrm>
                      <a:prstGeom prst="rect">
                        <a:avLst/>
                      </a:prstGeom>
                      <a:noFill/>
                      <a:ln>
                        <a:noFill/>
                      </a:ln>
                    </pic:spPr>
                  </pic:pic>
                </a:graphicData>
              </a:graphic>
            </wp:inline>
          </w:drawing>
        </w:r>
      </w:del>
    </w:p>
    <w:p w14:paraId="70791404" w14:textId="571D095B" w:rsidR="00342265" w:rsidRPr="00301E4F" w:rsidDel="00CD6022" w:rsidRDefault="00342265" w:rsidP="001F4C32">
      <w:pPr>
        <w:snapToGrid w:val="0"/>
        <w:spacing w:line="360" w:lineRule="auto"/>
        <w:ind w:firstLineChars="400" w:firstLine="840"/>
        <w:jc w:val="left"/>
        <w:rPr>
          <w:del w:id="1090" w:author="zhengping jin" w:date="2024-08-08T12:07:00Z" w16du:dateUtc="2024-08-08T04:07:00Z"/>
          <w:rFonts w:ascii="Times New Roman" w:hAnsi="Times New Roman"/>
        </w:rPr>
      </w:pPr>
      <w:del w:id="1091"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2</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7EB13E73" wp14:editId="70754A81">
              <wp:extent cx="386715" cy="239395"/>
              <wp:effectExtent l="0" t="0" r="0" b="825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86715"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hint="eastAsia"/>
            <w:position w:val="-12"/>
          </w:rPr>
          <w:delText xml:space="preserve"> </w:delText>
        </w:r>
        <w:r w:rsidRPr="00301E4F" w:rsidDel="00CD6022">
          <w:rPr>
            <w:rFonts w:ascii="Times New Roman" w:hAnsi="Times New Roman"/>
            <w:noProof/>
            <w:position w:val="-12"/>
          </w:rPr>
          <w:drawing>
            <wp:inline distT="0" distB="0" distL="0" distR="0" wp14:anchorId="70B5CAF8" wp14:editId="6D122846">
              <wp:extent cx="2201545" cy="239395"/>
              <wp:effectExtent l="0" t="0" r="8255" b="82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201545" cy="239395"/>
                      </a:xfrm>
                      <a:prstGeom prst="rect">
                        <a:avLst/>
                      </a:prstGeom>
                      <a:noFill/>
                      <a:ln>
                        <a:noFill/>
                      </a:ln>
                    </pic:spPr>
                  </pic:pic>
                </a:graphicData>
              </a:graphic>
            </wp:inline>
          </w:drawing>
        </w:r>
      </w:del>
    </w:p>
    <w:p w14:paraId="12848913" w14:textId="2CEF863A" w:rsidR="00342265" w:rsidRPr="00301E4F" w:rsidDel="00CD6022" w:rsidRDefault="00342265" w:rsidP="001F4C32">
      <w:pPr>
        <w:snapToGrid w:val="0"/>
        <w:spacing w:line="360" w:lineRule="auto"/>
        <w:ind w:firstLineChars="400" w:firstLine="840"/>
        <w:jc w:val="left"/>
        <w:rPr>
          <w:del w:id="1092" w:author="zhengping jin" w:date="2024-08-08T12:07:00Z" w16du:dateUtc="2024-08-08T04:07:00Z"/>
          <w:rFonts w:ascii="Times New Roman" w:hAnsi="Times New Roman"/>
        </w:rPr>
      </w:pPr>
      <w:del w:id="1093"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3</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09387C6A" wp14:editId="4A0367CD">
              <wp:extent cx="379730" cy="239395"/>
              <wp:effectExtent l="0" t="0" r="127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noProof/>
            <w:position w:val="-12"/>
          </w:rPr>
          <w:drawing>
            <wp:inline distT="0" distB="0" distL="0" distR="0" wp14:anchorId="5709ACC6" wp14:editId="53328607">
              <wp:extent cx="2299970" cy="239395"/>
              <wp:effectExtent l="0" t="0" r="508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2299970" cy="239395"/>
                      </a:xfrm>
                      <a:prstGeom prst="rect">
                        <a:avLst/>
                      </a:prstGeom>
                      <a:noFill/>
                      <a:ln>
                        <a:noFill/>
                      </a:ln>
                    </pic:spPr>
                  </pic:pic>
                </a:graphicData>
              </a:graphic>
            </wp:inline>
          </w:drawing>
        </w:r>
      </w:del>
    </w:p>
    <w:p w14:paraId="5A27F79D" w14:textId="052AA78F" w:rsidR="00342265" w:rsidRPr="00301E4F" w:rsidDel="00CD6022" w:rsidRDefault="00342265" w:rsidP="001F4C32">
      <w:pPr>
        <w:snapToGrid w:val="0"/>
        <w:spacing w:line="360" w:lineRule="auto"/>
        <w:ind w:firstLineChars="400" w:firstLine="840"/>
        <w:jc w:val="left"/>
        <w:rPr>
          <w:del w:id="1094" w:author="zhengping jin" w:date="2024-08-08T12:07:00Z" w16du:dateUtc="2024-08-08T04:07:00Z"/>
          <w:rFonts w:ascii="Times New Roman" w:hAnsi="Times New Roman"/>
        </w:rPr>
      </w:pPr>
      <w:del w:id="1095" w:author="zhengping jin" w:date="2024-08-08T12:07:00Z" w16du:dateUtc="2024-08-08T04:07:00Z">
        <w:r w:rsidRPr="00301E4F" w:rsidDel="00CD6022">
          <w:rPr>
            <w:rFonts w:ascii="Times New Roman" w:hAnsi="Times New Roman"/>
          </w:rPr>
          <w:delText>（</w:delText>
        </w:r>
        <w:r w:rsidRPr="00301E4F" w:rsidDel="00CD6022">
          <w:rPr>
            <w:rFonts w:ascii="Times New Roman" w:hAnsi="Times New Roman"/>
          </w:rPr>
          <w:delText>4</w:delText>
        </w:r>
        <w:r w:rsidRPr="00301E4F" w:rsidDel="00CD6022">
          <w:rPr>
            <w:rFonts w:ascii="Times New Roman" w:hAnsi="Times New Roman"/>
          </w:rPr>
          <w:delText>）</w:delText>
        </w:r>
        <w:r w:rsidRPr="00301E4F" w:rsidDel="00CD6022">
          <w:rPr>
            <w:rFonts w:ascii="Times New Roman" w:hAnsi="Times New Roman"/>
            <w:noProof/>
            <w:position w:val="-12"/>
          </w:rPr>
          <w:drawing>
            <wp:inline distT="0" distB="0" distL="0" distR="0" wp14:anchorId="2935FF99" wp14:editId="0A51F37E">
              <wp:extent cx="379730" cy="239395"/>
              <wp:effectExtent l="0" t="0" r="127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379730" cy="239395"/>
                      </a:xfrm>
                      <a:prstGeom prst="rect">
                        <a:avLst/>
                      </a:prstGeom>
                      <a:noFill/>
                      <a:ln>
                        <a:noFill/>
                      </a:ln>
                    </pic:spPr>
                  </pic:pic>
                </a:graphicData>
              </a:graphic>
            </wp:inline>
          </w:drawing>
        </w:r>
        <w:r w:rsidRPr="00301E4F" w:rsidDel="00CD6022">
          <w:rPr>
            <w:rFonts w:ascii="Times New Roman" w:hAnsi="Times New Roman"/>
          </w:rPr>
          <w:delText>，计算</w:delText>
        </w:r>
        <w:r w:rsidRPr="00301E4F" w:rsidDel="00CD6022">
          <w:rPr>
            <w:rFonts w:ascii="Times New Roman" w:hAnsi="Times New Roman"/>
            <w:noProof/>
            <w:position w:val="-12"/>
          </w:rPr>
          <w:drawing>
            <wp:inline distT="0" distB="0" distL="0" distR="0" wp14:anchorId="179B57FE" wp14:editId="44142370">
              <wp:extent cx="1442085" cy="239395"/>
              <wp:effectExtent l="0" t="0" r="5715"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442085" cy="239395"/>
                      </a:xfrm>
                      <a:prstGeom prst="rect">
                        <a:avLst/>
                      </a:prstGeom>
                      <a:noFill/>
                      <a:ln>
                        <a:noFill/>
                      </a:ln>
                    </pic:spPr>
                  </pic:pic>
                </a:graphicData>
              </a:graphic>
            </wp:inline>
          </w:drawing>
        </w:r>
      </w:del>
    </w:p>
    <w:p w14:paraId="4A532D42" w14:textId="4E773B80" w:rsidR="00342265" w:rsidRPr="001F4C32" w:rsidDel="00CD6022" w:rsidRDefault="00342265" w:rsidP="001F4C32">
      <w:pPr>
        <w:snapToGrid w:val="0"/>
        <w:spacing w:line="360" w:lineRule="auto"/>
        <w:ind w:firstLineChars="400" w:firstLine="840"/>
        <w:rPr>
          <w:del w:id="1096" w:author="zhengping jin" w:date="2024-08-08T12:07:00Z" w16du:dateUtc="2024-08-08T04:07:00Z"/>
          <w:rFonts w:ascii="Times New Roman" w:hAnsi="Times New Roman"/>
        </w:rPr>
      </w:pPr>
      <w:del w:id="1097" w:author="zhengping jin" w:date="2024-08-08T12:07:00Z" w16du:dateUtc="2024-08-08T04:07:00Z">
        <w:r w:rsidRPr="001F4C32" w:rsidDel="00CD6022">
          <w:rPr>
            <w:rFonts w:ascii="Times New Roman" w:hAnsi="Times New Roman" w:hint="eastAsia"/>
          </w:rPr>
          <w:delText>由（</w:delText>
        </w:r>
        <w:r w:rsidRPr="001F4C32" w:rsidDel="00CD6022">
          <w:rPr>
            <w:rFonts w:ascii="Times New Roman" w:hAnsi="Times New Roman" w:hint="eastAsia"/>
          </w:rPr>
          <w:delText>I</w:delText>
        </w:r>
        <w:r w:rsidRPr="001F4C32" w:rsidDel="00CD6022">
          <w:rPr>
            <w:rFonts w:ascii="Times New Roman" w:hAnsi="Times New Roman" w:hint="eastAsia"/>
          </w:rPr>
          <w:delText>）</w:delText>
        </w:r>
        <w:r w:rsidRPr="001F4C32" w:rsidDel="00CD6022">
          <w:rPr>
            <w:rFonts w:ascii="Times New Roman" w:hAnsi="Times New Roman" w:hint="eastAsia"/>
          </w:rPr>
          <w:delText>-</w:delText>
        </w:r>
        <w:r w:rsidRPr="001F4C32" w:rsidDel="00CD6022">
          <w:rPr>
            <w:rFonts w:ascii="Times New Roman" w:hAnsi="Times New Roman" w:hint="eastAsia"/>
          </w:rPr>
          <w:delText>（</w:delText>
        </w:r>
        <w:r w:rsidRPr="001F4C32" w:rsidDel="00CD6022">
          <w:rPr>
            <w:rFonts w:ascii="Times New Roman" w:hAnsi="Times New Roman" w:hint="eastAsia"/>
          </w:rPr>
          <w:delText>II</w:delText>
        </w:r>
        <w:r w:rsidRPr="001F4C32" w:rsidDel="00CD6022">
          <w:rPr>
            <w:rFonts w:ascii="Times New Roman" w:hAnsi="Times New Roman" w:hint="eastAsia"/>
          </w:rPr>
          <w:delText>），有</w:delText>
        </w:r>
      </w:del>
    </w:p>
    <w:p w14:paraId="73FC1F81" w14:textId="54DD86E0" w:rsidR="00342265" w:rsidRPr="00301E4F" w:rsidDel="00CD6022" w:rsidRDefault="00342265" w:rsidP="001F4C32">
      <w:pPr>
        <w:snapToGrid w:val="0"/>
        <w:spacing w:line="360" w:lineRule="auto"/>
        <w:ind w:firstLineChars="600" w:firstLine="1260"/>
        <w:rPr>
          <w:del w:id="1098" w:author="zhengping jin" w:date="2024-08-08T12:07:00Z" w16du:dateUtc="2024-08-08T04:07:00Z"/>
          <w:rFonts w:ascii="Times New Roman" w:hAnsi="Times New Roman"/>
        </w:rPr>
      </w:pPr>
      <w:del w:id="1099" w:author="zhengping jin" w:date="2024-08-08T12:07:00Z" w16du:dateUtc="2024-08-08T04:07:00Z">
        <w:r w:rsidRPr="00301E4F" w:rsidDel="00CD6022">
          <w:rPr>
            <w:rFonts w:ascii="Times New Roman" w:hAnsi="Times New Roman"/>
          </w:rPr>
          <w:delText>令</w:delText>
        </w:r>
        <w:r w:rsidRPr="00301E4F" w:rsidDel="00CD6022">
          <w:rPr>
            <w:rFonts w:ascii="Times New Roman" w:hAnsi="Times New Roman"/>
            <w:noProof/>
            <w:position w:val="-12"/>
          </w:rPr>
          <w:drawing>
            <wp:inline distT="0" distB="0" distL="0" distR="0" wp14:anchorId="3D8B62B9" wp14:editId="2A86D376">
              <wp:extent cx="2272030" cy="239395"/>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2272030" cy="239395"/>
                      </a:xfrm>
                      <a:prstGeom prst="rect">
                        <a:avLst/>
                      </a:prstGeom>
                      <a:noFill/>
                      <a:ln>
                        <a:noFill/>
                      </a:ln>
                    </pic:spPr>
                  </pic:pic>
                </a:graphicData>
              </a:graphic>
            </wp:inline>
          </w:drawing>
        </w:r>
        <w:r w:rsidRPr="00301E4F" w:rsidDel="00CD6022">
          <w:rPr>
            <w:rFonts w:ascii="Times New Roman" w:hAnsi="Times New Roman"/>
          </w:rPr>
          <w:delText>，</w:delText>
        </w:r>
      </w:del>
    </w:p>
    <w:p w14:paraId="2A519299" w14:textId="4651B3D8" w:rsidR="00342265" w:rsidRPr="00301E4F" w:rsidDel="00CD6022" w:rsidRDefault="00342265" w:rsidP="001F4C32">
      <w:pPr>
        <w:snapToGrid w:val="0"/>
        <w:spacing w:line="360" w:lineRule="auto"/>
        <w:ind w:firstLineChars="600" w:firstLine="1260"/>
        <w:rPr>
          <w:del w:id="1100" w:author="zhengping jin" w:date="2024-08-08T12:07:00Z" w16du:dateUtc="2024-08-08T04:07:00Z"/>
          <w:rFonts w:ascii="Times New Roman" w:hAnsi="Times New Roman"/>
        </w:rPr>
      </w:pPr>
      <w:del w:id="1101" w:author="zhengping jin" w:date="2024-08-08T12:07:00Z" w16du:dateUtc="2024-08-08T04:07:00Z">
        <w:r w:rsidRPr="00301E4F" w:rsidDel="00CD6022">
          <w:rPr>
            <w:rFonts w:ascii="Times New Roman" w:hAnsi="Times New Roman"/>
            <w:noProof/>
            <w:position w:val="-12"/>
          </w:rPr>
          <w:drawing>
            <wp:inline distT="0" distB="0" distL="0" distR="0" wp14:anchorId="27571692" wp14:editId="7145FDFC">
              <wp:extent cx="1786890" cy="239395"/>
              <wp:effectExtent l="0" t="0" r="381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786890" cy="239395"/>
                      </a:xfrm>
                      <a:prstGeom prst="rect">
                        <a:avLst/>
                      </a:prstGeom>
                      <a:noFill/>
                      <a:ln>
                        <a:noFill/>
                      </a:ln>
                    </pic:spPr>
                  </pic:pic>
                </a:graphicData>
              </a:graphic>
            </wp:inline>
          </w:drawing>
        </w:r>
      </w:del>
    </w:p>
    <w:p w14:paraId="24CA0CF2" w14:textId="4B77D56D" w:rsidR="00342265" w:rsidRPr="00301E4F" w:rsidDel="00CD6022" w:rsidRDefault="00342265" w:rsidP="001F4C32">
      <w:pPr>
        <w:snapToGrid w:val="0"/>
        <w:spacing w:line="360" w:lineRule="auto"/>
        <w:ind w:firstLineChars="400" w:firstLine="840"/>
        <w:rPr>
          <w:del w:id="1102" w:author="zhengping jin" w:date="2024-08-08T12:07:00Z" w16du:dateUtc="2024-08-08T04:07:00Z"/>
          <w:rFonts w:ascii="Times New Roman" w:hAnsi="Times New Roman"/>
        </w:rPr>
      </w:pPr>
      <w:del w:id="1103" w:author="zhengping jin" w:date="2024-08-08T12:07:00Z" w16du:dateUtc="2024-08-08T04:07:00Z">
        <w:r w:rsidRPr="00301E4F" w:rsidDel="00CD6022">
          <w:rPr>
            <w:rFonts w:ascii="Times New Roman" w:hAnsi="Times New Roman"/>
          </w:rPr>
          <w:delText>分别求解</w:delText>
        </w:r>
        <w:r w:rsidR="00910D29" w:rsidRPr="00301E4F" w:rsidDel="00CD6022">
          <w:rPr>
            <w:rFonts w:ascii="Times New Roman" w:hAnsi="Times New Roman"/>
          </w:rPr>
          <w:delText>同余方程</w:delText>
        </w:r>
        <w:r w:rsidR="001F4C32" w:rsidDel="00CD6022">
          <w:rPr>
            <w:rFonts w:ascii="Times New Roman" w:hAnsi="Times New Roman" w:hint="eastAsia"/>
          </w:rPr>
          <w:delText xml:space="preserve"> </w:delText>
        </w:r>
        <w:r w:rsidRPr="00301E4F" w:rsidDel="00CD6022">
          <w:rPr>
            <w:rFonts w:ascii="Times New Roman" w:hAnsi="Times New Roman"/>
            <w:noProof/>
            <w:position w:val="-12"/>
          </w:rPr>
          <w:drawing>
            <wp:inline distT="0" distB="0" distL="0" distR="0" wp14:anchorId="53099DD4" wp14:editId="0A8FBE51">
              <wp:extent cx="2489835" cy="239395"/>
              <wp:effectExtent l="0" t="0" r="5715"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2489835" cy="239395"/>
                      </a:xfrm>
                      <a:prstGeom prst="rect">
                        <a:avLst/>
                      </a:prstGeom>
                      <a:noFill/>
                      <a:ln>
                        <a:noFill/>
                      </a:ln>
                    </pic:spPr>
                  </pic:pic>
                </a:graphicData>
              </a:graphic>
            </wp:inline>
          </w:drawing>
        </w:r>
      </w:del>
    </w:p>
    <w:p w14:paraId="467B820C" w14:textId="4558FA77" w:rsidR="00342265" w:rsidRPr="00301E4F" w:rsidDel="00CD6022" w:rsidRDefault="00342265" w:rsidP="001F4C32">
      <w:pPr>
        <w:snapToGrid w:val="0"/>
        <w:spacing w:line="360" w:lineRule="auto"/>
        <w:ind w:firstLineChars="400" w:firstLine="840"/>
        <w:rPr>
          <w:del w:id="1104" w:author="zhengping jin" w:date="2024-08-08T12:07:00Z" w16du:dateUtc="2024-08-08T04:07:00Z"/>
          <w:rFonts w:ascii="Times New Roman" w:hAnsi="Times New Roman"/>
        </w:rPr>
      </w:pPr>
      <w:del w:id="1105" w:author="zhengping jin" w:date="2024-08-08T12:07:00Z" w16du:dateUtc="2024-08-08T04:07:00Z">
        <w:r w:rsidRPr="00301E4F" w:rsidDel="00CD6022">
          <w:rPr>
            <w:rFonts w:ascii="Times New Roman" w:hAnsi="Times New Roman"/>
          </w:rPr>
          <w:delText>得到</w:delText>
        </w:r>
        <w:r w:rsidRPr="00301E4F" w:rsidDel="00CD6022">
          <w:rPr>
            <w:rFonts w:ascii="Times New Roman" w:hAnsi="Times New Roman"/>
            <w:noProof/>
            <w:position w:val="-12"/>
          </w:rPr>
          <w:drawing>
            <wp:inline distT="0" distB="0" distL="0" distR="0" wp14:anchorId="32F8B019" wp14:editId="4AF8C765">
              <wp:extent cx="1174750" cy="239395"/>
              <wp:effectExtent l="0" t="0" r="635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174750" cy="239395"/>
                      </a:xfrm>
                      <a:prstGeom prst="rect">
                        <a:avLst/>
                      </a:prstGeom>
                      <a:noFill/>
                      <a:ln>
                        <a:noFill/>
                      </a:ln>
                    </pic:spPr>
                  </pic:pic>
                </a:graphicData>
              </a:graphic>
            </wp:inline>
          </w:drawing>
        </w:r>
      </w:del>
    </w:p>
    <w:p w14:paraId="0B38D350" w14:textId="3B87D536" w:rsidR="00342265" w:rsidRPr="00301E4F" w:rsidDel="00CD6022" w:rsidRDefault="00342265" w:rsidP="001F4C32">
      <w:pPr>
        <w:snapToGrid w:val="0"/>
        <w:spacing w:line="360" w:lineRule="auto"/>
        <w:ind w:firstLineChars="400" w:firstLine="840"/>
        <w:rPr>
          <w:del w:id="1106" w:author="zhengping jin" w:date="2024-08-08T12:07:00Z" w16du:dateUtc="2024-08-08T04:07:00Z"/>
          <w:rFonts w:ascii="Times New Roman" w:hAnsi="Times New Roman"/>
        </w:rPr>
      </w:pPr>
      <w:del w:id="1107" w:author="zhengping jin" w:date="2024-08-08T12:07:00Z" w16du:dateUtc="2024-08-08T04:07:00Z">
        <w:r w:rsidRPr="00301E4F" w:rsidDel="00CD6022">
          <w:rPr>
            <w:rFonts w:ascii="Times New Roman" w:hAnsi="Times New Roman"/>
          </w:rPr>
          <w:delText>由广义</w:delText>
        </w:r>
      </w:del>
      <w:del w:id="1108" w:author="zhengping jin" w:date="2024-08-06T23:16:00Z" w16du:dateUtc="2024-08-06T15:16:00Z">
        <w:r w:rsidRPr="00301E4F" w:rsidDel="006254F3">
          <w:rPr>
            <w:rFonts w:ascii="Times New Roman" w:hAnsi="Times New Roman"/>
          </w:rPr>
          <w:delText>欧几里得</w:delText>
        </w:r>
      </w:del>
      <w:del w:id="1109" w:author="zhengping jin" w:date="2024-08-08T12:07:00Z" w16du:dateUtc="2024-08-08T04:07:00Z">
        <w:r w:rsidRPr="00301E4F" w:rsidDel="00CD6022">
          <w:rPr>
            <w:rFonts w:ascii="Times New Roman" w:hAnsi="Times New Roman"/>
          </w:rPr>
          <w:delText>除法，我们有</w:delText>
        </w:r>
      </w:del>
    </w:p>
    <w:p w14:paraId="1E0F6C72" w14:textId="67C9D7AC" w:rsidR="00342265" w:rsidRPr="00301E4F" w:rsidDel="00CD6022" w:rsidRDefault="00342265" w:rsidP="00342265">
      <w:pPr>
        <w:snapToGrid w:val="0"/>
        <w:spacing w:line="360" w:lineRule="auto"/>
        <w:ind w:firstLine="420"/>
        <w:jc w:val="center"/>
        <w:rPr>
          <w:del w:id="1110" w:author="zhengping jin" w:date="2024-08-08T12:07:00Z" w16du:dateUtc="2024-08-08T04:07:00Z"/>
          <w:rFonts w:ascii="Times New Roman" w:hAnsi="Times New Roman"/>
        </w:rPr>
      </w:pPr>
      <w:del w:id="1111" w:author="zhengping jin" w:date="2024-08-08T12:07:00Z" w16du:dateUtc="2024-08-08T04:07:00Z">
        <w:r w:rsidRPr="00301E4F" w:rsidDel="00CD6022">
          <w:rPr>
            <w:rFonts w:ascii="Times New Roman" w:hAnsi="Times New Roman"/>
            <w:noProof/>
            <w:position w:val="-26"/>
          </w:rPr>
          <w:drawing>
            <wp:inline distT="0" distB="0" distL="0" distR="0" wp14:anchorId="09888002" wp14:editId="76492B6E">
              <wp:extent cx="829945" cy="407670"/>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829945" cy="407670"/>
                      </a:xfrm>
                      <a:prstGeom prst="rect">
                        <a:avLst/>
                      </a:prstGeom>
                      <a:noFill/>
                      <a:ln>
                        <a:noFill/>
                      </a:ln>
                    </pic:spPr>
                  </pic:pic>
                </a:graphicData>
              </a:graphic>
            </wp:inline>
          </w:drawing>
        </w:r>
      </w:del>
    </w:p>
    <w:p w14:paraId="50C016B9" w14:textId="1F3B63A3" w:rsidR="00342265" w:rsidRPr="00301E4F" w:rsidDel="00CD6022" w:rsidRDefault="00342265" w:rsidP="001F4C32">
      <w:pPr>
        <w:snapToGrid w:val="0"/>
        <w:spacing w:line="360" w:lineRule="auto"/>
        <w:ind w:firstLineChars="400" w:firstLine="840"/>
        <w:rPr>
          <w:del w:id="1112" w:author="zhengping jin" w:date="2024-08-08T12:07:00Z" w16du:dateUtc="2024-08-08T04:07:00Z"/>
          <w:rFonts w:ascii="Times New Roman" w:hAnsi="Times New Roman"/>
        </w:rPr>
      </w:pPr>
      <w:del w:id="1113" w:author="zhengping jin" w:date="2024-08-08T12:07:00Z" w16du:dateUtc="2024-08-08T04:07:00Z">
        <w:r w:rsidRPr="00301E4F" w:rsidDel="00CD6022">
          <w:rPr>
            <w:rFonts w:ascii="Times New Roman" w:hAnsi="Times New Roman"/>
          </w:rPr>
          <w:delText>以及</w:delText>
        </w:r>
      </w:del>
    </w:p>
    <w:p w14:paraId="743491B8" w14:textId="7B27531A" w:rsidR="00342265" w:rsidRPr="00301E4F" w:rsidDel="00CD6022" w:rsidRDefault="00342265" w:rsidP="00342265">
      <w:pPr>
        <w:snapToGrid w:val="0"/>
        <w:spacing w:line="360" w:lineRule="auto"/>
        <w:jc w:val="center"/>
        <w:rPr>
          <w:del w:id="1114" w:author="zhengping jin" w:date="2024-08-08T12:07:00Z" w16du:dateUtc="2024-08-08T04:07:00Z"/>
          <w:rFonts w:ascii="Times New Roman" w:hAnsi="Times New Roman"/>
        </w:rPr>
      </w:pPr>
      <w:del w:id="1115" w:author="zhengping jin" w:date="2024-08-08T12:07:00Z" w16du:dateUtc="2024-08-08T04:07:00Z">
        <w:r w:rsidRPr="00301E4F" w:rsidDel="00CD6022">
          <w:rPr>
            <w:rFonts w:ascii="Times New Roman" w:hAnsi="Times New Roman"/>
            <w:noProof/>
            <w:position w:val="-46"/>
          </w:rPr>
          <w:drawing>
            <wp:inline distT="0" distB="0" distL="0" distR="0" wp14:anchorId="54A386CC" wp14:editId="323C518C">
              <wp:extent cx="1680845" cy="66103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1680845" cy="661035"/>
                      </a:xfrm>
                      <a:prstGeom prst="rect">
                        <a:avLst/>
                      </a:prstGeom>
                      <a:noFill/>
                      <a:ln>
                        <a:noFill/>
                      </a:ln>
                    </pic:spPr>
                  </pic:pic>
                </a:graphicData>
              </a:graphic>
            </wp:inline>
          </w:drawing>
        </w:r>
      </w:del>
    </w:p>
    <w:p w14:paraId="1FC729DF" w14:textId="19B02B28" w:rsidR="00342265" w:rsidRPr="00301E4F" w:rsidDel="00CD6022" w:rsidRDefault="00342265" w:rsidP="001F4C32">
      <w:pPr>
        <w:snapToGrid w:val="0"/>
        <w:spacing w:line="360" w:lineRule="auto"/>
        <w:ind w:firstLineChars="400" w:firstLine="840"/>
        <w:rPr>
          <w:del w:id="1116" w:author="zhengping jin" w:date="2024-08-08T12:07:00Z" w16du:dateUtc="2024-08-08T04:07:00Z"/>
          <w:rFonts w:ascii="Times New Roman" w:hAnsi="Times New Roman"/>
        </w:rPr>
      </w:pPr>
      <w:del w:id="1117" w:author="zhengping jin" w:date="2024-08-08T12:07:00Z" w16du:dateUtc="2024-08-08T04:07:00Z">
        <w:r w:rsidRPr="00301E4F" w:rsidDel="00CD6022">
          <w:rPr>
            <w:rFonts w:ascii="Times New Roman" w:hAnsi="Times New Roman"/>
          </w:rPr>
          <w:delText>故</w:delText>
        </w:r>
      </w:del>
    </w:p>
    <w:p w14:paraId="369E0463" w14:textId="7ECEEDD2" w:rsidR="00342265" w:rsidRPr="00301E4F" w:rsidDel="00CD6022" w:rsidRDefault="00342265" w:rsidP="00342265">
      <w:pPr>
        <w:snapToGrid w:val="0"/>
        <w:spacing w:line="360" w:lineRule="auto"/>
        <w:jc w:val="center"/>
        <w:rPr>
          <w:del w:id="1118" w:author="zhengping jin" w:date="2024-08-08T12:07:00Z" w16du:dateUtc="2024-08-08T04:07:00Z"/>
          <w:rFonts w:ascii="Times New Roman" w:hAnsi="Times New Roman"/>
        </w:rPr>
      </w:pPr>
      <w:del w:id="1119" w:author="zhengping jin" w:date="2024-08-08T12:07:00Z" w16du:dateUtc="2024-08-08T04:07:00Z">
        <w:r w:rsidRPr="00301E4F" w:rsidDel="00CD6022">
          <w:rPr>
            <w:rFonts w:ascii="Times New Roman" w:hAnsi="Times New Roman"/>
            <w:noProof/>
            <w:position w:val="-10"/>
          </w:rPr>
          <w:drawing>
            <wp:inline distT="0" distB="0" distL="0" distR="0" wp14:anchorId="2077112F" wp14:editId="798EF23D">
              <wp:extent cx="2489835" cy="19685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489835" cy="196850"/>
                      </a:xfrm>
                      <a:prstGeom prst="rect">
                        <a:avLst/>
                      </a:prstGeom>
                      <a:noFill/>
                      <a:ln>
                        <a:noFill/>
                      </a:ln>
                    </pic:spPr>
                  </pic:pic>
                </a:graphicData>
              </a:graphic>
            </wp:inline>
          </w:drawing>
        </w:r>
      </w:del>
    </w:p>
    <w:p w14:paraId="671B2287" w14:textId="623C3131" w:rsidR="00342265" w:rsidRPr="00301E4F" w:rsidDel="00CD6022" w:rsidRDefault="00342265" w:rsidP="001F4C32">
      <w:pPr>
        <w:snapToGrid w:val="0"/>
        <w:spacing w:line="360" w:lineRule="auto"/>
        <w:ind w:firstLineChars="400" w:firstLine="840"/>
        <w:rPr>
          <w:del w:id="1120" w:author="zhengping jin" w:date="2024-08-08T12:07:00Z" w16du:dateUtc="2024-08-08T04:07:00Z"/>
          <w:rFonts w:ascii="Times New Roman" w:hAnsi="Times New Roman"/>
        </w:rPr>
      </w:pPr>
      <w:del w:id="1121" w:author="zhengping jin" w:date="2024-08-08T12:07:00Z" w16du:dateUtc="2024-08-08T04:07:00Z">
        <w:r w:rsidRPr="00301E4F" w:rsidDel="00CD6022">
          <w:rPr>
            <w:rFonts w:ascii="Times New Roman" w:hAnsi="Times New Roman"/>
          </w:rPr>
          <w:delText>因此，</w:delText>
        </w:r>
        <w:r w:rsidRPr="00301E4F" w:rsidDel="00CD6022">
          <w:rPr>
            <w:rFonts w:ascii="Times New Roman" w:hAnsi="Times New Roman"/>
            <w:noProof/>
            <w:position w:val="-10"/>
          </w:rPr>
          <w:drawing>
            <wp:inline distT="0" distB="0" distL="0" distR="0" wp14:anchorId="12DB0015" wp14:editId="173CBC03">
              <wp:extent cx="1378585" cy="2393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378585" cy="239395"/>
                      </a:xfrm>
                      <a:prstGeom prst="rect">
                        <a:avLst/>
                      </a:prstGeom>
                      <a:noFill/>
                      <a:ln>
                        <a:noFill/>
                      </a:ln>
                    </pic:spPr>
                  </pic:pic>
                </a:graphicData>
              </a:graphic>
            </wp:inline>
          </w:drawing>
        </w:r>
        <w:r w:rsidRPr="00301E4F" w:rsidDel="00CD6022">
          <w:rPr>
            <w:rFonts w:ascii="Times New Roman" w:hAnsi="Times New Roman"/>
          </w:rPr>
          <w:delText>.</w:delText>
        </w:r>
      </w:del>
    </w:p>
    <w:p w14:paraId="4C6BFDF0" w14:textId="346E095D" w:rsidR="00910D29" w:rsidRPr="00321E52" w:rsidRDefault="002618F2">
      <w:pPr>
        <w:snapToGrid w:val="0"/>
        <w:spacing w:beforeLines="100" w:before="312" w:afterLines="100" w:after="312" w:line="360" w:lineRule="auto"/>
        <w:contextualSpacing/>
        <w:outlineLvl w:val="1"/>
        <w:rPr>
          <w:rFonts w:ascii="Times New Roman" w:hAnsi="Times New Roman"/>
          <w:b/>
          <w:bCs/>
          <w:kern w:val="28"/>
          <w:sz w:val="32"/>
          <w:szCs w:val="32"/>
          <w:rPrChange w:id="1122" w:author="zhengping jin" w:date="2024-08-06T23:02:00Z" w16du:dateUtc="2024-08-06T15:02:00Z">
            <w:rPr>
              <w:rFonts w:ascii="Times New Roman" w:hAnsi="Times New Roman"/>
              <w:b/>
              <w:sz w:val="32"/>
              <w:szCs w:val="32"/>
            </w:rPr>
          </w:rPrChange>
        </w:rPr>
        <w:pPrChange w:id="1123" w:author="zhengping jin" w:date="2024-08-06T23:02:00Z" w16du:dateUtc="2024-08-06T15:02:00Z">
          <w:pPr>
            <w:spacing w:beforeLines="100" w:before="312" w:afterLines="100" w:after="312" w:line="360" w:lineRule="auto"/>
          </w:pPr>
        </w:pPrChange>
      </w:pPr>
      <w:r w:rsidRPr="00321E52">
        <w:rPr>
          <w:rFonts w:ascii="Times New Roman" w:hAnsi="Times New Roman"/>
          <w:b/>
          <w:bCs/>
          <w:kern w:val="28"/>
          <w:sz w:val="32"/>
          <w:szCs w:val="32"/>
          <w:rPrChange w:id="1124" w:author="zhengping jin" w:date="2024-08-06T23:02:00Z" w16du:dateUtc="2024-08-06T15:02:00Z">
            <w:rPr>
              <w:rFonts w:ascii="Times New Roman" w:hAnsi="Times New Roman"/>
              <w:b/>
              <w:sz w:val="32"/>
              <w:szCs w:val="32"/>
            </w:rPr>
          </w:rPrChange>
        </w:rPr>
        <w:t xml:space="preserve">3.3 </w:t>
      </w:r>
      <w:r w:rsidRPr="00321E52">
        <w:rPr>
          <w:rFonts w:ascii="Times New Roman" w:hAnsi="Times New Roman" w:hint="eastAsia"/>
          <w:b/>
          <w:bCs/>
          <w:kern w:val="28"/>
          <w:sz w:val="32"/>
          <w:szCs w:val="32"/>
          <w:rPrChange w:id="1125" w:author="zhengping jin" w:date="2024-08-06T23:02:00Z" w16du:dateUtc="2024-08-06T15:02:00Z">
            <w:rPr>
              <w:rFonts w:ascii="Times New Roman" w:hAnsi="Times New Roman" w:hint="eastAsia"/>
              <w:b/>
              <w:sz w:val="32"/>
              <w:szCs w:val="32"/>
            </w:rPr>
          </w:rPrChange>
        </w:rPr>
        <w:t>二次同余方程</w:t>
      </w:r>
    </w:p>
    <w:p w14:paraId="1BBB7951" w14:textId="0C176E53" w:rsidR="003A380C" w:rsidRPr="003A380C" w:rsidRDefault="00655025" w:rsidP="003A380C">
      <w:pPr>
        <w:widowControl/>
        <w:spacing w:beforeLines="50" w:before="156" w:afterLines="50" w:after="156"/>
        <w:ind w:firstLineChars="200" w:firstLine="420"/>
        <w:jc w:val="left"/>
        <w:rPr>
          <w:rFonts w:ascii="Times New Roman" w:hAnsi="Times New Roman"/>
          <w:color w:val="FF0000"/>
        </w:rPr>
      </w:pPr>
      <w:ins w:id="1126" w:author="zhengping jin" w:date="2024-08-08T15:56:00Z" w16du:dateUtc="2024-08-08T07:56:00Z">
        <w:r w:rsidRPr="00D261AB">
          <w:rPr>
            <w:rFonts w:ascii="Times New Roman" w:hAnsi="Times New Roman"/>
          </w:rPr>
          <w:lastRenderedPageBreak/>
          <w:t>前面讨论了一次</w:t>
        </w:r>
        <w:r>
          <w:rPr>
            <w:rFonts w:ascii="Times New Roman" w:hAnsi="Times New Roman"/>
          </w:rPr>
          <w:t>同余方程</w:t>
        </w:r>
        <w:r w:rsidRPr="00D261AB">
          <w:rPr>
            <w:rFonts w:ascii="Times New Roman" w:hAnsi="Times New Roman"/>
          </w:rPr>
          <w:t>的具体求解以及一般</w:t>
        </w:r>
        <w:r>
          <w:rPr>
            <w:rFonts w:ascii="Times New Roman" w:hAnsi="Times New Roman"/>
          </w:rPr>
          <w:t>同余方程</w:t>
        </w:r>
        <w:r w:rsidRPr="00D261AB">
          <w:rPr>
            <w:rFonts w:ascii="Times New Roman" w:hAnsi="Times New Roman"/>
          </w:rPr>
          <w:t>的解数</w:t>
        </w:r>
        <w:r>
          <w:rPr>
            <w:rFonts w:ascii="Times New Roman" w:hAnsi="Times New Roman" w:hint="eastAsia"/>
          </w:rPr>
          <w:t>，</w:t>
        </w:r>
      </w:ins>
      <w:del w:id="1127" w:author="zhengping jin" w:date="2024-08-08T15:54:00Z" w16du:dateUtc="2024-08-08T07:54:00Z">
        <w:r w:rsidR="003A380C" w:rsidRPr="003A380C" w:rsidDel="00411003">
          <w:rPr>
            <w:rFonts w:ascii="Times New Roman" w:hAnsi="Times New Roman" w:hint="eastAsia"/>
            <w:color w:val="FF0000"/>
          </w:rPr>
          <w:delText>本次课程主要学习目标是一般</w:delText>
        </w:r>
      </w:del>
      <w:ins w:id="1128" w:author="zhengping jin" w:date="2024-08-08T15:54:00Z" w16du:dateUtc="2024-08-08T07:54:00Z">
        <w:r w:rsidR="00411003">
          <w:rPr>
            <w:rFonts w:ascii="Times New Roman" w:hAnsi="Times New Roman" w:hint="eastAsia"/>
            <w:color w:val="FF0000"/>
          </w:rPr>
          <w:t>本节</w:t>
        </w:r>
      </w:ins>
      <w:ins w:id="1129" w:author="zhengping jin" w:date="2024-08-08T15:55:00Z" w16du:dateUtc="2024-08-08T07:55:00Z">
        <w:r w:rsidR="00411003">
          <w:rPr>
            <w:rFonts w:ascii="Times New Roman" w:hAnsi="Times New Roman" w:hint="eastAsia"/>
            <w:color w:val="FF0000"/>
          </w:rPr>
          <w:t>我们继续讨论</w:t>
        </w:r>
      </w:ins>
      <w:r w:rsidR="003A380C" w:rsidRPr="003A380C">
        <w:rPr>
          <w:rFonts w:ascii="Times New Roman" w:hAnsi="Times New Roman"/>
          <w:color w:val="FF0000"/>
        </w:rPr>
        <w:t>二次</w:t>
      </w:r>
      <w:r w:rsidR="007B33BC">
        <w:rPr>
          <w:rFonts w:ascii="Times New Roman" w:hAnsi="Times New Roman"/>
          <w:color w:val="FF0000"/>
        </w:rPr>
        <w:t>同余方程</w:t>
      </w:r>
      <w:ins w:id="1130" w:author="zhengping jin" w:date="2024-08-08T15:55:00Z" w16du:dateUtc="2024-08-08T07:55:00Z">
        <w:r w:rsidR="00411003">
          <w:rPr>
            <w:rFonts w:ascii="Times New Roman" w:hAnsi="Times New Roman" w:hint="eastAsia"/>
            <w:color w:val="FF0000"/>
          </w:rPr>
          <w:t>是否有解</w:t>
        </w:r>
      </w:ins>
      <w:r w:rsidR="003A380C" w:rsidRPr="003A380C">
        <w:rPr>
          <w:rFonts w:ascii="Times New Roman" w:hAnsi="Times New Roman"/>
          <w:color w:val="FF0000"/>
        </w:rPr>
        <w:t>，</w:t>
      </w:r>
      <w:ins w:id="1131" w:author="zhengping jin" w:date="2024-08-08T15:55:00Z" w16du:dateUtc="2024-08-08T07:55:00Z">
        <w:r w:rsidR="00411003">
          <w:rPr>
            <w:rFonts w:ascii="Times New Roman" w:hAnsi="Times New Roman" w:hint="eastAsia"/>
            <w:color w:val="FF0000"/>
          </w:rPr>
          <w:t>解数以及如何</w:t>
        </w:r>
      </w:ins>
      <w:ins w:id="1132" w:author="zhengping jin" w:date="2024-08-08T15:56:00Z" w16du:dateUtc="2024-08-08T07:56:00Z">
        <w:r w:rsidR="00411003">
          <w:rPr>
            <w:rFonts w:ascii="Times New Roman" w:hAnsi="Times New Roman" w:hint="eastAsia"/>
            <w:color w:val="FF0000"/>
          </w:rPr>
          <w:t>求解</w:t>
        </w:r>
        <w:r w:rsidR="00411003">
          <w:rPr>
            <w:rFonts w:ascii="Times New Roman" w:hAnsi="Times New Roman" w:hint="eastAsia"/>
            <w:color w:val="FF0000"/>
          </w:rPr>
          <w:t>.</w:t>
        </w:r>
        <w:r w:rsidR="00411003" w:rsidRPr="003A380C" w:rsidDel="00411003">
          <w:rPr>
            <w:rFonts w:ascii="Times New Roman" w:hAnsi="Times New Roman"/>
            <w:color w:val="FF0000"/>
          </w:rPr>
          <w:t xml:space="preserve"> </w:t>
        </w:r>
      </w:ins>
      <w:del w:id="1133" w:author="zhengping jin" w:date="2024-08-08T15:56:00Z" w16du:dateUtc="2024-08-08T07:56:00Z">
        <w:r w:rsidR="003A380C" w:rsidRPr="003A380C" w:rsidDel="00411003">
          <w:rPr>
            <w:rFonts w:ascii="Times New Roman" w:hAnsi="Times New Roman"/>
            <w:color w:val="FF0000"/>
          </w:rPr>
          <w:delText>模为奇素数的平方剩余与平方非剩余，勒让得符号</w:delText>
        </w:r>
        <w:r w:rsidR="003A380C" w:rsidRPr="003A380C" w:rsidDel="00411003">
          <w:rPr>
            <w:rFonts w:ascii="Times New Roman" w:hAnsi="Times New Roman" w:hint="eastAsia"/>
            <w:color w:val="FF0000"/>
          </w:rPr>
          <w:delText>，</w:delText>
        </w:r>
        <w:r w:rsidR="003A380C" w:rsidRPr="003A380C" w:rsidDel="00411003">
          <w:rPr>
            <w:rFonts w:ascii="Times New Roman" w:hAnsi="Times New Roman"/>
            <w:color w:val="FF0000"/>
          </w:rPr>
          <w:delText>二次互反律</w:delText>
        </w:r>
        <w:r w:rsidR="003A380C" w:rsidDel="00411003">
          <w:rPr>
            <w:rFonts w:ascii="Times New Roman" w:hAnsi="Times New Roman" w:hint="eastAsia"/>
            <w:color w:val="FF0000"/>
          </w:rPr>
          <w:delText>等</w:delText>
        </w:r>
        <w:r w:rsidR="003A380C" w:rsidRPr="003A380C" w:rsidDel="00411003">
          <w:rPr>
            <w:rFonts w:ascii="Times New Roman" w:hAnsi="Times New Roman"/>
            <w:color w:val="FF0000"/>
          </w:rPr>
          <w:delText>。</w:delText>
        </w:r>
        <w:r w:rsidR="003A380C" w:rsidDel="00411003">
          <w:rPr>
            <w:rFonts w:ascii="Times New Roman" w:hAnsi="Times New Roman" w:hint="eastAsia"/>
            <w:color w:val="FF0000"/>
          </w:rPr>
          <w:delText>（小金）</w:delText>
        </w:r>
      </w:del>
    </w:p>
    <w:p w14:paraId="4E83C9A4" w14:textId="249FA64C" w:rsidR="00A37CE6" w:rsidRDefault="00A37CE6" w:rsidP="00A37CE6">
      <w:pPr>
        <w:widowControl/>
        <w:spacing w:beforeLines="50" w:before="156" w:afterLines="50" w:after="156"/>
        <w:jc w:val="left"/>
        <w:rPr>
          <w:rFonts w:ascii="Times New Roman" w:hAnsi="Times New Roman" w:cs="Times New Roman"/>
          <w:b/>
          <w:sz w:val="24"/>
          <w:szCs w:val="20"/>
        </w:rPr>
      </w:pPr>
      <w:r w:rsidRPr="00A37CE6">
        <w:rPr>
          <w:rFonts w:ascii="Times New Roman" w:hAnsi="Times New Roman" w:cs="Times New Roman"/>
          <w:b/>
          <w:sz w:val="24"/>
          <w:szCs w:val="20"/>
        </w:rPr>
        <w:t>3.3.1</w:t>
      </w:r>
      <w:r w:rsidRPr="00A37CE6">
        <w:rPr>
          <w:rFonts w:ascii="Times New Roman" w:hAnsi="Times New Roman" w:cs="Times New Roman" w:hint="eastAsia"/>
          <w:b/>
          <w:sz w:val="24"/>
          <w:szCs w:val="20"/>
        </w:rPr>
        <w:t>平方剩余及平方非剩余</w:t>
      </w:r>
    </w:p>
    <w:p w14:paraId="496FB294" w14:textId="44DC2B38" w:rsidR="00FB49DC" w:rsidDel="00655025" w:rsidRDefault="00FB49DC" w:rsidP="00FB49DC">
      <w:pPr>
        <w:snapToGrid w:val="0"/>
        <w:spacing w:beforeLines="100" w:before="312" w:line="360" w:lineRule="auto"/>
        <w:ind w:firstLine="410"/>
        <w:rPr>
          <w:del w:id="1134" w:author="zhengping jin" w:date="2024-08-08T15:56:00Z" w16du:dateUtc="2024-08-08T07:56:00Z"/>
          <w:rFonts w:ascii="Times New Roman" w:hAnsi="Times New Roman"/>
        </w:rPr>
      </w:pPr>
      <w:r w:rsidRPr="00D261AB">
        <w:rPr>
          <w:rFonts w:ascii="Times New Roman" w:hAnsi="Times New Roman"/>
        </w:rPr>
        <w:tab/>
      </w:r>
      <w:del w:id="1135" w:author="zhengping jin" w:date="2024-08-08T15:56:00Z" w16du:dateUtc="2024-08-08T07:56:00Z">
        <w:r w:rsidRPr="00D261AB" w:rsidDel="00655025">
          <w:rPr>
            <w:rFonts w:ascii="Times New Roman" w:hAnsi="Times New Roman"/>
          </w:rPr>
          <w:delText>前面讨论了一次</w:delText>
        </w:r>
        <w:r w:rsidR="007B33BC" w:rsidDel="00655025">
          <w:rPr>
            <w:rFonts w:ascii="Times New Roman" w:hAnsi="Times New Roman"/>
          </w:rPr>
          <w:delText>同余方程</w:delText>
        </w:r>
        <w:r w:rsidRPr="00D261AB" w:rsidDel="00655025">
          <w:rPr>
            <w:rFonts w:ascii="Times New Roman" w:hAnsi="Times New Roman"/>
          </w:rPr>
          <w:delText>的具体求解以及一般</w:delText>
        </w:r>
        <w:r w:rsidR="007B33BC" w:rsidDel="00655025">
          <w:rPr>
            <w:rFonts w:ascii="Times New Roman" w:hAnsi="Times New Roman"/>
          </w:rPr>
          <w:delText>同余方程</w:delText>
        </w:r>
        <w:r w:rsidRPr="00D261AB" w:rsidDel="00655025">
          <w:rPr>
            <w:rFonts w:ascii="Times New Roman" w:hAnsi="Times New Roman"/>
          </w:rPr>
          <w:delText>的解数</w:delText>
        </w:r>
        <w:r w:rsidR="002864F6" w:rsidDel="00655025">
          <w:rPr>
            <w:rFonts w:ascii="Times New Roman" w:hAnsi="Times New Roman" w:hint="eastAsia"/>
          </w:rPr>
          <w:delText>，</w:delText>
        </w:r>
        <w:r w:rsidRPr="00D261AB" w:rsidDel="00655025">
          <w:rPr>
            <w:rFonts w:ascii="Times New Roman" w:hAnsi="Times New Roman"/>
          </w:rPr>
          <w:delText>本</w:delText>
        </w:r>
        <w:r w:rsidR="002864F6" w:rsidDel="00655025">
          <w:rPr>
            <w:rFonts w:ascii="Times New Roman" w:hAnsi="Times New Roman" w:hint="eastAsia"/>
          </w:rPr>
          <w:delText>节</w:delText>
        </w:r>
        <w:r w:rsidRPr="00D261AB" w:rsidDel="00655025">
          <w:rPr>
            <w:rFonts w:ascii="Times New Roman" w:hAnsi="Times New Roman"/>
          </w:rPr>
          <w:delText>讨论</w:delText>
        </w:r>
        <w:r w:rsidRPr="00DF33B2" w:rsidDel="00655025">
          <w:rPr>
            <w:rFonts w:ascii="Times New Roman" w:hAnsi="Times New Roman"/>
          </w:rPr>
          <w:delText>二次</w:delText>
        </w:r>
        <w:r w:rsidR="007B33BC" w:rsidDel="00655025">
          <w:rPr>
            <w:rFonts w:ascii="Times New Roman" w:hAnsi="Times New Roman"/>
          </w:rPr>
          <w:delText>同余方程</w:delText>
        </w:r>
        <w:r w:rsidRPr="00D261AB" w:rsidDel="00655025">
          <w:rPr>
            <w:rFonts w:ascii="Times New Roman" w:hAnsi="Times New Roman"/>
          </w:rPr>
          <w:delText>的求解</w:delText>
        </w:r>
        <w:r w:rsidRPr="00D261AB" w:rsidDel="00655025">
          <w:rPr>
            <w:rFonts w:ascii="Times New Roman" w:hAnsi="Times New Roman"/>
          </w:rPr>
          <w:delText>.</w:delText>
        </w:r>
      </w:del>
    </w:p>
    <w:p w14:paraId="6CA91BD4" w14:textId="643D7F9D" w:rsidR="00FB49DC" w:rsidRPr="00D261AB" w:rsidRDefault="00FB49DC">
      <w:pPr>
        <w:snapToGrid w:val="0"/>
        <w:spacing w:beforeLines="100" w:before="312" w:line="360" w:lineRule="auto"/>
        <w:ind w:firstLine="410"/>
        <w:rPr>
          <w:rFonts w:ascii="Times New Roman" w:hAnsi="Times New Roman"/>
        </w:rPr>
        <w:pPrChange w:id="1136" w:author="zhengping jin" w:date="2024-08-08T15:56:00Z" w16du:dateUtc="2024-08-08T07:56:00Z">
          <w:pPr>
            <w:snapToGrid w:val="0"/>
            <w:spacing w:line="360" w:lineRule="auto"/>
            <w:ind w:firstLineChars="200" w:firstLine="420"/>
          </w:pPr>
        </w:pPrChange>
      </w:pPr>
      <w:r w:rsidRPr="00D261AB">
        <w:rPr>
          <w:rFonts w:ascii="Times New Roman" w:hAnsi="Times New Roman"/>
        </w:rPr>
        <w:t>二次</w:t>
      </w:r>
      <w:r w:rsidR="007B33BC">
        <w:rPr>
          <w:rFonts w:ascii="Times New Roman" w:hAnsi="Times New Roman"/>
        </w:rPr>
        <w:t>同余方程</w:t>
      </w:r>
      <w:r w:rsidRPr="00D261AB">
        <w:rPr>
          <w:rFonts w:ascii="Times New Roman" w:hAnsi="Times New Roman"/>
        </w:rPr>
        <w:t>的一般形式是</w:t>
      </w:r>
      <w:r w:rsidR="002864F6">
        <w:rPr>
          <w:rFonts w:ascii="Times New Roman" w:hAnsi="Times New Roman" w:hint="eastAsia"/>
        </w:rPr>
        <w:t xml:space="preserve"> </w:t>
      </w:r>
      <w:r w:rsidRPr="00D261AB">
        <w:rPr>
          <w:rFonts w:ascii="Times New Roman" w:hAnsi="Times New Roman"/>
          <w:position w:val="-10"/>
        </w:rPr>
        <w:object w:dxaOrig="2380" w:dyaOrig="360" w14:anchorId="630B2408">
          <v:shape id="_x0000_i1036" type="#_x0000_t75" style="width:118.95pt;height:18.7pt" o:ole="">
            <v:imagedata r:id="rId261" o:title=""/>
          </v:shape>
          <o:OLEObject Type="Embed" ProgID="Equation.DSMT4" ShapeID="_x0000_i1036" DrawAspect="Content" ObjectID="_1790422195" r:id="rId262"/>
        </w:object>
      </w:r>
      <w:r w:rsidR="002864F6">
        <w:rPr>
          <w:rFonts w:ascii="Times New Roman" w:hAnsi="Times New Roman" w:hint="eastAsia"/>
        </w:rPr>
        <w:t>，</w:t>
      </w:r>
      <w:r w:rsidRPr="00D261AB">
        <w:rPr>
          <w:rFonts w:ascii="Times New Roman" w:hAnsi="Times New Roman"/>
        </w:rPr>
        <w:t>其中</w:t>
      </w:r>
      <w:r w:rsidRPr="00D261AB">
        <w:rPr>
          <w:rFonts w:ascii="Times New Roman" w:hAnsi="Times New Roman"/>
        </w:rPr>
        <w:object w:dxaOrig="1400" w:dyaOrig="320" w14:anchorId="3D7221DF">
          <v:shape id="_x0000_i1037" type="#_x0000_t75" style="width:70.2pt;height:15.5pt" o:ole="">
            <v:imagedata r:id="rId263" o:title=""/>
          </v:shape>
          <o:OLEObject Type="Embed" ProgID="Unknown" ShapeID="_x0000_i1037" DrawAspect="Content" ObjectID="_1790422196" r:id="rId264"/>
        </w:object>
      </w:r>
      <w:r w:rsidRPr="00D261AB">
        <w:rPr>
          <w:rFonts w:ascii="Times New Roman" w:hAnsi="Times New Roman"/>
        </w:rPr>
        <w:t>.</w:t>
      </w:r>
    </w:p>
    <w:p w14:paraId="2E9D829C" w14:textId="2D960065" w:rsidR="00FB49DC" w:rsidRPr="00D261AB" w:rsidRDefault="00FB49DC" w:rsidP="00FB49DC">
      <w:pPr>
        <w:snapToGrid w:val="0"/>
        <w:spacing w:line="360" w:lineRule="auto"/>
        <w:ind w:firstLine="420"/>
        <w:jc w:val="left"/>
        <w:rPr>
          <w:rFonts w:ascii="Times New Roman" w:hAnsi="Times New Roman"/>
        </w:rPr>
      </w:pPr>
      <w:r w:rsidRPr="00D261AB">
        <w:rPr>
          <w:rFonts w:ascii="Times New Roman" w:hAnsi="Times New Roman"/>
        </w:rPr>
        <w:t>因为正整数</w:t>
      </w:r>
      <w:r w:rsidRPr="00D261AB">
        <w:rPr>
          <w:rFonts w:ascii="Times New Roman" w:hAnsi="Times New Roman"/>
          <w:i/>
        </w:rPr>
        <w:t>m</w:t>
      </w:r>
      <w:r w:rsidRPr="00D261AB">
        <w:rPr>
          <w:rFonts w:ascii="Times New Roman" w:hAnsi="Times New Roman"/>
        </w:rPr>
        <w:t>有素因数分解式</w:t>
      </w:r>
      <w:r w:rsidRPr="00D261AB">
        <w:rPr>
          <w:rFonts w:ascii="Times New Roman" w:hAnsi="Times New Roman"/>
          <w:position w:val="-12"/>
        </w:rPr>
        <w:object w:dxaOrig="1420" w:dyaOrig="380" w14:anchorId="5E8A2F1E">
          <v:shape id="_x0000_i1038" type="#_x0000_t75" style="width:71.1pt;height:19.6pt" o:ole="">
            <v:imagedata r:id="rId265" o:title=""/>
          </v:shape>
          <o:OLEObject Type="Embed" ProgID="Equation.DSMT4" ShapeID="_x0000_i1038" DrawAspect="Content" ObjectID="_1790422197" r:id="rId266"/>
        </w:object>
      </w:r>
      <w:r w:rsidRPr="00D261AB">
        <w:rPr>
          <w:rFonts w:ascii="Times New Roman" w:hAnsi="Times New Roman"/>
        </w:rPr>
        <w:t>，所以</w:t>
      </w:r>
      <w:r w:rsidR="002864F6">
        <w:rPr>
          <w:rFonts w:ascii="Times New Roman" w:hAnsi="Times New Roman" w:hint="eastAsia"/>
        </w:rPr>
        <w:t>该</w:t>
      </w:r>
      <w:r w:rsidRPr="00D261AB">
        <w:rPr>
          <w:rFonts w:ascii="Times New Roman" w:hAnsi="Times New Roman"/>
        </w:rPr>
        <w:t>二次</w:t>
      </w:r>
      <w:r w:rsidR="007B33BC">
        <w:rPr>
          <w:rFonts w:ascii="Times New Roman" w:hAnsi="Times New Roman"/>
        </w:rPr>
        <w:t>同余方程</w:t>
      </w:r>
      <w:r w:rsidRPr="00D261AB">
        <w:rPr>
          <w:rFonts w:ascii="Times New Roman" w:hAnsi="Times New Roman"/>
        </w:rPr>
        <w:t>等价于</w:t>
      </w:r>
      <w:r w:rsidR="007B33BC">
        <w:rPr>
          <w:rFonts w:ascii="Times New Roman" w:hAnsi="Times New Roman"/>
        </w:rPr>
        <w:t>同余方程</w:t>
      </w:r>
      <w:r w:rsidRPr="00D261AB">
        <w:rPr>
          <w:rFonts w:ascii="Times New Roman" w:hAnsi="Times New Roman"/>
        </w:rPr>
        <w:t>组：</w:t>
      </w:r>
    </w:p>
    <w:p w14:paraId="6BA87868" w14:textId="5B70E5A1" w:rsidR="00FB49DC" w:rsidRPr="00D261AB" w:rsidRDefault="00FB49DC" w:rsidP="00FB49DC">
      <w:pPr>
        <w:snapToGrid w:val="0"/>
        <w:spacing w:line="360" w:lineRule="auto"/>
        <w:ind w:firstLine="420"/>
        <w:jc w:val="center"/>
        <w:rPr>
          <w:rFonts w:ascii="Times New Roman" w:hAnsi="Times New Roman"/>
        </w:rPr>
      </w:pPr>
      <w:r w:rsidRPr="00D261AB">
        <w:rPr>
          <w:rFonts w:ascii="Times New Roman" w:hAnsi="Times New Roman"/>
          <w:position w:val="-52"/>
        </w:rPr>
        <w:object w:dxaOrig="2659" w:dyaOrig="1160" w14:anchorId="763E7A32">
          <v:shape id="_x0000_i1039" type="#_x0000_t75" style="width:133.05pt;height:57.85pt" o:ole="">
            <v:imagedata r:id="rId267" o:title=""/>
          </v:shape>
          <o:OLEObject Type="Embed" ProgID="Equation.DSMT4" ShapeID="_x0000_i1039" DrawAspect="Content" ObjectID="_1790422198" r:id="rId268"/>
        </w:object>
      </w:r>
      <w:ins w:id="1137" w:author="zhengping jin" w:date="2024-08-08T15:57:00Z" w16du:dateUtc="2024-08-08T07:57:00Z">
        <w:r w:rsidR="00655025">
          <w:rPr>
            <w:rFonts w:ascii="Times New Roman" w:hAnsi="Times New Roman" w:hint="eastAsia"/>
          </w:rPr>
          <w:t>.</w:t>
        </w:r>
      </w:ins>
    </w:p>
    <w:p w14:paraId="3920108A" w14:textId="246B5FBA" w:rsidR="00FB49DC" w:rsidRPr="00D261AB" w:rsidRDefault="00FB49DC" w:rsidP="00FB49DC">
      <w:pPr>
        <w:snapToGrid w:val="0"/>
        <w:spacing w:line="360" w:lineRule="auto"/>
        <w:ind w:firstLine="420"/>
        <w:jc w:val="left"/>
        <w:rPr>
          <w:rFonts w:ascii="Times New Roman" w:hAnsi="Times New Roman"/>
        </w:rPr>
      </w:pPr>
      <w:r w:rsidRPr="00D261AB">
        <w:rPr>
          <w:rFonts w:ascii="Times New Roman" w:hAnsi="Times New Roman"/>
        </w:rPr>
        <w:t>因此，我</w:t>
      </w:r>
      <w:r w:rsidRPr="00C86D9D">
        <w:rPr>
          <w:rFonts w:ascii="Times New Roman" w:hAnsi="Times New Roman"/>
        </w:rPr>
        <w:t>们只需讨论模为素数</w:t>
      </w:r>
      <w:proofErr w:type="gramStart"/>
      <w:r w:rsidRPr="00C86D9D">
        <w:rPr>
          <w:rFonts w:ascii="Times New Roman" w:hAnsi="Times New Roman"/>
        </w:rPr>
        <w:t>幂</w:t>
      </w:r>
      <w:proofErr w:type="gramEnd"/>
      <w:r w:rsidRPr="00D261AB">
        <w:rPr>
          <w:rFonts w:ascii="Times New Roman" w:hAnsi="Times New Roman"/>
          <w:position w:val="-12"/>
        </w:rPr>
        <w:object w:dxaOrig="340" w:dyaOrig="380" w14:anchorId="55E2CA5F">
          <v:shape id="_x0000_i1040" type="#_x0000_t75" style="width:16.85pt;height:19.6pt" o:ole="">
            <v:imagedata r:id="rId269" o:title=""/>
          </v:shape>
          <o:OLEObject Type="Embed" ProgID="Equation.DSMT4" ShapeID="_x0000_i1040" DrawAspect="Content" ObjectID="_1790422199" r:id="rId270"/>
        </w:object>
      </w:r>
      <w:r w:rsidRPr="00D261AB">
        <w:rPr>
          <w:rFonts w:ascii="Times New Roman" w:hAnsi="Times New Roman"/>
        </w:rPr>
        <w:t xml:space="preserve"> </w:t>
      </w:r>
      <w:r w:rsidRPr="00D261AB">
        <w:rPr>
          <w:rFonts w:ascii="Times New Roman" w:hAnsi="Times New Roman"/>
        </w:rPr>
        <w:t>的</w:t>
      </w:r>
      <w:r w:rsidR="007B33BC">
        <w:rPr>
          <w:rFonts w:ascii="Times New Roman" w:hAnsi="Times New Roman"/>
        </w:rPr>
        <w:t>同余方程</w:t>
      </w:r>
      <w:r w:rsidRPr="00D261AB">
        <w:rPr>
          <w:rFonts w:ascii="Times New Roman" w:hAnsi="Times New Roman"/>
        </w:rPr>
        <w:t>：</w:t>
      </w:r>
    </w:p>
    <w:p w14:paraId="1E274132" w14:textId="2B4A9E1E" w:rsidR="00FB49DC" w:rsidRPr="00D261AB" w:rsidRDefault="00FB49DC" w:rsidP="00E7106B">
      <w:pPr>
        <w:snapToGrid w:val="0"/>
        <w:spacing w:line="360" w:lineRule="auto"/>
        <w:ind w:firstLineChars="1100" w:firstLine="2310"/>
        <w:jc w:val="left"/>
        <w:rPr>
          <w:rFonts w:ascii="Times New Roman" w:hAnsi="Times New Roman"/>
        </w:rPr>
      </w:pPr>
      <w:r w:rsidRPr="00D261AB">
        <w:rPr>
          <w:rFonts w:ascii="Times New Roman" w:hAnsi="Times New Roman"/>
        </w:rPr>
        <w:object w:dxaOrig="3240" w:dyaOrig="360" w14:anchorId="787A823D">
          <v:shape id="_x0000_i1041" type="#_x0000_t75" style="width:162.7pt;height:18.7pt" o:ole="">
            <v:imagedata r:id="rId271" o:title=""/>
          </v:shape>
          <o:OLEObject Type="Embed" ProgID="Unknown" ShapeID="_x0000_i1041" DrawAspect="Content" ObjectID="_1790422200" r:id="rId272"/>
        </w:object>
      </w:r>
      <w:ins w:id="1138" w:author="zhengping jin" w:date="2024-08-08T15:57:00Z" w16du:dateUtc="2024-08-08T07:57:00Z">
        <w:r w:rsidR="00655025">
          <w:rPr>
            <w:rFonts w:ascii="Times New Roman" w:hAnsi="Times New Roman" w:hint="eastAsia"/>
          </w:rPr>
          <w:t>.</w:t>
        </w:r>
      </w:ins>
    </w:p>
    <w:p w14:paraId="1AD4B59E" w14:textId="0DD75379" w:rsidR="00FB49DC" w:rsidRPr="00D261AB" w:rsidRDefault="00FB49DC" w:rsidP="00E7106B">
      <w:pPr>
        <w:snapToGrid w:val="0"/>
        <w:spacing w:line="360" w:lineRule="auto"/>
        <w:ind w:firstLineChars="200" w:firstLine="420"/>
        <w:jc w:val="left"/>
        <w:rPr>
          <w:rFonts w:ascii="Times New Roman" w:hAnsi="Times New Roman"/>
        </w:rPr>
      </w:pPr>
      <w:r w:rsidRPr="00D261AB">
        <w:rPr>
          <w:rFonts w:ascii="Times New Roman" w:hAnsi="Times New Roman"/>
        </w:rPr>
        <w:t>两端同乘</w:t>
      </w:r>
      <w:r w:rsidRPr="00D261AB">
        <w:rPr>
          <w:rFonts w:ascii="Times New Roman" w:hAnsi="Times New Roman"/>
        </w:rPr>
        <w:t>4</w:t>
      </w:r>
      <w:r w:rsidRPr="00D261AB">
        <w:rPr>
          <w:rFonts w:ascii="Times New Roman" w:hAnsi="Times New Roman"/>
          <w:i/>
        </w:rPr>
        <w:t>a</w:t>
      </w:r>
      <w:r w:rsidRPr="00D261AB">
        <w:rPr>
          <w:rFonts w:ascii="Times New Roman" w:hAnsi="Times New Roman"/>
        </w:rPr>
        <w:t>，</w:t>
      </w:r>
      <w:del w:id="1139" w:author="zhengping jin" w:date="2024-10-09T15:18:00Z" w16du:dateUtc="2024-10-09T07:18:00Z">
        <w:r w:rsidRPr="00D261AB" w:rsidDel="006A23D9">
          <w:rPr>
            <w:rFonts w:ascii="Times New Roman" w:hAnsi="Times New Roman"/>
          </w:rPr>
          <w:delText>我们</w:delText>
        </w:r>
      </w:del>
      <w:r w:rsidRPr="00D261AB">
        <w:rPr>
          <w:rFonts w:ascii="Times New Roman" w:hAnsi="Times New Roman"/>
        </w:rPr>
        <w:t>得到</w:t>
      </w:r>
      <w:r w:rsidR="00E7106B">
        <w:rPr>
          <w:rFonts w:ascii="Times New Roman" w:hAnsi="Times New Roman" w:hint="eastAsia"/>
        </w:rPr>
        <w:t xml:space="preserve"> </w:t>
      </w:r>
      <w:r w:rsidRPr="00D261AB">
        <w:rPr>
          <w:rFonts w:ascii="Times New Roman" w:hAnsi="Times New Roman"/>
          <w:position w:val="-10"/>
        </w:rPr>
        <w:object w:dxaOrig="3200" w:dyaOrig="360" w14:anchorId="0EE3554D">
          <v:shape id="_x0000_i1042" type="#_x0000_t75" style="width:159.5pt;height:18.7pt" o:ole="">
            <v:imagedata r:id="rId273" o:title=""/>
          </v:shape>
          <o:OLEObject Type="Embed" ProgID="Equation.DSMT4" ShapeID="_x0000_i1042" DrawAspect="Content" ObjectID="_1790422201" r:id="rId274"/>
        </w:object>
      </w:r>
      <w:ins w:id="1140" w:author="zhengping jin" w:date="2024-10-09T15:18:00Z" w16du:dateUtc="2024-10-09T07:18:00Z">
        <w:r w:rsidR="006A23D9">
          <w:rPr>
            <w:rFonts w:ascii="Times New Roman" w:hAnsi="Times New Roman" w:hint="eastAsia"/>
          </w:rPr>
          <w:t>，</w:t>
        </w:r>
      </w:ins>
    </w:p>
    <w:p w14:paraId="07788FD0" w14:textId="31CCA7BC" w:rsidR="00FB49DC" w:rsidRPr="00D261AB" w:rsidRDefault="00FB49DC" w:rsidP="00E7106B">
      <w:pPr>
        <w:snapToGrid w:val="0"/>
        <w:spacing w:line="360" w:lineRule="auto"/>
        <w:ind w:firstLineChars="200" w:firstLine="420"/>
        <w:jc w:val="left"/>
        <w:rPr>
          <w:rFonts w:ascii="Times New Roman" w:hAnsi="Times New Roman"/>
        </w:rPr>
      </w:pPr>
      <w:del w:id="1141" w:author="zhengping jin" w:date="2024-10-09T15:18:00Z" w16du:dateUtc="2024-10-09T07:18:00Z">
        <w:r w:rsidRPr="00D261AB" w:rsidDel="006A23D9">
          <w:rPr>
            <w:rFonts w:ascii="Times New Roman" w:hAnsi="Times New Roman" w:hint="eastAsia"/>
          </w:rPr>
          <w:delText>或</w:delText>
        </w:r>
      </w:del>
      <w:ins w:id="1142" w:author="zhengping jin" w:date="2024-10-09T15:18:00Z" w16du:dateUtc="2024-10-09T07:18:00Z">
        <w:r w:rsidR="006A23D9">
          <w:rPr>
            <w:rFonts w:ascii="Times New Roman" w:hAnsi="Times New Roman" w:hint="eastAsia"/>
          </w:rPr>
          <w:t>即</w:t>
        </w:r>
      </w:ins>
      <w:r w:rsidRPr="00D261AB">
        <w:rPr>
          <w:rFonts w:ascii="Times New Roman" w:hAnsi="Times New Roman"/>
          <w:position w:val="-10"/>
        </w:rPr>
        <w:object w:dxaOrig="3000" w:dyaOrig="360" w14:anchorId="424C1741">
          <v:shape id="_x0000_i1043" type="#_x0000_t75" style="width:149.45pt;height:18.7pt" o:ole="">
            <v:imagedata r:id="rId275" o:title=""/>
          </v:shape>
          <o:OLEObject Type="Embed" ProgID="Equation.DSMT4" ShapeID="_x0000_i1043" DrawAspect="Content" ObjectID="_1790422202" r:id="rId276"/>
        </w:object>
      </w:r>
      <w:ins w:id="1143" w:author="zhengping jin" w:date="2024-10-09T15:18:00Z" w16du:dateUtc="2024-10-09T07:18:00Z">
        <w:r w:rsidR="006A23D9">
          <w:rPr>
            <w:rFonts w:ascii="Times New Roman" w:hAnsi="Times New Roman" w:hint="eastAsia"/>
          </w:rPr>
          <w:t>.</w:t>
        </w:r>
      </w:ins>
    </w:p>
    <w:p w14:paraId="0CE0A07B" w14:textId="6913BDFA" w:rsidR="00FB49DC" w:rsidRPr="00D261AB" w:rsidRDefault="00FB49DC" w:rsidP="00E7106B">
      <w:pPr>
        <w:snapToGrid w:val="0"/>
        <w:spacing w:line="360" w:lineRule="auto"/>
        <w:ind w:firstLineChars="200" w:firstLine="420"/>
        <w:jc w:val="left"/>
        <w:rPr>
          <w:rFonts w:ascii="Times New Roman" w:hAnsi="Times New Roman"/>
        </w:rPr>
      </w:pPr>
      <w:r w:rsidRPr="00D261AB">
        <w:rPr>
          <w:rFonts w:ascii="Times New Roman" w:hAnsi="Times New Roman"/>
        </w:rPr>
        <w:t>令</w:t>
      </w:r>
      <w:r w:rsidRPr="00D261AB">
        <w:rPr>
          <w:rFonts w:ascii="Times New Roman" w:hAnsi="Times New Roman"/>
          <w:i/>
        </w:rPr>
        <w:t>y</w:t>
      </w:r>
      <w:r w:rsidRPr="00D261AB">
        <w:rPr>
          <w:rFonts w:ascii="Times New Roman" w:hAnsi="Times New Roman"/>
        </w:rPr>
        <w:t>=2</w:t>
      </w:r>
      <w:r w:rsidRPr="00D261AB">
        <w:rPr>
          <w:rFonts w:ascii="Times New Roman" w:hAnsi="Times New Roman"/>
          <w:i/>
        </w:rPr>
        <w:t>ax</w:t>
      </w:r>
      <w:r w:rsidRPr="00D261AB">
        <w:rPr>
          <w:rFonts w:ascii="Times New Roman" w:hAnsi="Times New Roman"/>
        </w:rPr>
        <w:t>+</w:t>
      </w:r>
      <w:r w:rsidRPr="00D261AB">
        <w:rPr>
          <w:rFonts w:ascii="Times New Roman" w:hAnsi="Times New Roman"/>
          <w:i/>
        </w:rPr>
        <w:t>b</w:t>
      </w:r>
      <w:r w:rsidRPr="00D261AB">
        <w:rPr>
          <w:rFonts w:ascii="Times New Roman" w:hAnsi="Times New Roman"/>
        </w:rPr>
        <w:t>，</w:t>
      </w:r>
      <w:del w:id="1144" w:author="zhengping jin" w:date="2024-10-09T15:19:00Z" w16du:dateUtc="2024-10-09T07:19:00Z">
        <w:r w:rsidRPr="00D261AB" w:rsidDel="003C0E93">
          <w:rPr>
            <w:rFonts w:ascii="Times New Roman" w:hAnsi="Times New Roman"/>
          </w:rPr>
          <w:delText>我们</w:delText>
        </w:r>
      </w:del>
      <w:r w:rsidRPr="00D261AB">
        <w:rPr>
          <w:rFonts w:ascii="Times New Roman" w:hAnsi="Times New Roman"/>
        </w:rPr>
        <w:t>有</w:t>
      </w:r>
      <w:r w:rsidRPr="00D261AB">
        <w:rPr>
          <w:rFonts w:ascii="Times New Roman" w:hAnsi="Times New Roman"/>
          <w:position w:val="-10"/>
        </w:rPr>
        <w:object w:dxaOrig="2299" w:dyaOrig="360" w14:anchorId="7C24FFDC">
          <v:shape id="_x0000_i1044" type="#_x0000_t75" style="width:114.4pt;height:18.7pt" o:ole="">
            <v:imagedata r:id="rId277" o:title=""/>
          </v:shape>
          <o:OLEObject Type="Embed" ProgID="Equation.DSMT4" ShapeID="_x0000_i1044" DrawAspect="Content" ObjectID="_1790422203" r:id="rId278"/>
        </w:object>
      </w:r>
      <w:ins w:id="1145" w:author="zhengping jin" w:date="2024-10-09T15:19:00Z" w16du:dateUtc="2024-10-09T07:19:00Z">
        <w:r w:rsidR="003C0E93">
          <w:rPr>
            <w:rFonts w:ascii="Times New Roman" w:hAnsi="Times New Roman" w:hint="eastAsia"/>
          </w:rPr>
          <w:t>.</w:t>
        </w:r>
      </w:ins>
    </w:p>
    <w:p w14:paraId="01338BB5" w14:textId="77777777" w:rsidR="006D722E" w:rsidRDefault="00FB49DC" w:rsidP="00E7106B">
      <w:pPr>
        <w:snapToGrid w:val="0"/>
        <w:spacing w:line="360" w:lineRule="auto"/>
        <w:ind w:firstLineChars="200" w:firstLine="420"/>
        <w:jc w:val="left"/>
        <w:rPr>
          <w:rFonts w:ascii="Times New Roman" w:hAnsi="Times New Roman"/>
        </w:rPr>
      </w:pPr>
      <w:r w:rsidRPr="00D261AB">
        <w:rPr>
          <w:rFonts w:ascii="Times New Roman" w:hAnsi="Times New Roman"/>
        </w:rPr>
        <w:t>特别地，当</w:t>
      </w:r>
      <w:r w:rsidRPr="00D261AB">
        <w:rPr>
          <w:rFonts w:ascii="Times New Roman" w:hAnsi="Times New Roman"/>
          <w:i/>
        </w:rPr>
        <w:t>p</w:t>
      </w:r>
      <w:r w:rsidRPr="00D261AB">
        <w:rPr>
          <w:rFonts w:ascii="Times New Roman" w:hAnsi="Times New Roman"/>
        </w:rPr>
        <w:t>是奇素数时，（</w:t>
      </w:r>
      <w:r w:rsidRPr="00D261AB">
        <w:rPr>
          <w:rFonts w:ascii="Times New Roman" w:hAnsi="Times New Roman"/>
          <w:i/>
        </w:rPr>
        <w:t>p</w:t>
      </w:r>
      <w:r w:rsidRPr="00D261AB">
        <w:rPr>
          <w:rFonts w:ascii="Times New Roman" w:hAnsi="Times New Roman"/>
        </w:rPr>
        <w:t>，</w:t>
      </w:r>
      <w:r w:rsidRPr="00D261AB">
        <w:rPr>
          <w:rFonts w:ascii="Times New Roman" w:hAnsi="Times New Roman"/>
        </w:rPr>
        <w:t>2</w:t>
      </w:r>
      <w:r w:rsidRPr="00D261AB">
        <w:rPr>
          <w:rFonts w:ascii="Times New Roman" w:hAnsi="Times New Roman"/>
          <w:i/>
        </w:rPr>
        <w:t>a</w:t>
      </w:r>
      <w:r w:rsidRPr="00D261AB">
        <w:rPr>
          <w:rFonts w:ascii="Times New Roman" w:hAnsi="Times New Roman"/>
        </w:rPr>
        <w:t>）</w:t>
      </w:r>
      <w:r w:rsidRPr="00D261AB">
        <w:rPr>
          <w:rFonts w:ascii="Times New Roman" w:hAnsi="Times New Roman"/>
        </w:rPr>
        <w:t>=1</w:t>
      </w:r>
      <w:r w:rsidRPr="00D261AB">
        <w:rPr>
          <w:rFonts w:ascii="Times New Roman" w:hAnsi="Times New Roman"/>
        </w:rPr>
        <w:t>，</w:t>
      </w:r>
    </w:p>
    <w:p w14:paraId="24B2DCFB" w14:textId="01BE6BA0" w:rsidR="00E7106B" w:rsidRDefault="007B33BC" w:rsidP="006D722E">
      <w:pPr>
        <w:snapToGrid w:val="0"/>
        <w:spacing w:line="360" w:lineRule="auto"/>
        <w:ind w:firstLineChars="600" w:firstLine="1260"/>
        <w:jc w:val="left"/>
        <w:rPr>
          <w:rFonts w:ascii="Times New Roman" w:hAnsi="Times New Roman"/>
        </w:rPr>
      </w:pPr>
      <w:r>
        <w:rPr>
          <w:rFonts w:ascii="Times New Roman" w:hAnsi="Times New Roman"/>
        </w:rPr>
        <w:t>同余方程</w:t>
      </w:r>
      <w:r w:rsidR="00E7106B" w:rsidRPr="00D261AB">
        <w:rPr>
          <w:rFonts w:ascii="Times New Roman" w:hAnsi="Times New Roman"/>
          <w:position w:val="-10"/>
        </w:rPr>
        <w:object w:dxaOrig="2299" w:dyaOrig="360" w14:anchorId="3739F71D">
          <v:shape id="_x0000_i1045" type="#_x0000_t75" style="width:114.4pt;height:18.7pt" o:ole="">
            <v:imagedata r:id="rId277" o:title=""/>
          </v:shape>
          <o:OLEObject Type="Embed" ProgID="Equation.DSMT4" ShapeID="_x0000_i1045" DrawAspect="Content" ObjectID="_1790422204" r:id="rId279"/>
        </w:object>
      </w:r>
      <w:r w:rsidR="006D722E" w:rsidRPr="00D261AB">
        <w:rPr>
          <w:rFonts w:ascii="Times New Roman" w:hAnsi="Times New Roman"/>
        </w:rPr>
        <w:t>等价于</w:t>
      </w:r>
      <w:r w:rsidR="006D722E">
        <w:rPr>
          <w:rFonts w:ascii="Times New Roman" w:hAnsi="Times New Roman"/>
        </w:rPr>
        <w:t>同余方程</w:t>
      </w:r>
    </w:p>
    <w:p w14:paraId="20794D1A" w14:textId="12E46153" w:rsidR="00FB49DC" w:rsidRDefault="00E7106B" w:rsidP="006D722E">
      <w:pPr>
        <w:snapToGrid w:val="0"/>
        <w:spacing w:line="360" w:lineRule="auto"/>
        <w:ind w:firstLineChars="600" w:firstLine="1260"/>
        <w:jc w:val="left"/>
        <w:rPr>
          <w:rFonts w:ascii="Times New Roman" w:hAnsi="Times New Roman"/>
        </w:rPr>
      </w:pPr>
      <w:r w:rsidRPr="00D261AB">
        <w:rPr>
          <w:rFonts w:ascii="Times New Roman" w:hAnsi="Times New Roman"/>
        </w:rPr>
        <w:object w:dxaOrig="3240" w:dyaOrig="360" w14:anchorId="24E196EC">
          <v:shape id="_x0000_i1046" type="#_x0000_t75" style="width:162.7pt;height:18.7pt" o:ole="">
            <v:imagedata r:id="rId271" o:title=""/>
          </v:shape>
          <o:OLEObject Type="Embed" ProgID="Unknown" ShapeID="_x0000_i1046" DrawAspect="Content" ObjectID="_1790422205" r:id="rId280"/>
        </w:object>
      </w:r>
      <w:r w:rsidR="00FB49DC" w:rsidRPr="00D261AB">
        <w:rPr>
          <w:rFonts w:ascii="Times New Roman" w:hAnsi="Times New Roman"/>
        </w:rPr>
        <w:t>.</w:t>
      </w:r>
    </w:p>
    <w:p w14:paraId="7FBB2128" w14:textId="77777777" w:rsidR="00E7106B" w:rsidRPr="00D261AB" w:rsidRDefault="00E7106B" w:rsidP="00E7106B">
      <w:pPr>
        <w:snapToGrid w:val="0"/>
        <w:spacing w:line="360" w:lineRule="auto"/>
        <w:ind w:firstLineChars="200" w:firstLine="420"/>
        <w:jc w:val="left"/>
        <w:rPr>
          <w:rFonts w:ascii="Times New Roman" w:hAnsi="Times New Roman"/>
        </w:rPr>
      </w:pPr>
    </w:p>
    <w:p w14:paraId="688F9DAF" w14:textId="259D21F5" w:rsidR="00FB49DC" w:rsidRPr="006D722E" w:rsidRDefault="00FB49DC" w:rsidP="00FB49DC">
      <w:pPr>
        <w:snapToGrid w:val="0"/>
        <w:spacing w:line="360" w:lineRule="auto"/>
        <w:ind w:firstLine="420"/>
        <w:jc w:val="left"/>
        <w:rPr>
          <w:rFonts w:ascii="Times New Roman" w:hAnsi="Times New Roman"/>
        </w:rPr>
      </w:pPr>
      <w:r w:rsidRPr="00D261AB">
        <w:rPr>
          <w:rFonts w:ascii="Times New Roman" w:hAnsi="Times New Roman"/>
          <w:b/>
        </w:rPr>
        <w:t>定义</w:t>
      </w:r>
      <w:r w:rsidR="006D722E">
        <w:rPr>
          <w:rFonts w:ascii="Times New Roman" w:hAnsi="Times New Roman" w:hint="eastAsia"/>
          <w:b/>
        </w:rPr>
        <w:t>3</w:t>
      </w:r>
      <w:r w:rsidR="006D722E">
        <w:rPr>
          <w:rFonts w:ascii="Times New Roman" w:hAnsi="Times New Roman"/>
          <w:b/>
        </w:rPr>
        <w:t>.3.</w:t>
      </w:r>
      <w:r w:rsidRPr="00D261AB">
        <w:rPr>
          <w:rFonts w:ascii="Times New Roman" w:hAnsi="Times New Roman"/>
          <w:b/>
        </w:rPr>
        <w:t xml:space="preserve">1 </w:t>
      </w:r>
      <w:r w:rsidRPr="00D261AB">
        <w:rPr>
          <w:rFonts w:ascii="Times New Roman" w:hAnsi="Times New Roman"/>
        </w:rPr>
        <w:t>设</w:t>
      </w:r>
      <w:r w:rsidRPr="00D261AB">
        <w:rPr>
          <w:rFonts w:ascii="Times New Roman" w:hAnsi="Times New Roman"/>
          <w:i/>
        </w:rPr>
        <w:t>m</w:t>
      </w:r>
      <w:r w:rsidRPr="00D261AB">
        <w:rPr>
          <w:rFonts w:ascii="Times New Roman" w:hAnsi="Times New Roman"/>
        </w:rPr>
        <w:t>是</w:t>
      </w:r>
      <w:r w:rsidRPr="006D722E">
        <w:rPr>
          <w:rFonts w:ascii="Times New Roman" w:hAnsi="Times New Roman"/>
        </w:rPr>
        <w:t>正整数</w:t>
      </w:r>
      <w:r w:rsidRPr="006D722E">
        <w:rPr>
          <w:rFonts w:ascii="Times New Roman" w:hAnsi="Times New Roman"/>
        </w:rPr>
        <w:t xml:space="preserve">. </w:t>
      </w:r>
      <w:r w:rsidRPr="006D722E">
        <w:rPr>
          <w:rFonts w:ascii="Times New Roman" w:hAnsi="Times New Roman"/>
        </w:rPr>
        <w:t>若</w:t>
      </w:r>
      <w:r w:rsidR="007B33BC" w:rsidRPr="006D722E">
        <w:rPr>
          <w:rFonts w:ascii="Times New Roman" w:hAnsi="Times New Roman"/>
        </w:rPr>
        <w:t>同余方程</w:t>
      </w:r>
    </w:p>
    <w:p w14:paraId="68A1281A" w14:textId="6C0620CF" w:rsidR="00FB49DC" w:rsidRPr="006D722E" w:rsidRDefault="00FB49DC" w:rsidP="00E83E94">
      <w:pPr>
        <w:snapToGrid w:val="0"/>
        <w:spacing w:line="360" w:lineRule="auto"/>
        <w:ind w:firstLine="420"/>
        <w:jc w:val="center"/>
        <w:rPr>
          <w:rFonts w:ascii="Times New Roman" w:hAnsi="Times New Roman"/>
        </w:rPr>
      </w:pPr>
      <w:r w:rsidRPr="006D722E">
        <w:rPr>
          <w:rFonts w:ascii="Times New Roman" w:hAnsi="Times New Roman"/>
          <w:position w:val="-10"/>
        </w:rPr>
        <w:object w:dxaOrig="2659" w:dyaOrig="360" w14:anchorId="3278A6AA">
          <v:shape id="_x0000_i1047" type="#_x0000_t75" style="width:133.05pt;height:18.7pt" o:ole="">
            <v:imagedata r:id="rId281" o:title=""/>
          </v:shape>
          <o:OLEObject Type="Embed" ProgID="Equation.DSMT4" ShapeID="_x0000_i1047" DrawAspect="Content" ObjectID="_1790422206" r:id="rId282"/>
        </w:object>
      </w:r>
    </w:p>
    <w:p w14:paraId="098C4C02" w14:textId="77777777" w:rsidR="00FB49DC" w:rsidRPr="006D722E" w:rsidRDefault="00FB49DC">
      <w:pPr>
        <w:snapToGrid w:val="0"/>
        <w:spacing w:line="360" w:lineRule="auto"/>
        <w:rPr>
          <w:rFonts w:ascii="Times New Roman" w:hAnsi="Times New Roman"/>
        </w:rPr>
        <w:pPrChange w:id="1146" w:author="zhengping jin" w:date="2024-08-08T15:58:00Z" w16du:dateUtc="2024-08-08T07:58:00Z">
          <w:pPr>
            <w:snapToGrid w:val="0"/>
            <w:spacing w:line="360" w:lineRule="auto"/>
            <w:jc w:val="left"/>
          </w:pPr>
        </w:pPrChange>
      </w:pPr>
      <w:r w:rsidRPr="006D722E">
        <w:rPr>
          <w:rFonts w:ascii="Times New Roman" w:hAnsi="Times New Roman"/>
        </w:rPr>
        <w:t>有解，则</w:t>
      </w:r>
      <w:r w:rsidRPr="006D722E">
        <w:rPr>
          <w:rFonts w:ascii="Times New Roman" w:hAnsi="Times New Roman"/>
          <w:i/>
        </w:rPr>
        <w:t>a</w:t>
      </w:r>
      <w:r w:rsidRPr="006D722E">
        <w:rPr>
          <w:rFonts w:ascii="Times New Roman" w:hAnsi="Times New Roman"/>
        </w:rPr>
        <w:t>叫做模</w:t>
      </w:r>
      <w:r w:rsidRPr="006D722E">
        <w:rPr>
          <w:rFonts w:ascii="Times New Roman" w:hAnsi="Times New Roman"/>
          <w:i/>
        </w:rPr>
        <w:t>m</w:t>
      </w:r>
      <w:r w:rsidRPr="006D722E">
        <w:rPr>
          <w:rFonts w:ascii="Times New Roman" w:hAnsi="Times New Roman"/>
        </w:rPr>
        <w:t>的</w:t>
      </w:r>
      <w:r w:rsidRPr="006D722E">
        <w:rPr>
          <w:rFonts w:ascii="Times New Roman" w:hAnsi="Times New Roman"/>
          <w:b/>
        </w:rPr>
        <w:t>平方剩余</w:t>
      </w:r>
      <w:r w:rsidRPr="006D722E">
        <w:rPr>
          <w:rFonts w:ascii="Times New Roman" w:hAnsi="Times New Roman"/>
        </w:rPr>
        <w:t>（或</w:t>
      </w:r>
      <w:r w:rsidRPr="006D722E">
        <w:rPr>
          <w:rFonts w:ascii="Times New Roman" w:hAnsi="Times New Roman"/>
          <w:b/>
        </w:rPr>
        <w:t>二次剩余</w:t>
      </w:r>
      <w:r w:rsidRPr="006D722E">
        <w:rPr>
          <w:rFonts w:ascii="Times New Roman" w:hAnsi="Times New Roman"/>
        </w:rPr>
        <w:t>）；否则，</w:t>
      </w:r>
      <w:r w:rsidRPr="006D722E">
        <w:rPr>
          <w:rFonts w:ascii="Times New Roman" w:hAnsi="Times New Roman"/>
          <w:i/>
        </w:rPr>
        <w:t>a</w:t>
      </w:r>
      <w:r w:rsidRPr="006D722E">
        <w:rPr>
          <w:rFonts w:ascii="Times New Roman" w:hAnsi="Times New Roman"/>
        </w:rPr>
        <w:t>叫做模</w:t>
      </w:r>
      <w:r w:rsidRPr="006D722E">
        <w:rPr>
          <w:rFonts w:ascii="Times New Roman" w:hAnsi="Times New Roman"/>
          <w:i/>
        </w:rPr>
        <w:t>m</w:t>
      </w:r>
      <w:r w:rsidRPr="006D722E">
        <w:rPr>
          <w:rFonts w:ascii="Times New Roman" w:hAnsi="Times New Roman"/>
        </w:rPr>
        <w:t>的</w:t>
      </w:r>
      <w:r w:rsidRPr="006D722E">
        <w:rPr>
          <w:rFonts w:ascii="Times New Roman" w:hAnsi="Times New Roman"/>
          <w:b/>
        </w:rPr>
        <w:t>平方非剩余</w:t>
      </w:r>
      <w:r w:rsidRPr="006D722E">
        <w:rPr>
          <w:rFonts w:ascii="Times New Roman" w:hAnsi="Times New Roman"/>
        </w:rPr>
        <w:t>（或</w:t>
      </w:r>
      <w:r w:rsidRPr="006D722E">
        <w:rPr>
          <w:rFonts w:ascii="Times New Roman" w:hAnsi="Times New Roman"/>
          <w:b/>
        </w:rPr>
        <w:t>二次非剩余</w:t>
      </w:r>
      <w:r w:rsidRPr="006D722E">
        <w:rPr>
          <w:rFonts w:ascii="Times New Roman" w:hAnsi="Times New Roman"/>
        </w:rPr>
        <w:t>）</w:t>
      </w:r>
      <w:r w:rsidRPr="006D722E">
        <w:rPr>
          <w:rFonts w:ascii="Times New Roman" w:hAnsi="Times New Roman"/>
        </w:rPr>
        <w:t>.</w:t>
      </w:r>
    </w:p>
    <w:p w14:paraId="2564794E" w14:textId="368DCA9F" w:rsidR="00FB49DC" w:rsidRPr="006D722E" w:rsidDel="00937283" w:rsidRDefault="00FB49DC" w:rsidP="00FB49DC">
      <w:pPr>
        <w:snapToGrid w:val="0"/>
        <w:spacing w:line="360" w:lineRule="auto"/>
        <w:ind w:firstLine="420"/>
        <w:jc w:val="left"/>
        <w:rPr>
          <w:del w:id="1147" w:author="zhengping jin" w:date="2024-08-08T16:34:00Z" w16du:dateUtc="2024-08-08T08:34:00Z"/>
          <w:rFonts w:ascii="Times New Roman" w:hAnsi="Times New Roman"/>
        </w:rPr>
      </w:pPr>
      <w:del w:id="1148" w:author="zhengping jin" w:date="2024-08-08T16:34:00Z" w16du:dateUtc="2024-08-08T08:34:00Z">
        <w:r w:rsidRPr="006D722E" w:rsidDel="00937283">
          <w:rPr>
            <w:rFonts w:ascii="Times New Roman" w:hAnsi="Times New Roman"/>
            <w:b/>
          </w:rPr>
          <w:delText>问题</w:delText>
        </w:r>
        <w:r w:rsidRPr="006D722E" w:rsidDel="00937283">
          <w:rPr>
            <w:rFonts w:ascii="Times New Roman" w:hAnsi="Times New Roman"/>
            <w:b/>
          </w:rPr>
          <w:delText xml:space="preserve"> </w:delText>
        </w:r>
        <w:r w:rsidRPr="006D722E" w:rsidDel="00937283">
          <w:rPr>
            <w:rFonts w:ascii="Times New Roman" w:hAnsi="Times New Roman"/>
          </w:rPr>
          <w:delText>（</w:delText>
        </w:r>
        <w:r w:rsidRPr="006D722E" w:rsidDel="00937283">
          <w:rPr>
            <w:rFonts w:ascii="Times New Roman" w:hAnsi="Times New Roman"/>
          </w:rPr>
          <w:delText>1</w:delText>
        </w:r>
        <w:r w:rsidRPr="006D722E" w:rsidDel="00937283">
          <w:rPr>
            <w:rFonts w:ascii="Times New Roman" w:hAnsi="Times New Roman"/>
          </w:rPr>
          <w:delText>）正整数</w:delText>
        </w:r>
        <w:r w:rsidRPr="006D722E" w:rsidDel="00937283">
          <w:rPr>
            <w:rFonts w:ascii="Times New Roman" w:hAnsi="Times New Roman"/>
            <w:i/>
          </w:rPr>
          <w:delText>a</w:delText>
        </w:r>
        <w:r w:rsidRPr="006D722E" w:rsidDel="00937283">
          <w:rPr>
            <w:rFonts w:ascii="Times New Roman" w:hAnsi="Times New Roman"/>
          </w:rPr>
          <w:delText>模</w:delText>
        </w:r>
        <w:r w:rsidRPr="006D722E" w:rsidDel="00937283">
          <w:rPr>
            <w:rFonts w:ascii="Times New Roman" w:hAnsi="Times New Roman"/>
            <w:i/>
          </w:rPr>
          <w:delText>m</w:delText>
        </w:r>
        <w:r w:rsidRPr="006D722E" w:rsidDel="00937283">
          <w:rPr>
            <w:rFonts w:ascii="Times New Roman" w:hAnsi="Times New Roman"/>
          </w:rPr>
          <w:delText>平方剩余与实数中的平方根</w:delText>
        </w:r>
        <w:r w:rsidRPr="006D722E" w:rsidDel="00937283">
          <w:rPr>
            <w:rFonts w:ascii="Times New Roman" w:hAnsi="Times New Roman"/>
            <w:position w:val="-8"/>
          </w:rPr>
          <w:object w:dxaOrig="380" w:dyaOrig="360" w14:anchorId="599E9874">
            <v:shape id="_x0000_i1048" type="#_x0000_t75" style="width:19.6pt;height:18.7pt" o:ole="">
              <v:imagedata r:id="rId283" o:title=""/>
            </v:shape>
            <o:OLEObject Type="Embed" ProgID="Equation.DSMT4" ShapeID="_x0000_i1048" DrawAspect="Content" ObjectID="_1790422207" r:id="rId284"/>
          </w:object>
        </w:r>
        <w:r w:rsidRPr="006D722E" w:rsidDel="00937283">
          <w:rPr>
            <w:rFonts w:ascii="Times New Roman" w:hAnsi="Times New Roman"/>
          </w:rPr>
          <w:delText>有什么区别？</w:delText>
        </w:r>
      </w:del>
    </w:p>
    <w:p w14:paraId="66BB0D0F" w14:textId="107DAF68" w:rsidR="00E83E94" w:rsidDel="00937283" w:rsidRDefault="00FB49DC" w:rsidP="00FB49DC">
      <w:pPr>
        <w:snapToGrid w:val="0"/>
        <w:spacing w:line="360" w:lineRule="auto"/>
        <w:ind w:firstLineChars="450" w:firstLine="945"/>
        <w:jc w:val="left"/>
        <w:rPr>
          <w:del w:id="1149" w:author="zhengping jin" w:date="2024-08-08T16:34:00Z" w16du:dateUtc="2024-08-08T08:34:00Z"/>
          <w:rFonts w:ascii="Times New Roman" w:hAnsi="Times New Roman"/>
        </w:rPr>
      </w:pPr>
      <w:del w:id="1150" w:author="zhengping jin" w:date="2024-08-08T16:34:00Z" w16du:dateUtc="2024-08-08T08:34:00Z">
        <w:r w:rsidRPr="006D722E" w:rsidDel="00937283">
          <w:rPr>
            <w:rFonts w:ascii="Times New Roman" w:hAnsi="Times New Roman"/>
          </w:rPr>
          <w:delText>（</w:delText>
        </w:r>
        <w:r w:rsidRPr="006D722E" w:rsidDel="00937283">
          <w:rPr>
            <w:rFonts w:ascii="Times New Roman" w:hAnsi="Times New Roman"/>
          </w:rPr>
          <w:delText>2</w:delText>
        </w:r>
        <w:r w:rsidRPr="006D722E" w:rsidDel="00937283">
          <w:rPr>
            <w:rFonts w:ascii="Times New Roman" w:hAnsi="Times New Roman"/>
          </w:rPr>
          <w:delText>）如何判断</w:delText>
        </w:r>
        <w:r w:rsidR="007B33BC" w:rsidRPr="006D722E" w:rsidDel="00937283">
          <w:rPr>
            <w:rFonts w:ascii="Times New Roman" w:hAnsi="Times New Roman"/>
          </w:rPr>
          <w:delText>同余方程</w:delText>
        </w:r>
        <w:r w:rsidR="00E83E94" w:rsidRPr="006D722E" w:rsidDel="00937283">
          <w:rPr>
            <w:rFonts w:ascii="Times New Roman" w:hAnsi="Times New Roman"/>
            <w:position w:val="-10"/>
          </w:rPr>
          <w:object w:dxaOrig="2659" w:dyaOrig="360" w14:anchorId="324899EB">
            <v:shape id="_x0000_i1049" type="#_x0000_t75" style="width:133.05pt;height:18.7pt" o:ole="">
              <v:imagedata r:id="rId281" o:title=""/>
            </v:shape>
            <o:OLEObject Type="Embed" ProgID="Equation.DSMT4" ShapeID="_x0000_i1049" DrawAspect="Content" ObjectID="_1790422208" r:id="rId285"/>
          </w:object>
        </w:r>
        <w:r w:rsidRPr="006D722E" w:rsidDel="00937283">
          <w:rPr>
            <w:rFonts w:ascii="Times New Roman" w:hAnsi="Times New Roman"/>
          </w:rPr>
          <w:delText>有解？</w:delText>
        </w:r>
        <w:r w:rsidRPr="006D722E" w:rsidDel="00937283">
          <w:rPr>
            <w:rFonts w:ascii="Times New Roman" w:hAnsi="Times New Roman"/>
          </w:rPr>
          <w:delText xml:space="preserve">       </w:delText>
        </w:r>
      </w:del>
    </w:p>
    <w:p w14:paraId="1A8E64CE" w14:textId="07997DA6" w:rsidR="00FB49DC" w:rsidRPr="006D722E" w:rsidDel="00937283" w:rsidRDefault="00FB49DC" w:rsidP="00FB49DC">
      <w:pPr>
        <w:snapToGrid w:val="0"/>
        <w:spacing w:line="360" w:lineRule="auto"/>
        <w:ind w:firstLineChars="450" w:firstLine="945"/>
        <w:jc w:val="left"/>
        <w:rPr>
          <w:del w:id="1151" w:author="zhengping jin" w:date="2024-08-08T16:34:00Z" w16du:dateUtc="2024-08-08T08:34:00Z"/>
          <w:rFonts w:ascii="Times New Roman" w:hAnsi="Times New Roman"/>
        </w:rPr>
      </w:pPr>
      <w:del w:id="1152" w:author="zhengping jin" w:date="2024-08-08T16:34:00Z" w16du:dateUtc="2024-08-08T08:34:00Z">
        <w:r w:rsidRPr="006D722E" w:rsidDel="00937283">
          <w:rPr>
            <w:rFonts w:ascii="Times New Roman" w:hAnsi="Times New Roman"/>
          </w:rPr>
          <w:delText>（</w:delText>
        </w:r>
        <w:r w:rsidRPr="006D722E" w:rsidDel="00937283">
          <w:rPr>
            <w:rFonts w:ascii="Times New Roman" w:hAnsi="Times New Roman"/>
          </w:rPr>
          <w:delText>3</w:delText>
        </w:r>
        <w:r w:rsidRPr="006D722E" w:rsidDel="00937283">
          <w:rPr>
            <w:rFonts w:ascii="Times New Roman" w:hAnsi="Times New Roman"/>
          </w:rPr>
          <w:delText>）如何求</w:delText>
        </w:r>
        <w:r w:rsidR="007B33BC" w:rsidRPr="006D722E" w:rsidDel="00937283">
          <w:rPr>
            <w:rFonts w:ascii="Times New Roman" w:hAnsi="Times New Roman"/>
          </w:rPr>
          <w:delText>同余方程</w:delText>
        </w:r>
        <w:r w:rsidR="00E83E94" w:rsidRPr="006D722E" w:rsidDel="00937283">
          <w:rPr>
            <w:rFonts w:ascii="Times New Roman" w:hAnsi="Times New Roman"/>
            <w:position w:val="-10"/>
          </w:rPr>
          <w:object w:dxaOrig="2659" w:dyaOrig="360" w14:anchorId="271874FF">
            <v:shape id="_x0000_i1050" type="#_x0000_t75" style="width:133.05pt;height:18.7pt" o:ole="">
              <v:imagedata r:id="rId281" o:title=""/>
            </v:shape>
            <o:OLEObject Type="Embed" ProgID="Equation.DSMT4" ShapeID="_x0000_i1050" DrawAspect="Content" ObjectID="_1790422209" r:id="rId286"/>
          </w:object>
        </w:r>
        <w:r w:rsidRPr="006D722E" w:rsidDel="00937283">
          <w:rPr>
            <w:rFonts w:ascii="Times New Roman" w:hAnsi="Times New Roman"/>
          </w:rPr>
          <w:delText>的解？</w:delText>
        </w:r>
      </w:del>
    </w:p>
    <w:p w14:paraId="63BDE08A" w14:textId="77777777" w:rsidR="00FB49DC" w:rsidRPr="006D722E" w:rsidRDefault="00FB49DC" w:rsidP="00FB49DC">
      <w:pPr>
        <w:snapToGrid w:val="0"/>
        <w:spacing w:line="360" w:lineRule="auto"/>
        <w:ind w:firstLine="420"/>
        <w:jc w:val="left"/>
        <w:rPr>
          <w:rFonts w:ascii="Times New Roman" w:hAnsi="Times New Roman"/>
          <w:b/>
        </w:rPr>
      </w:pPr>
    </w:p>
    <w:p w14:paraId="065C06B2" w14:textId="0DC6745B" w:rsidR="00FB49DC" w:rsidRPr="006D722E" w:rsidRDefault="00FB49DC" w:rsidP="00E83E94">
      <w:pPr>
        <w:snapToGrid w:val="0"/>
        <w:spacing w:line="360" w:lineRule="auto"/>
        <w:jc w:val="left"/>
        <w:rPr>
          <w:rFonts w:ascii="Times New Roman" w:hAnsi="Times New Roman"/>
        </w:rPr>
      </w:pPr>
      <w:r w:rsidRPr="006D722E">
        <w:rPr>
          <w:rFonts w:ascii="Times New Roman" w:hAnsi="Times New Roman"/>
          <w:b/>
        </w:rPr>
        <w:t>例</w:t>
      </w:r>
      <w:r w:rsidR="00E83E94">
        <w:rPr>
          <w:rFonts w:ascii="Times New Roman" w:hAnsi="Times New Roman" w:hint="eastAsia"/>
          <w:b/>
        </w:rPr>
        <w:t>3</w:t>
      </w:r>
      <w:r w:rsidR="00E83E94">
        <w:rPr>
          <w:rFonts w:ascii="Times New Roman" w:hAnsi="Times New Roman"/>
          <w:b/>
        </w:rPr>
        <w:t>.3.</w:t>
      </w:r>
      <w:r w:rsidRPr="006D722E">
        <w:rPr>
          <w:rFonts w:ascii="Times New Roman" w:hAnsi="Times New Roman"/>
          <w:b/>
        </w:rPr>
        <w:t xml:space="preserve">1  </w:t>
      </w:r>
      <w:r w:rsidRPr="006D722E">
        <w:rPr>
          <w:rFonts w:ascii="Times New Roman" w:hAnsi="Times New Roman"/>
        </w:rPr>
        <w:t>1</w:t>
      </w:r>
      <w:r w:rsidRPr="006D722E">
        <w:rPr>
          <w:rFonts w:ascii="Times New Roman" w:hAnsi="Times New Roman"/>
        </w:rPr>
        <w:t>是模</w:t>
      </w:r>
      <w:del w:id="1153" w:author="zhengping jin" w:date="2024-08-08T16:45:00Z" w16du:dateUtc="2024-08-08T08:45:00Z">
        <w:r w:rsidRPr="006D722E" w:rsidDel="005D76F3">
          <w:rPr>
            <w:rFonts w:ascii="Times New Roman" w:hAnsi="Times New Roman"/>
          </w:rPr>
          <w:delText>4</w:delText>
        </w:r>
      </w:del>
      <w:ins w:id="1154" w:author="zhengping jin" w:date="2024-08-08T16:45:00Z" w16du:dateUtc="2024-08-08T08:45:00Z">
        <w:r w:rsidR="005D76F3">
          <w:rPr>
            <w:rFonts w:ascii="Times New Roman" w:hAnsi="Times New Roman" w:hint="eastAsia"/>
          </w:rPr>
          <w:t>3</w:t>
        </w:r>
      </w:ins>
      <w:r w:rsidRPr="006D722E">
        <w:rPr>
          <w:rFonts w:ascii="Times New Roman" w:hAnsi="Times New Roman"/>
        </w:rPr>
        <w:t>平方剩余，</w:t>
      </w:r>
      <w:r w:rsidRPr="006D722E">
        <w:rPr>
          <w:rFonts w:ascii="Times New Roman" w:hAnsi="Times New Roman"/>
        </w:rPr>
        <w:t>-1</w:t>
      </w:r>
      <w:r w:rsidRPr="006D722E">
        <w:rPr>
          <w:rFonts w:ascii="Times New Roman" w:hAnsi="Times New Roman"/>
        </w:rPr>
        <w:t>是模</w:t>
      </w:r>
      <w:del w:id="1155" w:author="zhengping jin" w:date="2024-08-08T16:45:00Z" w16du:dateUtc="2024-08-08T08:45:00Z">
        <w:r w:rsidRPr="006D722E" w:rsidDel="005D76F3">
          <w:rPr>
            <w:rFonts w:ascii="Times New Roman" w:hAnsi="Times New Roman"/>
          </w:rPr>
          <w:delText>4</w:delText>
        </w:r>
      </w:del>
      <w:ins w:id="1156" w:author="zhengping jin" w:date="2024-08-08T16:45:00Z" w16du:dateUtc="2024-08-08T08:45:00Z">
        <w:r w:rsidR="005D76F3">
          <w:rPr>
            <w:rFonts w:ascii="Times New Roman" w:hAnsi="Times New Roman" w:hint="eastAsia"/>
          </w:rPr>
          <w:t>3</w:t>
        </w:r>
      </w:ins>
      <w:r w:rsidRPr="006D722E">
        <w:rPr>
          <w:rFonts w:ascii="Times New Roman" w:hAnsi="Times New Roman"/>
        </w:rPr>
        <w:t>平方非剩余</w:t>
      </w:r>
      <w:r w:rsidRPr="006D722E">
        <w:rPr>
          <w:rFonts w:ascii="Times New Roman" w:hAnsi="Times New Roman"/>
        </w:rPr>
        <w:t>.</w:t>
      </w:r>
    </w:p>
    <w:p w14:paraId="1379981C" w14:textId="0A29F7AC" w:rsidR="00FB49DC" w:rsidRPr="006D722E" w:rsidDel="005D76F3" w:rsidRDefault="00FB49DC" w:rsidP="00FB49DC">
      <w:pPr>
        <w:snapToGrid w:val="0"/>
        <w:spacing w:line="360" w:lineRule="auto"/>
        <w:ind w:firstLineChars="650" w:firstLine="1365"/>
        <w:jc w:val="left"/>
        <w:rPr>
          <w:del w:id="1157" w:author="zhengping jin" w:date="2024-08-08T16:44:00Z" w16du:dateUtc="2024-08-08T08:44:00Z"/>
          <w:rFonts w:ascii="Times New Roman" w:hAnsi="Times New Roman"/>
        </w:rPr>
      </w:pPr>
      <w:del w:id="1158" w:author="zhengping jin" w:date="2024-08-08T16:44:00Z" w16du:dateUtc="2024-08-08T08:44:00Z">
        <w:r w:rsidRPr="006D722E" w:rsidDel="005D76F3">
          <w:rPr>
            <w:rFonts w:ascii="Times New Roman" w:hAnsi="Times New Roman"/>
            <w:position w:val="-10"/>
          </w:rPr>
          <w:object w:dxaOrig="2439" w:dyaOrig="360" w14:anchorId="344B8C08">
            <v:shape id="_x0000_i1051" type="#_x0000_t75" style="width:121.65pt;height:18.7pt" o:ole="">
              <v:imagedata r:id="rId287" o:title=""/>
            </v:shape>
            <o:OLEObject Type="Embed" ProgID="Equation.DSMT4" ShapeID="_x0000_i1051" DrawAspect="Content" ObjectID="_1790422210" r:id="rId288"/>
          </w:object>
        </w:r>
        <w:r w:rsidRPr="006D722E" w:rsidDel="005D76F3">
          <w:rPr>
            <w:rFonts w:ascii="Times New Roman" w:hAnsi="Times New Roman"/>
            <w:position w:val="-10"/>
          </w:rPr>
          <w:delText xml:space="preserve">   </w:delText>
        </w:r>
        <w:r w:rsidRPr="006D722E" w:rsidDel="005D76F3">
          <w:rPr>
            <w:rFonts w:ascii="Times New Roman" w:hAnsi="Times New Roman" w:hint="eastAsia"/>
            <w:position w:val="-10"/>
          </w:rPr>
          <w:delText xml:space="preserve"> </w:delText>
        </w:r>
        <w:r w:rsidRPr="006D722E" w:rsidDel="005D76F3">
          <w:rPr>
            <w:rFonts w:ascii="Times New Roman" w:hAnsi="Times New Roman"/>
            <w:position w:val="-10"/>
          </w:rPr>
          <w:delText xml:space="preserve"> </w:delText>
        </w:r>
        <w:r w:rsidRPr="006D722E" w:rsidDel="005D76F3">
          <w:rPr>
            <w:rFonts w:ascii="Times New Roman" w:hAnsi="Times New Roman"/>
          </w:rPr>
          <w:delText>有解</w:delText>
        </w:r>
      </w:del>
    </w:p>
    <w:p w14:paraId="3ACD1B8D" w14:textId="172E1F89" w:rsidR="00FB49DC" w:rsidRPr="006D722E" w:rsidDel="005D76F3" w:rsidRDefault="00FB49DC" w:rsidP="00FB49DC">
      <w:pPr>
        <w:snapToGrid w:val="0"/>
        <w:spacing w:line="360" w:lineRule="auto"/>
        <w:ind w:firstLineChars="650" w:firstLine="1365"/>
        <w:jc w:val="left"/>
        <w:rPr>
          <w:del w:id="1159" w:author="zhengping jin" w:date="2024-08-08T16:44:00Z" w16du:dateUtc="2024-08-08T08:44:00Z"/>
          <w:rFonts w:ascii="Times New Roman" w:hAnsi="Times New Roman"/>
        </w:rPr>
      </w:pPr>
      <w:del w:id="1160" w:author="zhengping jin" w:date="2024-08-08T16:44:00Z" w16du:dateUtc="2024-08-08T08:44:00Z">
        <w:r w:rsidRPr="006D722E" w:rsidDel="005D76F3">
          <w:rPr>
            <w:rFonts w:ascii="Times New Roman" w:hAnsi="Times New Roman"/>
            <w:position w:val="-10"/>
          </w:rPr>
          <w:object w:dxaOrig="2600" w:dyaOrig="360" w14:anchorId="5147EC57">
            <v:shape id="_x0000_i1052" type="#_x0000_t75" style="width:128.95pt;height:18.7pt" o:ole="">
              <v:imagedata r:id="rId289" o:title=""/>
            </v:shape>
            <o:OLEObject Type="Embed" ProgID="Equation.DSMT4" ShapeID="_x0000_i1052" DrawAspect="Content" ObjectID="_1790422211" r:id="rId290"/>
          </w:object>
        </w:r>
        <w:r w:rsidRPr="006D722E" w:rsidDel="005D76F3">
          <w:rPr>
            <w:rFonts w:ascii="Times New Roman" w:hAnsi="Times New Roman"/>
            <w:position w:val="-10"/>
          </w:rPr>
          <w:delText xml:space="preserve">    </w:delText>
        </w:r>
        <w:r w:rsidRPr="006D722E" w:rsidDel="005D76F3">
          <w:rPr>
            <w:rFonts w:ascii="Times New Roman" w:hAnsi="Times New Roman"/>
          </w:rPr>
          <w:delText>无解</w:delText>
        </w:r>
      </w:del>
    </w:p>
    <w:p w14:paraId="3CEACD46" w14:textId="2C6F481D" w:rsidR="00FB49DC" w:rsidRPr="006D722E" w:rsidRDefault="00FB49DC" w:rsidP="00E83E94">
      <w:pPr>
        <w:snapToGrid w:val="0"/>
        <w:spacing w:line="360" w:lineRule="auto"/>
        <w:jc w:val="left"/>
        <w:rPr>
          <w:rFonts w:ascii="Times New Roman" w:hAnsi="Times New Roman"/>
        </w:rPr>
      </w:pPr>
      <w:r w:rsidRPr="006D722E">
        <w:rPr>
          <w:rFonts w:ascii="Times New Roman" w:hAnsi="Times New Roman"/>
          <w:b/>
        </w:rPr>
        <w:t>例</w:t>
      </w:r>
      <w:r w:rsidR="00E83E94">
        <w:rPr>
          <w:rFonts w:ascii="Times New Roman" w:hAnsi="Times New Roman" w:hint="eastAsia"/>
          <w:b/>
        </w:rPr>
        <w:t>3</w:t>
      </w:r>
      <w:r w:rsidR="00E83E94">
        <w:rPr>
          <w:rFonts w:ascii="Times New Roman" w:hAnsi="Times New Roman"/>
          <w:b/>
        </w:rPr>
        <w:t>.3.</w:t>
      </w:r>
      <w:r w:rsidRPr="006D722E">
        <w:rPr>
          <w:rFonts w:ascii="Times New Roman" w:hAnsi="Times New Roman"/>
          <w:b/>
        </w:rPr>
        <w:t xml:space="preserve">2  </w:t>
      </w:r>
      <w:r w:rsidRPr="006D722E">
        <w:rPr>
          <w:rFonts w:ascii="Times New Roman" w:hAnsi="Times New Roman"/>
        </w:rPr>
        <w:t>1</w:t>
      </w: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rPr>
        <w:t>4</w:t>
      </w:r>
      <w:r w:rsidRPr="006D722E">
        <w:rPr>
          <w:rFonts w:ascii="Times New Roman" w:hAnsi="Times New Roman"/>
        </w:rPr>
        <w:t>是模</w:t>
      </w:r>
      <w:r w:rsidRPr="006D722E">
        <w:rPr>
          <w:rFonts w:ascii="Times New Roman" w:hAnsi="Times New Roman"/>
        </w:rPr>
        <w:t>7</w:t>
      </w:r>
      <w:r w:rsidRPr="006D722E">
        <w:rPr>
          <w:rFonts w:ascii="Times New Roman" w:hAnsi="Times New Roman"/>
        </w:rPr>
        <w:t>平方剩余，</w:t>
      </w:r>
      <w:r w:rsidRPr="006D722E">
        <w:rPr>
          <w:rFonts w:ascii="Times New Roman" w:hAnsi="Times New Roman"/>
        </w:rPr>
        <w:t>-1</w:t>
      </w:r>
      <w:r w:rsidRPr="006D722E">
        <w:rPr>
          <w:rFonts w:ascii="Times New Roman" w:hAnsi="Times New Roman"/>
        </w:rPr>
        <w:t>，</w:t>
      </w:r>
      <w:r w:rsidRPr="006D722E">
        <w:rPr>
          <w:rFonts w:ascii="Times New Roman" w:hAnsi="Times New Roman"/>
        </w:rPr>
        <w:t>3</w:t>
      </w:r>
      <w:r w:rsidRPr="006D722E">
        <w:rPr>
          <w:rFonts w:ascii="Times New Roman" w:hAnsi="Times New Roman"/>
        </w:rPr>
        <w:t>，</w:t>
      </w:r>
      <w:r w:rsidRPr="006D722E">
        <w:rPr>
          <w:rFonts w:ascii="Times New Roman" w:hAnsi="Times New Roman"/>
        </w:rPr>
        <w:t>5</w:t>
      </w:r>
      <w:r w:rsidRPr="006D722E">
        <w:rPr>
          <w:rFonts w:ascii="Times New Roman" w:hAnsi="Times New Roman"/>
        </w:rPr>
        <w:t>是模</w:t>
      </w:r>
      <w:r w:rsidRPr="006D722E">
        <w:rPr>
          <w:rFonts w:ascii="Times New Roman" w:hAnsi="Times New Roman"/>
        </w:rPr>
        <w:t>7</w:t>
      </w:r>
      <w:r w:rsidRPr="006D722E">
        <w:rPr>
          <w:rFonts w:ascii="Times New Roman" w:hAnsi="Times New Roman"/>
        </w:rPr>
        <w:t>平方非剩余</w:t>
      </w:r>
      <w:r w:rsidRPr="006D722E">
        <w:rPr>
          <w:rFonts w:ascii="Times New Roman" w:hAnsi="Times New Roman"/>
        </w:rPr>
        <w:t>.</w:t>
      </w:r>
    </w:p>
    <w:p w14:paraId="16D1BA2B" w14:textId="77777777" w:rsidR="00FB49DC" w:rsidRPr="006D722E" w:rsidRDefault="00FB49DC" w:rsidP="00E83E94">
      <w:pPr>
        <w:snapToGrid w:val="0"/>
        <w:spacing w:line="360" w:lineRule="auto"/>
        <w:ind w:firstLineChars="500" w:firstLine="1050"/>
        <w:jc w:val="left"/>
        <w:rPr>
          <w:rFonts w:ascii="Times New Roman" w:hAnsi="Times New Roman"/>
        </w:rPr>
      </w:pPr>
      <w:r w:rsidRPr="006D722E">
        <w:rPr>
          <w:rFonts w:ascii="Times New Roman" w:hAnsi="Times New Roman"/>
        </w:rPr>
        <w:t>因为</w:t>
      </w:r>
      <w:r w:rsidRPr="006D722E">
        <w:rPr>
          <w:rFonts w:ascii="Times New Roman" w:hAnsi="Times New Roman"/>
          <w:position w:val="-10"/>
        </w:rPr>
        <w:object w:dxaOrig="5539" w:dyaOrig="360" w14:anchorId="4F42B2DA">
          <v:shape id="_x0000_i1053" type="#_x0000_t75" style="width:277.05pt;height:18.7pt" o:ole="">
            <v:imagedata r:id="rId291" o:title=""/>
          </v:shape>
          <o:OLEObject Type="Embed" ProgID="Equation.DSMT4" ShapeID="_x0000_i1053" DrawAspect="Content" ObjectID="_1790422212" r:id="rId292"/>
        </w:object>
      </w:r>
      <w:r w:rsidRPr="006D722E">
        <w:rPr>
          <w:rFonts w:ascii="Times New Roman" w:hAnsi="Times New Roman"/>
        </w:rPr>
        <w:t>.</w:t>
      </w:r>
    </w:p>
    <w:p w14:paraId="50AAFE4E" w14:textId="6E9AECE4" w:rsidR="00FB49DC" w:rsidRPr="006D722E" w:rsidDel="005D76F3" w:rsidRDefault="00FB49DC" w:rsidP="00E83E94">
      <w:pPr>
        <w:snapToGrid w:val="0"/>
        <w:spacing w:line="360" w:lineRule="auto"/>
        <w:jc w:val="left"/>
        <w:rPr>
          <w:del w:id="1161" w:author="zhengping jin" w:date="2024-08-08T16:53:00Z" w16du:dateUtc="2024-08-08T08:53:00Z"/>
          <w:rFonts w:ascii="Times New Roman" w:hAnsi="Times New Roman"/>
          <w:b/>
        </w:rPr>
      </w:pPr>
      <w:r w:rsidRPr="006D722E">
        <w:rPr>
          <w:rFonts w:ascii="Times New Roman" w:hAnsi="Times New Roman"/>
          <w:b/>
        </w:rPr>
        <w:t>例</w:t>
      </w:r>
      <w:r w:rsidRPr="006D722E">
        <w:rPr>
          <w:rFonts w:ascii="Times New Roman" w:hAnsi="Times New Roman"/>
          <w:b/>
        </w:rPr>
        <w:t>3</w:t>
      </w:r>
      <w:r w:rsidR="00E83E94">
        <w:rPr>
          <w:rFonts w:ascii="Times New Roman" w:hAnsi="Times New Roman"/>
          <w:b/>
        </w:rPr>
        <w:t>.3.3</w:t>
      </w:r>
      <w:r w:rsidRPr="006D722E">
        <w:rPr>
          <w:rFonts w:ascii="Times New Roman" w:hAnsi="Times New Roman"/>
          <w:b/>
        </w:rPr>
        <w:t xml:space="preserve">  </w:t>
      </w:r>
      <w:del w:id="1162" w:author="zhengping jin" w:date="2024-08-08T16:47:00Z" w16du:dateUtc="2024-08-08T08:47:00Z">
        <w:r w:rsidRPr="006D722E" w:rsidDel="005D76F3">
          <w:rPr>
            <w:rFonts w:ascii="Times New Roman" w:hAnsi="Times New Roman"/>
            <w:b/>
          </w:rPr>
          <w:delText xml:space="preserve"> </w:delText>
        </w:r>
      </w:del>
      <w:bookmarkStart w:id="1163" w:name="_Hlk174184947"/>
      <w:r w:rsidRPr="006D722E">
        <w:rPr>
          <w:rFonts w:ascii="Times New Roman" w:hAnsi="Times New Roman"/>
        </w:rPr>
        <w:t>-1</w:t>
      </w:r>
      <w:del w:id="1164" w:author="zhengping jin" w:date="2024-08-08T16:52:00Z" w16du:dateUtc="2024-08-08T08:52:00Z">
        <w:r w:rsidRPr="006D722E" w:rsidDel="005D76F3">
          <w:rPr>
            <w:rFonts w:ascii="Times New Roman" w:hAnsi="Times New Roman"/>
          </w:rPr>
          <w:delText>，</w:delText>
        </w:r>
      </w:del>
      <w:ins w:id="1165" w:author="zhengping jin" w:date="2024-08-08T16:52:00Z" w16du:dateUtc="2024-08-08T08:52:00Z">
        <w:r w:rsidR="005D76F3">
          <w:rPr>
            <w:rFonts w:ascii="Times New Roman" w:hAnsi="Times New Roman" w:hint="eastAsia"/>
          </w:rPr>
          <w:t xml:space="preserve">, </w:t>
        </w:r>
      </w:ins>
      <w:r w:rsidRPr="006D722E">
        <w:rPr>
          <w:rFonts w:ascii="Times New Roman" w:hAnsi="Times New Roman"/>
        </w:rPr>
        <w:t>1</w:t>
      </w:r>
      <w:del w:id="1166" w:author="zhengping jin" w:date="2024-08-08T16:52:00Z" w16du:dateUtc="2024-08-08T08:52:00Z">
        <w:r w:rsidRPr="006D722E" w:rsidDel="005D76F3">
          <w:rPr>
            <w:rFonts w:ascii="Times New Roman" w:hAnsi="Times New Roman"/>
          </w:rPr>
          <w:delText>，</w:delText>
        </w:r>
      </w:del>
      <w:ins w:id="1167" w:author="zhengping jin" w:date="2024-08-08T16:52:00Z" w16du:dateUtc="2024-08-08T08:52:00Z">
        <w:r w:rsidR="005D76F3">
          <w:rPr>
            <w:rFonts w:ascii="Times New Roman" w:hAnsi="Times New Roman" w:hint="eastAsia"/>
          </w:rPr>
          <w:t xml:space="preserve">, </w:t>
        </w:r>
      </w:ins>
      <w:r w:rsidRPr="006D722E">
        <w:rPr>
          <w:rFonts w:ascii="Times New Roman" w:hAnsi="Times New Roman"/>
        </w:rPr>
        <w:t>2</w:t>
      </w:r>
      <w:del w:id="1168" w:author="zhengping jin" w:date="2024-08-08T16:53:00Z" w16du:dateUtc="2024-08-08T08:53:00Z">
        <w:r w:rsidRPr="006D722E" w:rsidDel="005D76F3">
          <w:rPr>
            <w:rFonts w:ascii="Times New Roman" w:hAnsi="Times New Roman"/>
          </w:rPr>
          <w:delText>，</w:delText>
        </w:r>
      </w:del>
      <w:ins w:id="1169" w:author="zhengping jin" w:date="2024-08-08T16:53:00Z" w16du:dateUtc="2024-08-08T08:53:00Z">
        <w:r w:rsidR="005D76F3">
          <w:rPr>
            <w:rFonts w:ascii="Times New Roman" w:hAnsi="Times New Roman" w:hint="eastAsia"/>
          </w:rPr>
          <w:t xml:space="preserve">, </w:t>
        </w:r>
      </w:ins>
      <w:ins w:id="1170" w:author="zhengping jin" w:date="2024-08-08T16:52:00Z" w16du:dateUtc="2024-08-08T08:52:00Z">
        <w:r w:rsidR="005D76F3">
          <w:rPr>
            <w:rFonts w:ascii="Times New Roman" w:hAnsi="Times New Roman" w:hint="eastAsia"/>
          </w:rPr>
          <w:t xml:space="preserve">3, </w:t>
        </w:r>
      </w:ins>
      <w:r w:rsidRPr="006D722E">
        <w:rPr>
          <w:rFonts w:ascii="Times New Roman" w:hAnsi="Times New Roman"/>
        </w:rPr>
        <w:t>4</w:t>
      </w:r>
      <w:del w:id="1171" w:author="zhengping jin" w:date="2024-08-08T16:53:00Z" w16du:dateUtc="2024-08-08T08:53:00Z">
        <w:r w:rsidRPr="006D722E" w:rsidDel="005D76F3">
          <w:rPr>
            <w:rFonts w:ascii="Times New Roman" w:hAnsi="Times New Roman"/>
          </w:rPr>
          <w:delText>，</w:delText>
        </w:r>
        <w:r w:rsidRPr="006D722E" w:rsidDel="005D76F3">
          <w:rPr>
            <w:rFonts w:ascii="Times New Roman" w:hAnsi="Times New Roman"/>
          </w:rPr>
          <w:delText>8</w:delText>
        </w:r>
        <w:r w:rsidRPr="006D722E" w:rsidDel="005D76F3">
          <w:rPr>
            <w:rFonts w:ascii="Times New Roman" w:hAnsi="Times New Roman"/>
          </w:rPr>
          <w:delText>，</w:delText>
        </w:r>
      </w:del>
      <w:ins w:id="1172" w:author="zhengping jin" w:date="2024-08-08T16:53:00Z" w16du:dateUtc="2024-08-08T08:53:00Z">
        <w:r w:rsidR="005D76F3">
          <w:rPr>
            <w:rFonts w:ascii="Times New Roman" w:hAnsi="Times New Roman" w:hint="eastAsia"/>
          </w:rPr>
          <w:t xml:space="preserve">, </w:t>
        </w:r>
      </w:ins>
      <w:r w:rsidRPr="006D722E">
        <w:rPr>
          <w:rFonts w:ascii="Times New Roman" w:hAnsi="Times New Roman"/>
        </w:rPr>
        <w:t>9</w:t>
      </w:r>
      <w:del w:id="1173" w:author="zhengping jin" w:date="2024-08-08T16:53:00Z" w16du:dateUtc="2024-08-08T08:53:00Z">
        <w:r w:rsidRPr="006D722E" w:rsidDel="005D76F3">
          <w:rPr>
            <w:rFonts w:ascii="Times New Roman" w:hAnsi="Times New Roman"/>
          </w:rPr>
          <w:delText>，</w:delText>
        </w:r>
      </w:del>
      <w:ins w:id="1174" w:author="zhengping jin" w:date="2024-08-08T16:53:00Z" w16du:dateUtc="2024-08-08T08:53:00Z">
        <w:r w:rsidR="005D76F3">
          <w:rPr>
            <w:rFonts w:ascii="Times New Roman" w:hAnsi="Times New Roman" w:hint="eastAsia"/>
          </w:rPr>
          <w:t>, 10</w:t>
        </w:r>
      </w:ins>
      <w:del w:id="1175" w:author="zhengping jin" w:date="2024-08-08T16:53:00Z" w16du:dateUtc="2024-08-08T08:53:00Z">
        <w:r w:rsidRPr="006D722E" w:rsidDel="005D76F3">
          <w:rPr>
            <w:rFonts w:ascii="Times New Roman" w:hAnsi="Times New Roman"/>
          </w:rPr>
          <w:delText>13</w:delText>
        </w:r>
        <w:r w:rsidRPr="006D722E" w:rsidDel="005D76F3">
          <w:rPr>
            <w:rFonts w:ascii="Times New Roman" w:hAnsi="Times New Roman"/>
          </w:rPr>
          <w:delText>，</w:delText>
        </w:r>
        <w:r w:rsidRPr="006D722E" w:rsidDel="005D76F3">
          <w:rPr>
            <w:rFonts w:ascii="Times New Roman" w:hAnsi="Times New Roman"/>
          </w:rPr>
          <w:delText>15</w:delText>
        </w:r>
      </w:del>
      <w:r w:rsidRPr="006D722E">
        <w:rPr>
          <w:rFonts w:ascii="Times New Roman" w:hAnsi="Times New Roman"/>
        </w:rPr>
        <w:t>是模</w:t>
      </w:r>
      <w:del w:id="1176" w:author="zhengping jin" w:date="2024-08-08T16:52:00Z" w16du:dateUtc="2024-08-08T08:52:00Z">
        <w:r w:rsidRPr="006D722E" w:rsidDel="005D76F3">
          <w:rPr>
            <w:rFonts w:ascii="Times New Roman" w:hAnsi="Times New Roman"/>
          </w:rPr>
          <w:delText>17</w:delText>
        </w:r>
      </w:del>
      <w:ins w:id="1177" w:author="zhengping jin" w:date="2024-08-08T16:52:00Z" w16du:dateUtc="2024-08-08T08:52:00Z">
        <w:r w:rsidR="005D76F3" w:rsidRPr="006D722E">
          <w:rPr>
            <w:rFonts w:ascii="Times New Roman" w:hAnsi="Times New Roman"/>
          </w:rPr>
          <w:t>1</w:t>
        </w:r>
        <w:r w:rsidR="005D76F3">
          <w:rPr>
            <w:rFonts w:ascii="Times New Roman" w:hAnsi="Times New Roman" w:hint="eastAsia"/>
          </w:rPr>
          <w:t>3</w:t>
        </w:r>
      </w:ins>
      <w:r w:rsidRPr="006D722E">
        <w:rPr>
          <w:rFonts w:ascii="Times New Roman" w:hAnsi="Times New Roman"/>
        </w:rPr>
        <w:t>平方剩余；</w:t>
      </w:r>
    </w:p>
    <w:p w14:paraId="4AEAC922" w14:textId="00630140" w:rsidR="00FB49DC" w:rsidRPr="006D722E" w:rsidRDefault="00FB49DC">
      <w:pPr>
        <w:snapToGrid w:val="0"/>
        <w:spacing w:line="360" w:lineRule="auto"/>
        <w:jc w:val="left"/>
        <w:rPr>
          <w:rFonts w:ascii="Times New Roman" w:hAnsi="Times New Roman"/>
        </w:rPr>
        <w:pPrChange w:id="1178" w:author="zhengping jin" w:date="2024-08-08T16:53:00Z" w16du:dateUtc="2024-08-08T08:53:00Z">
          <w:pPr>
            <w:snapToGrid w:val="0"/>
            <w:spacing w:line="360" w:lineRule="auto"/>
            <w:ind w:firstLineChars="450" w:firstLine="945"/>
            <w:jc w:val="left"/>
          </w:pPr>
        </w:pPrChange>
      </w:pPr>
      <w:del w:id="1179" w:author="zhengping jin" w:date="2024-08-08T16:53:00Z" w16du:dateUtc="2024-08-08T08:53:00Z">
        <w:r w:rsidRPr="006D722E" w:rsidDel="005D76F3">
          <w:rPr>
            <w:rFonts w:ascii="Times New Roman" w:hAnsi="Times New Roman"/>
          </w:rPr>
          <w:delText>3</w:delText>
        </w:r>
        <w:r w:rsidRPr="006D722E" w:rsidDel="005D76F3">
          <w:rPr>
            <w:rFonts w:ascii="Times New Roman" w:hAnsi="Times New Roman"/>
          </w:rPr>
          <w:delText>，</w:delText>
        </w:r>
      </w:del>
      <w:r w:rsidRPr="006D722E">
        <w:rPr>
          <w:rFonts w:ascii="Times New Roman" w:hAnsi="Times New Roman"/>
        </w:rPr>
        <w:t>5</w:t>
      </w:r>
      <w:del w:id="1180" w:author="zhengping jin" w:date="2024-08-08T16:53:00Z" w16du:dateUtc="2024-08-08T08:53:00Z">
        <w:r w:rsidRPr="006D722E" w:rsidDel="005D76F3">
          <w:rPr>
            <w:rFonts w:ascii="Times New Roman" w:hAnsi="Times New Roman"/>
          </w:rPr>
          <w:delText>，</w:delText>
        </w:r>
      </w:del>
      <w:ins w:id="1181" w:author="zhengping jin" w:date="2024-08-08T16:53:00Z" w16du:dateUtc="2024-08-08T08:53:00Z">
        <w:r w:rsidR="005D76F3">
          <w:rPr>
            <w:rFonts w:ascii="Times New Roman" w:hAnsi="Times New Roman" w:hint="eastAsia"/>
          </w:rPr>
          <w:t xml:space="preserve">, </w:t>
        </w:r>
      </w:ins>
      <w:r w:rsidRPr="006D722E">
        <w:rPr>
          <w:rFonts w:ascii="Times New Roman" w:hAnsi="Times New Roman"/>
        </w:rPr>
        <w:t>6</w:t>
      </w:r>
      <w:del w:id="1182" w:author="zhengping jin" w:date="2024-08-08T16:53:00Z" w16du:dateUtc="2024-08-08T08:53:00Z">
        <w:r w:rsidRPr="006D722E" w:rsidDel="005D76F3">
          <w:rPr>
            <w:rFonts w:ascii="Times New Roman" w:hAnsi="Times New Roman"/>
          </w:rPr>
          <w:delText>，</w:delText>
        </w:r>
      </w:del>
      <w:ins w:id="1183" w:author="zhengping jin" w:date="2024-08-08T16:53:00Z" w16du:dateUtc="2024-08-08T08:53:00Z">
        <w:r w:rsidR="005D76F3">
          <w:rPr>
            <w:rFonts w:ascii="Times New Roman" w:hAnsi="Times New Roman" w:hint="eastAsia"/>
          </w:rPr>
          <w:t xml:space="preserve">, </w:t>
        </w:r>
      </w:ins>
      <w:r w:rsidRPr="006D722E">
        <w:rPr>
          <w:rFonts w:ascii="Times New Roman" w:hAnsi="Times New Roman"/>
        </w:rPr>
        <w:t>7</w:t>
      </w:r>
      <w:del w:id="1184" w:author="zhengping jin" w:date="2024-08-08T16:53:00Z" w16du:dateUtc="2024-08-08T08:53:00Z">
        <w:r w:rsidRPr="006D722E" w:rsidDel="005D76F3">
          <w:rPr>
            <w:rFonts w:ascii="Times New Roman" w:hAnsi="Times New Roman"/>
          </w:rPr>
          <w:delText>，</w:delText>
        </w:r>
      </w:del>
      <w:ins w:id="1185" w:author="zhengping jin" w:date="2024-08-08T16:53:00Z" w16du:dateUtc="2024-08-08T08:53:00Z">
        <w:r w:rsidR="005D76F3">
          <w:rPr>
            <w:rFonts w:ascii="Times New Roman" w:hAnsi="Times New Roman" w:hint="eastAsia"/>
          </w:rPr>
          <w:t xml:space="preserve">, </w:t>
        </w:r>
      </w:ins>
      <w:del w:id="1186" w:author="zhengping jin" w:date="2024-08-08T16:54:00Z" w16du:dateUtc="2024-08-08T08:54:00Z">
        <w:r w:rsidRPr="006D722E" w:rsidDel="005D76F3">
          <w:rPr>
            <w:rFonts w:ascii="Times New Roman" w:hAnsi="Times New Roman"/>
          </w:rPr>
          <w:delText>10</w:delText>
        </w:r>
        <w:r w:rsidRPr="006D722E" w:rsidDel="005D76F3">
          <w:rPr>
            <w:rFonts w:ascii="Times New Roman" w:hAnsi="Times New Roman"/>
          </w:rPr>
          <w:delText>，</w:delText>
        </w:r>
      </w:del>
      <w:ins w:id="1187" w:author="zhengping jin" w:date="2024-08-08T16:54:00Z" w16du:dateUtc="2024-08-08T08:54:00Z">
        <w:r w:rsidR="005D76F3">
          <w:rPr>
            <w:rFonts w:ascii="Times New Roman" w:hAnsi="Times New Roman" w:hint="eastAsia"/>
          </w:rPr>
          <w:t xml:space="preserve">8, </w:t>
        </w:r>
      </w:ins>
      <w:r w:rsidRPr="006D722E">
        <w:rPr>
          <w:rFonts w:ascii="Times New Roman" w:hAnsi="Times New Roman"/>
        </w:rPr>
        <w:t>11</w:t>
      </w:r>
      <w:del w:id="1188" w:author="zhengping jin" w:date="2024-08-08T16:54:00Z" w16du:dateUtc="2024-08-08T08:54:00Z">
        <w:r w:rsidRPr="006D722E" w:rsidDel="00CD5C36">
          <w:rPr>
            <w:rFonts w:ascii="Times New Roman" w:hAnsi="Times New Roman"/>
          </w:rPr>
          <w:delText>，</w:delText>
        </w:r>
        <w:r w:rsidRPr="006D722E" w:rsidDel="00CD5C36">
          <w:rPr>
            <w:rFonts w:ascii="Times New Roman" w:hAnsi="Times New Roman"/>
          </w:rPr>
          <w:delText>12</w:delText>
        </w:r>
        <w:r w:rsidRPr="006D722E" w:rsidDel="00CD5C36">
          <w:rPr>
            <w:rFonts w:ascii="Times New Roman" w:hAnsi="Times New Roman"/>
          </w:rPr>
          <w:delText>，</w:delText>
        </w:r>
        <w:r w:rsidRPr="006D722E" w:rsidDel="00CD5C36">
          <w:rPr>
            <w:rFonts w:ascii="Times New Roman" w:hAnsi="Times New Roman"/>
          </w:rPr>
          <w:delText>14</w:delText>
        </w:r>
      </w:del>
      <w:r w:rsidRPr="006D722E">
        <w:rPr>
          <w:rFonts w:ascii="Times New Roman" w:hAnsi="Times New Roman"/>
        </w:rPr>
        <w:t>是模</w:t>
      </w:r>
      <w:del w:id="1189" w:author="zhengping jin" w:date="2024-08-08T16:54:00Z" w16du:dateUtc="2024-08-08T08:54:00Z">
        <w:r w:rsidRPr="006D722E" w:rsidDel="00CD5C36">
          <w:rPr>
            <w:rFonts w:ascii="Times New Roman" w:hAnsi="Times New Roman"/>
          </w:rPr>
          <w:delText>17</w:delText>
        </w:r>
      </w:del>
      <w:ins w:id="1190" w:author="zhengping jin" w:date="2024-08-08T16:54:00Z" w16du:dateUtc="2024-08-08T08:54:00Z">
        <w:r w:rsidR="00CD5C36" w:rsidRPr="006D722E">
          <w:rPr>
            <w:rFonts w:ascii="Times New Roman" w:hAnsi="Times New Roman"/>
          </w:rPr>
          <w:t>1</w:t>
        </w:r>
        <w:r w:rsidR="00CD5C36">
          <w:rPr>
            <w:rFonts w:ascii="Times New Roman" w:hAnsi="Times New Roman" w:hint="eastAsia"/>
          </w:rPr>
          <w:t>3</w:t>
        </w:r>
      </w:ins>
      <w:r w:rsidRPr="006D722E">
        <w:rPr>
          <w:rFonts w:ascii="Times New Roman" w:hAnsi="Times New Roman"/>
        </w:rPr>
        <w:t>平方非剩余</w:t>
      </w:r>
      <w:r w:rsidRPr="006D722E">
        <w:rPr>
          <w:rFonts w:ascii="Times New Roman" w:hAnsi="Times New Roman"/>
        </w:rPr>
        <w:t>.</w:t>
      </w:r>
    </w:p>
    <w:bookmarkEnd w:id="1163"/>
    <w:p w14:paraId="2C32EC2D" w14:textId="77777777" w:rsidR="00FB49DC" w:rsidRPr="006D722E" w:rsidRDefault="00FB49DC" w:rsidP="00E83E94">
      <w:pPr>
        <w:snapToGrid w:val="0"/>
        <w:spacing w:line="360" w:lineRule="auto"/>
        <w:ind w:leftChars="550" w:left="1155" w:firstLineChars="100" w:firstLine="210"/>
        <w:jc w:val="left"/>
        <w:rPr>
          <w:rFonts w:ascii="Times New Roman" w:hAnsi="Times New Roman"/>
        </w:rPr>
      </w:pPr>
      <w:r w:rsidRPr="006D722E">
        <w:rPr>
          <w:rFonts w:ascii="Times New Roman" w:hAnsi="Times New Roman"/>
        </w:rPr>
        <w:t>因为</w:t>
      </w:r>
    </w:p>
    <w:p w14:paraId="389B577C" w14:textId="168A32F4" w:rsidR="00FB49DC" w:rsidRPr="006D722E" w:rsidRDefault="005D76F3">
      <w:pPr>
        <w:snapToGrid w:val="0"/>
        <w:spacing w:line="360" w:lineRule="auto"/>
        <w:ind w:leftChars="650" w:left="1470" w:hangingChars="50" w:hanging="105"/>
        <w:jc w:val="left"/>
        <w:rPr>
          <w:rFonts w:ascii="Times New Roman" w:hAnsi="Times New Roman"/>
        </w:rPr>
        <w:pPrChange w:id="1191" w:author="zhengping jin" w:date="2024-08-08T16:49:00Z" w16du:dateUtc="2024-08-08T08:49:00Z">
          <w:pPr>
            <w:snapToGrid w:val="0"/>
            <w:spacing w:line="360" w:lineRule="auto"/>
            <w:ind w:leftChars="650" w:left="1365"/>
            <w:jc w:val="left"/>
          </w:pPr>
        </w:pPrChange>
      </w:pPr>
      <w:ins w:id="1192" w:author="zhengping jin" w:date="2024-08-08T16:48:00Z" w16du:dateUtc="2024-08-08T08:48:00Z">
        <w:r>
          <w:rPr>
            <w:rFonts w:ascii="Times New Roman" w:hAnsi="Times New Roman" w:hint="eastAsia"/>
          </w:rPr>
          <w:t>1</w:t>
        </w:r>
        <w:r w:rsidRPr="005D76F3">
          <w:rPr>
            <w:rFonts w:ascii="Times New Roman" w:hAnsi="Times New Roman"/>
            <w:vertAlign w:val="superscript"/>
            <w:rPrChange w:id="1193" w:author="zhengping jin" w:date="2024-08-08T16:48:00Z" w16du:dateUtc="2024-08-08T08:48:00Z">
              <w:rPr>
                <w:rFonts w:ascii="Times New Roman" w:hAnsi="Times New Roman"/>
              </w:rPr>
            </w:rPrChange>
          </w:rPr>
          <w:t>2</w:t>
        </w:r>
        <w:r>
          <w:rPr>
            <w:rFonts w:ascii="Lucida Sans Unicode" w:hAnsi="Lucida Sans Unicode" w:cs="Lucida Sans Unicode"/>
          </w:rPr>
          <w:t>≡</w:t>
        </w:r>
        <w:r>
          <w:rPr>
            <w:rFonts w:ascii="Times New Roman" w:hAnsi="Times New Roman" w:hint="eastAsia"/>
          </w:rPr>
          <w:t>12</w:t>
        </w:r>
        <w:r w:rsidRPr="005D76F3">
          <w:rPr>
            <w:rFonts w:ascii="Times New Roman" w:hAnsi="Times New Roman"/>
            <w:vertAlign w:val="superscript"/>
            <w:rPrChange w:id="1194" w:author="zhengping jin" w:date="2024-08-08T16:48:00Z" w16du:dateUtc="2024-08-08T08:48:00Z">
              <w:rPr>
                <w:rFonts w:ascii="Times New Roman" w:hAnsi="Times New Roman"/>
              </w:rPr>
            </w:rPrChange>
          </w:rPr>
          <w:t>2</w:t>
        </w:r>
        <w:r>
          <w:rPr>
            <w:rFonts w:ascii="Lucida Sans Unicode" w:hAnsi="Lucida Sans Unicode" w:cs="Lucida Sans Unicode"/>
          </w:rPr>
          <w:t>≡</w:t>
        </w:r>
        <w:r>
          <w:rPr>
            <w:rFonts w:ascii="Times New Roman" w:hAnsi="Times New Roman" w:hint="eastAsia"/>
          </w:rPr>
          <w:t>1</w:t>
        </w:r>
      </w:ins>
      <w:ins w:id="1195" w:author="zhengping jin" w:date="2024-08-08T16:49:00Z" w16du:dateUtc="2024-08-08T08:49:00Z">
        <w:r>
          <w:rPr>
            <w:rFonts w:ascii="Times New Roman" w:hAnsi="Times New Roman" w:hint="eastAsia"/>
          </w:rPr>
          <w:t xml:space="preserve"> (mod 13), 2</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11</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4 (mod 13),</w:t>
        </w:r>
        <w:r w:rsidRPr="005D76F3">
          <w:rPr>
            <w:rFonts w:ascii="Times New Roman" w:hAnsi="Times New Roman" w:hint="eastAsia"/>
          </w:rPr>
          <w:t xml:space="preserve"> </w:t>
        </w:r>
        <w:r>
          <w:rPr>
            <w:rFonts w:ascii="Times New Roman" w:hAnsi="Times New Roman" w:hint="eastAsia"/>
          </w:rPr>
          <w:t>3</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10</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9 (mod 13),</w:t>
        </w:r>
        <w:r w:rsidRPr="005D76F3">
          <w:rPr>
            <w:rFonts w:ascii="Times New Roman" w:hAnsi="Times New Roman" w:hint="eastAsia"/>
          </w:rPr>
          <w:t xml:space="preserve"> </w:t>
        </w:r>
        <w:r>
          <w:rPr>
            <w:rFonts w:ascii="Times New Roman" w:hAnsi="Times New Roman" w:hint="eastAsia"/>
          </w:rPr>
          <w:t>4</w:t>
        </w:r>
        <w:r w:rsidRPr="005B6C5D">
          <w:rPr>
            <w:rFonts w:ascii="Times New Roman" w:hAnsi="Times New Roman" w:hint="eastAsia"/>
            <w:vertAlign w:val="superscript"/>
          </w:rPr>
          <w:t>2</w:t>
        </w:r>
        <w:r>
          <w:rPr>
            <w:rFonts w:ascii="Lucida Sans Unicode" w:hAnsi="Lucida Sans Unicode" w:cs="Lucida Sans Unicode"/>
          </w:rPr>
          <w:t>≡</w:t>
        </w:r>
      </w:ins>
      <w:ins w:id="1196" w:author="zhengping jin" w:date="2024-08-08T16:50:00Z" w16du:dateUtc="2024-08-08T08:50:00Z">
        <w:r>
          <w:rPr>
            <w:rFonts w:ascii="Times New Roman" w:hAnsi="Times New Roman" w:hint="eastAsia"/>
          </w:rPr>
          <w:t>9</w:t>
        </w:r>
      </w:ins>
      <w:ins w:id="1197" w:author="zhengping jin" w:date="2024-08-08T16:49:00Z" w16du:dateUtc="2024-08-08T08:49:00Z">
        <w:r w:rsidRPr="005B6C5D">
          <w:rPr>
            <w:rFonts w:ascii="Times New Roman" w:hAnsi="Times New Roman" w:hint="eastAsia"/>
            <w:vertAlign w:val="superscript"/>
          </w:rPr>
          <w:t>2</w:t>
        </w:r>
        <w:r>
          <w:rPr>
            <w:rFonts w:ascii="Lucida Sans Unicode" w:hAnsi="Lucida Sans Unicode" w:cs="Lucida Sans Unicode"/>
          </w:rPr>
          <w:t>≡</w:t>
        </w:r>
      </w:ins>
      <w:ins w:id="1198" w:author="zhengping jin" w:date="2024-08-08T16:50:00Z" w16du:dateUtc="2024-08-08T08:50:00Z">
        <w:r>
          <w:rPr>
            <w:rFonts w:ascii="Times New Roman" w:hAnsi="Times New Roman" w:hint="eastAsia"/>
          </w:rPr>
          <w:t>3</w:t>
        </w:r>
      </w:ins>
      <w:ins w:id="1199" w:author="zhengping jin" w:date="2024-08-08T16:49:00Z" w16du:dateUtc="2024-08-08T08:49:00Z">
        <w:r>
          <w:rPr>
            <w:rFonts w:ascii="Times New Roman" w:hAnsi="Times New Roman" w:hint="eastAsia"/>
          </w:rPr>
          <w:t xml:space="preserve"> (mod </w:t>
        </w:r>
        <w:r>
          <w:rPr>
            <w:rFonts w:ascii="Times New Roman" w:hAnsi="Times New Roman" w:hint="eastAsia"/>
          </w:rPr>
          <w:lastRenderedPageBreak/>
          <w:t>13),</w:t>
        </w:r>
      </w:ins>
      <w:ins w:id="1200" w:author="zhengping jin" w:date="2024-08-08T16:51:00Z" w16du:dateUtc="2024-08-08T08:51:00Z">
        <w:r w:rsidRPr="005D76F3">
          <w:rPr>
            <w:rFonts w:ascii="Times New Roman" w:hAnsi="Times New Roman" w:hint="eastAsia"/>
          </w:rPr>
          <w:t xml:space="preserve"> </w:t>
        </w:r>
        <w:r>
          <w:rPr>
            <w:rFonts w:ascii="Times New Roman" w:hAnsi="Times New Roman" w:hint="eastAsia"/>
          </w:rPr>
          <w:t>5</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8</w:t>
        </w:r>
        <w:r w:rsidRPr="005B6C5D">
          <w:rPr>
            <w:rFonts w:ascii="Times New Roman" w:hAnsi="Times New Roman" w:hint="eastAsia"/>
            <w:vertAlign w:val="superscript"/>
          </w:rPr>
          <w:t>2</w:t>
        </w:r>
        <w:r>
          <w:rPr>
            <w:rFonts w:ascii="Lucida Sans Unicode" w:hAnsi="Lucida Sans Unicode" w:cs="Lucida Sans Unicode"/>
          </w:rPr>
          <w:t>≡</w:t>
        </w:r>
        <w:r>
          <w:rPr>
            <w:rFonts w:ascii="Lucida Sans Unicode" w:hAnsi="Lucida Sans Unicode" w:cs="Lucida Sans Unicode" w:hint="eastAsia"/>
          </w:rPr>
          <w:t>-</w:t>
        </w:r>
        <w:r>
          <w:rPr>
            <w:rFonts w:ascii="Times New Roman" w:hAnsi="Times New Roman" w:hint="eastAsia"/>
          </w:rPr>
          <w:t>1 (mod 13),</w:t>
        </w:r>
        <w:r w:rsidRPr="005D76F3">
          <w:rPr>
            <w:rFonts w:ascii="Times New Roman" w:hAnsi="Times New Roman" w:hint="eastAsia"/>
          </w:rPr>
          <w:t xml:space="preserve"> </w:t>
        </w:r>
        <w:r>
          <w:rPr>
            <w:rFonts w:ascii="Times New Roman" w:hAnsi="Times New Roman" w:hint="eastAsia"/>
          </w:rPr>
          <w:t>6</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7</w:t>
        </w:r>
        <w:r w:rsidRPr="005B6C5D">
          <w:rPr>
            <w:rFonts w:ascii="Times New Roman" w:hAnsi="Times New Roman" w:hint="eastAsia"/>
            <w:vertAlign w:val="superscript"/>
          </w:rPr>
          <w:t>2</w:t>
        </w:r>
        <w:r>
          <w:rPr>
            <w:rFonts w:ascii="Lucida Sans Unicode" w:hAnsi="Lucida Sans Unicode" w:cs="Lucida Sans Unicode"/>
          </w:rPr>
          <w:t>≡</w:t>
        </w:r>
        <w:r>
          <w:rPr>
            <w:rFonts w:ascii="Times New Roman" w:hAnsi="Times New Roman" w:hint="eastAsia"/>
          </w:rPr>
          <w:t>10 (mod 13)</w:t>
        </w:r>
      </w:ins>
      <w:ins w:id="1201" w:author="zhengping jin" w:date="2024-08-08T16:52:00Z" w16du:dateUtc="2024-08-08T08:52:00Z">
        <w:r>
          <w:rPr>
            <w:rFonts w:ascii="Times New Roman" w:hAnsi="Times New Roman" w:hint="eastAsia"/>
          </w:rPr>
          <w:t>.</w:t>
        </w:r>
      </w:ins>
      <w:del w:id="1202" w:author="zhengping jin" w:date="2024-08-08T16:52:00Z" w16du:dateUtc="2024-08-08T08:52:00Z">
        <w:r w:rsidR="00FB49DC" w:rsidRPr="006D722E" w:rsidDel="005D76F3">
          <w:rPr>
            <w:rFonts w:ascii="Times New Roman" w:hAnsi="Times New Roman"/>
            <w:position w:val="-32"/>
          </w:rPr>
          <w:object w:dxaOrig="4459" w:dyaOrig="760" w14:anchorId="4CD42897">
            <v:shape id="_x0000_i1054" type="#_x0000_t75" style="width:221.9pt;height:37.35pt" o:ole="">
              <v:imagedata r:id="rId293" o:title=""/>
            </v:shape>
            <o:OLEObject Type="Embed" ProgID="Unknown" ShapeID="_x0000_i1054" DrawAspect="Content" ObjectID="_1790422213" r:id="rId294"/>
          </w:object>
        </w:r>
        <w:r w:rsidR="00FB49DC" w:rsidRPr="006D722E" w:rsidDel="005D76F3">
          <w:rPr>
            <w:rFonts w:ascii="Times New Roman" w:hAnsi="Times New Roman" w:hint="eastAsia"/>
            <w:position w:val="-32"/>
          </w:rPr>
          <w:delText xml:space="preserve"> </w:delText>
        </w:r>
        <w:r w:rsidR="00FB49DC" w:rsidRPr="006D722E" w:rsidDel="005D76F3">
          <w:rPr>
            <w:rFonts w:ascii="Times New Roman" w:hAnsi="Times New Roman"/>
            <w:position w:val="-14"/>
          </w:rPr>
          <w:object w:dxaOrig="5380" w:dyaOrig="400" w14:anchorId="02260911">
            <v:shape id="_x0000_i1055" type="#_x0000_t75" style="width:268.85pt;height:20.5pt" o:ole="">
              <v:imagedata r:id="rId295" o:title=""/>
            </v:shape>
            <o:OLEObject Type="Embed" ProgID="Unknown" ShapeID="_x0000_i1055" DrawAspect="Content" ObjectID="_1790422214" r:id="rId296"/>
          </w:object>
        </w:r>
      </w:del>
    </w:p>
    <w:p w14:paraId="28DB49C1" w14:textId="51551554" w:rsidR="00FB49DC" w:rsidRPr="006D722E" w:rsidRDefault="00FB49DC" w:rsidP="00E83E94">
      <w:pPr>
        <w:snapToGrid w:val="0"/>
        <w:spacing w:line="360" w:lineRule="auto"/>
        <w:jc w:val="left"/>
        <w:rPr>
          <w:rFonts w:ascii="Times New Roman" w:hAnsi="Times New Roman"/>
        </w:rPr>
      </w:pPr>
      <w:r w:rsidRPr="006D722E">
        <w:rPr>
          <w:rFonts w:ascii="Times New Roman" w:hAnsi="Times New Roman"/>
          <w:b/>
        </w:rPr>
        <w:t>例</w:t>
      </w:r>
      <w:r w:rsidR="00E83E94">
        <w:rPr>
          <w:rFonts w:ascii="Times New Roman" w:hAnsi="Times New Roman" w:hint="eastAsia"/>
          <w:b/>
        </w:rPr>
        <w:t>3</w:t>
      </w:r>
      <w:r w:rsidR="00E83E94">
        <w:rPr>
          <w:rFonts w:ascii="Times New Roman" w:hAnsi="Times New Roman"/>
          <w:b/>
        </w:rPr>
        <w:t>.3.</w:t>
      </w:r>
      <w:r w:rsidRPr="006D722E">
        <w:rPr>
          <w:rFonts w:ascii="Times New Roman" w:hAnsi="Times New Roman"/>
          <w:b/>
        </w:rPr>
        <w:t xml:space="preserve">4  </w:t>
      </w:r>
      <w:r w:rsidRPr="006D722E">
        <w:rPr>
          <w:rFonts w:ascii="Times New Roman" w:hAnsi="Times New Roman"/>
        </w:rPr>
        <w:t>求满足方程</w:t>
      </w:r>
      <w:r w:rsidRPr="006D722E">
        <w:rPr>
          <w:rFonts w:ascii="Times New Roman" w:hAnsi="Times New Roman"/>
          <w:i/>
        </w:rPr>
        <w:t>E</w:t>
      </w:r>
      <w:r w:rsidRPr="006D722E">
        <w:rPr>
          <w:rFonts w:ascii="Times New Roman" w:hAnsi="Times New Roman"/>
        </w:rPr>
        <w:t>：</w:t>
      </w:r>
      <w:r w:rsidRPr="006D722E">
        <w:rPr>
          <w:rFonts w:ascii="Times New Roman" w:hAnsi="Times New Roman"/>
          <w:position w:val="-10"/>
        </w:rPr>
        <w:object w:dxaOrig="2260" w:dyaOrig="360" w14:anchorId="08368D59">
          <v:shape id="_x0000_i1056" type="#_x0000_t75" style="width:113.45pt;height:18.7pt" o:ole="">
            <v:imagedata r:id="rId297" o:title=""/>
          </v:shape>
          <o:OLEObject Type="Embed" ProgID="Equation.DSMT4" ShapeID="_x0000_i1056" DrawAspect="Content" ObjectID="_1790422215" r:id="rId298"/>
        </w:object>
      </w:r>
      <w:r w:rsidRPr="006D722E">
        <w:rPr>
          <w:rFonts w:ascii="Times New Roman" w:hAnsi="Times New Roman"/>
        </w:rPr>
        <w:t>的所有</w:t>
      </w:r>
      <w:ins w:id="1203" w:author="zhengping jin" w:date="2024-10-09T15:54:00Z" w16du:dateUtc="2024-10-09T07:54:00Z">
        <w:r w:rsidR="00B724B7">
          <w:rPr>
            <w:rFonts w:ascii="Times New Roman" w:hAnsi="Times New Roman" w:hint="eastAsia"/>
          </w:rPr>
          <w:t>整数</w:t>
        </w:r>
      </w:ins>
      <w:r w:rsidRPr="006D722E">
        <w:rPr>
          <w:rFonts w:ascii="Times New Roman" w:hAnsi="Times New Roman"/>
        </w:rPr>
        <w:t>点</w:t>
      </w:r>
      <w:ins w:id="1204" w:author="zhengping jin" w:date="2024-10-09T15:54:00Z" w16du:dateUtc="2024-10-09T07:54:00Z">
        <w:r w:rsidR="00B724B7">
          <w:rPr>
            <w:rFonts w:ascii="Times New Roman" w:hAnsi="Times New Roman" w:hint="eastAsia"/>
          </w:rPr>
          <w:t xml:space="preserve"> (</w:t>
        </w:r>
        <w:r w:rsidR="00B724B7" w:rsidRPr="00B724B7">
          <w:rPr>
            <w:rFonts w:ascii="Times New Roman" w:hAnsi="Times New Roman"/>
            <w:i/>
            <w:iCs/>
            <w:rPrChange w:id="1205" w:author="zhengping jin" w:date="2024-10-09T15:54:00Z" w16du:dateUtc="2024-10-09T07:54:00Z">
              <w:rPr>
                <w:rFonts w:ascii="Times New Roman" w:hAnsi="Times New Roman"/>
              </w:rPr>
            </w:rPrChange>
          </w:rPr>
          <w:t>x</w:t>
        </w:r>
        <w:r w:rsidR="00B724B7">
          <w:rPr>
            <w:rFonts w:ascii="Times New Roman" w:hAnsi="Times New Roman" w:hint="eastAsia"/>
          </w:rPr>
          <w:t xml:space="preserve">, </w:t>
        </w:r>
        <w:r w:rsidR="00B724B7" w:rsidRPr="00B724B7">
          <w:rPr>
            <w:rFonts w:ascii="Times New Roman" w:hAnsi="Times New Roman"/>
            <w:i/>
            <w:iCs/>
            <w:rPrChange w:id="1206" w:author="zhengping jin" w:date="2024-10-09T15:54:00Z" w16du:dateUtc="2024-10-09T07:54:00Z">
              <w:rPr>
                <w:rFonts w:ascii="Times New Roman" w:hAnsi="Times New Roman"/>
              </w:rPr>
            </w:rPrChange>
          </w:rPr>
          <w:t>y</w:t>
        </w:r>
        <w:r w:rsidR="00B724B7">
          <w:rPr>
            <w:rFonts w:ascii="Times New Roman" w:hAnsi="Times New Roman" w:hint="eastAsia"/>
          </w:rPr>
          <w:t>)</w:t>
        </w:r>
      </w:ins>
      <w:r w:rsidRPr="006D722E">
        <w:rPr>
          <w:rFonts w:ascii="Times New Roman" w:hAnsi="Times New Roman"/>
        </w:rPr>
        <w:t>.</w:t>
      </w:r>
    </w:p>
    <w:p w14:paraId="7FA92975" w14:textId="77777777"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对</w:t>
      </w:r>
      <w:r w:rsidRPr="006D722E">
        <w:rPr>
          <w:rFonts w:ascii="Times New Roman" w:hAnsi="Times New Roman"/>
          <w:i/>
        </w:rPr>
        <w:t>x</w:t>
      </w:r>
      <w:r w:rsidRPr="006D722E">
        <w:rPr>
          <w:rFonts w:ascii="Times New Roman" w:hAnsi="Times New Roman"/>
        </w:rPr>
        <w:t>=0</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rPr>
        <w:t>3</w:t>
      </w:r>
      <w:r w:rsidRPr="006D722E">
        <w:rPr>
          <w:rFonts w:ascii="Times New Roman" w:hAnsi="Times New Roman"/>
        </w:rPr>
        <w:t>，</w:t>
      </w:r>
      <w:r w:rsidRPr="006D722E">
        <w:rPr>
          <w:rFonts w:ascii="Times New Roman" w:hAnsi="Times New Roman"/>
        </w:rPr>
        <w:t>4</w:t>
      </w:r>
      <w:r w:rsidRPr="006D722E">
        <w:rPr>
          <w:rFonts w:ascii="Times New Roman" w:hAnsi="Times New Roman"/>
        </w:rPr>
        <w:t>，</w:t>
      </w:r>
      <w:r w:rsidRPr="006D722E">
        <w:rPr>
          <w:rFonts w:ascii="Times New Roman" w:hAnsi="Times New Roman"/>
        </w:rPr>
        <w:t>5</w:t>
      </w:r>
      <w:r w:rsidRPr="006D722E">
        <w:rPr>
          <w:rFonts w:ascii="Times New Roman" w:hAnsi="Times New Roman"/>
        </w:rPr>
        <w:t>，</w:t>
      </w:r>
      <w:r w:rsidRPr="006D722E">
        <w:rPr>
          <w:rFonts w:ascii="Times New Roman" w:hAnsi="Times New Roman"/>
        </w:rPr>
        <w:t>6</w:t>
      </w:r>
      <w:r w:rsidRPr="006D722E">
        <w:rPr>
          <w:rFonts w:ascii="Times New Roman" w:hAnsi="Times New Roman"/>
        </w:rPr>
        <w:t>，分别求出</w:t>
      </w:r>
      <w:r w:rsidRPr="006D722E">
        <w:rPr>
          <w:rFonts w:ascii="Times New Roman" w:hAnsi="Times New Roman"/>
          <w:i/>
        </w:rPr>
        <w:t>y</w:t>
      </w:r>
      <w:r w:rsidRPr="006D722E">
        <w:rPr>
          <w:rFonts w:ascii="Times New Roman" w:hAnsi="Times New Roman"/>
        </w:rPr>
        <w:t>.</w:t>
      </w:r>
    </w:p>
    <w:p w14:paraId="17A85E20"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3600" w:dyaOrig="360" w14:anchorId="2FD93D57">
          <v:shape id="_x0000_i1057" type="#_x0000_t75" style="width:180.45pt;height:18.7pt" o:ole="">
            <v:imagedata r:id="rId299" o:title=""/>
          </v:shape>
          <o:OLEObject Type="Embed" ProgID="Equation.DSMT4" ShapeID="_x0000_i1057" DrawAspect="Content" ObjectID="_1790422216" r:id="rId300"/>
        </w:object>
      </w:r>
    </w:p>
    <w:p w14:paraId="312FA567"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2100" w:dyaOrig="360" w14:anchorId="3C13114E">
          <v:shape id="_x0000_i1058" type="#_x0000_t75" style="width:104.8pt;height:18.7pt" o:ole="">
            <v:imagedata r:id="rId301" o:title=""/>
          </v:shape>
          <o:OLEObject Type="Embed" ProgID="Equation.DSMT4" ShapeID="_x0000_i1058" DrawAspect="Content" ObjectID="_1790422217" r:id="rId302"/>
        </w:object>
      </w:r>
      <w:r w:rsidRPr="006D722E">
        <w:rPr>
          <w:rFonts w:ascii="Times New Roman" w:hAnsi="Times New Roman"/>
        </w:rPr>
        <w:t>无解，</w:t>
      </w:r>
    </w:p>
    <w:p w14:paraId="0BE9279A"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3680" w:dyaOrig="360" w14:anchorId="428BBEB5">
          <v:shape id="_x0000_i1059" type="#_x0000_t75" style="width:183.65pt;height:18.7pt" o:ole="">
            <v:imagedata r:id="rId303" o:title=""/>
          </v:shape>
          <o:OLEObject Type="Embed" ProgID="Equation.DSMT4" ShapeID="_x0000_i1059" DrawAspect="Content" ObjectID="_1790422218" r:id="rId304"/>
        </w:object>
      </w:r>
    </w:p>
    <w:p w14:paraId="0AA107DB"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2140" w:dyaOrig="360" w14:anchorId="061FEDFD">
          <v:shape id="_x0000_i1060" type="#_x0000_t75" style="width:106.65pt;height:18.7pt" o:ole="">
            <v:imagedata r:id="rId305" o:title=""/>
          </v:shape>
          <o:OLEObject Type="Embed" ProgID="Equation.DSMT4" ShapeID="_x0000_i1060" DrawAspect="Content" ObjectID="_1790422219" r:id="rId306"/>
        </w:object>
      </w:r>
      <w:r w:rsidRPr="006D722E">
        <w:rPr>
          <w:rFonts w:ascii="Times New Roman" w:hAnsi="Times New Roman"/>
        </w:rPr>
        <w:t>无解，</w:t>
      </w:r>
    </w:p>
    <w:p w14:paraId="5EB705EB"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2160" w:dyaOrig="360" w14:anchorId="11F9BA49">
          <v:shape id="_x0000_i1061" type="#_x0000_t75" style="width:108.45pt;height:18.7pt" o:ole="">
            <v:imagedata r:id="rId307" o:title=""/>
          </v:shape>
          <o:OLEObject Type="Embed" ProgID="Equation.DSMT4" ShapeID="_x0000_i1061" DrawAspect="Content" ObjectID="_1790422220" r:id="rId308"/>
        </w:object>
      </w:r>
      <w:r w:rsidRPr="006D722E">
        <w:rPr>
          <w:rFonts w:ascii="Times New Roman" w:hAnsi="Times New Roman"/>
        </w:rPr>
        <w:t>无解，</w:t>
      </w:r>
    </w:p>
    <w:p w14:paraId="2E6AEC67"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2140" w:dyaOrig="360" w14:anchorId="346C3EEA">
          <v:shape id="_x0000_i1062" type="#_x0000_t75" style="width:106.65pt;height:18.7pt" o:ole="">
            <v:imagedata r:id="rId309" o:title=""/>
          </v:shape>
          <o:OLEObject Type="Embed" ProgID="Equation.DSMT4" ShapeID="_x0000_i1062" DrawAspect="Content" ObjectID="_1790422221" r:id="rId310"/>
        </w:object>
      </w:r>
      <w:r w:rsidRPr="006D722E">
        <w:rPr>
          <w:rFonts w:ascii="Times New Roman" w:hAnsi="Times New Roman"/>
        </w:rPr>
        <w:t>无解，</w:t>
      </w:r>
    </w:p>
    <w:p w14:paraId="56FBF1B3" w14:textId="77777777" w:rsidR="00FB49DC" w:rsidRDefault="00FB49DC" w:rsidP="00FB49DC">
      <w:pPr>
        <w:snapToGrid w:val="0"/>
        <w:spacing w:line="360" w:lineRule="auto"/>
        <w:ind w:leftChars="200" w:left="420" w:firstLine="420"/>
        <w:jc w:val="left"/>
        <w:rPr>
          <w:ins w:id="1207" w:author="zhengping jin" w:date="2024-10-09T15:55:00Z" w16du:dateUtc="2024-10-09T07:55:00Z"/>
          <w:rFonts w:ascii="Times New Roman" w:hAnsi="Times New Roman"/>
        </w:rPr>
      </w:pPr>
      <w:r w:rsidRPr="006D722E">
        <w:rPr>
          <w:rFonts w:ascii="Times New Roman" w:hAnsi="Times New Roman"/>
          <w:position w:val="-10"/>
        </w:rPr>
        <w:object w:dxaOrig="2160" w:dyaOrig="360" w14:anchorId="37B659EB">
          <v:shape id="_x0000_i1063" type="#_x0000_t75" style="width:108.45pt;height:18.7pt" o:ole="">
            <v:imagedata r:id="rId311" o:title=""/>
          </v:shape>
          <o:OLEObject Type="Embed" ProgID="Equation.DSMT4" ShapeID="_x0000_i1063" DrawAspect="Content" ObjectID="_1790422222" r:id="rId312"/>
        </w:object>
      </w:r>
      <w:r w:rsidRPr="006D722E">
        <w:rPr>
          <w:rFonts w:ascii="Times New Roman" w:hAnsi="Times New Roman"/>
        </w:rPr>
        <w:t>无解</w:t>
      </w:r>
      <w:r w:rsidRPr="006D722E">
        <w:rPr>
          <w:rFonts w:ascii="Times New Roman" w:hAnsi="Times New Roman"/>
        </w:rPr>
        <w:t>.</w:t>
      </w:r>
    </w:p>
    <w:p w14:paraId="52908963" w14:textId="4BD76B6C" w:rsidR="00CB0496" w:rsidRPr="006D722E" w:rsidRDefault="00CB0496" w:rsidP="00FB49DC">
      <w:pPr>
        <w:snapToGrid w:val="0"/>
        <w:spacing w:line="360" w:lineRule="auto"/>
        <w:ind w:leftChars="200" w:left="420" w:firstLine="420"/>
        <w:jc w:val="left"/>
        <w:rPr>
          <w:rFonts w:ascii="Times New Roman" w:hAnsi="Times New Roman"/>
        </w:rPr>
      </w:pPr>
      <w:ins w:id="1208" w:author="zhengping jin" w:date="2024-10-09T15:55:00Z" w16du:dateUtc="2024-10-09T07:55:00Z">
        <w:r w:rsidRPr="00CB0496">
          <w:rPr>
            <w:rFonts w:ascii="Times New Roman" w:hAnsi="Times New Roman" w:hint="eastAsia"/>
          </w:rPr>
          <w:t>共有</w:t>
        </w:r>
        <w:r w:rsidRPr="00CB0496">
          <w:rPr>
            <w:rFonts w:ascii="Times New Roman" w:hAnsi="Times New Roman" w:hint="eastAsia"/>
          </w:rPr>
          <w:t xml:space="preserve"> 4 </w:t>
        </w:r>
        <w:proofErr w:type="gramStart"/>
        <w:r w:rsidRPr="00CB0496">
          <w:rPr>
            <w:rFonts w:ascii="Times New Roman" w:hAnsi="Times New Roman" w:hint="eastAsia"/>
          </w:rPr>
          <w:t>个</w:t>
        </w:r>
        <w:proofErr w:type="gramEnd"/>
        <w:r w:rsidRPr="00CB0496">
          <w:rPr>
            <w:rFonts w:ascii="Times New Roman" w:hAnsi="Times New Roman" w:hint="eastAsia"/>
          </w:rPr>
          <w:t>点</w:t>
        </w:r>
        <w:r w:rsidRPr="00CB0496">
          <w:rPr>
            <w:rFonts w:ascii="Times New Roman" w:hAnsi="Times New Roman" w:hint="eastAsia"/>
          </w:rPr>
          <w:t xml:space="preserve"> (0, 1), (0, 6), (2, 2), (2, 5).</w:t>
        </w:r>
      </w:ins>
    </w:p>
    <w:p w14:paraId="7A0A723A" w14:textId="2C71A204" w:rsidR="00FB49DC" w:rsidRPr="006D722E" w:rsidRDefault="00FB49DC" w:rsidP="00E83E94">
      <w:pPr>
        <w:snapToGrid w:val="0"/>
        <w:spacing w:line="360" w:lineRule="auto"/>
        <w:jc w:val="left"/>
        <w:rPr>
          <w:rFonts w:ascii="Times New Roman" w:hAnsi="Times New Roman"/>
        </w:rPr>
      </w:pPr>
      <w:r w:rsidRPr="006D722E">
        <w:rPr>
          <w:rFonts w:ascii="Times New Roman" w:hAnsi="Times New Roman"/>
          <w:b/>
        </w:rPr>
        <w:t>例</w:t>
      </w:r>
      <w:r w:rsidR="00E83E94">
        <w:rPr>
          <w:rFonts w:ascii="Times New Roman" w:hAnsi="Times New Roman" w:hint="eastAsia"/>
          <w:b/>
        </w:rPr>
        <w:t>3</w:t>
      </w:r>
      <w:r w:rsidR="00E83E94">
        <w:rPr>
          <w:rFonts w:ascii="Times New Roman" w:hAnsi="Times New Roman"/>
          <w:b/>
        </w:rPr>
        <w:t>.3.</w:t>
      </w:r>
      <w:r w:rsidRPr="006D722E">
        <w:rPr>
          <w:rFonts w:ascii="Times New Roman" w:hAnsi="Times New Roman"/>
          <w:b/>
        </w:rPr>
        <w:t xml:space="preserve">5  </w:t>
      </w:r>
      <w:r w:rsidRPr="006D722E">
        <w:rPr>
          <w:rFonts w:ascii="Times New Roman" w:hAnsi="Times New Roman"/>
        </w:rPr>
        <w:t>求满足方程</w:t>
      </w:r>
      <w:r w:rsidRPr="006D722E">
        <w:rPr>
          <w:rFonts w:ascii="Times New Roman" w:hAnsi="Times New Roman"/>
          <w:i/>
        </w:rPr>
        <w:t>E</w:t>
      </w:r>
      <w:r w:rsidRPr="006D722E">
        <w:rPr>
          <w:rFonts w:ascii="Times New Roman" w:hAnsi="Times New Roman"/>
        </w:rPr>
        <w:t>：</w:t>
      </w:r>
      <w:r w:rsidRPr="006D722E">
        <w:rPr>
          <w:rFonts w:ascii="Times New Roman" w:hAnsi="Times New Roman"/>
          <w:position w:val="-10"/>
        </w:rPr>
        <w:object w:dxaOrig="2299" w:dyaOrig="360" w14:anchorId="69A46E13">
          <v:shape id="_x0000_i1064" type="#_x0000_t75" style="width:116.2pt;height:18.7pt" o:ole="">
            <v:imagedata r:id="rId313" o:title=""/>
          </v:shape>
          <o:OLEObject Type="Embed" ProgID="Equation.DSMT4" ShapeID="_x0000_i1064" DrawAspect="Content" ObjectID="_1790422223" r:id="rId314"/>
        </w:object>
      </w:r>
      <w:r w:rsidRPr="006D722E">
        <w:rPr>
          <w:rFonts w:ascii="Times New Roman" w:hAnsi="Times New Roman"/>
        </w:rPr>
        <w:t xml:space="preserve"> </w:t>
      </w:r>
      <w:r w:rsidRPr="006D722E">
        <w:rPr>
          <w:rFonts w:ascii="Times New Roman" w:hAnsi="Times New Roman"/>
        </w:rPr>
        <w:t>的所有</w:t>
      </w:r>
      <w:ins w:id="1209" w:author="zhengping jin" w:date="2024-10-09T16:21:00Z" w16du:dateUtc="2024-10-09T08:21:00Z">
        <w:r w:rsidR="00B17113">
          <w:rPr>
            <w:rFonts w:ascii="Times New Roman" w:hAnsi="Times New Roman" w:hint="eastAsia"/>
          </w:rPr>
          <w:t>整数</w:t>
        </w:r>
      </w:ins>
      <w:r w:rsidRPr="006D722E">
        <w:rPr>
          <w:rFonts w:ascii="Times New Roman" w:hAnsi="Times New Roman"/>
        </w:rPr>
        <w:t>点</w:t>
      </w:r>
      <w:ins w:id="1210" w:author="zhengping jin" w:date="2024-10-09T16:21:00Z" w16du:dateUtc="2024-10-09T08:21:00Z">
        <w:r w:rsidR="00B17113">
          <w:rPr>
            <w:rFonts w:ascii="Times New Roman" w:hAnsi="Times New Roman" w:hint="eastAsia"/>
          </w:rPr>
          <w:t xml:space="preserve"> (</w:t>
        </w:r>
        <w:r w:rsidR="00B17113" w:rsidRPr="00512A9D">
          <w:rPr>
            <w:rFonts w:ascii="Times New Roman" w:hAnsi="Times New Roman" w:hint="eastAsia"/>
            <w:i/>
            <w:iCs/>
          </w:rPr>
          <w:t>x</w:t>
        </w:r>
        <w:r w:rsidR="00B17113">
          <w:rPr>
            <w:rFonts w:ascii="Times New Roman" w:hAnsi="Times New Roman" w:hint="eastAsia"/>
          </w:rPr>
          <w:t xml:space="preserve">, </w:t>
        </w:r>
        <w:r w:rsidR="00B17113" w:rsidRPr="00512A9D">
          <w:rPr>
            <w:rFonts w:ascii="Times New Roman" w:hAnsi="Times New Roman" w:hint="eastAsia"/>
            <w:i/>
            <w:iCs/>
          </w:rPr>
          <w:t>y</w:t>
        </w:r>
        <w:r w:rsidR="00B17113">
          <w:rPr>
            <w:rFonts w:ascii="Times New Roman" w:hAnsi="Times New Roman" w:hint="eastAsia"/>
          </w:rPr>
          <w:t>)</w:t>
        </w:r>
      </w:ins>
      <w:r w:rsidRPr="006D722E">
        <w:rPr>
          <w:rFonts w:ascii="Times New Roman" w:hAnsi="Times New Roman"/>
        </w:rPr>
        <w:t>.</w:t>
      </w:r>
    </w:p>
    <w:p w14:paraId="7DCD20F7" w14:textId="77777777"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b/>
        </w:rPr>
        <w:t>解</w:t>
      </w:r>
      <w:r w:rsidRPr="006D722E">
        <w:rPr>
          <w:rFonts w:ascii="Times New Roman" w:hAnsi="Times New Roman" w:hint="eastAsia"/>
          <w:b/>
        </w:rPr>
        <w:t xml:space="preserve"> </w:t>
      </w:r>
      <w:r w:rsidRPr="006D722E">
        <w:rPr>
          <w:rFonts w:ascii="Times New Roman" w:hAnsi="Times New Roman"/>
          <w:b/>
        </w:rPr>
        <w:t xml:space="preserve"> </w:t>
      </w:r>
      <w:r w:rsidRPr="006D722E">
        <w:rPr>
          <w:rFonts w:ascii="Times New Roman" w:hAnsi="Times New Roman"/>
        </w:rPr>
        <w:t>对</w:t>
      </w:r>
      <w:r w:rsidRPr="006D722E">
        <w:rPr>
          <w:rFonts w:ascii="Times New Roman" w:hAnsi="Times New Roman"/>
          <w:i/>
        </w:rPr>
        <w:t>x</w:t>
      </w:r>
      <w:r w:rsidRPr="006D722E">
        <w:rPr>
          <w:rFonts w:ascii="Times New Roman" w:hAnsi="Times New Roman"/>
        </w:rPr>
        <w:t>=0</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rPr>
        <w:t>3</w:t>
      </w:r>
      <w:r w:rsidRPr="006D722E">
        <w:rPr>
          <w:rFonts w:ascii="Times New Roman" w:hAnsi="Times New Roman"/>
        </w:rPr>
        <w:t>，</w:t>
      </w:r>
      <w:r w:rsidRPr="006D722E">
        <w:rPr>
          <w:rFonts w:ascii="Times New Roman" w:hAnsi="Times New Roman"/>
        </w:rPr>
        <w:t>4</w:t>
      </w:r>
      <w:r w:rsidRPr="006D722E">
        <w:rPr>
          <w:rFonts w:ascii="Times New Roman" w:hAnsi="Times New Roman"/>
        </w:rPr>
        <w:t>，</w:t>
      </w:r>
      <w:r w:rsidRPr="006D722E">
        <w:rPr>
          <w:rFonts w:ascii="Times New Roman" w:hAnsi="Times New Roman"/>
        </w:rPr>
        <w:t>5</w:t>
      </w:r>
      <w:r w:rsidRPr="006D722E">
        <w:rPr>
          <w:rFonts w:ascii="Times New Roman" w:hAnsi="Times New Roman"/>
        </w:rPr>
        <w:t>，</w:t>
      </w:r>
      <w:r w:rsidRPr="006D722E">
        <w:rPr>
          <w:rFonts w:ascii="Times New Roman" w:hAnsi="Times New Roman"/>
        </w:rPr>
        <w:t>6</w:t>
      </w:r>
      <w:r w:rsidRPr="006D722E">
        <w:rPr>
          <w:rFonts w:ascii="Times New Roman" w:hAnsi="Times New Roman"/>
        </w:rPr>
        <w:t>，分别求出</w:t>
      </w:r>
      <w:r w:rsidRPr="006D722E">
        <w:rPr>
          <w:rFonts w:ascii="Times New Roman" w:hAnsi="Times New Roman"/>
          <w:i/>
        </w:rPr>
        <w:t>y</w:t>
      </w:r>
      <w:r w:rsidRPr="006D722E">
        <w:rPr>
          <w:rFonts w:ascii="Times New Roman" w:hAnsi="Times New Roman"/>
        </w:rPr>
        <w:t>.</w:t>
      </w:r>
    </w:p>
    <w:p w14:paraId="41769459"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3680" w:dyaOrig="360" w14:anchorId="641FC9B5">
          <v:shape id="_x0000_i1065" type="#_x0000_t75" style="width:183.65pt;height:18.7pt" o:ole="">
            <v:imagedata r:id="rId315" o:title=""/>
          </v:shape>
          <o:OLEObject Type="Embed" ProgID="Equation.DSMT4" ShapeID="_x0000_i1065" DrawAspect="Content" ObjectID="_1790422224" r:id="rId316"/>
        </w:object>
      </w:r>
    </w:p>
    <w:p w14:paraId="7D25F478"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3640" w:dyaOrig="360" w14:anchorId="328A19CB">
          <v:shape id="_x0000_i1066" type="#_x0000_t75" style="width:181.8pt;height:18.7pt" o:ole="">
            <v:imagedata r:id="rId317" o:title=""/>
          </v:shape>
          <o:OLEObject Type="Embed" ProgID="Equation.DSMT4" ShapeID="_x0000_i1066" DrawAspect="Content" ObjectID="_1790422225" r:id="rId318"/>
        </w:object>
      </w:r>
    </w:p>
    <w:p w14:paraId="34208D24"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2140" w:dyaOrig="360" w14:anchorId="770C4FF1">
          <v:shape id="_x0000_i1067" type="#_x0000_t75" style="width:106.65pt;height:18.7pt" o:ole="">
            <v:imagedata r:id="rId319" o:title=""/>
          </v:shape>
          <o:OLEObject Type="Embed" ProgID="Equation.DSMT4" ShapeID="_x0000_i1067" DrawAspect="Content" ObjectID="_1790422226" r:id="rId320"/>
        </w:object>
      </w:r>
      <w:r w:rsidRPr="006D722E">
        <w:rPr>
          <w:rFonts w:ascii="Times New Roman" w:hAnsi="Times New Roman"/>
        </w:rPr>
        <w:t>无解，</w:t>
      </w:r>
    </w:p>
    <w:p w14:paraId="5FD36722"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3680" w:dyaOrig="360" w14:anchorId="2E63D088">
          <v:shape id="_x0000_i1068" type="#_x0000_t75" style="width:183.65pt;height:18.7pt" o:ole="">
            <v:imagedata r:id="rId321" o:title=""/>
          </v:shape>
          <o:OLEObject Type="Embed" ProgID="Equation.DSMT4" ShapeID="_x0000_i1068" DrawAspect="Content" ObjectID="_1790422227" r:id="rId322"/>
        </w:object>
      </w:r>
    </w:p>
    <w:p w14:paraId="4C286103"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3480" w:dyaOrig="360" w14:anchorId="4643AE2C">
          <v:shape id="_x0000_i1069" type="#_x0000_t75" style="width:173.6pt;height:18.7pt" o:ole="">
            <v:imagedata r:id="rId323" o:title=""/>
          </v:shape>
          <o:OLEObject Type="Embed" ProgID="Equation.DSMT4" ShapeID="_x0000_i1069" DrawAspect="Content" ObjectID="_1790422228" r:id="rId324"/>
        </w:object>
      </w:r>
    </w:p>
    <w:p w14:paraId="441E8BE1" w14:textId="77777777" w:rsidR="00FB49DC" w:rsidRPr="006D722E" w:rsidRDefault="00FB49DC" w:rsidP="00FB49DC">
      <w:pPr>
        <w:snapToGrid w:val="0"/>
        <w:spacing w:line="360" w:lineRule="auto"/>
        <w:ind w:leftChars="200" w:left="420" w:firstLine="420"/>
        <w:jc w:val="left"/>
        <w:rPr>
          <w:rFonts w:ascii="Times New Roman" w:hAnsi="Times New Roman"/>
        </w:rPr>
      </w:pPr>
      <w:r w:rsidRPr="006D722E">
        <w:rPr>
          <w:rFonts w:ascii="Times New Roman" w:hAnsi="Times New Roman"/>
          <w:position w:val="-10"/>
        </w:rPr>
        <w:object w:dxaOrig="2140" w:dyaOrig="360" w14:anchorId="2D7DB3BD">
          <v:shape id="_x0000_i1070" type="#_x0000_t75" style="width:106.65pt;height:18.7pt" o:ole="">
            <v:imagedata r:id="rId325" o:title=""/>
          </v:shape>
          <o:OLEObject Type="Embed" ProgID="Equation.DSMT4" ShapeID="_x0000_i1070" DrawAspect="Content" ObjectID="_1790422229" r:id="rId326"/>
        </w:object>
      </w:r>
      <w:r w:rsidRPr="006D722E">
        <w:rPr>
          <w:rFonts w:ascii="Times New Roman" w:hAnsi="Times New Roman"/>
        </w:rPr>
        <w:t>无解，</w:t>
      </w:r>
    </w:p>
    <w:p w14:paraId="62E8FDC5" w14:textId="77777777" w:rsidR="00FB49DC" w:rsidRDefault="00FB49DC" w:rsidP="00FB49DC">
      <w:pPr>
        <w:snapToGrid w:val="0"/>
        <w:spacing w:line="360" w:lineRule="auto"/>
        <w:ind w:leftChars="200" w:left="420" w:firstLine="420"/>
        <w:jc w:val="left"/>
        <w:rPr>
          <w:ins w:id="1211" w:author="zhengping jin" w:date="2024-10-09T16:25:00Z" w16du:dateUtc="2024-10-09T08:25:00Z"/>
          <w:rFonts w:ascii="Times New Roman" w:hAnsi="Times New Roman"/>
        </w:rPr>
      </w:pPr>
      <w:r w:rsidRPr="006D722E">
        <w:rPr>
          <w:rFonts w:ascii="Times New Roman" w:hAnsi="Times New Roman"/>
          <w:position w:val="-10"/>
        </w:rPr>
        <w:object w:dxaOrig="3460" w:dyaOrig="360" w14:anchorId="4A6526C3">
          <v:shape id="_x0000_i1071" type="#_x0000_t75" style="width:173.15pt;height:18.7pt" o:ole="">
            <v:imagedata r:id="rId327" o:title=""/>
          </v:shape>
          <o:OLEObject Type="Embed" ProgID="Equation.DSMT4" ShapeID="_x0000_i1071" DrawAspect="Content" ObjectID="_1790422230" r:id="rId328"/>
        </w:object>
      </w:r>
    </w:p>
    <w:p w14:paraId="6EA8DF6D" w14:textId="0EEC5C2E" w:rsidR="00B17113" w:rsidRPr="006D722E" w:rsidRDefault="00B17113" w:rsidP="00FB49DC">
      <w:pPr>
        <w:snapToGrid w:val="0"/>
        <w:spacing w:line="360" w:lineRule="auto"/>
        <w:ind w:leftChars="200" w:left="420" w:firstLine="420"/>
        <w:jc w:val="left"/>
        <w:rPr>
          <w:rFonts w:ascii="Times New Roman" w:hAnsi="Times New Roman"/>
          <w:position w:val="-10"/>
        </w:rPr>
      </w:pPr>
      <w:ins w:id="1212" w:author="zhengping jin" w:date="2024-10-09T16:25:00Z" w16du:dateUtc="2024-10-09T08:25:00Z">
        <w:r w:rsidRPr="00B17113">
          <w:rPr>
            <w:rFonts w:ascii="Times New Roman" w:hAnsi="Times New Roman" w:hint="eastAsia"/>
            <w:position w:val="-10"/>
          </w:rPr>
          <w:t>共有</w:t>
        </w:r>
        <w:r w:rsidRPr="00B17113">
          <w:rPr>
            <w:rFonts w:ascii="Times New Roman" w:hAnsi="Times New Roman" w:hint="eastAsia"/>
            <w:position w:val="-10"/>
          </w:rPr>
          <w:t xml:space="preserve"> 8 </w:t>
        </w:r>
        <w:proofErr w:type="gramStart"/>
        <w:r w:rsidRPr="00B17113">
          <w:rPr>
            <w:rFonts w:ascii="Times New Roman" w:hAnsi="Times New Roman" w:hint="eastAsia"/>
            <w:position w:val="-10"/>
          </w:rPr>
          <w:t>个</w:t>
        </w:r>
        <w:proofErr w:type="gramEnd"/>
        <w:r w:rsidRPr="00B17113">
          <w:rPr>
            <w:rFonts w:ascii="Times New Roman" w:hAnsi="Times New Roman" w:hint="eastAsia"/>
            <w:position w:val="-10"/>
          </w:rPr>
          <w:t>点</w:t>
        </w:r>
        <w:r w:rsidRPr="00B17113">
          <w:rPr>
            <w:rFonts w:ascii="Times New Roman" w:hAnsi="Times New Roman" w:hint="eastAsia"/>
            <w:position w:val="-10"/>
          </w:rPr>
          <w:t xml:space="preserve"> (0, 3), (0, 4), (1, 2), (1, 5), (3, 2), (3, 5), (4, 0), (6, 0).</w:t>
        </w:r>
      </w:ins>
    </w:p>
    <w:p w14:paraId="21F06505" w14:textId="77777777" w:rsidR="00E83E94" w:rsidRDefault="00E83E94" w:rsidP="00FB49DC">
      <w:pPr>
        <w:snapToGrid w:val="0"/>
        <w:spacing w:line="360" w:lineRule="auto"/>
        <w:ind w:firstLine="420"/>
        <w:jc w:val="left"/>
        <w:rPr>
          <w:rFonts w:ascii="Times New Roman" w:hAnsi="Times New Roman"/>
        </w:rPr>
      </w:pPr>
    </w:p>
    <w:p w14:paraId="766BFF72" w14:textId="37FE8AB2" w:rsidR="00FB49DC" w:rsidRPr="006D722E" w:rsidRDefault="00E83E94" w:rsidP="00E83E94">
      <w:pPr>
        <w:snapToGrid w:val="0"/>
        <w:spacing w:line="360" w:lineRule="auto"/>
        <w:ind w:firstLine="420"/>
        <w:jc w:val="left"/>
        <w:rPr>
          <w:rFonts w:ascii="Times New Roman" w:hAnsi="Times New Roman"/>
        </w:rPr>
      </w:pPr>
      <w:r>
        <w:rPr>
          <w:rFonts w:ascii="Times New Roman" w:hAnsi="Times New Roman" w:hint="eastAsia"/>
        </w:rPr>
        <w:t>下面讨论</w:t>
      </w:r>
      <w:r w:rsidRPr="006D722E">
        <w:rPr>
          <w:rFonts w:ascii="Times New Roman" w:hAnsi="Times New Roman"/>
        </w:rPr>
        <w:t>如何判断同余方程</w:t>
      </w:r>
      <w:r w:rsidRPr="006D722E">
        <w:rPr>
          <w:rFonts w:ascii="Times New Roman" w:hAnsi="Times New Roman"/>
          <w:position w:val="-10"/>
        </w:rPr>
        <w:object w:dxaOrig="2659" w:dyaOrig="360" w14:anchorId="4C2B73FA">
          <v:shape id="_x0000_i1072" type="#_x0000_t75" style="width:133.05pt;height:18.7pt" o:ole="">
            <v:imagedata r:id="rId281" o:title=""/>
          </v:shape>
          <o:OLEObject Type="Embed" ProgID="Equation.DSMT4" ShapeID="_x0000_i1072" DrawAspect="Content" ObjectID="_1790422231" r:id="rId329"/>
        </w:object>
      </w:r>
      <w:r w:rsidRPr="006D722E">
        <w:rPr>
          <w:rFonts w:ascii="Times New Roman" w:hAnsi="Times New Roman"/>
        </w:rPr>
        <w:t>有解</w:t>
      </w:r>
      <w:del w:id="1213" w:author="zhengping jin" w:date="2024-08-08T16:34:00Z" w16du:dateUtc="2024-08-08T08:34:00Z">
        <w:r w:rsidDel="00937283">
          <w:rPr>
            <w:rFonts w:ascii="Times New Roman" w:hAnsi="Times New Roman" w:hint="eastAsia"/>
          </w:rPr>
          <w:delText>。</w:delText>
        </w:r>
      </w:del>
      <w:ins w:id="1214" w:author="zhengping jin" w:date="2024-08-08T16:34:00Z" w16du:dateUtc="2024-08-08T08:34:00Z">
        <w:r w:rsidR="00937283">
          <w:rPr>
            <w:rFonts w:ascii="Times New Roman" w:hAnsi="Times New Roman" w:hint="eastAsia"/>
          </w:rPr>
          <w:t xml:space="preserve">. </w:t>
        </w:r>
      </w:ins>
      <w:del w:id="1215" w:author="zhengping jin" w:date="2024-08-08T16:57:00Z" w16du:dateUtc="2024-08-08T08:57:00Z">
        <w:r w:rsidR="00FB49DC" w:rsidRPr="006D722E" w:rsidDel="001C6422">
          <w:rPr>
            <w:rFonts w:ascii="Times New Roman" w:hAnsi="Times New Roman"/>
          </w:rPr>
          <w:delText>我们讨论</w:delText>
        </w:r>
      </w:del>
      <w:ins w:id="1216" w:author="zhengping jin" w:date="2024-08-08T16:57:00Z" w16du:dateUtc="2024-08-08T08:57:00Z">
        <w:r w:rsidR="001C6422">
          <w:rPr>
            <w:rFonts w:ascii="Times New Roman" w:hAnsi="Times New Roman" w:hint="eastAsia"/>
          </w:rPr>
          <w:t>首先考虑</w:t>
        </w:r>
      </w:ins>
      <w:r w:rsidR="00FB49DC" w:rsidRPr="006D722E">
        <w:rPr>
          <w:rFonts w:ascii="Times New Roman" w:hAnsi="Times New Roman"/>
        </w:rPr>
        <w:t>模为素数</w:t>
      </w:r>
      <w:r w:rsidR="00FB49DC" w:rsidRPr="006D722E">
        <w:rPr>
          <w:rFonts w:ascii="Times New Roman" w:hAnsi="Times New Roman"/>
          <w:i/>
        </w:rPr>
        <w:t>p</w:t>
      </w:r>
      <w:r w:rsidR="00FB49DC" w:rsidRPr="006D722E">
        <w:rPr>
          <w:rFonts w:ascii="Times New Roman" w:hAnsi="Times New Roman"/>
        </w:rPr>
        <w:t>的二次</w:t>
      </w:r>
      <w:r w:rsidR="007B33BC" w:rsidRPr="006D722E">
        <w:rPr>
          <w:rFonts w:ascii="Times New Roman" w:hAnsi="Times New Roman"/>
        </w:rPr>
        <w:t>同余方程</w:t>
      </w:r>
      <w:r w:rsidR="00FB49DC" w:rsidRPr="006D722E">
        <w:rPr>
          <w:rFonts w:ascii="Times New Roman" w:hAnsi="Times New Roman"/>
          <w:position w:val="-10"/>
        </w:rPr>
        <w:object w:dxaOrig="2620" w:dyaOrig="360" w14:anchorId="09D6F5A7">
          <v:shape id="_x0000_i1073" type="#_x0000_t75" style="width:131.7pt;height:18.7pt" o:ole="">
            <v:imagedata r:id="rId330" o:title=""/>
          </v:shape>
          <o:OLEObject Type="Embed" ProgID="Equation.DSMT4" ShapeID="_x0000_i1073" DrawAspect="Content" ObjectID="_1790422232" r:id="rId331"/>
        </w:object>
      </w:r>
      <w:r w:rsidR="00FB49DC" w:rsidRPr="006D722E">
        <w:rPr>
          <w:rFonts w:ascii="Times New Roman" w:hAnsi="Times New Roman"/>
          <w:position w:val="-10"/>
        </w:rPr>
        <w:t xml:space="preserve"> </w:t>
      </w:r>
    </w:p>
    <w:p w14:paraId="610810B2" w14:textId="38C8E76C"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b/>
        </w:rPr>
        <w:t>定理</w:t>
      </w:r>
      <w:r w:rsidR="0009774A">
        <w:rPr>
          <w:rFonts w:ascii="Times New Roman" w:hAnsi="Times New Roman" w:hint="eastAsia"/>
          <w:b/>
        </w:rPr>
        <w:t>3</w:t>
      </w:r>
      <w:r w:rsidR="0009774A">
        <w:rPr>
          <w:rFonts w:ascii="Times New Roman" w:hAnsi="Times New Roman"/>
          <w:b/>
        </w:rPr>
        <w:t>.3.</w:t>
      </w:r>
      <w:r w:rsidR="0009774A" w:rsidRPr="00D261AB">
        <w:rPr>
          <w:rFonts w:ascii="Times New Roman" w:hAnsi="Times New Roman"/>
          <w:b/>
        </w:rPr>
        <w:t>1</w:t>
      </w:r>
      <w:r w:rsidRPr="006D722E">
        <w:rPr>
          <w:rFonts w:ascii="Times New Roman" w:hAnsi="Times New Roman"/>
        </w:rPr>
        <w:t>（欧拉判别条件）</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为奇素数，（</w:t>
      </w:r>
      <w:r w:rsidRPr="006D722E">
        <w:rPr>
          <w:rFonts w:ascii="Times New Roman" w:hAnsi="Times New Roman"/>
          <w:i/>
        </w:rPr>
        <w:t>a</w:t>
      </w:r>
      <w:r w:rsidRPr="006D722E">
        <w:rPr>
          <w:rFonts w:ascii="Times New Roman" w:hAnsi="Times New Roman"/>
        </w:rPr>
        <w:t>，</w:t>
      </w:r>
      <w:r w:rsidRPr="006D722E">
        <w:rPr>
          <w:rFonts w:ascii="Times New Roman" w:hAnsi="Times New Roman"/>
          <w:i/>
        </w:rPr>
        <w:t>p</w:t>
      </w:r>
      <w:r w:rsidRPr="006D722E">
        <w:rPr>
          <w:rFonts w:ascii="Times New Roman" w:hAnsi="Times New Roman"/>
        </w:rPr>
        <w:t>）</w:t>
      </w:r>
      <w:r w:rsidRPr="006D722E">
        <w:rPr>
          <w:rFonts w:ascii="Times New Roman" w:hAnsi="Times New Roman"/>
        </w:rPr>
        <w:t>=1</w:t>
      </w:r>
      <w:r w:rsidRPr="006D722E">
        <w:rPr>
          <w:rFonts w:ascii="Times New Roman" w:hAnsi="Times New Roman"/>
        </w:rPr>
        <w:t>，则</w:t>
      </w:r>
    </w:p>
    <w:p w14:paraId="6C786285" w14:textId="61384D42" w:rsidR="00FB49DC" w:rsidRPr="006D722E" w:rsidRDefault="00FB49DC" w:rsidP="004E64CA">
      <w:pPr>
        <w:snapToGrid w:val="0"/>
        <w:spacing w:line="360" w:lineRule="auto"/>
        <w:ind w:firstLineChars="300" w:firstLine="63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的平方剩余的充分必要条件是</w:t>
      </w:r>
      <w:r w:rsidR="004E64CA">
        <w:rPr>
          <w:rFonts w:ascii="Times New Roman" w:hAnsi="Times New Roman" w:hint="eastAsia"/>
        </w:rPr>
        <w:t xml:space="preserve"> </w:t>
      </w:r>
      <w:del w:id="1217" w:author="zhengping jin" w:date="2024-08-08T16:59:00Z" w16du:dateUtc="2024-08-08T08:59:00Z">
        <w:r w:rsidRPr="006D722E" w:rsidDel="00433E93">
          <w:rPr>
            <w:rFonts w:ascii="Times New Roman" w:hAnsi="Times New Roman"/>
            <w:position w:val="-10"/>
          </w:rPr>
          <w:object w:dxaOrig="1620" w:dyaOrig="520" w14:anchorId="169AC0FE">
            <v:shape id="_x0000_i1074" type="#_x0000_t75" style="width:81.55pt;height:26.45pt" o:ole="">
              <v:imagedata r:id="rId332" o:title=""/>
            </v:shape>
            <o:OLEObject Type="Embed" ProgID="Equation.DSMT4" ShapeID="_x0000_i1074" DrawAspect="Content" ObjectID="_1790422233" r:id="rId333"/>
          </w:object>
        </w:r>
        <w:r w:rsidRPr="006D722E" w:rsidDel="00433E93">
          <w:rPr>
            <w:rFonts w:ascii="Times New Roman" w:hAnsi="Times New Roman"/>
            <w:position w:val="-10"/>
          </w:rPr>
          <w:delText xml:space="preserve"> </w:delText>
        </w:r>
      </w:del>
      <w:ins w:id="1218" w:author="zhengping jin" w:date="2024-08-08T16:59:00Z" w16du:dateUtc="2024-08-08T08:59:00Z">
        <w:r w:rsidR="00433E93" w:rsidRPr="006D722E">
          <w:rPr>
            <w:rFonts w:ascii="Times New Roman" w:hAnsi="Times New Roman"/>
            <w:position w:val="-10"/>
          </w:rPr>
          <w:object w:dxaOrig="1620" w:dyaOrig="520" w14:anchorId="0415A192">
            <v:shape id="_x0000_i1075" type="#_x0000_t75" style="width:81.55pt;height:26.45pt" o:ole="">
              <v:imagedata r:id="rId332" o:title=""/>
            </v:shape>
            <o:OLEObject Type="Embed" ProgID="Equation.DSMT4" ShapeID="_x0000_i1075" DrawAspect="Content" ObjectID="_1790422234" r:id="rId334"/>
          </w:object>
        </w:r>
      </w:ins>
      <w:ins w:id="1219" w:author="zhengping jin" w:date="2024-08-08T16:59:00Z" w16du:dateUtc="2024-08-08T08:59:00Z">
        <w:r w:rsidR="00433E93">
          <w:rPr>
            <w:rFonts w:ascii="Times New Roman" w:hAnsi="Times New Roman" w:hint="eastAsia"/>
            <w:position w:val="-10"/>
          </w:rPr>
          <w:t>;</w:t>
        </w:r>
      </w:ins>
    </w:p>
    <w:p w14:paraId="00C61974" w14:textId="474FAD71" w:rsidR="00FB49DC" w:rsidRPr="006D722E" w:rsidRDefault="00FB49DC" w:rsidP="004E64CA">
      <w:pPr>
        <w:snapToGrid w:val="0"/>
        <w:spacing w:line="360" w:lineRule="auto"/>
        <w:ind w:firstLineChars="300" w:firstLine="63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的平方非剩余的充分必要条件是</w:t>
      </w:r>
      <w:r w:rsidRPr="006D722E">
        <w:rPr>
          <w:rFonts w:ascii="Times New Roman" w:hAnsi="Times New Roman"/>
          <w:position w:val="-10"/>
        </w:rPr>
        <w:object w:dxaOrig="1780" w:dyaOrig="520" w14:anchorId="49EA8207">
          <v:shape id="_x0000_i1076" type="#_x0000_t75" style="width:89.3pt;height:26.45pt" o:ole="">
            <v:imagedata r:id="rId335" o:title=""/>
          </v:shape>
          <o:OLEObject Type="Embed" ProgID="Equation.DSMT4" ShapeID="_x0000_i1076" DrawAspect="Content" ObjectID="_1790422235" r:id="rId336"/>
        </w:object>
      </w:r>
      <w:ins w:id="1220" w:author="zhengping jin" w:date="2024-08-08T16:59:00Z" w16du:dateUtc="2024-08-08T08:59:00Z">
        <w:r w:rsidR="00433E93">
          <w:rPr>
            <w:rFonts w:ascii="Times New Roman" w:hAnsi="Times New Roman" w:hint="eastAsia"/>
          </w:rPr>
          <w:t>.</w:t>
        </w:r>
      </w:ins>
    </w:p>
    <w:p w14:paraId="4ACB170F" w14:textId="73BCE875" w:rsidR="00FB49DC" w:rsidRPr="006D722E" w:rsidRDefault="00FB49DC" w:rsidP="004E64CA">
      <w:pPr>
        <w:snapToGrid w:val="0"/>
        <w:spacing w:line="360" w:lineRule="auto"/>
        <w:ind w:firstLineChars="300" w:firstLine="630"/>
        <w:jc w:val="left"/>
        <w:rPr>
          <w:rFonts w:ascii="Times New Roman" w:hAnsi="Times New Roman"/>
        </w:rPr>
      </w:pPr>
      <w:r w:rsidRPr="006D722E">
        <w:rPr>
          <w:rFonts w:ascii="Times New Roman" w:hAnsi="Times New Roman"/>
        </w:rPr>
        <w:t>并且当</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的平方剩余时，</w:t>
      </w:r>
      <w:r w:rsidR="007B33BC" w:rsidRPr="006D722E">
        <w:rPr>
          <w:rFonts w:ascii="Times New Roman" w:hAnsi="Times New Roman"/>
        </w:rPr>
        <w:t>同余方程</w:t>
      </w:r>
      <w:r w:rsidR="00F075D5" w:rsidRPr="006D722E">
        <w:rPr>
          <w:rFonts w:ascii="Times New Roman" w:hAnsi="Times New Roman"/>
          <w:position w:val="-10"/>
        </w:rPr>
        <w:object w:dxaOrig="2620" w:dyaOrig="360" w14:anchorId="140A8C81">
          <v:shape id="_x0000_i1077" type="#_x0000_t75" style="width:131.7pt;height:18.7pt" o:ole="">
            <v:imagedata r:id="rId330" o:title=""/>
          </v:shape>
          <o:OLEObject Type="Embed" ProgID="Equation.DSMT4" ShapeID="_x0000_i1077" DrawAspect="Content" ObjectID="_1790422236" r:id="rId337"/>
        </w:object>
      </w:r>
      <w:proofErr w:type="gramStart"/>
      <w:r w:rsidRPr="006D722E">
        <w:rPr>
          <w:rFonts w:ascii="Times New Roman" w:hAnsi="Times New Roman"/>
        </w:rPr>
        <w:t>恰有二解</w:t>
      </w:r>
      <w:proofErr w:type="gramEnd"/>
      <w:r w:rsidRPr="006D722E">
        <w:rPr>
          <w:rFonts w:ascii="Times New Roman" w:hAnsi="Times New Roman"/>
        </w:rPr>
        <w:t>.</w:t>
      </w:r>
    </w:p>
    <w:p w14:paraId="6C4082D3" w14:textId="77777777" w:rsidR="00FB49DC" w:rsidRPr="006D722E" w:rsidRDefault="00FB49DC" w:rsidP="00FB49DC">
      <w:pPr>
        <w:snapToGrid w:val="0"/>
        <w:spacing w:beforeLines="50" w:before="156" w:line="360" w:lineRule="auto"/>
        <w:ind w:firstLine="420"/>
        <w:jc w:val="left"/>
        <w:rPr>
          <w:rFonts w:ascii="Times New Roman" w:hAnsi="Times New Roman"/>
        </w:rPr>
      </w:pPr>
      <w:r w:rsidRPr="006D722E">
        <w:rPr>
          <w:rFonts w:ascii="Times New Roman" w:hAnsi="Times New Roman"/>
          <w:b/>
        </w:rPr>
        <w:lastRenderedPageBreak/>
        <w:t>证</w:t>
      </w:r>
      <w:r w:rsidRPr="006D722E">
        <w:rPr>
          <w:rFonts w:ascii="Times New Roman" w:hAnsi="Times New Roman"/>
          <w:b/>
        </w:rPr>
        <w:t xml:space="preserve">  </w:t>
      </w: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）因为</w:t>
      </w:r>
      <w:r w:rsidRPr="006D722E">
        <w:rPr>
          <w:rFonts w:ascii="Times New Roman" w:hAnsi="Times New Roman"/>
          <w:i/>
        </w:rPr>
        <w:t>p</w:t>
      </w:r>
      <w:r w:rsidRPr="006D722E">
        <w:rPr>
          <w:rFonts w:ascii="Times New Roman" w:hAnsi="Times New Roman"/>
        </w:rPr>
        <w:t>是奇素数，所以有表达式</w:t>
      </w:r>
    </w:p>
    <w:p w14:paraId="01E7BEEF" w14:textId="6B90DC8E" w:rsidR="00FB49DC" w:rsidRPr="006D722E" w:rsidRDefault="00FB49DC">
      <w:pPr>
        <w:snapToGrid w:val="0"/>
        <w:spacing w:line="360" w:lineRule="auto"/>
        <w:ind w:firstLine="420"/>
        <w:jc w:val="right"/>
        <w:rPr>
          <w:rFonts w:ascii="Times New Roman" w:hAnsi="Times New Roman"/>
        </w:rPr>
        <w:pPrChange w:id="1221" w:author="zhengping jin" w:date="2024-08-09T10:34:00Z" w16du:dateUtc="2024-08-09T02:34:00Z">
          <w:pPr>
            <w:snapToGrid w:val="0"/>
            <w:spacing w:line="360" w:lineRule="auto"/>
            <w:ind w:firstLine="420"/>
            <w:jc w:val="center"/>
          </w:pPr>
        </w:pPrChange>
      </w:pPr>
      <w:r w:rsidRPr="006D722E">
        <w:rPr>
          <w:rFonts w:ascii="Times New Roman" w:hAnsi="Times New Roman"/>
          <w:position w:val="-48"/>
        </w:rPr>
        <w:object w:dxaOrig="3660" w:dyaOrig="1080" w14:anchorId="448B1165">
          <v:shape id="_x0000_i1078" type="#_x0000_t75" style="width:183.2pt;height:55.15pt" o:ole="">
            <v:imagedata r:id="rId338" o:title=""/>
          </v:shape>
          <o:OLEObject Type="Embed" ProgID="Equation.DSMT4" ShapeID="_x0000_i1078" DrawAspect="Content" ObjectID="_1790422237" r:id="rId339"/>
        </w:object>
      </w:r>
      <w:proofErr w:type="gramStart"/>
      <w:ins w:id="1222" w:author="zhengping jin" w:date="2024-08-09T10:34:00Z" w16du:dateUtc="2024-08-09T02:34:00Z">
        <w:r w:rsidR="005B5BE0">
          <w:rPr>
            <w:rFonts w:ascii="Times New Roman" w:hAnsi="Times New Roman" w:hint="eastAsia"/>
          </w:rPr>
          <w:t>,</w:t>
        </w:r>
      </w:ins>
      <w:ins w:id="1223" w:author="zhengping jin" w:date="2024-08-09T10:33:00Z" w16du:dateUtc="2024-08-09T02:33:00Z">
        <w:r w:rsidR="005B5BE0">
          <w:rPr>
            <w:rFonts w:ascii="Times New Roman" w:hAnsi="Times New Roman" w:hint="eastAsia"/>
          </w:rPr>
          <w:t xml:space="preserve">   </w:t>
        </w:r>
        <w:proofErr w:type="gramEnd"/>
        <w:r w:rsidR="005B5BE0">
          <w:rPr>
            <w:rFonts w:ascii="Times New Roman" w:hAnsi="Times New Roman" w:hint="eastAsia"/>
          </w:rPr>
          <w:t xml:space="preserve"> </w:t>
        </w:r>
      </w:ins>
      <w:ins w:id="1224" w:author="zhengping jin" w:date="2024-08-09T10:34:00Z" w16du:dateUtc="2024-08-09T02:34:00Z">
        <w:r w:rsidR="005B5BE0">
          <w:rPr>
            <w:rFonts w:ascii="Times New Roman" w:hAnsi="Times New Roman" w:hint="eastAsia"/>
          </w:rPr>
          <w:t xml:space="preserve">        </w:t>
        </w:r>
      </w:ins>
      <w:ins w:id="1225" w:author="zhengping jin" w:date="2024-08-09T10:33:00Z" w16du:dateUtc="2024-08-09T02:33:00Z">
        <w:r w:rsidR="005B5BE0">
          <w:rPr>
            <w:rFonts w:ascii="Times New Roman" w:hAnsi="Times New Roman" w:hint="eastAsia"/>
          </w:rPr>
          <w:t xml:space="preserve">    </w:t>
        </w:r>
      </w:ins>
      <w:ins w:id="1226" w:author="zhengping jin" w:date="2024-08-09T10:34:00Z" w16du:dateUtc="2024-08-09T02:34:00Z">
        <w:r w:rsidR="005B5BE0">
          <w:rPr>
            <w:rFonts w:ascii="Times New Roman" w:hAnsi="Times New Roman" w:hint="eastAsia"/>
          </w:rPr>
          <w:t>(3.3.1)</w:t>
        </w:r>
      </w:ins>
    </w:p>
    <w:p w14:paraId="2717C25B" w14:textId="108EAF07" w:rsidR="00DD220F" w:rsidRDefault="00FB49DC" w:rsidP="00DD220F">
      <w:pPr>
        <w:snapToGrid w:val="0"/>
        <w:spacing w:line="360" w:lineRule="auto"/>
        <w:ind w:firstLineChars="750" w:firstLine="1575"/>
        <w:jc w:val="left"/>
        <w:rPr>
          <w:rFonts w:ascii="Times New Roman" w:hAnsi="Times New Roman"/>
          <w:color w:val="FF0000"/>
        </w:rPr>
      </w:pPr>
      <w:r w:rsidRPr="006D722E">
        <w:rPr>
          <w:rFonts w:ascii="Times New Roman" w:hAnsi="Times New Roman"/>
        </w:rPr>
        <w:t>其中</w:t>
      </w:r>
      <w:r w:rsidRPr="006D722E">
        <w:rPr>
          <w:rFonts w:ascii="Times New Roman" w:hAnsi="Times New Roman"/>
          <w:i/>
        </w:rPr>
        <w:t>q</w:t>
      </w:r>
      <w:del w:id="1227" w:author="zhengping jin" w:date="2024-08-09T10:45:00Z" w16du:dateUtc="2024-08-09T02:45:00Z">
        <w:r w:rsidRPr="006D722E" w:rsidDel="006563FD">
          <w:rPr>
            <w:rFonts w:ascii="Times New Roman" w:hAnsi="Times New Roman"/>
          </w:rPr>
          <w:delText>（</w:delText>
        </w:r>
      </w:del>
      <w:ins w:id="1228" w:author="zhengping jin" w:date="2024-08-09T10:45:00Z" w16du:dateUtc="2024-08-09T02:45:00Z">
        <w:r w:rsidR="006563FD">
          <w:rPr>
            <w:rFonts w:ascii="Times New Roman" w:hAnsi="Times New Roman" w:hint="eastAsia"/>
          </w:rPr>
          <w:t>(</w:t>
        </w:r>
      </w:ins>
      <w:r w:rsidRPr="006D722E">
        <w:rPr>
          <w:rFonts w:ascii="Times New Roman" w:hAnsi="Times New Roman"/>
          <w:i/>
        </w:rPr>
        <w:t>x</w:t>
      </w:r>
      <w:del w:id="1229" w:author="zhengping jin" w:date="2024-08-09T10:45:00Z" w16du:dateUtc="2024-08-09T02:45:00Z">
        <w:r w:rsidRPr="006D722E" w:rsidDel="006563FD">
          <w:rPr>
            <w:rFonts w:ascii="Times New Roman" w:hAnsi="Times New Roman"/>
          </w:rPr>
          <w:delText>）</w:delText>
        </w:r>
      </w:del>
      <w:ins w:id="1230" w:author="zhengping jin" w:date="2024-08-09T10:45:00Z" w16du:dateUtc="2024-08-09T02:45:00Z">
        <w:r w:rsidR="006563FD">
          <w:rPr>
            <w:rFonts w:ascii="Times New Roman" w:hAnsi="Times New Roman" w:hint="eastAsia"/>
          </w:rPr>
          <w:t xml:space="preserve">) </w:t>
        </w:r>
      </w:ins>
      <w:r w:rsidRPr="006D722E">
        <w:rPr>
          <w:rFonts w:ascii="Times New Roman" w:hAnsi="Times New Roman"/>
        </w:rPr>
        <w:t>是</w:t>
      </w:r>
      <w:ins w:id="1231" w:author="zhengping jin" w:date="2024-08-08T17:03:00Z" w16du:dateUtc="2024-08-08T09:03:00Z">
        <w:r w:rsidR="00433E93">
          <w:rPr>
            <w:rFonts w:ascii="Times New Roman" w:hAnsi="Times New Roman" w:hint="eastAsia"/>
          </w:rPr>
          <w:t>关于</w:t>
        </w:r>
      </w:ins>
      <w:r w:rsidRPr="006D722E">
        <w:rPr>
          <w:rFonts w:ascii="Times New Roman" w:hAnsi="Times New Roman"/>
          <w:i/>
        </w:rPr>
        <w:t>x</w:t>
      </w:r>
      <w:r w:rsidRPr="006D722E">
        <w:rPr>
          <w:rFonts w:ascii="Times New Roman" w:hAnsi="Times New Roman"/>
        </w:rPr>
        <w:t>的整系数多项式</w:t>
      </w:r>
      <w:r w:rsidRPr="006D722E">
        <w:rPr>
          <w:rFonts w:ascii="Times New Roman" w:hAnsi="Times New Roman"/>
        </w:rPr>
        <w:t>.</w:t>
      </w:r>
      <w:del w:id="1232" w:author="zhengping jin" w:date="2024-08-08T17:00:00Z" w16du:dateUtc="2024-08-08T09:00:00Z">
        <w:r w:rsidR="00DD220F" w:rsidRPr="00DD220F" w:rsidDel="00433E93">
          <w:rPr>
            <w:rFonts w:ascii="Times New Roman" w:hAnsi="Times New Roman"/>
            <w:color w:val="FF0000"/>
          </w:rPr>
          <w:delText xml:space="preserve"> </w:delText>
        </w:r>
      </w:del>
    </w:p>
    <w:p w14:paraId="391BE326" w14:textId="43D50D4E" w:rsidR="00DD220F" w:rsidRPr="00DD220F" w:rsidRDefault="00DD220F" w:rsidP="00DD220F">
      <w:pPr>
        <w:snapToGrid w:val="0"/>
        <w:spacing w:line="360" w:lineRule="auto"/>
        <w:ind w:firstLineChars="750" w:firstLine="1575"/>
        <w:jc w:val="left"/>
        <w:rPr>
          <w:rFonts w:ascii="Times New Roman" w:hAnsi="Times New Roman"/>
        </w:rPr>
      </w:pPr>
      <w:bookmarkStart w:id="1233" w:name="_Hlk174092661"/>
      <w:r w:rsidRPr="00DD220F">
        <w:rPr>
          <w:rFonts w:ascii="Times New Roman" w:hAnsi="Times New Roman"/>
        </w:rPr>
        <w:t>根据定理</w:t>
      </w:r>
      <w:r w:rsidRPr="00DD220F">
        <w:rPr>
          <w:rFonts w:ascii="Times New Roman" w:hAnsi="Times New Roman" w:hint="eastAsia"/>
        </w:rPr>
        <w:t>2</w:t>
      </w:r>
      <w:r w:rsidRPr="00DD220F">
        <w:rPr>
          <w:rFonts w:ascii="Times New Roman" w:hAnsi="Times New Roman"/>
        </w:rPr>
        <w:t>.2.14 (</w:t>
      </w:r>
      <w:r w:rsidRPr="00DD220F">
        <w:rPr>
          <w:rFonts w:ascii="Times New Roman" w:hAnsi="Times New Roman" w:hint="eastAsia"/>
        </w:rPr>
        <w:t>费马小定理</w:t>
      </w:r>
      <w:r w:rsidRPr="00DD220F">
        <w:rPr>
          <w:rFonts w:ascii="Times New Roman" w:hAnsi="Times New Roman" w:hint="eastAsia"/>
        </w:rPr>
        <w:t>)</w:t>
      </w:r>
      <w:bookmarkEnd w:id="1233"/>
      <w:r w:rsidRPr="00DD220F">
        <w:rPr>
          <w:rFonts w:ascii="Times New Roman" w:hAnsi="Times New Roman"/>
        </w:rPr>
        <w:t>，</w:t>
      </w:r>
      <w:ins w:id="1234" w:author="zhengping jin" w:date="2024-08-08T17:04:00Z" w16du:dateUtc="2024-08-08T09:04:00Z">
        <w:r w:rsidR="00433E93">
          <w:rPr>
            <w:rFonts w:ascii="Times New Roman" w:hAnsi="Times New Roman" w:hint="eastAsia"/>
          </w:rPr>
          <w:t>对于任意的</w:t>
        </w:r>
        <w:r w:rsidR="00433E93" w:rsidRPr="00433E93">
          <w:rPr>
            <w:rFonts w:ascii="Times New Roman" w:hAnsi="Times New Roman"/>
            <w:i/>
            <w:iCs/>
            <w:rPrChange w:id="1235" w:author="zhengping jin" w:date="2024-08-08T17:05:00Z" w16du:dateUtc="2024-08-08T09:05:00Z">
              <w:rPr>
                <w:rFonts w:ascii="Times New Roman" w:hAnsi="Times New Roman"/>
              </w:rPr>
            </w:rPrChange>
          </w:rPr>
          <w:t>x</w:t>
        </w:r>
        <w:r w:rsidR="00433E93">
          <w:rPr>
            <w:rFonts w:ascii="Times New Roman" w:hAnsi="Times New Roman" w:hint="eastAsia"/>
          </w:rPr>
          <w:t>,</w:t>
        </w:r>
      </w:ins>
      <w:ins w:id="1236" w:author="zhengping jin" w:date="2024-08-08T17:05:00Z" w16du:dateUtc="2024-08-08T09:05:00Z">
        <w:r w:rsidR="00433E93" w:rsidRPr="00433E93">
          <w:rPr>
            <w:rFonts w:ascii="Times New Roman" w:hAnsi="Times New Roman" w:hint="eastAsia"/>
          </w:rPr>
          <w:t xml:space="preserve"> </w:t>
        </w:r>
        <w:r w:rsidR="00433E93">
          <w:rPr>
            <w:rFonts w:ascii="Times New Roman" w:hAnsi="Times New Roman" w:hint="eastAsia"/>
          </w:rPr>
          <w:t>有</w:t>
        </w:r>
      </w:ins>
      <w:ins w:id="1237" w:author="zhengping jin" w:date="2024-08-08T17:04:00Z" w16du:dateUtc="2024-08-08T09:04:00Z">
        <w:r w:rsidR="00433E93">
          <w:rPr>
            <w:rFonts w:ascii="Times New Roman" w:hAnsi="Times New Roman" w:hint="eastAsia"/>
          </w:rPr>
          <w:t xml:space="preserve"> </w:t>
        </w:r>
        <w:r w:rsidR="00433E93" w:rsidRPr="00433E93">
          <w:rPr>
            <w:rFonts w:ascii="Times New Roman" w:hAnsi="Times New Roman"/>
            <w:i/>
            <w:iCs/>
            <w:rPrChange w:id="1238" w:author="zhengping jin" w:date="2024-08-08T17:04:00Z" w16du:dateUtc="2024-08-08T09:04:00Z">
              <w:rPr>
                <w:rFonts w:ascii="Times New Roman" w:hAnsi="Times New Roman"/>
              </w:rPr>
            </w:rPrChange>
          </w:rPr>
          <w:t>x</w:t>
        </w:r>
        <w:r w:rsidR="00433E93" w:rsidRPr="00433E93">
          <w:rPr>
            <w:rFonts w:ascii="Times New Roman" w:hAnsi="Times New Roman"/>
            <w:i/>
            <w:iCs/>
            <w:vertAlign w:val="superscript"/>
            <w:rPrChange w:id="1239" w:author="zhengping jin" w:date="2024-08-08T17:04:00Z" w16du:dateUtc="2024-08-08T09:04:00Z">
              <w:rPr>
                <w:rFonts w:ascii="Times New Roman" w:hAnsi="Times New Roman"/>
              </w:rPr>
            </w:rPrChange>
          </w:rPr>
          <w:t>p</w:t>
        </w:r>
        <w:r w:rsidR="00433E93">
          <w:rPr>
            <w:rFonts w:ascii="Times New Roman" w:hAnsi="Times New Roman" w:hint="eastAsia"/>
          </w:rPr>
          <w:t>-</w:t>
        </w:r>
      </w:ins>
      <w:ins w:id="1240" w:author="zhengping jin" w:date="2024-08-08T17:05:00Z" w16du:dateUtc="2024-08-08T09:05:00Z">
        <w:r w:rsidR="00433E93" w:rsidRPr="00433E93">
          <w:rPr>
            <w:rFonts w:ascii="Times New Roman" w:hAnsi="Times New Roman"/>
            <w:i/>
            <w:iCs/>
            <w:rPrChange w:id="1241" w:author="zhengping jin" w:date="2024-08-08T17:05:00Z" w16du:dateUtc="2024-08-08T09:05:00Z">
              <w:rPr>
                <w:rFonts w:ascii="Times New Roman" w:hAnsi="Times New Roman"/>
              </w:rPr>
            </w:rPrChange>
          </w:rPr>
          <w:t>x</w:t>
        </w:r>
      </w:ins>
      <w:ins w:id="1242" w:author="zhengping jin" w:date="2024-08-08T17:04:00Z" w16du:dateUtc="2024-08-08T09:04:00Z">
        <w:r w:rsidR="00433E93">
          <w:rPr>
            <w:rFonts w:ascii="Lucida Sans Unicode" w:hAnsi="Lucida Sans Unicode" w:cs="Lucida Sans Unicode"/>
          </w:rPr>
          <w:t>≡</w:t>
        </w:r>
        <w:r w:rsidR="00433E93">
          <w:rPr>
            <w:rFonts w:ascii="Times New Roman" w:hAnsi="Times New Roman" w:hint="eastAsia"/>
          </w:rPr>
          <w:t xml:space="preserve">0 (mod </w:t>
        </w:r>
        <w:r w:rsidR="00433E93" w:rsidRPr="003A3A0D">
          <w:rPr>
            <w:rFonts w:ascii="Times New Roman" w:hAnsi="Times New Roman"/>
            <w:i/>
            <w:iCs/>
            <w:rPrChange w:id="1243" w:author="zhengping jin" w:date="2024-08-08T17:06:00Z" w16du:dateUtc="2024-08-08T09:06:00Z">
              <w:rPr>
                <w:rFonts w:ascii="Times New Roman" w:hAnsi="Times New Roman"/>
              </w:rPr>
            </w:rPrChange>
          </w:rPr>
          <w:t>p</w:t>
        </w:r>
        <w:r w:rsidR="00433E93">
          <w:rPr>
            <w:rFonts w:ascii="Times New Roman" w:hAnsi="Times New Roman" w:hint="eastAsia"/>
          </w:rPr>
          <w:t>)</w:t>
        </w:r>
      </w:ins>
      <w:del w:id="1244" w:author="zhengping jin" w:date="2024-08-08T17:06:00Z" w16du:dateUtc="2024-08-08T09:06:00Z">
        <w:r w:rsidRPr="00DD220F" w:rsidDel="003A3A0D">
          <w:rPr>
            <w:rFonts w:ascii="Times New Roman" w:hAnsi="Times New Roman" w:hint="eastAsia"/>
          </w:rPr>
          <w:delText>该式模</w:delText>
        </w:r>
        <w:r w:rsidRPr="00DD220F" w:rsidDel="003A3A0D">
          <w:rPr>
            <w:rFonts w:ascii="Times New Roman" w:hAnsi="Times New Roman" w:hint="eastAsia"/>
            <w:i/>
          </w:rPr>
          <w:delText>p</w:delText>
        </w:r>
        <w:r w:rsidR="00C90E9E" w:rsidDel="003A3A0D">
          <w:rPr>
            <w:rFonts w:ascii="Times New Roman" w:hAnsi="Times New Roman" w:hint="eastAsia"/>
          </w:rPr>
          <w:delText>值为</w:delText>
        </w:r>
        <w:r w:rsidRPr="00DD220F" w:rsidDel="003A3A0D">
          <w:rPr>
            <w:rFonts w:ascii="Times New Roman" w:hAnsi="Times New Roman" w:hint="eastAsia"/>
          </w:rPr>
          <w:delText>0</w:delText>
        </w:r>
      </w:del>
      <w:r w:rsidRPr="00DD220F">
        <w:rPr>
          <w:rFonts w:ascii="Times New Roman" w:hAnsi="Times New Roman"/>
        </w:rPr>
        <w:t>.</w:t>
      </w:r>
    </w:p>
    <w:p w14:paraId="40820201" w14:textId="423EB3BE" w:rsidR="004E64CA" w:rsidRPr="00D01052" w:rsidDel="00D01052" w:rsidRDefault="00FB49DC">
      <w:pPr>
        <w:snapToGrid w:val="0"/>
        <w:spacing w:line="360" w:lineRule="auto"/>
        <w:ind w:leftChars="100" w:left="210" w:firstLineChars="338" w:firstLine="710"/>
        <w:rPr>
          <w:del w:id="1245" w:author="zhengping jin" w:date="2024-08-08T17:22:00Z" w16du:dateUtc="2024-08-08T09:22:00Z"/>
          <w:rFonts w:ascii="Times New Roman" w:hAnsi="Times New Roman"/>
        </w:rPr>
        <w:pPrChange w:id="1246" w:author="zhengping jin" w:date="2024-08-08T17:23:00Z" w16du:dateUtc="2024-08-08T09:23:00Z">
          <w:pPr>
            <w:snapToGrid w:val="0"/>
            <w:spacing w:line="360" w:lineRule="auto"/>
            <w:ind w:firstLineChars="650" w:firstLine="1365"/>
            <w:jc w:val="left"/>
          </w:pPr>
        </w:pPrChange>
      </w:pPr>
      <w:r w:rsidRPr="006D722E">
        <w:rPr>
          <w:rFonts w:ascii="Times New Roman" w:hAnsi="Times New Roman"/>
        </w:rPr>
        <w:t>若</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的平方剩余，即</w:t>
      </w:r>
      <w:ins w:id="1247" w:author="zhengping jin" w:date="2024-08-08T17:10:00Z" w16du:dateUtc="2024-08-08T09:10:00Z">
        <w:r w:rsidR="003A3A0D">
          <w:rPr>
            <w:rFonts w:ascii="Times New Roman" w:hAnsi="Times New Roman" w:hint="eastAsia"/>
          </w:rPr>
          <w:t>存在某个</w:t>
        </w:r>
        <w:r w:rsidR="003A3A0D" w:rsidRPr="003A3A0D">
          <w:rPr>
            <w:rFonts w:ascii="Times New Roman" w:hAnsi="Times New Roman"/>
            <w:i/>
            <w:iCs/>
            <w:rPrChange w:id="1248" w:author="zhengping jin" w:date="2024-08-08T17:10:00Z" w16du:dateUtc="2024-08-08T09:10:00Z">
              <w:rPr>
                <w:rFonts w:ascii="Times New Roman" w:hAnsi="Times New Roman"/>
              </w:rPr>
            </w:rPrChange>
          </w:rPr>
          <w:t>x</w:t>
        </w:r>
      </w:ins>
      <w:ins w:id="1249" w:author="zhengping jin" w:date="2024-08-08T17:13:00Z" w16du:dateUtc="2024-08-08T09:13:00Z">
        <w:r w:rsidR="003A3A0D" w:rsidRPr="003A3A0D">
          <w:rPr>
            <w:rFonts w:ascii="Times New Roman" w:hAnsi="Times New Roman"/>
            <w:vertAlign w:val="subscript"/>
            <w:rPrChange w:id="1250" w:author="zhengping jin" w:date="2024-08-08T17:13:00Z" w16du:dateUtc="2024-08-08T09:13:00Z">
              <w:rPr>
                <w:rFonts w:ascii="Times New Roman" w:hAnsi="Times New Roman"/>
              </w:rPr>
            </w:rPrChange>
          </w:rPr>
          <w:t>0</w:t>
        </w:r>
      </w:ins>
      <w:ins w:id="1251" w:author="zhengping jin" w:date="2024-08-08T17:10:00Z" w16du:dateUtc="2024-08-08T09:10:00Z">
        <w:r w:rsidR="003A3A0D">
          <w:rPr>
            <w:rFonts w:ascii="Times New Roman" w:hAnsi="Times New Roman" w:hint="eastAsia"/>
          </w:rPr>
          <w:t>使得</w:t>
        </w:r>
      </w:ins>
      <m:oMath>
        <m:sSubSup>
          <m:sSubSupPr>
            <m:ctrlPr>
              <w:ins w:id="1252" w:author="zhengping jin" w:date="2024-08-08T17:13:00Z" w16du:dateUtc="2024-08-08T09:13:00Z">
                <w:rPr>
                  <w:rFonts w:ascii="Cambria Math" w:hAnsi="Cambria Math"/>
                  <w:i/>
                </w:rPr>
              </w:ins>
            </m:ctrlPr>
          </m:sSubSupPr>
          <m:e>
            <m:r>
              <w:ins w:id="1253" w:author="zhengping jin" w:date="2024-08-08T17:13:00Z" w16du:dateUtc="2024-08-08T09:13:00Z">
                <w:rPr>
                  <w:rFonts w:ascii="Cambria Math" w:hAnsi="Cambria Math"/>
                </w:rPr>
                <m:t>x</m:t>
              </w:ins>
            </m:r>
          </m:e>
          <m:sub>
            <m:r>
              <w:ins w:id="1254" w:author="zhengping jin" w:date="2024-08-08T17:13:00Z" w16du:dateUtc="2024-08-08T09:13:00Z">
                <w:rPr>
                  <w:rFonts w:ascii="Cambria Math" w:hAnsi="Cambria Math"/>
                </w:rPr>
                <m:t>0</m:t>
              </w:ins>
            </m:r>
          </m:sub>
          <m:sup>
            <m:r>
              <w:ins w:id="1255" w:author="zhengping jin" w:date="2024-08-08T17:13:00Z" w16du:dateUtc="2024-08-08T09:13:00Z">
                <w:rPr>
                  <w:rFonts w:ascii="Cambria Math" w:hAnsi="Cambria Math"/>
                </w:rPr>
                <m:t>2</m:t>
              </w:ins>
            </m:r>
          </m:sup>
        </m:sSubSup>
        <m:r>
          <w:ins w:id="1256" w:author="zhengping jin" w:date="2024-08-08T17:14:00Z" w16du:dateUtc="2024-08-08T09:14:00Z">
            <w:rPr>
              <w:rFonts w:ascii="Cambria Math" w:hAnsi="Cambria Math" w:cs="Lucida Sans Unicode"/>
            </w:rPr>
            <m:t>≡</m:t>
          </w:ins>
        </m:r>
      </m:oMath>
      <w:ins w:id="1257" w:author="zhengping jin" w:date="2024-08-08T17:14:00Z" w16du:dateUtc="2024-08-08T09:14:00Z">
        <w:r w:rsidR="003A3A0D" w:rsidRPr="003A3A0D">
          <w:rPr>
            <w:rFonts w:ascii="Times New Roman" w:hAnsi="Times New Roman"/>
            <w:i/>
            <w:iCs/>
            <w:rPrChange w:id="1258" w:author="zhengping jin" w:date="2024-08-08T17:14:00Z" w16du:dateUtc="2024-08-08T09:14:00Z">
              <w:rPr>
                <w:rFonts w:ascii="Times New Roman" w:hAnsi="Times New Roman"/>
              </w:rPr>
            </w:rPrChange>
          </w:rPr>
          <w:t>a</w:t>
        </w:r>
        <w:r w:rsidR="003A3A0D">
          <w:rPr>
            <w:rFonts w:ascii="Times New Roman" w:hAnsi="Times New Roman" w:hint="eastAsia"/>
          </w:rPr>
          <w:t xml:space="preserve"> (mod </w:t>
        </w:r>
        <w:r w:rsidR="003A3A0D" w:rsidRPr="003A3A0D">
          <w:rPr>
            <w:rFonts w:ascii="Times New Roman" w:hAnsi="Times New Roman"/>
            <w:i/>
            <w:iCs/>
            <w:rPrChange w:id="1259" w:author="zhengping jin" w:date="2024-08-08T17:14:00Z" w16du:dateUtc="2024-08-08T09:14:00Z">
              <w:rPr>
                <w:rFonts w:ascii="Times New Roman" w:hAnsi="Times New Roman"/>
              </w:rPr>
            </w:rPrChange>
          </w:rPr>
          <w:t>p</w:t>
        </w:r>
        <w:r w:rsidR="003A3A0D">
          <w:rPr>
            <w:rFonts w:ascii="Times New Roman" w:hAnsi="Times New Roman" w:hint="eastAsia"/>
          </w:rPr>
          <w:t>)</w:t>
        </w:r>
      </w:ins>
      <w:del w:id="1260" w:author="zhengping jin" w:date="2024-08-08T17:14:00Z" w16du:dateUtc="2024-08-08T09:14:00Z">
        <w:r w:rsidRPr="006D722E" w:rsidDel="003A3A0D">
          <w:rPr>
            <w:rFonts w:ascii="Times New Roman" w:hAnsi="Times New Roman"/>
            <w:position w:val="-10"/>
          </w:rPr>
          <w:object w:dxaOrig="1500" w:dyaOrig="360" w14:anchorId="26273B24">
            <v:shape id="_x0000_i1079" type="#_x0000_t75" style="width:75.65pt;height:18.7pt" o:ole="">
              <v:imagedata r:id="rId340" o:title=""/>
            </v:shape>
            <o:OLEObject Type="Embed" ProgID="Equation.DSMT4" ShapeID="_x0000_i1079" DrawAspect="Content" ObjectID="_1790422238" r:id="rId341"/>
          </w:object>
        </w:r>
      </w:del>
      <w:del w:id="1261" w:author="zhengping jin" w:date="2024-08-08T17:10:00Z" w16du:dateUtc="2024-08-08T09:10:00Z">
        <w:r w:rsidRPr="006D722E" w:rsidDel="003A3A0D">
          <w:rPr>
            <w:rFonts w:ascii="Times New Roman" w:hAnsi="Times New Roman" w:hint="eastAsia"/>
          </w:rPr>
          <w:delText>有二个解</w:delText>
        </w:r>
        <w:r w:rsidRPr="006D722E" w:rsidDel="003A3A0D">
          <w:rPr>
            <w:rFonts w:ascii="Times New Roman" w:hAnsi="Times New Roman" w:hint="eastAsia"/>
            <w:i/>
          </w:rPr>
          <w:delText>x</w:delText>
        </w:r>
      </w:del>
      <w:r w:rsidRPr="006D722E">
        <w:rPr>
          <w:rFonts w:ascii="Times New Roman" w:hAnsi="Times New Roman"/>
        </w:rPr>
        <w:t>，</w:t>
      </w:r>
      <w:ins w:id="1262" w:author="zhengping jin" w:date="2024-08-08T17:11:00Z" w16du:dateUtc="2024-08-08T09:11:00Z">
        <w:r w:rsidR="003A3A0D">
          <w:rPr>
            <w:rFonts w:ascii="Times New Roman" w:hAnsi="Times New Roman" w:hint="eastAsia"/>
          </w:rPr>
          <w:t>其中</w:t>
        </w:r>
      </w:ins>
      <w:ins w:id="1263" w:author="zhengping jin" w:date="2024-08-08T17:12:00Z" w16du:dateUtc="2024-08-08T09:12:00Z">
        <w:r w:rsidR="003A3A0D">
          <w:rPr>
            <w:rFonts w:ascii="Times New Roman" w:hAnsi="Times New Roman" w:hint="eastAsia"/>
          </w:rPr>
          <w:t xml:space="preserve"> (</w:t>
        </w:r>
        <w:r w:rsidR="003A3A0D" w:rsidRPr="003A3A0D">
          <w:rPr>
            <w:rFonts w:ascii="Times New Roman" w:hAnsi="Times New Roman"/>
            <w:i/>
            <w:iCs/>
            <w:rPrChange w:id="1264" w:author="zhengping jin" w:date="2024-08-08T17:13:00Z" w16du:dateUtc="2024-08-08T09:13:00Z">
              <w:rPr>
                <w:rFonts w:ascii="Times New Roman" w:hAnsi="Times New Roman"/>
              </w:rPr>
            </w:rPrChange>
          </w:rPr>
          <w:t>x</w:t>
        </w:r>
      </w:ins>
      <w:ins w:id="1265" w:author="zhengping jin" w:date="2024-08-08T17:16:00Z" w16du:dateUtc="2024-08-08T09:16:00Z">
        <w:r w:rsidR="00D01052" w:rsidRPr="00D01052">
          <w:rPr>
            <w:rFonts w:ascii="Times New Roman" w:hAnsi="Times New Roman"/>
            <w:vertAlign w:val="subscript"/>
            <w:rPrChange w:id="1266" w:author="zhengping jin" w:date="2024-08-08T17:17:00Z" w16du:dateUtc="2024-08-08T09:17:00Z">
              <w:rPr>
                <w:rFonts w:ascii="Times New Roman" w:hAnsi="Times New Roman"/>
              </w:rPr>
            </w:rPrChange>
          </w:rPr>
          <w:t>0</w:t>
        </w:r>
      </w:ins>
      <w:ins w:id="1267" w:author="zhengping jin" w:date="2024-08-08T17:12:00Z" w16du:dateUtc="2024-08-08T09:12:00Z">
        <w:r w:rsidR="003A3A0D">
          <w:rPr>
            <w:rFonts w:ascii="Times New Roman" w:hAnsi="Times New Roman" w:hint="eastAsia"/>
          </w:rPr>
          <w:t xml:space="preserve">, </w:t>
        </w:r>
        <w:r w:rsidR="003A3A0D" w:rsidRPr="003A3A0D">
          <w:rPr>
            <w:rFonts w:ascii="Times New Roman" w:hAnsi="Times New Roman"/>
            <w:i/>
            <w:iCs/>
            <w:rPrChange w:id="1268" w:author="zhengping jin" w:date="2024-08-08T17:13:00Z" w16du:dateUtc="2024-08-08T09:13:00Z">
              <w:rPr>
                <w:rFonts w:ascii="Times New Roman" w:hAnsi="Times New Roman"/>
              </w:rPr>
            </w:rPrChange>
          </w:rPr>
          <w:t>p</w:t>
        </w:r>
        <w:r w:rsidR="003A3A0D">
          <w:rPr>
            <w:rFonts w:ascii="Times New Roman" w:hAnsi="Times New Roman" w:hint="eastAsia"/>
          </w:rPr>
          <w:t>) = 1.</w:t>
        </w:r>
      </w:ins>
      <w:ins w:id="1269" w:author="zhengping jin" w:date="2024-08-08T17:15:00Z" w16du:dateUtc="2024-08-08T09:15:00Z">
        <w:r w:rsidR="003A3A0D">
          <w:rPr>
            <w:rFonts w:ascii="Times New Roman" w:hAnsi="Times New Roman" w:hint="eastAsia"/>
          </w:rPr>
          <w:t xml:space="preserve"> </w:t>
        </w:r>
        <w:r w:rsidR="003A3A0D">
          <w:rPr>
            <w:rFonts w:ascii="Times New Roman" w:hAnsi="Times New Roman" w:hint="eastAsia"/>
          </w:rPr>
          <w:t>则</w:t>
        </w:r>
        <w:r w:rsidR="00D01052">
          <w:rPr>
            <w:rFonts w:ascii="Times New Roman" w:hAnsi="Times New Roman" w:cs="Times New Roman" w:hint="eastAsia"/>
          </w:rPr>
          <w:t xml:space="preserve"> 0</w:t>
        </w:r>
      </w:ins>
      <w:ins w:id="1270" w:author="zhengping jin" w:date="2024-08-08T17:16:00Z" w16du:dateUtc="2024-08-08T09:16:00Z">
        <w:r w:rsidR="00D01052">
          <w:rPr>
            <w:rFonts w:ascii="Lucida Sans Unicode" w:hAnsi="Lucida Sans Unicode" w:cs="Lucida Sans Unicode"/>
          </w:rPr>
          <w:t>≡</w:t>
        </w:r>
      </w:ins>
      <m:oMath>
        <m:sSubSup>
          <m:sSubSupPr>
            <m:ctrlPr>
              <w:ins w:id="1271" w:author="zhengping jin" w:date="2024-08-08T17:17:00Z" w16du:dateUtc="2024-08-08T09:17:00Z">
                <w:rPr>
                  <w:rFonts w:ascii="Cambria Math" w:hAnsi="Cambria Math"/>
                  <w:i/>
                  <w:iCs/>
                </w:rPr>
              </w:ins>
            </m:ctrlPr>
          </m:sSubSupPr>
          <m:e>
            <m:r>
              <w:ins w:id="1272" w:author="zhengping jin" w:date="2024-08-08T17:17:00Z" w16du:dateUtc="2024-08-08T09:17:00Z">
                <w:rPr>
                  <w:rFonts w:ascii="Cambria Math" w:hAnsi="Cambria Math"/>
                </w:rPr>
                <m:t>x</m:t>
              </w:ins>
            </m:r>
          </m:e>
          <m:sub>
            <m:r>
              <w:ins w:id="1273" w:author="zhengping jin" w:date="2024-08-08T17:17:00Z" w16du:dateUtc="2024-08-08T09:17:00Z">
                <w:rPr>
                  <w:rFonts w:ascii="Cambria Math" w:hAnsi="Cambria Math"/>
                </w:rPr>
                <m:t>0</m:t>
              </w:ins>
            </m:r>
          </m:sub>
          <m:sup>
            <m:r>
              <w:ins w:id="1274" w:author="zhengping jin" w:date="2024-08-08T17:17:00Z" w16du:dateUtc="2024-08-08T09:17:00Z">
                <w:rPr>
                  <w:rFonts w:ascii="Cambria Math" w:hAnsi="Cambria Math"/>
                </w:rPr>
                <m:t>p</m:t>
              </w:ins>
            </m:r>
          </m:sup>
        </m:sSubSup>
      </m:oMath>
      <w:ins w:id="1275" w:author="zhengping jin" w:date="2024-08-08T17:16:00Z" w16du:dateUtc="2024-08-08T09:16:00Z">
        <w:r w:rsidR="00D01052">
          <w:rPr>
            <w:rFonts w:ascii="Times New Roman" w:hAnsi="Times New Roman" w:hint="eastAsia"/>
          </w:rPr>
          <w:t>-</w:t>
        </w:r>
        <w:r w:rsidR="00D01052" w:rsidRPr="005B6C5D">
          <w:rPr>
            <w:rFonts w:ascii="Times New Roman" w:hAnsi="Times New Roman" w:hint="eastAsia"/>
            <w:i/>
            <w:iCs/>
          </w:rPr>
          <w:t>x</w:t>
        </w:r>
      </w:ins>
      <w:ins w:id="1276" w:author="zhengping jin" w:date="2024-08-08T17:17:00Z" w16du:dateUtc="2024-08-08T09:17:00Z">
        <w:r w:rsidR="00D01052" w:rsidRPr="00D01052">
          <w:rPr>
            <w:rFonts w:ascii="Times New Roman" w:hAnsi="Times New Roman"/>
            <w:vertAlign w:val="subscript"/>
            <w:rPrChange w:id="1277" w:author="zhengping jin" w:date="2024-08-08T17:17:00Z" w16du:dateUtc="2024-08-08T09:17:00Z">
              <w:rPr>
                <w:rFonts w:ascii="Times New Roman" w:hAnsi="Times New Roman"/>
              </w:rPr>
            </w:rPrChange>
          </w:rPr>
          <w:t>0</w:t>
        </w:r>
      </w:ins>
      <w:ins w:id="1278" w:author="zhengping jin" w:date="2024-08-08T17:16:00Z" w16du:dateUtc="2024-08-08T09:16:00Z">
        <w:r w:rsidR="00D01052">
          <w:rPr>
            <w:rFonts w:ascii="Lucida Sans Unicode" w:hAnsi="Lucida Sans Unicode" w:cs="Lucida Sans Unicode"/>
          </w:rPr>
          <w:t>≡</w:t>
        </w:r>
      </w:ins>
      <w:bookmarkStart w:id="1279" w:name="_Hlk174030828"/>
      <w:ins w:id="1280" w:author="zhengping jin" w:date="2024-08-08T17:15:00Z" w16du:dateUtc="2024-08-08T09:15:00Z">
        <w:r w:rsidR="00D01052">
          <w:rPr>
            <w:rFonts w:ascii="Times New Roman" w:hAnsi="Times New Roman" w:cs="Times New Roman" w:hint="eastAsia"/>
          </w:rPr>
          <w:t>(</w:t>
        </w:r>
      </w:ins>
      <m:oMath>
        <m:sSubSup>
          <m:sSubSupPr>
            <m:ctrlPr>
              <w:ins w:id="1281" w:author="zhengping jin" w:date="2024-08-08T17:18:00Z" w16du:dateUtc="2024-08-08T09:18:00Z">
                <w:rPr>
                  <w:rFonts w:ascii="Cambria Math" w:hAnsi="Cambria Math"/>
                  <w:i/>
                </w:rPr>
              </w:ins>
            </m:ctrlPr>
          </m:sSubSupPr>
          <m:e>
            <m:r>
              <w:ins w:id="1282" w:author="zhengping jin" w:date="2024-08-08T17:18:00Z" w16du:dateUtc="2024-08-08T09:18:00Z">
                <w:rPr>
                  <w:rFonts w:ascii="Cambria Math" w:hAnsi="Cambria Math"/>
                </w:rPr>
                <m:t>x</m:t>
              </w:ins>
            </m:r>
          </m:e>
          <m:sub>
            <m:r>
              <w:ins w:id="1283" w:author="zhengping jin" w:date="2024-08-08T17:18:00Z" w16du:dateUtc="2024-08-08T09:18:00Z">
                <w:rPr>
                  <w:rFonts w:ascii="Cambria Math" w:hAnsi="Cambria Math"/>
                </w:rPr>
                <m:t>0</m:t>
              </w:ins>
            </m:r>
          </m:sub>
          <m:sup>
            <m:r>
              <w:ins w:id="1284" w:author="zhengping jin" w:date="2024-08-08T17:18:00Z" w16du:dateUtc="2024-08-08T09:18:00Z">
                <w:rPr>
                  <w:rFonts w:ascii="Cambria Math" w:hAnsi="Cambria Math"/>
                </w:rPr>
                <m:t>2</m:t>
              </w:ins>
            </m:r>
          </m:sup>
        </m:sSubSup>
      </m:oMath>
      <w:ins w:id="1285" w:author="zhengping jin" w:date="2024-08-08T17:15:00Z" w16du:dateUtc="2024-08-08T09:15:00Z">
        <w:r w:rsidR="00D01052">
          <w:rPr>
            <w:rFonts w:ascii="Times New Roman" w:hAnsi="Times New Roman" w:cs="Times New Roman" w:hint="eastAsia"/>
          </w:rPr>
          <w:t>-</w:t>
        </w:r>
        <w:r w:rsidR="00D01052" w:rsidRPr="00D01052">
          <w:rPr>
            <w:rFonts w:ascii="Times New Roman" w:hAnsi="Times New Roman" w:cs="Times New Roman"/>
            <w:i/>
            <w:iCs/>
            <w:rPrChange w:id="1286" w:author="zhengping jin" w:date="2024-08-08T17:16:00Z" w16du:dateUtc="2024-08-08T09:16:00Z">
              <w:rPr>
                <w:rFonts w:ascii="Times New Roman" w:hAnsi="Times New Roman" w:cs="Times New Roman"/>
              </w:rPr>
            </w:rPrChange>
          </w:rPr>
          <w:t>a</w:t>
        </w:r>
        <w:r w:rsidR="00D01052">
          <w:rPr>
            <w:rFonts w:ascii="Times New Roman" w:hAnsi="Times New Roman" w:cs="Times New Roman" w:hint="eastAsia"/>
          </w:rPr>
          <w:t>)</w:t>
        </w:r>
      </w:ins>
      <w:ins w:id="1287" w:author="zhengping jin" w:date="2024-08-08T17:16:00Z" w16du:dateUtc="2024-08-08T09:16:00Z">
        <w:r w:rsidR="00D01052" w:rsidRPr="00D01052">
          <w:rPr>
            <w:rFonts w:ascii="Times New Roman" w:hAnsi="Times New Roman" w:cs="Times New Roman"/>
            <w:i/>
            <w:iCs/>
            <w:rPrChange w:id="1288" w:author="zhengping jin" w:date="2024-08-08T17:18:00Z" w16du:dateUtc="2024-08-08T09:18:00Z">
              <w:rPr>
                <w:rFonts w:ascii="Times New Roman" w:hAnsi="Times New Roman" w:cs="Times New Roman"/>
              </w:rPr>
            </w:rPrChange>
          </w:rPr>
          <w:t>x</w:t>
        </w:r>
      </w:ins>
      <w:ins w:id="1289" w:author="zhengping jin" w:date="2024-08-08T17:18:00Z" w16du:dateUtc="2024-08-08T09:18:00Z">
        <w:r w:rsidR="00D01052" w:rsidRPr="00D01052">
          <w:rPr>
            <w:rFonts w:ascii="Times New Roman" w:hAnsi="Times New Roman" w:cs="Times New Roman"/>
            <w:vertAlign w:val="subscript"/>
            <w:rPrChange w:id="1290" w:author="zhengping jin" w:date="2024-08-08T17:18:00Z" w16du:dateUtc="2024-08-08T09:18:00Z">
              <w:rPr>
                <w:rFonts w:ascii="Times New Roman" w:hAnsi="Times New Roman" w:cs="Times New Roman"/>
              </w:rPr>
            </w:rPrChange>
          </w:rPr>
          <w:t>0</w:t>
        </w:r>
        <w:r w:rsidR="00D01052" w:rsidRPr="00D01052">
          <w:rPr>
            <w:rFonts w:ascii="Times New Roman" w:hAnsi="Times New Roman" w:cs="Times New Roman"/>
            <w:i/>
            <w:iCs/>
            <w:rPrChange w:id="1291" w:author="zhengping jin" w:date="2024-08-08T17:18:00Z" w16du:dateUtc="2024-08-08T09:18:00Z">
              <w:rPr>
                <w:rFonts w:ascii="Times New Roman" w:hAnsi="Times New Roman" w:cs="Times New Roman"/>
              </w:rPr>
            </w:rPrChange>
          </w:rPr>
          <w:t>q</w:t>
        </w:r>
        <w:r w:rsidR="00D01052">
          <w:rPr>
            <w:rFonts w:ascii="Times New Roman" w:hAnsi="Times New Roman" w:cs="Times New Roman" w:hint="eastAsia"/>
          </w:rPr>
          <w:t>(</w:t>
        </w:r>
        <w:r w:rsidR="00D01052" w:rsidRPr="00D01052">
          <w:rPr>
            <w:rFonts w:ascii="Times New Roman" w:hAnsi="Times New Roman" w:cs="Times New Roman"/>
            <w:i/>
            <w:iCs/>
            <w:rPrChange w:id="1292" w:author="zhengping jin" w:date="2024-08-08T17:18:00Z" w16du:dateUtc="2024-08-08T09:18:00Z">
              <w:rPr>
                <w:rFonts w:ascii="Times New Roman" w:hAnsi="Times New Roman" w:cs="Times New Roman"/>
              </w:rPr>
            </w:rPrChange>
          </w:rPr>
          <w:t>x</w:t>
        </w:r>
        <w:r w:rsidR="00D01052" w:rsidRPr="00D01052">
          <w:rPr>
            <w:rFonts w:ascii="Times New Roman" w:hAnsi="Times New Roman" w:cs="Times New Roman"/>
            <w:vertAlign w:val="subscript"/>
            <w:rPrChange w:id="1293" w:author="zhengping jin" w:date="2024-08-08T17:18:00Z" w16du:dateUtc="2024-08-08T09:18:00Z">
              <w:rPr>
                <w:rFonts w:ascii="Times New Roman" w:hAnsi="Times New Roman" w:cs="Times New Roman"/>
              </w:rPr>
            </w:rPrChange>
          </w:rPr>
          <w:t>0</w:t>
        </w:r>
        <w:r w:rsidR="00D01052">
          <w:rPr>
            <w:rFonts w:ascii="Times New Roman" w:hAnsi="Times New Roman" w:cs="Times New Roman" w:hint="eastAsia"/>
          </w:rPr>
          <w:t>)+</w:t>
        </w:r>
      </w:ins>
      <m:oMath>
        <m:d>
          <m:dPr>
            <m:ctrlPr>
              <w:ins w:id="1294" w:author="zhengping jin" w:date="2024-08-08T17:19:00Z" w16du:dateUtc="2024-08-08T09:19:00Z">
                <w:rPr>
                  <w:rFonts w:ascii="Cambria Math" w:hAnsi="Cambria Math" w:cs="Times New Roman"/>
                  <w:i/>
                </w:rPr>
              </w:ins>
            </m:ctrlPr>
          </m:dPr>
          <m:e>
            <m:sSup>
              <m:sSupPr>
                <m:ctrlPr>
                  <w:ins w:id="1295" w:author="zhengping jin" w:date="2024-08-08T17:19:00Z" w16du:dateUtc="2024-08-08T09:19:00Z">
                    <w:rPr>
                      <w:rFonts w:ascii="Cambria Math" w:hAnsi="Cambria Math" w:cs="Times New Roman"/>
                      <w:i/>
                    </w:rPr>
                  </w:ins>
                </m:ctrlPr>
              </m:sSupPr>
              <m:e>
                <m:r>
                  <w:ins w:id="1296" w:author="zhengping jin" w:date="2024-08-08T17:19:00Z" w16du:dateUtc="2024-08-08T09:19:00Z">
                    <w:rPr>
                      <w:rFonts w:ascii="Cambria Math" w:hAnsi="Cambria Math" w:cs="Times New Roman"/>
                    </w:rPr>
                    <m:t>a</m:t>
                  </w:ins>
                </m:r>
              </m:e>
              <m:sup>
                <m:f>
                  <m:fPr>
                    <m:ctrlPr>
                      <w:ins w:id="1297" w:author="zhengping jin" w:date="2024-08-08T17:19:00Z" w16du:dateUtc="2024-08-08T09:19:00Z">
                        <w:rPr>
                          <w:rFonts w:ascii="Cambria Math" w:hAnsi="Cambria Math" w:cs="Times New Roman"/>
                          <w:i/>
                        </w:rPr>
                      </w:ins>
                    </m:ctrlPr>
                  </m:fPr>
                  <m:num>
                    <m:r>
                      <w:ins w:id="1298" w:author="zhengping jin" w:date="2024-08-08T17:19:00Z" w16du:dateUtc="2024-08-08T09:19:00Z">
                        <w:rPr>
                          <w:rFonts w:ascii="Cambria Math" w:hAnsi="Cambria Math" w:cs="Times New Roman"/>
                        </w:rPr>
                        <m:t>p-1</m:t>
                      </w:ins>
                    </m:r>
                  </m:num>
                  <m:den>
                    <m:r>
                      <w:ins w:id="1299" w:author="zhengping jin" w:date="2024-08-08T17:19:00Z" w16du:dateUtc="2024-08-08T09:19:00Z">
                        <w:rPr>
                          <w:rFonts w:ascii="Cambria Math" w:hAnsi="Cambria Math" w:cs="Times New Roman"/>
                        </w:rPr>
                        <m:t>2</m:t>
                      </w:ins>
                    </m:r>
                  </m:den>
                </m:f>
              </m:sup>
            </m:sSup>
            <m:r>
              <w:ins w:id="1300" w:author="zhengping jin" w:date="2024-08-08T17:19:00Z" w16du:dateUtc="2024-08-08T09:19:00Z">
                <w:rPr>
                  <w:rFonts w:ascii="Cambria Math" w:hAnsi="Cambria Math" w:cs="Times New Roman"/>
                </w:rPr>
                <m:t>-1</m:t>
              </w:ins>
            </m:r>
          </m:e>
        </m:d>
      </m:oMath>
      <w:ins w:id="1301" w:author="zhengping jin" w:date="2024-08-08T17:19:00Z" w16du:dateUtc="2024-08-08T09:19:00Z">
        <w:r w:rsidR="00D01052" w:rsidRPr="005B6C5D">
          <w:rPr>
            <w:rFonts w:ascii="Times New Roman" w:hAnsi="Times New Roman" w:cs="Times New Roman" w:hint="eastAsia"/>
            <w:i/>
            <w:iCs/>
          </w:rPr>
          <w:t>x</w:t>
        </w:r>
        <w:r w:rsidR="00D01052" w:rsidRPr="005B6C5D">
          <w:rPr>
            <w:rFonts w:ascii="Times New Roman" w:hAnsi="Times New Roman" w:cs="Times New Roman" w:hint="eastAsia"/>
            <w:vertAlign w:val="subscript"/>
          </w:rPr>
          <w:t>0</w:t>
        </w:r>
      </w:ins>
      <w:bookmarkEnd w:id="1279"/>
      <w:ins w:id="1302" w:author="zhengping jin" w:date="2024-08-08T17:20:00Z" w16du:dateUtc="2024-08-08T09:20:00Z">
        <w:r w:rsidR="00D01052">
          <w:rPr>
            <w:rFonts w:ascii="Lucida Sans Unicode" w:hAnsi="Lucida Sans Unicode" w:cs="Lucida Sans Unicode"/>
          </w:rPr>
          <w:t>≡</w:t>
        </w:r>
      </w:ins>
      <m:oMath>
        <m:d>
          <m:dPr>
            <m:ctrlPr>
              <w:ins w:id="1303" w:author="zhengping jin" w:date="2024-08-08T17:20:00Z" w16du:dateUtc="2024-08-08T09:20:00Z">
                <w:rPr>
                  <w:rFonts w:ascii="Cambria Math" w:hAnsi="Cambria Math" w:cs="Times New Roman"/>
                  <w:i/>
                </w:rPr>
              </w:ins>
            </m:ctrlPr>
          </m:dPr>
          <m:e>
            <m:sSup>
              <m:sSupPr>
                <m:ctrlPr>
                  <w:ins w:id="1304" w:author="zhengping jin" w:date="2024-08-08T17:20:00Z" w16du:dateUtc="2024-08-08T09:20:00Z">
                    <w:rPr>
                      <w:rFonts w:ascii="Cambria Math" w:hAnsi="Cambria Math" w:cs="Times New Roman"/>
                      <w:i/>
                    </w:rPr>
                  </w:ins>
                </m:ctrlPr>
              </m:sSupPr>
              <m:e>
                <m:r>
                  <w:ins w:id="1305" w:author="zhengping jin" w:date="2024-08-08T17:20:00Z" w16du:dateUtc="2024-08-08T09:20:00Z">
                    <w:rPr>
                      <w:rFonts w:ascii="Cambria Math" w:hAnsi="Cambria Math" w:cs="Times New Roman"/>
                    </w:rPr>
                    <m:t>a</m:t>
                  </w:ins>
                </m:r>
              </m:e>
              <m:sup>
                <m:f>
                  <m:fPr>
                    <m:ctrlPr>
                      <w:ins w:id="1306" w:author="zhengping jin" w:date="2024-08-08T17:20:00Z" w16du:dateUtc="2024-08-08T09:20:00Z">
                        <w:rPr>
                          <w:rFonts w:ascii="Cambria Math" w:hAnsi="Cambria Math" w:cs="Times New Roman"/>
                          <w:i/>
                        </w:rPr>
                      </w:ins>
                    </m:ctrlPr>
                  </m:fPr>
                  <m:num>
                    <m:r>
                      <w:ins w:id="1307" w:author="zhengping jin" w:date="2024-08-08T17:20:00Z" w16du:dateUtc="2024-08-08T09:20:00Z">
                        <w:rPr>
                          <w:rFonts w:ascii="Cambria Math" w:hAnsi="Cambria Math" w:cs="Times New Roman"/>
                        </w:rPr>
                        <m:t>p-1</m:t>
                      </w:ins>
                    </m:r>
                  </m:num>
                  <m:den>
                    <m:r>
                      <w:ins w:id="1308" w:author="zhengping jin" w:date="2024-08-08T17:20:00Z" w16du:dateUtc="2024-08-08T09:20:00Z">
                        <w:rPr>
                          <w:rFonts w:ascii="Cambria Math" w:hAnsi="Cambria Math" w:cs="Times New Roman"/>
                        </w:rPr>
                        <m:t>2</m:t>
                      </w:ins>
                    </m:r>
                  </m:den>
                </m:f>
              </m:sup>
            </m:sSup>
            <m:r>
              <w:ins w:id="1309" w:author="zhengping jin" w:date="2024-08-08T17:20:00Z" w16du:dateUtc="2024-08-08T09:20:00Z">
                <w:rPr>
                  <w:rFonts w:ascii="Cambria Math" w:hAnsi="Cambria Math" w:cs="Times New Roman"/>
                </w:rPr>
                <m:t>-1</m:t>
              </w:ins>
            </m:r>
          </m:e>
        </m:d>
      </m:oMath>
      <w:ins w:id="1310" w:author="zhengping jin" w:date="2024-08-08T17:20:00Z" w16du:dateUtc="2024-08-08T09:20:00Z">
        <w:r w:rsidR="00D01052" w:rsidRPr="00D01052">
          <w:rPr>
            <w:rFonts w:ascii="Times New Roman" w:hAnsi="Times New Roman" w:cs="Times New Roman" w:hint="eastAsia"/>
            <w:i/>
            <w:iCs/>
          </w:rPr>
          <w:t xml:space="preserve"> </w:t>
        </w:r>
        <w:r w:rsidR="00D01052" w:rsidRPr="005B6C5D">
          <w:rPr>
            <w:rFonts w:ascii="Times New Roman" w:hAnsi="Times New Roman" w:cs="Times New Roman" w:hint="eastAsia"/>
            <w:i/>
            <w:iCs/>
          </w:rPr>
          <w:t>x</w:t>
        </w:r>
        <w:r w:rsidR="00D01052" w:rsidRPr="005B6C5D">
          <w:rPr>
            <w:rFonts w:ascii="Times New Roman" w:hAnsi="Times New Roman" w:cs="Times New Roman" w:hint="eastAsia"/>
            <w:vertAlign w:val="subscript"/>
          </w:rPr>
          <w:t>0</w:t>
        </w:r>
        <w:r w:rsidR="00D01052">
          <w:rPr>
            <w:rFonts w:ascii="Times New Roman" w:hAnsi="Times New Roman" w:cs="Times New Roman" w:hint="eastAsia"/>
            <w:vertAlign w:val="subscript"/>
          </w:rPr>
          <w:t xml:space="preserve"> </w:t>
        </w:r>
        <w:r w:rsidR="00D01052">
          <w:rPr>
            <w:rFonts w:ascii="Times New Roman" w:hAnsi="Times New Roman" w:cs="Times New Roman" w:hint="eastAsia"/>
          </w:rPr>
          <w:t xml:space="preserve">(mod </w:t>
        </w:r>
        <w:r w:rsidR="00D01052" w:rsidRPr="00D01052">
          <w:rPr>
            <w:rFonts w:ascii="Times New Roman" w:hAnsi="Times New Roman" w:cs="Times New Roman"/>
            <w:i/>
            <w:iCs/>
            <w:rPrChange w:id="1311" w:author="zhengping jin" w:date="2024-08-08T17:21:00Z" w16du:dateUtc="2024-08-08T09:21:00Z">
              <w:rPr>
                <w:rFonts w:ascii="Times New Roman" w:hAnsi="Times New Roman" w:cs="Times New Roman"/>
              </w:rPr>
            </w:rPrChange>
          </w:rPr>
          <w:t>p</w:t>
        </w:r>
        <w:r w:rsidR="00D01052">
          <w:rPr>
            <w:rFonts w:ascii="Times New Roman" w:hAnsi="Times New Roman" w:cs="Times New Roman" w:hint="eastAsia"/>
          </w:rPr>
          <w:t>)</w:t>
        </w:r>
      </w:ins>
      <w:ins w:id="1312" w:author="zhengping jin" w:date="2024-08-08T17:21:00Z" w16du:dateUtc="2024-08-08T09:21:00Z">
        <w:r w:rsidR="00D01052">
          <w:rPr>
            <w:rFonts w:ascii="Times New Roman" w:hAnsi="Times New Roman" w:cs="Times New Roman" w:hint="eastAsia"/>
          </w:rPr>
          <w:t xml:space="preserve">. </w:t>
        </w:r>
        <w:r w:rsidR="00D01052">
          <w:rPr>
            <w:rFonts w:ascii="Times New Roman" w:hAnsi="Times New Roman" w:cs="Times New Roman" w:hint="eastAsia"/>
          </w:rPr>
          <w:t>而</w:t>
        </w:r>
        <w:r w:rsidR="00D01052">
          <w:rPr>
            <w:rFonts w:ascii="Times New Roman" w:hAnsi="Times New Roman" w:cs="Times New Roman" w:hint="eastAsia"/>
          </w:rPr>
          <w:t xml:space="preserve"> </w:t>
        </w:r>
        <w:r w:rsidR="00D01052">
          <w:rPr>
            <w:rFonts w:ascii="Times New Roman" w:hAnsi="Times New Roman" w:hint="eastAsia"/>
          </w:rPr>
          <w:t>(</w:t>
        </w:r>
        <w:r w:rsidR="00D01052" w:rsidRPr="005B6C5D">
          <w:rPr>
            <w:rFonts w:ascii="Times New Roman" w:hAnsi="Times New Roman" w:hint="eastAsia"/>
            <w:i/>
            <w:iCs/>
          </w:rPr>
          <w:t>x</w:t>
        </w:r>
        <w:r w:rsidR="00D01052" w:rsidRPr="005B6C5D">
          <w:rPr>
            <w:rFonts w:ascii="Times New Roman" w:hAnsi="Times New Roman" w:hint="eastAsia"/>
            <w:vertAlign w:val="subscript"/>
          </w:rPr>
          <w:t>0</w:t>
        </w:r>
        <w:r w:rsidR="00D01052">
          <w:rPr>
            <w:rFonts w:ascii="Times New Roman" w:hAnsi="Times New Roman" w:hint="eastAsia"/>
          </w:rPr>
          <w:t xml:space="preserve">, </w:t>
        </w:r>
        <w:r w:rsidR="00D01052" w:rsidRPr="005B6C5D">
          <w:rPr>
            <w:rFonts w:ascii="Times New Roman" w:hAnsi="Times New Roman" w:hint="eastAsia"/>
            <w:i/>
            <w:iCs/>
          </w:rPr>
          <w:t>p</w:t>
        </w:r>
        <w:r w:rsidR="00D01052">
          <w:rPr>
            <w:rFonts w:ascii="Times New Roman" w:hAnsi="Times New Roman" w:hint="eastAsia"/>
          </w:rPr>
          <w:t xml:space="preserve">) = 1, </w:t>
        </w:r>
      </w:ins>
    </w:p>
    <w:p w14:paraId="4EF5F200" w14:textId="7CAED963" w:rsidR="00FB49DC" w:rsidRPr="006D722E" w:rsidDel="00D01052" w:rsidRDefault="00FB49DC">
      <w:pPr>
        <w:snapToGrid w:val="0"/>
        <w:spacing w:line="360" w:lineRule="auto"/>
        <w:ind w:leftChars="100" w:left="210" w:firstLineChars="338" w:firstLine="710"/>
        <w:rPr>
          <w:del w:id="1313" w:author="zhengping jin" w:date="2024-08-08T17:21:00Z" w16du:dateUtc="2024-08-08T09:21:00Z"/>
          <w:rFonts w:ascii="Times New Roman" w:hAnsi="Times New Roman"/>
        </w:rPr>
        <w:pPrChange w:id="1314" w:author="zhengping jin" w:date="2024-08-08T17:23:00Z" w16du:dateUtc="2024-08-08T09:23:00Z">
          <w:pPr>
            <w:snapToGrid w:val="0"/>
            <w:spacing w:line="360" w:lineRule="auto"/>
            <w:ind w:firstLineChars="750" w:firstLine="1575"/>
            <w:jc w:val="left"/>
          </w:pPr>
        </w:pPrChange>
      </w:pPr>
      <w:del w:id="1315" w:author="zhengping jin" w:date="2024-08-08T17:21:00Z" w16du:dateUtc="2024-08-08T09:21:00Z">
        <w:r w:rsidRPr="006D722E" w:rsidDel="00D01052">
          <w:rPr>
            <w:rFonts w:ascii="Times New Roman" w:hAnsi="Times New Roman"/>
          </w:rPr>
          <w:delText>余式的系数被</w:delText>
        </w:r>
        <w:r w:rsidRPr="006D722E" w:rsidDel="00D01052">
          <w:rPr>
            <w:rFonts w:ascii="Times New Roman" w:hAnsi="Times New Roman"/>
            <w:i/>
          </w:rPr>
          <w:delText>p</w:delText>
        </w:r>
        <w:r w:rsidRPr="006D722E" w:rsidDel="00D01052">
          <w:rPr>
            <w:rFonts w:ascii="Times New Roman" w:hAnsi="Times New Roman"/>
          </w:rPr>
          <w:delText>整除，即</w:delText>
        </w:r>
        <w:r w:rsidR="004E64CA" w:rsidDel="00D01052">
          <w:rPr>
            <w:rFonts w:ascii="Times New Roman" w:hAnsi="Times New Roman" w:hint="eastAsia"/>
          </w:rPr>
          <w:delText xml:space="preserve"> </w:delText>
        </w:r>
        <w:r w:rsidRPr="006D722E" w:rsidDel="00D01052">
          <w:rPr>
            <w:rFonts w:ascii="Times New Roman" w:hAnsi="Times New Roman"/>
            <w:position w:val="-10"/>
          </w:rPr>
          <w:object w:dxaOrig="1060" w:dyaOrig="520" w14:anchorId="4A1499B0">
            <v:shape id="_x0000_i1080" type="#_x0000_t75" style="width:53.3pt;height:26.45pt" o:ole="">
              <v:imagedata r:id="rId342" o:title=""/>
            </v:shape>
            <o:OLEObject Type="Embed" ProgID="Equation.DSMT4" ShapeID="_x0000_i1080" DrawAspect="Content" ObjectID="_1790422239" r:id="rId343"/>
          </w:object>
        </w:r>
      </w:del>
    </w:p>
    <w:p w14:paraId="4C51C137" w14:textId="69D8D3E5" w:rsidR="00FB49DC" w:rsidRDefault="00FB49DC" w:rsidP="00D01052">
      <w:pPr>
        <w:snapToGrid w:val="0"/>
        <w:spacing w:line="360" w:lineRule="auto"/>
        <w:ind w:leftChars="405" w:left="850" w:firstLineChars="338" w:firstLine="710"/>
        <w:rPr>
          <w:ins w:id="1316" w:author="zhengping jin" w:date="2024-08-08T17:25:00Z" w16du:dateUtc="2024-08-08T09:25:00Z"/>
          <w:rFonts w:ascii="Times New Roman" w:hAnsi="Times New Roman"/>
        </w:rPr>
      </w:pPr>
      <w:r w:rsidRPr="006D722E">
        <w:rPr>
          <w:rFonts w:ascii="Times New Roman" w:hAnsi="Times New Roman"/>
        </w:rPr>
        <w:t>所以</w:t>
      </w:r>
      <w:r w:rsidR="004E64CA" w:rsidRPr="006D722E">
        <w:rPr>
          <w:rFonts w:ascii="Times New Roman" w:hAnsi="Times New Roman"/>
          <w:position w:val="-10"/>
        </w:rPr>
        <w:object w:dxaOrig="1620" w:dyaOrig="520" w14:anchorId="0FA00A29">
          <v:shape id="_x0000_i1081" type="#_x0000_t75" style="width:81.55pt;height:26.45pt" o:ole="">
            <v:imagedata r:id="rId332" o:title=""/>
          </v:shape>
          <o:OLEObject Type="Embed" ProgID="Equation.DSMT4" ShapeID="_x0000_i1081" DrawAspect="Content" ObjectID="_1790422240" r:id="rId344"/>
        </w:object>
      </w:r>
      <w:r w:rsidRPr="006D722E">
        <w:rPr>
          <w:rFonts w:ascii="Times New Roman" w:hAnsi="Times New Roman"/>
        </w:rPr>
        <w:t>成立</w:t>
      </w:r>
      <w:r w:rsidRPr="006D722E">
        <w:rPr>
          <w:rFonts w:ascii="Times New Roman" w:hAnsi="Times New Roman"/>
        </w:rPr>
        <w:t>.</w:t>
      </w:r>
    </w:p>
    <w:p w14:paraId="7195160A" w14:textId="38E5D9DA" w:rsidR="0000432D" w:rsidRPr="0000432D" w:rsidRDefault="00B6701A">
      <w:pPr>
        <w:snapToGrid w:val="0"/>
        <w:spacing w:line="360" w:lineRule="auto"/>
        <w:ind w:leftChars="405" w:left="850" w:firstLineChars="338" w:firstLine="710"/>
        <w:rPr>
          <w:rFonts w:ascii="Times New Roman" w:hAnsi="Times New Roman"/>
        </w:rPr>
        <w:pPrChange w:id="1317" w:author="zhengping jin" w:date="2024-08-09T10:20:00Z" w16du:dateUtc="2024-08-09T02:20:00Z">
          <w:pPr>
            <w:snapToGrid w:val="0"/>
            <w:spacing w:line="360" w:lineRule="auto"/>
            <w:ind w:firstLineChars="750" w:firstLine="1575"/>
            <w:jc w:val="left"/>
          </w:pPr>
        </w:pPrChange>
      </w:pPr>
      <w:ins w:id="1318" w:author="zhengping jin" w:date="2024-08-08T17:26:00Z" w16du:dateUtc="2024-08-08T09:26:00Z">
        <w:r>
          <w:rPr>
            <w:rFonts w:ascii="Times New Roman" w:hAnsi="Times New Roman" w:hint="eastAsia"/>
          </w:rPr>
          <w:t>同时</w:t>
        </w:r>
        <w:r>
          <w:rPr>
            <w:rFonts w:ascii="Times New Roman" w:hAnsi="Times New Roman" w:hint="eastAsia"/>
          </w:rPr>
          <w:t>,</w:t>
        </w:r>
      </w:ins>
      <w:ins w:id="1319" w:author="zhengping jin" w:date="2024-10-12T15:06:00Z" w16du:dateUtc="2024-10-12T07:06:00Z">
        <w:r w:rsidR="00167D3E">
          <w:rPr>
            <w:rFonts w:ascii="Times New Roman" w:hAnsi="Times New Roman" w:hint="eastAsia"/>
          </w:rPr>
          <w:t xml:space="preserve"> </w:t>
        </w:r>
      </w:ins>
      <w:ins w:id="1320" w:author="zhengping jin" w:date="2024-08-09T10:04:00Z" w16du:dateUtc="2024-08-09T02:04:00Z">
        <w:r w:rsidR="0000432D">
          <w:rPr>
            <w:rFonts w:ascii="Times New Roman" w:hAnsi="Times New Roman" w:hint="eastAsia"/>
          </w:rPr>
          <w:t>易知</w:t>
        </w:r>
      </w:ins>
      <w:ins w:id="1321" w:author="zhengping jin" w:date="2024-08-08T17:26:00Z" w16du:dateUtc="2024-08-08T09:26:00Z">
        <w:r>
          <w:rPr>
            <w:rFonts w:ascii="Times New Roman" w:hAnsi="Times New Roman" w:hint="eastAsia"/>
          </w:rPr>
          <w:t xml:space="preserve"> </w:t>
        </w:r>
        <w:r w:rsidRPr="00B6701A">
          <w:rPr>
            <w:rFonts w:ascii="Times New Roman" w:hAnsi="Times New Roman"/>
            <w:i/>
            <w:iCs/>
            <w:rPrChange w:id="1322" w:author="zhengping jin" w:date="2024-08-08T17:26:00Z" w16du:dateUtc="2024-08-08T09:26:00Z">
              <w:rPr>
                <w:rFonts w:ascii="Times New Roman" w:hAnsi="Times New Roman"/>
              </w:rPr>
            </w:rPrChange>
          </w:rPr>
          <w:t>p</w:t>
        </w:r>
        <w:r>
          <w:rPr>
            <w:rFonts w:ascii="Times New Roman" w:hAnsi="Times New Roman" w:hint="eastAsia"/>
          </w:rPr>
          <w:t>-</w:t>
        </w:r>
        <w:r w:rsidRPr="005B6C5D">
          <w:rPr>
            <w:rFonts w:ascii="Times New Roman" w:hAnsi="Times New Roman" w:hint="eastAsia"/>
            <w:i/>
            <w:iCs/>
          </w:rPr>
          <w:t>x</w:t>
        </w:r>
        <w:r w:rsidRPr="005B6C5D">
          <w:rPr>
            <w:rFonts w:ascii="Times New Roman" w:hAnsi="Times New Roman" w:hint="eastAsia"/>
            <w:vertAlign w:val="subscript"/>
          </w:rPr>
          <w:t>0</w:t>
        </w:r>
        <w:r>
          <w:rPr>
            <w:rFonts w:ascii="Times New Roman" w:hAnsi="Times New Roman" w:hint="eastAsia"/>
          </w:rPr>
          <w:t>是</w:t>
        </w:r>
      </w:ins>
      <w:ins w:id="1323" w:author="zhengping jin" w:date="2024-08-08T17:27:00Z" w16du:dateUtc="2024-08-08T09:27:00Z">
        <w:r w:rsidRPr="006D722E">
          <w:rPr>
            <w:rFonts w:ascii="Times New Roman" w:hAnsi="Times New Roman"/>
          </w:rPr>
          <w:t>同余方程</w:t>
        </w:r>
      </w:ins>
      <w:ins w:id="1324" w:author="zhengping jin" w:date="2024-08-08T17:27:00Z" w16du:dateUtc="2024-08-08T09:27:00Z">
        <w:r w:rsidRPr="006D722E">
          <w:rPr>
            <w:rFonts w:ascii="Times New Roman" w:hAnsi="Times New Roman"/>
            <w:position w:val="-10"/>
          </w:rPr>
          <w:object w:dxaOrig="2620" w:dyaOrig="360" w14:anchorId="4E3D28B0">
            <v:shape id="_x0000_i1082" type="#_x0000_t75" style="width:131.7pt;height:18.7pt" o:ole="">
              <v:imagedata r:id="rId330" o:title=""/>
            </v:shape>
            <o:OLEObject Type="Embed" ProgID="Equation.DSMT4" ShapeID="_x0000_i1082" DrawAspect="Content" ObjectID="_1790422241" r:id="rId345"/>
          </w:object>
        </w:r>
      </w:ins>
      <w:ins w:id="1325" w:author="zhengping jin" w:date="2024-08-08T17:27:00Z" w16du:dateUtc="2024-08-08T09:27:00Z">
        <w:r>
          <w:rPr>
            <w:rFonts w:ascii="Times New Roman" w:hAnsi="Times New Roman" w:hint="eastAsia"/>
          </w:rPr>
          <w:t>的另外一个解</w:t>
        </w:r>
      </w:ins>
      <w:ins w:id="1326" w:author="zhengping jin" w:date="2024-08-08T17:28:00Z" w16du:dateUtc="2024-08-08T09:28:00Z">
        <w:r>
          <w:rPr>
            <w:rFonts w:ascii="Times New Roman" w:hAnsi="Times New Roman" w:hint="eastAsia"/>
          </w:rPr>
          <w:t>，</w:t>
        </w:r>
      </w:ins>
      <w:ins w:id="1327" w:author="zhengping jin" w:date="2024-08-08T17:27:00Z" w16du:dateUtc="2024-08-08T09:27:00Z">
        <w:r>
          <w:rPr>
            <w:rFonts w:ascii="Times New Roman" w:hAnsi="Times New Roman" w:hint="eastAsia"/>
          </w:rPr>
          <w:t>且仅有</w:t>
        </w:r>
      </w:ins>
      <w:proofErr w:type="gramStart"/>
      <w:ins w:id="1328" w:author="zhengping jin" w:date="2024-08-08T17:28:00Z" w16du:dateUtc="2024-08-08T09:28:00Z">
        <w:r>
          <w:rPr>
            <w:rFonts w:ascii="Times New Roman" w:hAnsi="Times New Roman" w:hint="eastAsia"/>
          </w:rPr>
          <w:t>此二解</w:t>
        </w:r>
        <w:proofErr w:type="gramEnd"/>
        <w:r>
          <w:rPr>
            <w:rFonts w:ascii="Times New Roman" w:hAnsi="Times New Roman" w:hint="eastAsia"/>
          </w:rPr>
          <w:t>.</w:t>
        </w:r>
      </w:ins>
      <w:ins w:id="1329" w:author="zhengping jin" w:date="2024-08-09T10:05:00Z" w16du:dateUtc="2024-08-09T02:05:00Z">
        <w:r w:rsidR="0000432D">
          <w:rPr>
            <w:rFonts w:ascii="Times New Roman" w:hAnsi="Times New Roman" w:hint="eastAsia"/>
          </w:rPr>
          <w:t xml:space="preserve"> </w:t>
        </w:r>
      </w:ins>
      <w:ins w:id="1330" w:author="zhengping jin" w:date="2024-08-09T09:48:00Z" w16du:dateUtc="2024-08-09T01:48:00Z">
        <w:r w:rsidR="00700B70">
          <w:rPr>
            <w:rFonts w:ascii="Times New Roman" w:hAnsi="Times New Roman" w:hint="eastAsia"/>
          </w:rPr>
          <w:t>事实上</w:t>
        </w:r>
        <w:r w:rsidR="00700B70">
          <w:rPr>
            <w:rFonts w:ascii="Times New Roman" w:hAnsi="Times New Roman" w:hint="eastAsia"/>
          </w:rPr>
          <w:t>,</w:t>
        </w:r>
      </w:ins>
      <w:ins w:id="1331" w:author="zhengping jin" w:date="2024-08-09T10:11:00Z" w16du:dateUtc="2024-08-09T02:11:00Z">
        <w:r w:rsidR="00DF6ABE">
          <w:rPr>
            <w:rFonts w:ascii="Times New Roman" w:hAnsi="Times New Roman" w:hint="eastAsia"/>
          </w:rPr>
          <w:t xml:space="preserve"> </w:t>
        </w:r>
      </w:ins>
      <w:ins w:id="1332" w:author="zhengping jin" w:date="2024-08-09T10:13:00Z" w16du:dateUtc="2024-08-09T02:13:00Z">
        <w:r w:rsidR="00DF6ABE">
          <w:rPr>
            <w:rFonts w:ascii="Times New Roman" w:hAnsi="Times New Roman" w:hint="eastAsia"/>
          </w:rPr>
          <w:t>若存在第三个解</w:t>
        </w:r>
        <w:r w:rsidR="00DF6ABE" w:rsidRPr="00DF6ABE">
          <w:rPr>
            <w:rFonts w:ascii="Times New Roman" w:hAnsi="Times New Roman"/>
            <w:i/>
            <w:iCs/>
            <w:rPrChange w:id="1333" w:author="zhengping jin" w:date="2024-08-09T10:14:00Z" w16du:dateUtc="2024-08-09T02:14:00Z">
              <w:rPr>
                <w:rFonts w:ascii="Times New Roman" w:hAnsi="Times New Roman"/>
              </w:rPr>
            </w:rPrChange>
          </w:rPr>
          <w:t>a</w:t>
        </w:r>
        <w:r w:rsidR="00DF6ABE" w:rsidRPr="00DF6ABE">
          <w:rPr>
            <w:rFonts w:ascii="Times New Roman" w:hAnsi="Times New Roman"/>
            <w:vertAlign w:val="subscript"/>
            <w:rPrChange w:id="1334" w:author="zhengping jin" w:date="2024-08-09T10:14:00Z" w16du:dateUtc="2024-08-09T02:14:00Z">
              <w:rPr>
                <w:rFonts w:ascii="Times New Roman" w:hAnsi="Times New Roman"/>
              </w:rPr>
            </w:rPrChange>
          </w:rPr>
          <w:t>1</w:t>
        </w:r>
        <w:r w:rsidR="00DF6ABE">
          <w:rPr>
            <w:rFonts w:ascii="Times New Roman" w:hAnsi="Times New Roman" w:hint="eastAsia"/>
          </w:rPr>
          <w:t xml:space="preserve">, </w:t>
        </w:r>
      </w:ins>
      <w:ins w:id="1335" w:author="zhengping jin" w:date="2024-08-09T10:14:00Z" w16du:dateUtc="2024-08-09T02:14:00Z">
        <w:r w:rsidR="00DF6ABE">
          <w:rPr>
            <w:rFonts w:ascii="Times New Roman" w:hAnsi="Times New Roman" w:hint="eastAsia"/>
          </w:rPr>
          <w:t>则</w:t>
        </w:r>
      </w:ins>
      <w:ins w:id="1336" w:author="zhengping jin" w:date="2024-08-09T10:17:00Z" w16du:dateUtc="2024-08-09T02:17:00Z">
        <w:r w:rsidR="00DF6ABE" w:rsidRPr="005B6C5D">
          <w:rPr>
            <w:rFonts w:ascii="Times New Roman" w:hAnsi="Times New Roman" w:hint="eastAsia"/>
            <w:i/>
            <w:iCs/>
          </w:rPr>
          <w:t>a</w:t>
        </w:r>
        <w:r w:rsidR="00DF6ABE" w:rsidRPr="005B6C5D">
          <w:rPr>
            <w:rFonts w:ascii="Times New Roman" w:hAnsi="Times New Roman" w:hint="eastAsia"/>
            <w:vertAlign w:val="subscript"/>
          </w:rPr>
          <w:t>1</w:t>
        </w:r>
        <w:r w:rsidR="00DF6ABE">
          <w:rPr>
            <w:rFonts w:ascii="Times New Roman" w:hAnsi="Times New Roman" w:hint="eastAsia"/>
          </w:rPr>
          <w:t>也满足同余方程</w:t>
        </w:r>
      </w:ins>
      <w:ins w:id="1337" w:author="zhengping jin" w:date="2024-08-09T09:48:00Z" w16du:dateUtc="2024-08-09T01:48:00Z">
        <w:r w:rsidR="00700B70" w:rsidRPr="00700B70">
          <w:rPr>
            <w:rFonts w:ascii="Times New Roman" w:hAnsi="Times New Roman"/>
            <w:i/>
            <w:iCs/>
            <w:rPrChange w:id="1338" w:author="zhengping jin" w:date="2024-08-09T09:50:00Z" w16du:dateUtc="2024-08-09T01:50:00Z">
              <w:rPr>
                <w:rFonts w:ascii="Times New Roman" w:hAnsi="Times New Roman"/>
              </w:rPr>
            </w:rPrChange>
          </w:rPr>
          <w:t>x</w:t>
        </w:r>
        <w:r w:rsidR="00700B70" w:rsidRPr="00700B70">
          <w:rPr>
            <w:rFonts w:ascii="Times New Roman" w:hAnsi="Times New Roman"/>
            <w:vertAlign w:val="superscript"/>
            <w:rPrChange w:id="1339" w:author="zhengping jin" w:date="2024-08-09T09:50:00Z" w16du:dateUtc="2024-08-09T01:50:00Z">
              <w:rPr>
                <w:rFonts w:ascii="Times New Roman" w:hAnsi="Times New Roman"/>
              </w:rPr>
            </w:rPrChange>
          </w:rPr>
          <w:t>2</w:t>
        </w:r>
        <w:r w:rsidR="00700B70">
          <w:rPr>
            <w:rFonts w:ascii="Times New Roman" w:hAnsi="Times New Roman" w:hint="eastAsia"/>
          </w:rPr>
          <w:t>-</w:t>
        </w:r>
      </w:ins>
      <w:ins w:id="1340" w:author="zhengping jin" w:date="2024-08-09T09:49:00Z" w16du:dateUtc="2024-08-09T01:49:00Z">
        <w:r w:rsidR="00700B70" w:rsidRPr="00700B70">
          <w:rPr>
            <w:rFonts w:ascii="Times New Roman" w:hAnsi="Times New Roman"/>
            <w:i/>
            <w:iCs/>
            <w:rPrChange w:id="1341" w:author="zhengping jin" w:date="2024-08-09T09:50:00Z" w16du:dateUtc="2024-08-09T01:50:00Z">
              <w:rPr>
                <w:rFonts w:ascii="Times New Roman" w:hAnsi="Times New Roman"/>
              </w:rPr>
            </w:rPrChange>
          </w:rPr>
          <w:t xml:space="preserve">a </w:t>
        </w:r>
      </w:ins>
      <w:ins w:id="1342" w:author="zhengping jin" w:date="2024-08-09T10:15:00Z" w16du:dateUtc="2024-08-09T02:15:00Z">
        <w:r w:rsidR="00DF6ABE">
          <w:rPr>
            <w:rFonts w:ascii="Lucida Sans Unicode" w:hAnsi="Lucida Sans Unicode" w:cs="Lucida Sans Unicode"/>
          </w:rPr>
          <w:t>≡</w:t>
        </w:r>
      </w:ins>
      <w:ins w:id="1343" w:author="zhengping jin" w:date="2024-08-09T09:49:00Z" w16du:dateUtc="2024-08-09T01:49:00Z">
        <w:r w:rsidR="00700B70">
          <w:rPr>
            <w:rFonts w:ascii="Times New Roman" w:hAnsi="Times New Roman" w:hint="eastAsia"/>
          </w:rPr>
          <w:t xml:space="preserve"> </w:t>
        </w:r>
      </w:ins>
      <w:ins w:id="1344" w:author="zhengping jin" w:date="2024-08-09T09:50:00Z" w16du:dateUtc="2024-08-09T01:50:00Z">
        <w:r w:rsidR="00700B70">
          <w:rPr>
            <w:rFonts w:ascii="Times New Roman" w:hAnsi="Times New Roman" w:hint="eastAsia"/>
          </w:rPr>
          <w:t>(</w:t>
        </w:r>
        <w:r w:rsidR="00700B70" w:rsidRPr="00700B70">
          <w:rPr>
            <w:rFonts w:ascii="Times New Roman" w:hAnsi="Times New Roman"/>
            <w:i/>
            <w:iCs/>
            <w:rPrChange w:id="1345" w:author="zhengping jin" w:date="2024-08-09T09:51:00Z" w16du:dateUtc="2024-08-09T01:51:00Z">
              <w:rPr>
                <w:rFonts w:ascii="Times New Roman" w:hAnsi="Times New Roman"/>
              </w:rPr>
            </w:rPrChange>
          </w:rPr>
          <w:t>x</w:t>
        </w:r>
        <w:r w:rsidR="00700B70">
          <w:rPr>
            <w:rFonts w:ascii="Times New Roman" w:hAnsi="Times New Roman" w:hint="eastAsia"/>
          </w:rPr>
          <w:t>-</w:t>
        </w:r>
        <w:r w:rsidR="00700B70" w:rsidRPr="00700B70">
          <w:rPr>
            <w:rFonts w:ascii="Times New Roman" w:hAnsi="Times New Roman"/>
            <w:i/>
            <w:iCs/>
            <w:rPrChange w:id="1346" w:author="zhengping jin" w:date="2024-08-09T09:51:00Z" w16du:dateUtc="2024-08-09T01:51:00Z">
              <w:rPr>
                <w:rFonts w:ascii="Times New Roman" w:hAnsi="Times New Roman"/>
              </w:rPr>
            </w:rPrChange>
          </w:rPr>
          <w:t>x</w:t>
        </w:r>
        <w:r w:rsidR="00700B70" w:rsidRPr="00700B70">
          <w:rPr>
            <w:rFonts w:ascii="Times New Roman" w:hAnsi="Times New Roman"/>
            <w:vertAlign w:val="subscript"/>
            <w:rPrChange w:id="1347" w:author="zhengping jin" w:date="2024-08-09T09:51:00Z" w16du:dateUtc="2024-08-09T01:51:00Z">
              <w:rPr>
                <w:rFonts w:ascii="Times New Roman" w:hAnsi="Times New Roman"/>
              </w:rPr>
            </w:rPrChange>
          </w:rPr>
          <w:t>0</w:t>
        </w:r>
        <w:r w:rsidR="00700B70">
          <w:rPr>
            <w:rFonts w:ascii="Times New Roman" w:hAnsi="Times New Roman" w:hint="eastAsia"/>
          </w:rPr>
          <w:t>)</w:t>
        </w:r>
      </w:ins>
      <w:ins w:id="1348" w:author="zhengping jin" w:date="2024-08-09T10:15:00Z" w16du:dateUtc="2024-08-09T02:15:00Z">
        <w:r w:rsidR="00DF6ABE">
          <w:rPr>
            <w:rFonts w:ascii="Times New Roman" w:hAnsi="Times New Roman" w:hint="eastAsia"/>
          </w:rPr>
          <w:t>(</w:t>
        </w:r>
        <w:r w:rsidR="00DF6ABE" w:rsidRPr="005B6C5D">
          <w:rPr>
            <w:rFonts w:ascii="Times New Roman" w:hAnsi="Times New Roman" w:hint="eastAsia"/>
            <w:i/>
            <w:iCs/>
          </w:rPr>
          <w:t>x</w:t>
        </w:r>
        <w:r w:rsidR="00DF6ABE">
          <w:rPr>
            <w:rFonts w:ascii="Times New Roman" w:hAnsi="Times New Roman" w:hint="eastAsia"/>
          </w:rPr>
          <w:t>-</w:t>
        </w:r>
        <w:r w:rsidR="00DF6ABE" w:rsidRPr="00DF6ABE">
          <w:rPr>
            <w:rFonts w:ascii="Times New Roman" w:hAnsi="Times New Roman"/>
            <w:i/>
            <w:iCs/>
            <w:rPrChange w:id="1349" w:author="zhengping jin" w:date="2024-08-09T10:15:00Z" w16du:dateUtc="2024-08-09T02:15:00Z">
              <w:rPr>
                <w:rFonts w:ascii="Times New Roman" w:hAnsi="Times New Roman"/>
              </w:rPr>
            </w:rPrChange>
          </w:rPr>
          <w:t>p</w:t>
        </w:r>
        <w:r w:rsidR="00DF6ABE">
          <w:rPr>
            <w:rFonts w:ascii="Times New Roman" w:hAnsi="Times New Roman" w:hint="eastAsia"/>
          </w:rPr>
          <w:t>+</w:t>
        </w:r>
        <w:r w:rsidR="00DF6ABE" w:rsidRPr="005B6C5D">
          <w:rPr>
            <w:rFonts w:ascii="Times New Roman" w:hAnsi="Times New Roman" w:hint="eastAsia"/>
            <w:i/>
            <w:iCs/>
          </w:rPr>
          <w:t>x</w:t>
        </w:r>
        <w:r w:rsidR="00DF6ABE" w:rsidRPr="005B6C5D">
          <w:rPr>
            <w:rFonts w:ascii="Times New Roman" w:hAnsi="Times New Roman" w:hint="eastAsia"/>
            <w:vertAlign w:val="subscript"/>
          </w:rPr>
          <w:t>0</w:t>
        </w:r>
        <w:r w:rsidR="00DF6ABE">
          <w:rPr>
            <w:rFonts w:ascii="Times New Roman" w:hAnsi="Times New Roman" w:hint="eastAsia"/>
          </w:rPr>
          <w:t>)</w:t>
        </w:r>
      </w:ins>
      <w:ins w:id="1350" w:author="zhengping jin" w:date="2024-08-09T10:17:00Z" w16du:dateUtc="2024-08-09T02:17:00Z">
        <w:r w:rsidR="00DF6ABE" w:rsidRPr="00DF6ABE">
          <w:rPr>
            <w:rFonts w:ascii="Lucida Sans Unicode" w:hAnsi="Lucida Sans Unicode" w:cs="Lucida Sans Unicode"/>
          </w:rPr>
          <w:t xml:space="preserve"> </w:t>
        </w:r>
        <w:r w:rsidR="00DF6ABE" w:rsidRPr="005B6C5D">
          <w:rPr>
            <w:rFonts w:ascii="Lucida Sans Unicode" w:hAnsi="Lucida Sans Unicode" w:cs="Lucida Sans Unicode"/>
          </w:rPr>
          <w:t>≡</w:t>
        </w:r>
        <w:r w:rsidR="00DF6ABE" w:rsidRPr="005B6C5D">
          <w:rPr>
            <w:rFonts w:ascii="Times New Roman" w:hAnsi="Times New Roman" w:cs="Times New Roman"/>
          </w:rPr>
          <w:t xml:space="preserve"> 0</w:t>
        </w:r>
      </w:ins>
      <w:ins w:id="1351" w:author="zhengping jin" w:date="2024-08-09T10:16:00Z" w16du:dateUtc="2024-08-09T02:16:00Z">
        <w:r w:rsidR="00DF6ABE">
          <w:rPr>
            <w:rFonts w:ascii="Times New Roman" w:hAnsi="Times New Roman" w:hint="eastAsia"/>
          </w:rPr>
          <w:t xml:space="preserve"> (mod </w:t>
        </w:r>
        <w:r w:rsidR="00DF6ABE" w:rsidRPr="00DF6ABE">
          <w:rPr>
            <w:rFonts w:ascii="Times New Roman" w:hAnsi="Times New Roman"/>
            <w:i/>
            <w:iCs/>
            <w:rPrChange w:id="1352" w:author="zhengping jin" w:date="2024-08-09T10:16:00Z" w16du:dateUtc="2024-08-09T02:16:00Z">
              <w:rPr>
                <w:rFonts w:ascii="Times New Roman" w:hAnsi="Times New Roman"/>
              </w:rPr>
            </w:rPrChange>
          </w:rPr>
          <w:t>p</w:t>
        </w:r>
        <w:r w:rsidR="00DF6ABE">
          <w:rPr>
            <w:rFonts w:ascii="Times New Roman" w:hAnsi="Times New Roman" w:hint="eastAsia"/>
          </w:rPr>
          <w:t>)</w:t>
        </w:r>
      </w:ins>
      <w:ins w:id="1353" w:author="zhengping jin" w:date="2024-08-09T09:51:00Z" w16du:dateUtc="2024-08-09T01:51:00Z">
        <w:r w:rsidR="00700B70">
          <w:rPr>
            <w:rFonts w:ascii="Times New Roman" w:hAnsi="Times New Roman" w:hint="eastAsia"/>
          </w:rPr>
          <w:t xml:space="preserve">, </w:t>
        </w:r>
        <w:r w:rsidR="00700B70">
          <w:rPr>
            <w:rFonts w:ascii="Times New Roman" w:hAnsi="Times New Roman" w:hint="eastAsia"/>
          </w:rPr>
          <w:t>其中</w:t>
        </w:r>
      </w:ins>
      <w:ins w:id="1354" w:author="zhengping jin" w:date="2024-08-09T10:18:00Z" w16du:dateUtc="2024-08-09T02:18:00Z">
        <w:r w:rsidR="008E2C16" w:rsidRPr="005B6C5D">
          <w:rPr>
            <w:rFonts w:ascii="Times New Roman" w:hAnsi="Times New Roman" w:hint="eastAsia"/>
            <w:i/>
            <w:iCs/>
          </w:rPr>
          <w:t>a</w:t>
        </w:r>
        <w:r w:rsidR="008E2C16" w:rsidRPr="005B6C5D">
          <w:rPr>
            <w:rFonts w:ascii="Times New Roman" w:hAnsi="Times New Roman" w:hint="eastAsia"/>
            <w:vertAlign w:val="subscript"/>
          </w:rPr>
          <w:t>1</w:t>
        </w:r>
      </w:ins>
      <w:ins w:id="1355" w:author="zhengping jin" w:date="2024-08-09T10:19:00Z" w16du:dateUtc="2024-08-09T02:19:00Z">
        <w:r w:rsidR="008E2C16" w:rsidRPr="008E2C16">
          <w:rPr>
            <w:rFonts w:ascii="Lucida Sans Unicode" w:hAnsi="Lucida Sans Unicode" w:cs="Lucida Sans Unicode"/>
            <w:rPrChange w:id="1356" w:author="zhengping jin" w:date="2024-08-09T10:19:00Z" w16du:dateUtc="2024-08-09T02:19:00Z">
              <w:rPr>
                <w:rFonts w:ascii="Lucida Sans Unicode" w:hAnsi="Lucida Sans Unicode" w:cs="Lucida Sans Unicode"/>
                <w:vertAlign w:val="subscript"/>
              </w:rPr>
            </w:rPrChange>
          </w:rPr>
          <w:t>≢</w:t>
        </w:r>
        <w:r w:rsidR="008E2C16" w:rsidRPr="008E2C16">
          <w:rPr>
            <w:rFonts w:ascii="Times New Roman" w:hAnsi="Times New Roman" w:hint="eastAsia"/>
            <w:i/>
            <w:iCs/>
          </w:rPr>
          <w:t xml:space="preserve"> </w:t>
        </w:r>
        <w:r w:rsidR="008E2C16" w:rsidRPr="005B6C5D">
          <w:rPr>
            <w:rFonts w:ascii="Times New Roman" w:hAnsi="Times New Roman" w:hint="eastAsia"/>
            <w:i/>
            <w:iCs/>
          </w:rPr>
          <w:t>x</w:t>
        </w:r>
        <w:r w:rsidR="008E2C16" w:rsidRPr="005B6C5D">
          <w:rPr>
            <w:rFonts w:ascii="Times New Roman" w:hAnsi="Times New Roman" w:hint="eastAsia"/>
            <w:vertAlign w:val="subscript"/>
          </w:rPr>
          <w:t>0</w:t>
        </w:r>
      </w:ins>
      <w:ins w:id="1357" w:author="zhengping jin" w:date="2024-08-09T09:54:00Z" w16du:dateUtc="2024-08-09T01:54:00Z">
        <w:r w:rsidR="00700B70" w:rsidRPr="00700B70">
          <w:rPr>
            <w:rFonts w:ascii="Times New Roman" w:hAnsi="Times New Roman" w:cs="Times New Roman"/>
            <w:rPrChange w:id="1358" w:author="zhengping jin" w:date="2024-08-09T09:55:00Z" w16du:dateUtc="2024-08-09T01:55:00Z">
              <w:rPr>
                <w:rFonts w:ascii="Lucida Sans Unicode" w:hAnsi="Lucida Sans Unicode" w:cs="Lucida Sans Unicode"/>
              </w:rPr>
            </w:rPrChange>
          </w:rPr>
          <w:t xml:space="preserve"> </w:t>
        </w:r>
      </w:ins>
      <w:ins w:id="1359" w:author="zhengping jin" w:date="2024-08-09T09:55:00Z" w16du:dateUtc="2024-08-09T01:55:00Z">
        <w:r w:rsidR="00700B70">
          <w:rPr>
            <w:rFonts w:ascii="Times New Roman" w:hAnsi="Times New Roman" w:cs="Times New Roman" w:hint="eastAsia"/>
          </w:rPr>
          <w:t xml:space="preserve">(mod </w:t>
        </w:r>
        <w:r w:rsidR="00700B70" w:rsidRPr="00700B70">
          <w:rPr>
            <w:rFonts w:ascii="Times New Roman" w:hAnsi="Times New Roman" w:cs="Times New Roman"/>
            <w:i/>
            <w:iCs/>
            <w:rPrChange w:id="1360" w:author="zhengping jin" w:date="2024-08-09T09:55:00Z" w16du:dateUtc="2024-08-09T01:55:00Z">
              <w:rPr>
                <w:rFonts w:ascii="Times New Roman" w:hAnsi="Times New Roman" w:cs="Times New Roman"/>
              </w:rPr>
            </w:rPrChange>
          </w:rPr>
          <w:t>p</w:t>
        </w:r>
        <w:r w:rsidR="00700B70">
          <w:rPr>
            <w:rFonts w:ascii="Times New Roman" w:hAnsi="Times New Roman" w:cs="Times New Roman" w:hint="eastAsia"/>
          </w:rPr>
          <w:t>)</w:t>
        </w:r>
      </w:ins>
      <w:ins w:id="1361" w:author="zhengping jin" w:date="2024-08-09T10:19:00Z" w16du:dateUtc="2024-08-09T02:19:00Z">
        <w:r w:rsidR="008E2C16">
          <w:rPr>
            <w:rFonts w:ascii="Times New Roman" w:hAnsi="Times New Roman" w:cs="Times New Roman" w:hint="eastAsia"/>
          </w:rPr>
          <w:t xml:space="preserve"> </w:t>
        </w:r>
        <w:r w:rsidR="008E2C16">
          <w:rPr>
            <w:rFonts w:ascii="Times New Roman" w:hAnsi="Times New Roman" w:cs="Times New Roman" w:hint="eastAsia"/>
          </w:rPr>
          <w:t>且</w:t>
        </w:r>
        <w:r w:rsidR="008E2C16" w:rsidRPr="005B6C5D">
          <w:rPr>
            <w:rFonts w:ascii="Times New Roman" w:hAnsi="Times New Roman" w:hint="eastAsia"/>
            <w:i/>
            <w:iCs/>
          </w:rPr>
          <w:t>a</w:t>
        </w:r>
        <w:r w:rsidR="008E2C16" w:rsidRPr="005B6C5D">
          <w:rPr>
            <w:rFonts w:ascii="Times New Roman" w:hAnsi="Times New Roman" w:hint="eastAsia"/>
            <w:vertAlign w:val="subscript"/>
          </w:rPr>
          <w:t>1</w:t>
        </w:r>
        <w:r w:rsidR="008E2C16" w:rsidRPr="005B6C5D">
          <w:rPr>
            <w:rFonts w:ascii="Lucida Sans Unicode" w:hAnsi="Lucida Sans Unicode" w:cs="Lucida Sans Unicode"/>
          </w:rPr>
          <w:t>≢</w:t>
        </w:r>
      </w:ins>
      <w:ins w:id="1362" w:author="zhengping jin" w:date="2024-08-09T10:20:00Z" w16du:dateUtc="2024-08-09T02:20:00Z">
        <w:r w:rsidR="008E2C16" w:rsidRPr="008E2C16">
          <w:rPr>
            <w:rFonts w:ascii="Times New Roman" w:hAnsi="Times New Roman" w:hint="eastAsia"/>
            <w:i/>
            <w:iCs/>
          </w:rPr>
          <w:t xml:space="preserve"> </w:t>
        </w:r>
        <w:r w:rsidR="008E2C16" w:rsidRPr="005B6C5D">
          <w:rPr>
            <w:rFonts w:ascii="Times New Roman" w:hAnsi="Times New Roman" w:hint="eastAsia"/>
            <w:i/>
            <w:iCs/>
          </w:rPr>
          <w:t>p</w:t>
        </w:r>
        <w:r w:rsidR="008E2C16">
          <w:rPr>
            <w:rFonts w:ascii="Times New Roman" w:hAnsi="Times New Roman" w:hint="eastAsia"/>
          </w:rPr>
          <w:t>-</w:t>
        </w:r>
      </w:ins>
      <w:ins w:id="1363" w:author="zhengping jin" w:date="2024-08-09T10:19:00Z" w16du:dateUtc="2024-08-09T02:19:00Z">
        <w:r w:rsidR="008E2C16" w:rsidRPr="005B6C5D">
          <w:rPr>
            <w:rFonts w:ascii="Times New Roman" w:hAnsi="Times New Roman" w:hint="eastAsia"/>
            <w:i/>
            <w:iCs/>
          </w:rPr>
          <w:t>x</w:t>
        </w:r>
        <w:r w:rsidR="008E2C16" w:rsidRPr="005B6C5D">
          <w:rPr>
            <w:rFonts w:ascii="Times New Roman" w:hAnsi="Times New Roman" w:hint="eastAsia"/>
            <w:vertAlign w:val="subscript"/>
          </w:rPr>
          <w:t>0</w:t>
        </w:r>
        <w:r w:rsidR="008E2C16" w:rsidRPr="005B6C5D">
          <w:rPr>
            <w:rFonts w:ascii="Times New Roman" w:hAnsi="Times New Roman" w:cs="Times New Roman"/>
          </w:rPr>
          <w:t xml:space="preserve"> </w:t>
        </w:r>
        <w:r w:rsidR="008E2C16">
          <w:rPr>
            <w:rFonts w:ascii="Times New Roman" w:hAnsi="Times New Roman" w:cs="Times New Roman" w:hint="eastAsia"/>
          </w:rPr>
          <w:t xml:space="preserve">(mod </w:t>
        </w:r>
        <w:r w:rsidR="008E2C16" w:rsidRPr="005B6C5D">
          <w:rPr>
            <w:rFonts w:ascii="Times New Roman" w:hAnsi="Times New Roman" w:cs="Times New Roman" w:hint="eastAsia"/>
            <w:i/>
            <w:iCs/>
          </w:rPr>
          <w:t>p</w:t>
        </w:r>
        <w:r w:rsidR="008E2C16">
          <w:rPr>
            <w:rFonts w:ascii="Times New Roman" w:hAnsi="Times New Roman" w:cs="Times New Roman" w:hint="eastAsia"/>
          </w:rPr>
          <w:t>)</w:t>
        </w:r>
      </w:ins>
      <w:ins w:id="1364" w:author="zhengping jin" w:date="2024-08-09T09:56:00Z" w16du:dateUtc="2024-08-09T01:56:00Z">
        <w:r w:rsidR="00700B70">
          <w:rPr>
            <w:rFonts w:ascii="Times New Roman" w:hAnsi="Times New Roman" w:cs="Times New Roman" w:hint="eastAsia"/>
          </w:rPr>
          <w:t xml:space="preserve">, </w:t>
        </w:r>
      </w:ins>
      <w:ins w:id="1365" w:author="zhengping jin" w:date="2024-08-09T10:21:00Z" w16du:dateUtc="2024-08-09T02:21:00Z">
        <w:r w:rsidR="008E2C16">
          <w:rPr>
            <w:rFonts w:ascii="Times New Roman" w:hAnsi="Times New Roman" w:cs="Times New Roman" w:hint="eastAsia"/>
          </w:rPr>
          <w:t>矛盾！所以该同余方程</w:t>
        </w:r>
      </w:ins>
      <w:ins w:id="1366" w:author="zhengping jin" w:date="2024-08-09T10:22:00Z" w16du:dateUtc="2024-08-09T02:22:00Z">
        <w:r w:rsidR="008E2C16">
          <w:rPr>
            <w:rFonts w:ascii="Times New Roman" w:hAnsi="Times New Roman" w:cs="Times New Roman" w:hint="eastAsia"/>
          </w:rPr>
          <w:t>有且仅有</w:t>
        </w:r>
        <w:proofErr w:type="gramStart"/>
        <w:r w:rsidR="008E2C16">
          <w:rPr>
            <w:rFonts w:ascii="Times New Roman" w:hAnsi="Times New Roman" w:cs="Times New Roman" w:hint="eastAsia"/>
          </w:rPr>
          <w:t>此二解</w:t>
        </w:r>
        <w:proofErr w:type="gramEnd"/>
        <w:r w:rsidR="008E2C16">
          <w:rPr>
            <w:rFonts w:ascii="Times New Roman" w:hAnsi="Times New Roman" w:cs="Times New Roman" w:hint="eastAsia"/>
          </w:rPr>
          <w:t>.</w:t>
        </w:r>
      </w:ins>
    </w:p>
    <w:p w14:paraId="238A444C" w14:textId="0F5440BE" w:rsidR="004E64CA" w:rsidRDefault="00FB49DC" w:rsidP="00C029EF">
      <w:pPr>
        <w:snapToGrid w:val="0"/>
        <w:spacing w:line="360" w:lineRule="auto"/>
        <w:ind w:firstLineChars="742" w:firstLine="1558"/>
        <w:jc w:val="left"/>
        <w:rPr>
          <w:ins w:id="1367" w:author="zhengping jin" w:date="2024-08-09T10:35:00Z" w16du:dateUtc="2024-08-09T02:35:00Z"/>
          <w:rFonts w:ascii="Times New Roman" w:hAnsi="Times New Roman"/>
        </w:rPr>
      </w:pPr>
      <w:r w:rsidRPr="006D722E">
        <w:rPr>
          <w:rFonts w:ascii="Times New Roman" w:hAnsi="Times New Roman"/>
        </w:rPr>
        <w:t>反过来，若</w:t>
      </w:r>
      <w:r w:rsidR="004E64CA" w:rsidRPr="006D722E">
        <w:rPr>
          <w:rFonts w:ascii="Times New Roman" w:hAnsi="Times New Roman"/>
          <w:position w:val="-10"/>
        </w:rPr>
        <w:object w:dxaOrig="1620" w:dyaOrig="520" w14:anchorId="62BF5260">
          <v:shape id="_x0000_i1083" type="#_x0000_t75" style="width:81.55pt;height:26.45pt" o:ole="">
            <v:imagedata r:id="rId332" o:title=""/>
          </v:shape>
          <o:OLEObject Type="Embed" ProgID="Equation.DSMT4" ShapeID="_x0000_i1083" DrawAspect="Content" ObjectID="_1790422242" r:id="rId346"/>
        </w:object>
      </w:r>
      <w:r w:rsidRPr="006D722E">
        <w:rPr>
          <w:rFonts w:ascii="Times New Roman" w:hAnsi="Times New Roman"/>
        </w:rPr>
        <w:t>成立，</w:t>
      </w:r>
      <w:r w:rsidRPr="00DD220F">
        <w:rPr>
          <w:rFonts w:ascii="Times New Roman" w:hAnsi="Times New Roman"/>
        </w:rPr>
        <w:t>则</w:t>
      </w:r>
      <w:ins w:id="1368" w:author="zhengping jin" w:date="2024-08-09T10:35:00Z" w16du:dateUtc="2024-08-09T02:35:00Z">
        <w:r w:rsidR="005B5BE0">
          <w:rPr>
            <w:rFonts w:ascii="Times New Roman" w:hAnsi="Times New Roman" w:hint="eastAsia"/>
          </w:rPr>
          <w:t>由</w:t>
        </w:r>
        <w:r w:rsidR="005B5BE0">
          <w:rPr>
            <w:rFonts w:ascii="Times New Roman" w:hAnsi="Times New Roman" w:hint="eastAsia"/>
          </w:rPr>
          <w:t>(3.3.1)</w:t>
        </w:r>
        <w:r w:rsidR="005B5BE0">
          <w:rPr>
            <w:rFonts w:ascii="Times New Roman" w:hAnsi="Times New Roman" w:hint="eastAsia"/>
          </w:rPr>
          <w:t>式知</w:t>
        </w:r>
        <w:r w:rsidR="005B5BE0">
          <w:rPr>
            <w:rFonts w:ascii="Times New Roman" w:hAnsi="Times New Roman" w:hint="eastAsia"/>
          </w:rPr>
          <w:t>,</w:t>
        </w:r>
      </w:ins>
      <w:del w:id="1369" w:author="zhengping jin" w:date="2024-08-08T17:37:00Z" w16du:dateUtc="2024-08-08T09:37:00Z">
        <w:r w:rsidRPr="00DD220F" w:rsidDel="008C7DEA">
          <w:rPr>
            <w:rFonts w:ascii="Times New Roman" w:hAnsi="Times New Roman"/>
          </w:rPr>
          <w:delText>根据</w:delText>
        </w:r>
        <w:r w:rsidR="00DD220F" w:rsidRPr="00DD220F" w:rsidDel="008C7DEA">
          <w:rPr>
            <w:rFonts w:ascii="Times New Roman" w:hAnsi="Times New Roman"/>
          </w:rPr>
          <w:delText>定理</w:delText>
        </w:r>
        <w:r w:rsidR="00DD220F" w:rsidRPr="00DD220F" w:rsidDel="008C7DEA">
          <w:rPr>
            <w:rFonts w:ascii="Times New Roman" w:hAnsi="Times New Roman" w:hint="eastAsia"/>
          </w:rPr>
          <w:delText>2</w:delText>
        </w:r>
        <w:r w:rsidR="00DD220F" w:rsidRPr="00DD220F" w:rsidDel="008C7DEA">
          <w:rPr>
            <w:rFonts w:ascii="Times New Roman" w:hAnsi="Times New Roman"/>
          </w:rPr>
          <w:delText>.2.14 (</w:delText>
        </w:r>
        <w:r w:rsidR="00DD220F" w:rsidRPr="00DD220F" w:rsidDel="008C7DEA">
          <w:rPr>
            <w:rFonts w:ascii="Times New Roman" w:hAnsi="Times New Roman" w:hint="eastAsia"/>
          </w:rPr>
          <w:delText>费马小定理</w:delText>
        </w:r>
        <w:r w:rsidR="00DD220F" w:rsidRPr="00DD220F" w:rsidDel="008C7DEA">
          <w:rPr>
            <w:rFonts w:ascii="Times New Roman" w:hAnsi="Times New Roman" w:hint="eastAsia"/>
          </w:rPr>
          <w:delText>)</w:delText>
        </w:r>
        <w:r w:rsidR="00DD220F" w:rsidDel="008C7DEA">
          <w:rPr>
            <w:rFonts w:ascii="Times New Roman" w:hAnsi="Times New Roman" w:hint="eastAsia"/>
          </w:rPr>
          <w:delText>，</w:delText>
        </w:r>
      </w:del>
    </w:p>
    <w:p w14:paraId="120C16B9" w14:textId="2E119D88" w:rsidR="005B5BE0" w:rsidRDefault="005B5BE0">
      <w:pPr>
        <w:snapToGrid w:val="0"/>
        <w:spacing w:line="360" w:lineRule="auto"/>
        <w:ind w:firstLineChars="742" w:firstLine="1558"/>
        <w:jc w:val="center"/>
        <w:rPr>
          <w:ins w:id="1370" w:author="zhengping jin" w:date="2024-08-09T10:40:00Z" w16du:dateUtc="2024-08-09T02:40:00Z"/>
          <w:rFonts w:ascii="Times New Roman" w:hAnsi="Times New Roman"/>
        </w:rPr>
        <w:pPrChange w:id="1371" w:author="zhengping jin" w:date="2024-08-09T10:40:00Z" w16du:dateUtc="2024-08-09T02:40:00Z">
          <w:pPr>
            <w:snapToGrid w:val="0"/>
            <w:spacing w:line="360" w:lineRule="auto"/>
            <w:ind w:firstLineChars="742" w:firstLine="1558"/>
            <w:jc w:val="left"/>
          </w:pPr>
        </w:pPrChange>
      </w:pPr>
      <w:proofErr w:type="spellStart"/>
      <w:ins w:id="1372" w:author="zhengping jin" w:date="2024-08-09T10:35:00Z" w16du:dateUtc="2024-08-09T02:35:00Z">
        <w:r w:rsidRPr="005B5BE0">
          <w:rPr>
            <w:rFonts w:ascii="Times New Roman" w:hAnsi="Times New Roman"/>
            <w:i/>
            <w:iCs/>
            <w:rPrChange w:id="1373" w:author="zhengping jin" w:date="2024-08-09T10:35:00Z" w16du:dateUtc="2024-08-09T02:35:00Z">
              <w:rPr>
                <w:rFonts w:ascii="Times New Roman" w:hAnsi="Times New Roman"/>
              </w:rPr>
            </w:rPrChange>
          </w:rPr>
          <w:t>x</w:t>
        </w:r>
        <w:r w:rsidRPr="005B5BE0">
          <w:rPr>
            <w:rFonts w:ascii="Times New Roman" w:hAnsi="Times New Roman"/>
            <w:i/>
            <w:iCs/>
            <w:vertAlign w:val="superscript"/>
            <w:rPrChange w:id="1374" w:author="zhengping jin" w:date="2024-08-09T10:36:00Z" w16du:dateUtc="2024-08-09T02:36:00Z">
              <w:rPr>
                <w:rFonts w:ascii="Times New Roman" w:hAnsi="Times New Roman"/>
              </w:rPr>
            </w:rPrChange>
          </w:rPr>
          <w:t>p</w:t>
        </w:r>
        <w:proofErr w:type="spellEnd"/>
        <w:r>
          <w:rPr>
            <w:rFonts w:ascii="Times New Roman" w:hAnsi="Times New Roman" w:hint="eastAsia"/>
          </w:rPr>
          <w:t>-</w:t>
        </w:r>
        <w:r w:rsidRPr="005B5BE0">
          <w:rPr>
            <w:rFonts w:ascii="Times New Roman" w:hAnsi="Times New Roman"/>
            <w:i/>
            <w:iCs/>
            <w:rPrChange w:id="1375" w:author="zhengping jin" w:date="2024-08-09T10:36:00Z" w16du:dateUtc="2024-08-09T02:36:00Z">
              <w:rPr>
                <w:rFonts w:ascii="Times New Roman" w:hAnsi="Times New Roman"/>
              </w:rPr>
            </w:rPrChange>
          </w:rPr>
          <w:t>x</w:t>
        </w:r>
      </w:ins>
      <w:ins w:id="1376" w:author="zhengping jin" w:date="2024-08-09T10:36:00Z" w16du:dateUtc="2024-08-09T02:36:00Z">
        <w:r w:rsidRPr="005B6C5D">
          <w:rPr>
            <w:rFonts w:ascii="Lucida Sans Unicode" w:hAnsi="Lucida Sans Unicode" w:cs="Lucida Sans Unicode"/>
          </w:rPr>
          <w:t>≡</w:t>
        </w:r>
      </w:ins>
      <w:ins w:id="1377" w:author="zhengping jin" w:date="2024-08-09T10:37:00Z" w16du:dateUtc="2024-08-09T02:37:00Z">
        <w:r w:rsidR="006563FD" w:rsidRPr="006563FD">
          <w:rPr>
            <w:rFonts w:ascii="Times New Roman" w:hAnsi="Times New Roman" w:cs="Times New Roman"/>
            <w:rPrChange w:id="1378" w:author="zhengping jin" w:date="2024-08-09T10:38:00Z" w16du:dateUtc="2024-08-09T02:38:00Z">
              <w:rPr>
                <w:rFonts w:ascii="Lucida Sans Unicode" w:hAnsi="Lucida Sans Unicode" w:cs="Lucida Sans Unicode"/>
              </w:rPr>
            </w:rPrChange>
          </w:rPr>
          <w:t>(</w:t>
        </w:r>
        <w:r w:rsidR="006563FD" w:rsidRPr="006563FD">
          <w:rPr>
            <w:rFonts w:ascii="Times New Roman" w:hAnsi="Times New Roman" w:cs="Times New Roman"/>
            <w:i/>
            <w:iCs/>
            <w:rPrChange w:id="1379" w:author="zhengping jin" w:date="2024-08-09T10:38:00Z" w16du:dateUtc="2024-08-09T02:38:00Z">
              <w:rPr>
                <w:rFonts w:ascii="Lucida Sans Unicode" w:hAnsi="Lucida Sans Unicode" w:cs="Lucida Sans Unicode"/>
              </w:rPr>
            </w:rPrChange>
          </w:rPr>
          <w:t>x</w:t>
        </w:r>
        <w:r w:rsidR="006563FD" w:rsidRPr="006563FD">
          <w:rPr>
            <w:rFonts w:ascii="Times New Roman" w:hAnsi="Times New Roman" w:cs="Times New Roman"/>
            <w:vertAlign w:val="superscript"/>
            <w:rPrChange w:id="1380" w:author="zhengping jin" w:date="2024-08-09T10:39:00Z" w16du:dateUtc="2024-08-09T02:39:00Z">
              <w:rPr>
                <w:rFonts w:ascii="Lucida Sans Unicode" w:hAnsi="Lucida Sans Unicode" w:cs="Lucida Sans Unicode"/>
              </w:rPr>
            </w:rPrChange>
          </w:rPr>
          <w:t>2</w:t>
        </w:r>
      </w:ins>
      <w:ins w:id="1381" w:author="zhengping jin" w:date="2024-08-09T10:38:00Z" w16du:dateUtc="2024-08-09T02:38:00Z">
        <w:r w:rsidR="006563FD">
          <w:rPr>
            <w:rFonts w:ascii="Times New Roman" w:hAnsi="Times New Roman" w:cs="Times New Roman" w:hint="eastAsia"/>
          </w:rPr>
          <w:t>-</w:t>
        </w:r>
        <w:proofErr w:type="gramStart"/>
        <w:r w:rsidR="006563FD" w:rsidRPr="006563FD">
          <w:rPr>
            <w:rFonts w:ascii="Times New Roman" w:hAnsi="Times New Roman" w:cs="Times New Roman"/>
            <w:i/>
            <w:iCs/>
            <w:rPrChange w:id="1382" w:author="zhengping jin" w:date="2024-08-09T10:39:00Z" w16du:dateUtc="2024-08-09T02:39:00Z">
              <w:rPr>
                <w:rFonts w:ascii="Times New Roman" w:hAnsi="Times New Roman" w:cs="Times New Roman"/>
              </w:rPr>
            </w:rPrChange>
          </w:rPr>
          <w:t>a</w:t>
        </w:r>
      </w:ins>
      <w:ins w:id="1383" w:author="zhengping jin" w:date="2024-08-09T10:37:00Z" w16du:dateUtc="2024-08-09T02:37:00Z">
        <w:r w:rsidR="006563FD" w:rsidRPr="006563FD">
          <w:rPr>
            <w:rFonts w:ascii="Times New Roman" w:hAnsi="Times New Roman" w:cs="Times New Roman"/>
            <w:rPrChange w:id="1384" w:author="zhengping jin" w:date="2024-08-09T10:38:00Z" w16du:dateUtc="2024-08-09T02:38:00Z">
              <w:rPr>
                <w:rFonts w:ascii="Lucida Sans Unicode" w:hAnsi="Lucida Sans Unicode" w:cs="Lucida Sans Unicode"/>
              </w:rPr>
            </w:rPrChange>
          </w:rPr>
          <w:t>)</w:t>
        </w:r>
      </w:ins>
      <w:proofErr w:type="spellStart"/>
      <w:ins w:id="1385" w:author="zhengping jin" w:date="2024-08-09T10:39:00Z" w16du:dateUtc="2024-08-09T02:39:00Z">
        <w:r w:rsidR="006563FD" w:rsidRPr="006563FD">
          <w:rPr>
            <w:rFonts w:ascii="Times New Roman" w:hAnsi="Times New Roman" w:cs="Times New Roman"/>
            <w:i/>
            <w:iCs/>
            <w:rPrChange w:id="1386" w:author="zhengping jin" w:date="2024-08-09T10:39:00Z" w16du:dateUtc="2024-08-09T02:39:00Z">
              <w:rPr>
                <w:rFonts w:ascii="Times New Roman" w:hAnsi="Times New Roman" w:cs="Times New Roman"/>
              </w:rPr>
            </w:rPrChange>
          </w:rPr>
          <w:t>xq</w:t>
        </w:r>
        <w:proofErr w:type="spellEnd"/>
        <w:proofErr w:type="gramEnd"/>
        <w:r w:rsidR="006563FD">
          <w:rPr>
            <w:rFonts w:ascii="Times New Roman" w:hAnsi="Times New Roman" w:cs="Times New Roman" w:hint="eastAsia"/>
          </w:rPr>
          <w:t>(</w:t>
        </w:r>
        <w:r w:rsidR="006563FD" w:rsidRPr="006563FD">
          <w:rPr>
            <w:rFonts w:ascii="Times New Roman" w:hAnsi="Times New Roman" w:cs="Times New Roman"/>
            <w:i/>
            <w:iCs/>
            <w:rPrChange w:id="1387" w:author="zhengping jin" w:date="2024-08-09T10:40:00Z" w16du:dateUtc="2024-08-09T02:40:00Z">
              <w:rPr>
                <w:rFonts w:ascii="Times New Roman" w:hAnsi="Times New Roman" w:cs="Times New Roman"/>
              </w:rPr>
            </w:rPrChange>
          </w:rPr>
          <w:t>x</w:t>
        </w:r>
        <w:r w:rsidR="006563FD">
          <w:rPr>
            <w:rFonts w:ascii="Times New Roman" w:hAnsi="Times New Roman" w:cs="Times New Roman" w:hint="eastAsia"/>
          </w:rPr>
          <w:t>)</w:t>
        </w:r>
        <w:r w:rsidR="006563FD" w:rsidRPr="006563FD">
          <w:rPr>
            <w:rFonts w:ascii="Times New Roman" w:hAnsi="Times New Roman" w:hint="eastAsia"/>
          </w:rPr>
          <w:t xml:space="preserve"> </w:t>
        </w:r>
        <w:r w:rsidR="006563FD">
          <w:rPr>
            <w:rFonts w:ascii="Times New Roman" w:hAnsi="Times New Roman" w:hint="eastAsia"/>
          </w:rPr>
          <w:t xml:space="preserve">(mod </w:t>
        </w:r>
        <w:r w:rsidR="006563FD" w:rsidRPr="005B6C5D">
          <w:rPr>
            <w:rFonts w:ascii="Times New Roman" w:hAnsi="Times New Roman" w:hint="eastAsia"/>
            <w:i/>
            <w:iCs/>
          </w:rPr>
          <w:t>p</w:t>
        </w:r>
        <w:r w:rsidR="006563FD">
          <w:rPr>
            <w:rFonts w:ascii="Times New Roman" w:hAnsi="Times New Roman" w:hint="eastAsia"/>
          </w:rPr>
          <w:t>)</w:t>
        </w:r>
      </w:ins>
      <w:ins w:id="1388" w:author="zhengping jin" w:date="2024-08-09T10:40:00Z" w16du:dateUtc="2024-08-09T02:40:00Z">
        <w:r w:rsidR="006563FD">
          <w:rPr>
            <w:rFonts w:ascii="Times New Roman" w:hAnsi="Times New Roman" w:hint="eastAsia"/>
          </w:rPr>
          <w:t>.</w:t>
        </w:r>
      </w:ins>
    </w:p>
    <w:p w14:paraId="1D180C7A" w14:textId="2CEDCFEF" w:rsidR="006563FD" w:rsidRPr="006563FD" w:rsidDel="003B7752" w:rsidRDefault="006563FD">
      <w:pPr>
        <w:snapToGrid w:val="0"/>
        <w:spacing w:line="360" w:lineRule="auto"/>
        <w:ind w:firstLineChars="742" w:firstLine="1558"/>
        <w:jc w:val="left"/>
        <w:rPr>
          <w:del w:id="1389" w:author="zhengping jin" w:date="2024-08-09T10:51:00Z" w16du:dateUtc="2024-08-09T02:51:00Z"/>
          <w:rFonts w:ascii="Times New Roman" w:hAnsi="Times New Roman"/>
        </w:rPr>
        <w:pPrChange w:id="1390" w:author="zhengping jin" w:date="2024-08-08T18:11:00Z" w16du:dateUtc="2024-08-08T10:11:00Z">
          <w:pPr>
            <w:snapToGrid w:val="0"/>
            <w:spacing w:line="360" w:lineRule="auto"/>
            <w:ind w:firstLineChars="650" w:firstLine="1365"/>
            <w:jc w:val="left"/>
          </w:pPr>
        </w:pPrChange>
      </w:pPr>
      <w:ins w:id="1391" w:author="zhengping jin" w:date="2024-08-09T10:44:00Z" w16du:dateUtc="2024-08-09T02:44:00Z">
        <w:r w:rsidRPr="006563FD">
          <w:rPr>
            <w:rFonts w:ascii="Times New Roman" w:hAnsi="Times New Roman" w:hint="eastAsia"/>
          </w:rPr>
          <w:t>根据定理</w:t>
        </w:r>
        <w:r w:rsidRPr="006563FD">
          <w:rPr>
            <w:rFonts w:ascii="Times New Roman" w:hAnsi="Times New Roman" w:hint="eastAsia"/>
          </w:rPr>
          <w:t>2.2.14 (</w:t>
        </w:r>
        <w:r w:rsidRPr="006563FD">
          <w:rPr>
            <w:rFonts w:ascii="Times New Roman" w:hAnsi="Times New Roman" w:hint="eastAsia"/>
          </w:rPr>
          <w:t>费马小定理</w:t>
        </w:r>
        <w:r w:rsidRPr="006563FD">
          <w:rPr>
            <w:rFonts w:ascii="Times New Roman" w:hAnsi="Times New Roman" w:hint="eastAsia"/>
          </w:rPr>
          <w:t>)</w:t>
        </w:r>
        <w:r>
          <w:rPr>
            <w:rFonts w:ascii="Times New Roman" w:hAnsi="Times New Roman" w:hint="eastAsia"/>
          </w:rPr>
          <w:t>知</w:t>
        </w:r>
      </w:ins>
      <w:ins w:id="1392" w:author="zhengping jin" w:date="2024-08-09T10:41:00Z" w16du:dateUtc="2024-08-09T02:41:00Z">
        <w:r w:rsidRPr="005B6C5D">
          <w:rPr>
            <w:rFonts w:ascii="Times New Roman" w:hAnsi="Times New Roman" w:hint="eastAsia"/>
            <w:i/>
            <w:iCs/>
          </w:rPr>
          <w:t>x</w:t>
        </w:r>
        <w:r w:rsidRPr="005B6C5D">
          <w:rPr>
            <w:rFonts w:ascii="Times New Roman" w:hAnsi="Times New Roman" w:hint="eastAsia"/>
            <w:i/>
            <w:iCs/>
            <w:vertAlign w:val="superscript"/>
          </w:rPr>
          <w:t>p</w:t>
        </w:r>
        <w:r>
          <w:rPr>
            <w:rFonts w:ascii="Times New Roman" w:hAnsi="Times New Roman" w:hint="eastAsia"/>
          </w:rPr>
          <w:t>-</w:t>
        </w:r>
        <w:r w:rsidRPr="005B6C5D">
          <w:rPr>
            <w:rFonts w:ascii="Times New Roman" w:hAnsi="Times New Roman" w:hint="eastAsia"/>
            <w:i/>
            <w:iCs/>
          </w:rPr>
          <w:t>x</w:t>
        </w:r>
        <w:r>
          <w:rPr>
            <w:rFonts w:ascii="Lucida Sans Unicode" w:hAnsi="Lucida Sans Unicode" w:cs="Lucida Sans Unicode"/>
          </w:rPr>
          <w:t>≡</w:t>
        </w:r>
        <w:r>
          <w:rPr>
            <w:rFonts w:ascii="Times New Roman" w:hAnsi="Times New Roman" w:hint="eastAsia"/>
          </w:rPr>
          <w:t xml:space="preserve">0 (mod </w:t>
        </w:r>
        <w:r w:rsidRPr="005B6C5D">
          <w:rPr>
            <w:rFonts w:ascii="Times New Roman" w:hAnsi="Times New Roman" w:hint="eastAsia"/>
            <w:i/>
            <w:iCs/>
          </w:rPr>
          <w:t>p</w:t>
        </w:r>
        <w:r>
          <w:rPr>
            <w:rFonts w:ascii="Times New Roman" w:hAnsi="Times New Roman" w:hint="eastAsia"/>
          </w:rPr>
          <w:t xml:space="preserve">) </w:t>
        </w:r>
        <w:r>
          <w:rPr>
            <w:rFonts w:ascii="Times New Roman" w:hAnsi="Times New Roman" w:hint="eastAsia"/>
          </w:rPr>
          <w:t>有</w:t>
        </w:r>
        <w:r w:rsidRPr="005B6C5D">
          <w:rPr>
            <w:rFonts w:ascii="Times New Roman" w:hAnsi="Times New Roman" w:hint="eastAsia"/>
            <w:i/>
            <w:iCs/>
          </w:rPr>
          <w:t>p</w:t>
        </w:r>
        <w:proofErr w:type="gramStart"/>
        <w:r>
          <w:rPr>
            <w:rFonts w:ascii="Times New Roman" w:hAnsi="Times New Roman" w:hint="eastAsia"/>
          </w:rPr>
          <w:t>个</w:t>
        </w:r>
        <w:proofErr w:type="gramEnd"/>
        <w:r>
          <w:rPr>
            <w:rFonts w:ascii="Times New Roman" w:hAnsi="Times New Roman" w:hint="eastAsia"/>
          </w:rPr>
          <w:t>不同的解</w:t>
        </w:r>
      </w:ins>
      <w:ins w:id="1393" w:author="zhengping jin" w:date="2024-08-09T10:44:00Z" w16du:dateUtc="2024-08-09T02:44:00Z">
        <w:r>
          <w:rPr>
            <w:rFonts w:ascii="Times New Roman" w:hAnsi="Times New Roman" w:hint="eastAsia"/>
          </w:rPr>
          <w:t xml:space="preserve">, </w:t>
        </w:r>
        <w:r>
          <w:rPr>
            <w:rFonts w:ascii="Times New Roman" w:hAnsi="Times New Roman" w:hint="eastAsia"/>
          </w:rPr>
          <w:t>而</w:t>
        </w:r>
      </w:ins>
      <w:ins w:id="1394" w:author="zhengping jin" w:date="2024-08-09T10:45:00Z" w16du:dateUtc="2024-08-09T02:45:00Z">
        <w:r w:rsidRPr="006D722E">
          <w:rPr>
            <w:rFonts w:ascii="Times New Roman" w:hAnsi="Times New Roman"/>
            <w:i/>
          </w:rPr>
          <w:t>q</w:t>
        </w:r>
        <w:r>
          <w:rPr>
            <w:rFonts w:ascii="Times New Roman" w:hAnsi="Times New Roman" w:hint="eastAsia"/>
          </w:rPr>
          <w:t>(</w:t>
        </w:r>
        <w:r w:rsidRPr="006D722E">
          <w:rPr>
            <w:rFonts w:ascii="Times New Roman" w:hAnsi="Times New Roman"/>
            <w:i/>
          </w:rPr>
          <w:t>x</w:t>
        </w:r>
        <w:r>
          <w:rPr>
            <w:rFonts w:ascii="Times New Roman" w:hAnsi="Times New Roman" w:hint="eastAsia"/>
          </w:rPr>
          <w:t xml:space="preserve">) </w:t>
        </w:r>
        <w:r w:rsidRPr="006D722E">
          <w:rPr>
            <w:rFonts w:ascii="Times New Roman" w:hAnsi="Times New Roman"/>
          </w:rPr>
          <w:t>是</w:t>
        </w:r>
        <w:r>
          <w:rPr>
            <w:rFonts w:ascii="Times New Roman" w:hAnsi="Times New Roman" w:hint="eastAsia"/>
          </w:rPr>
          <w:t>次数为</w:t>
        </w:r>
      </w:ins>
      <w:ins w:id="1395" w:author="zhengping jin" w:date="2024-08-09T10:46:00Z" w16du:dateUtc="2024-08-09T02:46:00Z">
        <w:r w:rsidRPr="003B7752">
          <w:rPr>
            <w:rFonts w:ascii="Times New Roman" w:hAnsi="Times New Roman"/>
            <w:i/>
            <w:iCs/>
            <w:rPrChange w:id="1396" w:author="zhengping jin" w:date="2024-08-09T10:49:00Z" w16du:dateUtc="2024-08-09T02:49:00Z">
              <w:rPr>
                <w:rFonts w:ascii="Times New Roman" w:hAnsi="Times New Roman"/>
              </w:rPr>
            </w:rPrChange>
          </w:rPr>
          <w:t>p</w:t>
        </w:r>
        <w:r>
          <w:rPr>
            <w:rFonts w:ascii="Times New Roman" w:hAnsi="Times New Roman" w:hint="eastAsia"/>
          </w:rPr>
          <w:t>-3</w:t>
        </w:r>
        <w:r>
          <w:rPr>
            <w:rFonts w:ascii="Times New Roman" w:hAnsi="Times New Roman" w:hint="eastAsia"/>
          </w:rPr>
          <w:t>的多项式</w:t>
        </w:r>
        <w:r>
          <w:rPr>
            <w:rFonts w:ascii="Times New Roman" w:hAnsi="Times New Roman" w:hint="eastAsia"/>
          </w:rPr>
          <w:t xml:space="preserve">, </w:t>
        </w:r>
        <w:r>
          <w:rPr>
            <w:rFonts w:ascii="Times New Roman" w:hAnsi="Times New Roman" w:hint="eastAsia"/>
          </w:rPr>
          <w:t>故</w:t>
        </w:r>
      </w:ins>
      <w:ins w:id="1397" w:author="zhengping jin" w:date="2024-08-09T10:47:00Z" w16du:dateUtc="2024-08-09T02:47:00Z">
        <w:r w:rsidRPr="005B6C5D">
          <w:rPr>
            <w:rFonts w:ascii="Times New Roman" w:hAnsi="Times New Roman" w:cs="Times New Roman" w:hint="eastAsia"/>
            <w:i/>
            <w:iCs/>
          </w:rPr>
          <w:t>q</w:t>
        </w:r>
        <w:r>
          <w:rPr>
            <w:rFonts w:ascii="Times New Roman" w:hAnsi="Times New Roman" w:cs="Times New Roman" w:hint="eastAsia"/>
          </w:rPr>
          <w:t>(</w:t>
        </w:r>
        <w:r w:rsidRPr="005B6C5D">
          <w:rPr>
            <w:rFonts w:ascii="Times New Roman" w:hAnsi="Times New Roman" w:cs="Times New Roman" w:hint="eastAsia"/>
            <w:i/>
            <w:iCs/>
          </w:rPr>
          <w:t>x</w:t>
        </w:r>
        <w:r>
          <w:rPr>
            <w:rFonts w:ascii="Times New Roman" w:hAnsi="Times New Roman" w:cs="Times New Roman" w:hint="eastAsia"/>
          </w:rPr>
          <w:t>)</w:t>
        </w:r>
        <w:r w:rsidRPr="006563FD">
          <w:rPr>
            <w:rFonts w:ascii="Times New Roman" w:hAnsi="Times New Roman" w:hint="eastAsia"/>
          </w:rPr>
          <w:t xml:space="preserve"> </w:t>
        </w:r>
        <w:r>
          <w:rPr>
            <w:rFonts w:ascii="Lucida Sans Unicode" w:hAnsi="Lucida Sans Unicode" w:cs="Lucida Sans Unicode"/>
          </w:rPr>
          <w:t>≡</w:t>
        </w:r>
        <w:r>
          <w:rPr>
            <w:rFonts w:ascii="Times New Roman" w:hAnsi="Times New Roman" w:hint="eastAsia"/>
          </w:rPr>
          <w:t xml:space="preserve">0 (mod </w:t>
        </w:r>
        <w:r w:rsidRPr="005B6C5D">
          <w:rPr>
            <w:rFonts w:ascii="Times New Roman" w:hAnsi="Times New Roman" w:hint="eastAsia"/>
            <w:i/>
            <w:iCs/>
          </w:rPr>
          <w:t>p</w:t>
        </w:r>
        <w:r>
          <w:rPr>
            <w:rFonts w:ascii="Times New Roman" w:hAnsi="Times New Roman" w:hint="eastAsia"/>
          </w:rPr>
          <w:t>)</w:t>
        </w:r>
      </w:ins>
      <w:ins w:id="1398" w:author="zhengping jin" w:date="2024-08-09T10:50:00Z" w16du:dateUtc="2024-08-09T02:50:00Z">
        <w:r w:rsidR="003B7752">
          <w:rPr>
            <w:rFonts w:ascii="Times New Roman" w:hAnsi="Times New Roman" w:hint="eastAsia"/>
          </w:rPr>
          <w:t>最多有</w:t>
        </w:r>
        <w:r w:rsidR="003B7752" w:rsidRPr="003B7752">
          <w:rPr>
            <w:rFonts w:ascii="Times New Roman" w:hAnsi="Times New Roman"/>
            <w:i/>
            <w:iCs/>
            <w:rPrChange w:id="1399" w:author="zhengping jin" w:date="2024-08-09T10:50:00Z" w16du:dateUtc="2024-08-09T02:50:00Z">
              <w:rPr>
                <w:rFonts w:ascii="Times New Roman" w:hAnsi="Times New Roman"/>
              </w:rPr>
            </w:rPrChange>
          </w:rPr>
          <w:t>p</w:t>
        </w:r>
        <w:r w:rsidR="003B7752">
          <w:rPr>
            <w:rFonts w:ascii="Times New Roman" w:hAnsi="Times New Roman" w:hint="eastAsia"/>
          </w:rPr>
          <w:t>-3</w:t>
        </w:r>
        <w:r w:rsidR="003B7752">
          <w:rPr>
            <w:rFonts w:ascii="Times New Roman" w:hAnsi="Times New Roman" w:hint="eastAsia"/>
          </w:rPr>
          <w:t>个不同的解</w:t>
        </w:r>
      </w:ins>
      <w:ins w:id="1400" w:author="zhengping jin" w:date="2024-08-09T10:55:00Z" w16du:dateUtc="2024-08-09T02:55:00Z">
        <w:r w:rsidR="006538CE">
          <w:rPr>
            <w:rFonts w:ascii="Times New Roman" w:hAnsi="Times New Roman" w:hint="eastAsia"/>
          </w:rPr>
          <w:t>(</w:t>
        </w:r>
        <w:r w:rsidR="006538CE">
          <w:rPr>
            <w:rFonts w:ascii="Times New Roman" w:hAnsi="Times New Roman" w:hint="eastAsia"/>
          </w:rPr>
          <w:t>见后面的定理</w:t>
        </w:r>
        <w:r w:rsidR="006538CE">
          <w:rPr>
            <w:rFonts w:ascii="Times New Roman" w:hAnsi="Times New Roman" w:hint="eastAsia"/>
          </w:rPr>
          <w:t>3.4.4)</w:t>
        </w:r>
      </w:ins>
      <w:ins w:id="1401" w:author="zhengping jin" w:date="2024-08-09T10:50:00Z" w16du:dateUtc="2024-08-09T02:50:00Z">
        <w:r w:rsidR="003B7752">
          <w:rPr>
            <w:rFonts w:ascii="Times New Roman" w:hAnsi="Times New Roman" w:hint="eastAsia"/>
          </w:rPr>
          <w:t>.</w:t>
        </w:r>
      </w:ins>
      <w:ins w:id="1402" w:author="zhengping jin" w:date="2024-08-09T10:51:00Z" w16du:dateUtc="2024-08-09T02:51:00Z">
        <w:r w:rsidR="003B7752">
          <w:rPr>
            <w:rFonts w:ascii="Times New Roman" w:hAnsi="Times New Roman" w:hint="eastAsia"/>
          </w:rPr>
          <w:t xml:space="preserve"> </w:t>
        </w:r>
        <w:r w:rsidR="003B7752">
          <w:rPr>
            <w:rFonts w:ascii="Times New Roman" w:hAnsi="Times New Roman" w:hint="eastAsia"/>
          </w:rPr>
          <w:t>所以</w:t>
        </w:r>
      </w:ins>
    </w:p>
    <w:p w14:paraId="3F8C0FDA" w14:textId="7409FE5D" w:rsidR="00FB49DC" w:rsidRPr="006D722E" w:rsidRDefault="007B33BC">
      <w:pPr>
        <w:snapToGrid w:val="0"/>
        <w:spacing w:line="360" w:lineRule="auto"/>
        <w:ind w:leftChars="405" w:left="850" w:firstLineChars="338" w:firstLine="710"/>
        <w:rPr>
          <w:rFonts w:ascii="Times New Roman" w:hAnsi="Times New Roman"/>
        </w:rPr>
        <w:pPrChange w:id="1403" w:author="zhengping jin" w:date="2024-08-09T10:51:00Z" w16du:dateUtc="2024-08-09T02:51:00Z">
          <w:pPr>
            <w:snapToGrid w:val="0"/>
            <w:spacing w:line="360" w:lineRule="auto"/>
            <w:ind w:firstLineChars="750" w:firstLine="1575"/>
            <w:jc w:val="left"/>
          </w:pPr>
        </w:pPrChange>
      </w:pPr>
      <w:r w:rsidRPr="003B7752">
        <w:rPr>
          <w:rFonts w:ascii="Times New Roman" w:hAnsi="Times New Roman"/>
        </w:rPr>
        <w:t>同余方程</w:t>
      </w:r>
      <w:r w:rsidR="00FB49DC" w:rsidRPr="003B7752">
        <w:rPr>
          <w:rFonts w:ascii="Times New Roman" w:hAnsi="Times New Roman"/>
          <w:position w:val="-10"/>
        </w:rPr>
        <w:object w:dxaOrig="1500" w:dyaOrig="360" w14:anchorId="1358C4F7">
          <v:shape id="_x0000_i1084" type="#_x0000_t75" style="width:75.65pt;height:18.7pt" o:ole="">
            <v:imagedata r:id="rId340" o:title=""/>
          </v:shape>
          <o:OLEObject Type="Embed" ProgID="Equation.DSMT4" ShapeID="_x0000_i1084" DrawAspect="Content" ObjectID="_1790422243" r:id="rId347"/>
        </w:object>
      </w:r>
      <w:ins w:id="1404" w:author="zhengping jin" w:date="2024-08-09T10:52:00Z" w16du:dateUtc="2024-08-09T02:52:00Z">
        <w:r w:rsidR="003B7752">
          <w:rPr>
            <w:rFonts w:ascii="Times New Roman" w:hAnsi="Times New Roman" w:hint="eastAsia"/>
          </w:rPr>
          <w:t>一定</w:t>
        </w:r>
      </w:ins>
      <w:r w:rsidR="00FB49DC" w:rsidRPr="003B7752">
        <w:rPr>
          <w:rFonts w:ascii="Times New Roman" w:hAnsi="Times New Roman"/>
        </w:rPr>
        <w:t>有解，即</w:t>
      </w:r>
      <w:r w:rsidR="00FB49DC" w:rsidRPr="003B7752">
        <w:rPr>
          <w:rFonts w:ascii="Times New Roman" w:hAnsi="Times New Roman"/>
          <w:i/>
        </w:rPr>
        <w:t>a</w:t>
      </w:r>
      <w:r w:rsidR="00FB49DC" w:rsidRPr="003B7752">
        <w:rPr>
          <w:rFonts w:ascii="Times New Roman" w:hAnsi="Times New Roman"/>
        </w:rPr>
        <w:t>是模</w:t>
      </w:r>
      <w:r w:rsidR="00FB49DC" w:rsidRPr="003B7752">
        <w:rPr>
          <w:rFonts w:ascii="Times New Roman" w:hAnsi="Times New Roman"/>
          <w:i/>
        </w:rPr>
        <w:t>p</w:t>
      </w:r>
      <w:r w:rsidR="00FB49DC" w:rsidRPr="003B7752">
        <w:rPr>
          <w:rFonts w:ascii="Times New Roman" w:hAnsi="Times New Roman"/>
        </w:rPr>
        <w:t>平方剩余</w:t>
      </w:r>
      <w:r w:rsidR="00FB49DC" w:rsidRPr="003B7752">
        <w:rPr>
          <w:rFonts w:ascii="Times New Roman" w:hAnsi="Times New Roman"/>
        </w:rPr>
        <w:t>.</w:t>
      </w:r>
    </w:p>
    <w:p w14:paraId="7B49000C" w14:textId="4DAB7EFD" w:rsidR="00FB49DC" w:rsidRPr="006D722E" w:rsidRDefault="00FB49DC" w:rsidP="00DD220F">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）因为</w:t>
      </w:r>
      <w:r w:rsidRPr="006D722E">
        <w:rPr>
          <w:rFonts w:ascii="Times New Roman" w:hAnsi="Times New Roman"/>
          <w:i/>
        </w:rPr>
        <w:t>p</w:t>
      </w:r>
      <w:r w:rsidRPr="006D722E">
        <w:rPr>
          <w:rFonts w:ascii="Times New Roman" w:hAnsi="Times New Roman"/>
        </w:rPr>
        <w:t>是奇素数，（</w:t>
      </w:r>
      <w:r w:rsidRPr="006D722E">
        <w:rPr>
          <w:rFonts w:ascii="Times New Roman" w:hAnsi="Times New Roman"/>
          <w:i/>
        </w:rPr>
        <w:t>a</w:t>
      </w:r>
      <w:r w:rsidRPr="006D722E">
        <w:rPr>
          <w:rFonts w:ascii="Times New Roman" w:hAnsi="Times New Roman"/>
        </w:rPr>
        <w:t>，</w:t>
      </w:r>
      <w:r w:rsidRPr="006D722E">
        <w:rPr>
          <w:rFonts w:ascii="Times New Roman" w:hAnsi="Times New Roman"/>
          <w:i/>
        </w:rPr>
        <w:t>p</w:t>
      </w:r>
      <w:r w:rsidRPr="006D722E">
        <w:rPr>
          <w:rFonts w:ascii="Times New Roman" w:hAnsi="Times New Roman"/>
        </w:rPr>
        <w:t>）</w:t>
      </w:r>
      <w:r w:rsidRPr="006D722E">
        <w:rPr>
          <w:rFonts w:ascii="Times New Roman" w:hAnsi="Times New Roman"/>
        </w:rPr>
        <w:t>=1</w:t>
      </w:r>
      <w:r w:rsidRPr="006D722E">
        <w:rPr>
          <w:rFonts w:ascii="Times New Roman" w:hAnsi="Times New Roman"/>
        </w:rPr>
        <w:t>，根据</w:t>
      </w:r>
      <w:r w:rsidR="00503DA1" w:rsidRPr="00503DA1">
        <w:rPr>
          <w:rFonts w:ascii="Times New Roman" w:hAnsi="Times New Roman"/>
        </w:rPr>
        <w:t>定理</w:t>
      </w:r>
      <w:r w:rsidR="00503DA1" w:rsidRPr="00503DA1">
        <w:rPr>
          <w:rFonts w:ascii="Times New Roman" w:hAnsi="Times New Roman" w:hint="eastAsia"/>
        </w:rPr>
        <w:t>2</w:t>
      </w:r>
      <w:r w:rsidR="00503DA1" w:rsidRPr="00503DA1">
        <w:rPr>
          <w:rFonts w:ascii="Times New Roman" w:hAnsi="Times New Roman"/>
        </w:rPr>
        <w:t>.2.13</w:t>
      </w:r>
      <w:r w:rsidR="00503DA1" w:rsidRPr="00503DA1">
        <w:rPr>
          <w:rFonts w:ascii="Times New Roman" w:hAnsi="Times New Roman"/>
        </w:rPr>
        <w:t>（欧拉定理）</w:t>
      </w:r>
      <w:r w:rsidRPr="006D722E">
        <w:rPr>
          <w:rFonts w:ascii="Times New Roman" w:hAnsi="Times New Roman"/>
        </w:rPr>
        <w:t>，</w:t>
      </w:r>
      <w:del w:id="1405" w:author="zhengping jin" w:date="2024-10-12T15:14:00Z" w16du:dateUtc="2024-10-12T07:14:00Z">
        <w:r w:rsidRPr="006D722E" w:rsidDel="007014E2">
          <w:rPr>
            <w:rFonts w:ascii="Times New Roman" w:hAnsi="Times New Roman"/>
          </w:rPr>
          <w:delText>我们</w:delText>
        </w:r>
      </w:del>
      <w:r w:rsidRPr="006D722E">
        <w:rPr>
          <w:rFonts w:ascii="Times New Roman" w:hAnsi="Times New Roman"/>
        </w:rPr>
        <w:t>有</w:t>
      </w:r>
      <w:del w:id="1406" w:author="zhengping jin" w:date="2024-08-09T17:21:00Z" w16du:dateUtc="2024-08-09T09:21:00Z">
        <w:r w:rsidRPr="006D722E" w:rsidDel="00620270">
          <w:rPr>
            <w:rFonts w:ascii="Times New Roman" w:hAnsi="Times New Roman"/>
          </w:rPr>
          <w:delText>表达式</w:delText>
        </w:r>
      </w:del>
    </w:p>
    <w:p w14:paraId="3A93D51B" w14:textId="77777777"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10"/>
        </w:rPr>
        <w:object w:dxaOrig="4060" w:dyaOrig="520" w14:anchorId="4F88EAE8">
          <v:shape id="_x0000_i1085" type="#_x0000_t75" style="width:202.35pt;height:26.45pt" o:ole="">
            <v:imagedata r:id="rId348" o:title=""/>
          </v:shape>
          <o:OLEObject Type="Embed" ProgID="Equation.DSMT4" ShapeID="_x0000_i1085" DrawAspect="Content" ObjectID="_1790422244" r:id="rId349"/>
        </w:object>
      </w:r>
    </w:p>
    <w:p w14:paraId="7CB48157" w14:textId="36ADBBCB" w:rsidR="00FB49DC" w:rsidRPr="006D722E" w:rsidRDefault="00FB49DC" w:rsidP="00DD220F">
      <w:pPr>
        <w:snapToGrid w:val="0"/>
        <w:spacing w:line="360" w:lineRule="auto"/>
        <w:ind w:firstLineChars="800" w:firstLine="1680"/>
        <w:jc w:val="left"/>
        <w:rPr>
          <w:rFonts w:ascii="Times New Roman" w:hAnsi="Times New Roman"/>
        </w:rPr>
      </w:pPr>
      <w:r w:rsidRPr="006D722E">
        <w:rPr>
          <w:rFonts w:ascii="Times New Roman" w:hAnsi="Times New Roman"/>
        </w:rPr>
        <w:t>再</w:t>
      </w:r>
      <w:r w:rsidRPr="00503DA1">
        <w:rPr>
          <w:rFonts w:ascii="Times New Roman" w:hAnsi="Times New Roman"/>
        </w:rPr>
        <w:t>根据</w:t>
      </w:r>
      <w:r w:rsidR="00503DA1" w:rsidRPr="00503DA1">
        <w:rPr>
          <w:rFonts w:ascii="Times New Roman" w:hAnsi="Times New Roman"/>
        </w:rPr>
        <w:t>定理</w:t>
      </w:r>
      <w:r w:rsidR="00503DA1" w:rsidRPr="00503DA1">
        <w:rPr>
          <w:rFonts w:ascii="Times New Roman" w:hAnsi="Times New Roman" w:hint="eastAsia"/>
        </w:rPr>
        <w:t>1.2.</w:t>
      </w:r>
      <w:r w:rsidR="00503DA1" w:rsidRPr="00503DA1">
        <w:rPr>
          <w:rFonts w:ascii="Times New Roman" w:hAnsi="Times New Roman"/>
        </w:rPr>
        <w:t>10</w:t>
      </w:r>
      <w:r w:rsidRPr="00503DA1">
        <w:rPr>
          <w:rFonts w:ascii="Times New Roman" w:hAnsi="Times New Roman"/>
        </w:rPr>
        <w:t>，我们有</w:t>
      </w:r>
      <w:r w:rsidR="00DD220F">
        <w:rPr>
          <w:rFonts w:ascii="Times New Roman" w:hAnsi="Times New Roman" w:hint="eastAsia"/>
        </w:rPr>
        <w:t xml:space="preserve"> </w:t>
      </w:r>
      <w:r w:rsidRPr="006D722E">
        <w:rPr>
          <w:rFonts w:ascii="Times New Roman" w:hAnsi="Times New Roman"/>
          <w:position w:val="-10"/>
        </w:rPr>
        <w:object w:dxaOrig="1060" w:dyaOrig="520" w14:anchorId="52A8A271">
          <v:shape id="_x0000_i1086" type="#_x0000_t75" style="width:53.3pt;height:26.45pt" o:ole="">
            <v:imagedata r:id="rId342" o:title=""/>
          </v:shape>
          <o:OLEObject Type="Embed" ProgID="Equation.DSMT4" ShapeID="_x0000_i1086" DrawAspect="Content" ObjectID="_1790422245" r:id="rId350"/>
        </w:object>
      </w:r>
      <w:r w:rsidRPr="006D722E">
        <w:rPr>
          <w:rFonts w:ascii="Times New Roman" w:hAnsi="Times New Roman"/>
        </w:rPr>
        <w:t>或</w:t>
      </w:r>
      <w:r w:rsidRPr="006D722E">
        <w:rPr>
          <w:rFonts w:ascii="Times New Roman" w:hAnsi="Times New Roman"/>
          <w:position w:val="-10"/>
        </w:rPr>
        <w:object w:dxaOrig="1060" w:dyaOrig="520" w14:anchorId="2A6CB2ED">
          <v:shape id="_x0000_i1087" type="#_x0000_t75" style="width:53.3pt;height:26.45pt" o:ole="">
            <v:imagedata r:id="rId351" o:title=""/>
          </v:shape>
          <o:OLEObject Type="Embed" ProgID="Equation.DSMT4" ShapeID="_x0000_i1087" DrawAspect="Content" ObjectID="_1790422246" r:id="rId352"/>
        </w:object>
      </w:r>
    </w:p>
    <w:p w14:paraId="3B38789B" w14:textId="071D2C18" w:rsidR="00FB49DC" w:rsidRPr="006D722E" w:rsidRDefault="00FB49DC" w:rsidP="00DD220F">
      <w:pPr>
        <w:snapToGrid w:val="0"/>
        <w:spacing w:line="360" w:lineRule="auto"/>
        <w:ind w:firstLineChars="700" w:firstLine="1470"/>
        <w:jc w:val="left"/>
        <w:rPr>
          <w:rFonts w:ascii="Times New Roman" w:hAnsi="Times New Roman"/>
          <w:position w:val="-10"/>
        </w:rPr>
      </w:pPr>
      <w:r w:rsidRPr="006D722E">
        <w:rPr>
          <w:rFonts w:ascii="Times New Roman" w:hAnsi="Times New Roman"/>
        </w:rPr>
        <w:t>因此，</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的平方非剩余的充分必要条件是</w:t>
      </w:r>
      <w:r w:rsidRPr="006D722E">
        <w:rPr>
          <w:rFonts w:ascii="Times New Roman" w:hAnsi="Times New Roman"/>
          <w:position w:val="-10"/>
        </w:rPr>
        <w:object w:dxaOrig="1780" w:dyaOrig="520" w14:anchorId="2718FAD3">
          <v:shape id="_x0000_i1088" type="#_x0000_t75" style="width:89.3pt;height:26.45pt" o:ole="">
            <v:imagedata r:id="rId353" o:title=""/>
          </v:shape>
          <o:OLEObject Type="Embed" ProgID="Equation.DSMT4" ShapeID="_x0000_i1088" DrawAspect="Content" ObjectID="_1790422247" r:id="rId354"/>
        </w:object>
      </w:r>
      <w:r w:rsidR="00503DA1">
        <w:rPr>
          <w:rFonts w:ascii="Times New Roman" w:hAnsi="Times New Roman"/>
        </w:rPr>
        <w:t>.</w:t>
      </w:r>
    </w:p>
    <w:p w14:paraId="007798E5" w14:textId="77777777" w:rsidR="00FB49DC" w:rsidRPr="006D722E" w:rsidRDefault="00FB49DC" w:rsidP="00FB49DC">
      <w:pPr>
        <w:snapToGrid w:val="0"/>
        <w:spacing w:line="360" w:lineRule="auto"/>
        <w:jc w:val="center"/>
        <w:rPr>
          <w:rFonts w:ascii="Times New Roman" w:hAnsi="Times New Roman"/>
        </w:rPr>
      </w:pPr>
    </w:p>
    <w:p w14:paraId="073140B8" w14:textId="479722BF" w:rsidR="00FB49DC" w:rsidRPr="006D722E" w:rsidRDefault="00FB49DC" w:rsidP="00DD220F">
      <w:pPr>
        <w:snapToGrid w:val="0"/>
        <w:spacing w:line="360" w:lineRule="auto"/>
        <w:jc w:val="left"/>
        <w:rPr>
          <w:rFonts w:ascii="Times New Roman" w:hAnsi="Times New Roman"/>
        </w:rPr>
      </w:pPr>
      <w:r w:rsidRPr="006D722E">
        <w:rPr>
          <w:rFonts w:ascii="Times New Roman" w:hAnsi="Times New Roman"/>
          <w:b/>
        </w:rPr>
        <w:t>例</w:t>
      </w:r>
      <w:r w:rsidR="00DD220F">
        <w:rPr>
          <w:rFonts w:ascii="Times New Roman" w:hAnsi="Times New Roman" w:hint="eastAsia"/>
          <w:b/>
        </w:rPr>
        <w:t>3</w:t>
      </w:r>
      <w:r w:rsidR="00DD220F">
        <w:rPr>
          <w:rFonts w:ascii="Times New Roman" w:hAnsi="Times New Roman"/>
          <w:b/>
        </w:rPr>
        <w:t>.3.</w:t>
      </w:r>
      <w:r w:rsidR="001E7E72">
        <w:rPr>
          <w:rFonts w:ascii="Times New Roman" w:hAnsi="Times New Roman"/>
          <w:b/>
        </w:rPr>
        <w:t>6</w:t>
      </w:r>
      <w:r w:rsidRPr="006D722E">
        <w:rPr>
          <w:rFonts w:ascii="Times New Roman" w:hAnsi="Times New Roman"/>
          <w:b/>
        </w:rPr>
        <w:t xml:space="preserve"> </w:t>
      </w:r>
      <w:r w:rsidRPr="006D722E">
        <w:rPr>
          <w:rFonts w:ascii="Times New Roman" w:hAnsi="Times New Roman"/>
        </w:rPr>
        <w:t>判断</w:t>
      </w:r>
      <w:ins w:id="1407" w:author="zhengping jin" w:date="2024-08-09T17:23:00Z" w16du:dateUtc="2024-08-09T09:23:00Z">
        <w:r w:rsidR="006E2450">
          <w:rPr>
            <w:rFonts w:ascii="Times New Roman" w:hAnsi="Times New Roman" w:hint="eastAsia"/>
          </w:rPr>
          <w:t>211</w:t>
        </w:r>
      </w:ins>
      <w:del w:id="1408" w:author="zhengping jin" w:date="2024-08-09T17:23:00Z" w16du:dateUtc="2024-08-09T09:23:00Z">
        <w:r w:rsidRPr="006D722E" w:rsidDel="006E2450">
          <w:rPr>
            <w:rFonts w:ascii="Times New Roman" w:hAnsi="Times New Roman"/>
          </w:rPr>
          <w:delText>137</w:delText>
        </w:r>
      </w:del>
      <w:r w:rsidRPr="006D722E">
        <w:rPr>
          <w:rFonts w:ascii="Times New Roman" w:hAnsi="Times New Roman"/>
        </w:rPr>
        <w:t>是否为模</w:t>
      </w:r>
      <w:r w:rsidRPr="006D722E">
        <w:rPr>
          <w:rFonts w:ascii="Times New Roman" w:hAnsi="Times New Roman"/>
        </w:rPr>
        <w:t>2</w:t>
      </w:r>
      <w:ins w:id="1409" w:author="zhengping jin" w:date="2024-08-09T17:23:00Z" w16du:dateUtc="2024-08-09T09:23:00Z">
        <w:r w:rsidR="006E2450">
          <w:rPr>
            <w:rFonts w:ascii="Times New Roman" w:hAnsi="Times New Roman" w:hint="eastAsia"/>
          </w:rPr>
          <w:t>0</w:t>
        </w:r>
      </w:ins>
      <w:r w:rsidRPr="006D722E">
        <w:rPr>
          <w:rFonts w:ascii="Times New Roman" w:hAnsi="Times New Roman"/>
        </w:rPr>
        <w:t>27</w:t>
      </w:r>
      <w:r w:rsidRPr="006D722E">
        <w:rPr>
          <w:rFonts w:ascii="Times New Roman" w:hAnsi="Times New Roman"/>
        </w:rPr>
        <w:t>平方剩余</w:t>
      </w:r>
      <w:r w:rsidRPr="006D722E">
        <w:rPr>
          <w:rFonts w:ascii="Times New Roman" w:hAnsi="Times New Roman"/>
        </w:rPr>
        <w:t>.</w:t>
      </w:r>
    </w:p>
    <w:p w14:paraId="078C76D0" w14:textId="02D92B73"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 xml:space="preserve"> </w:t>
      </w:r>
      <w:r w:rsidRPr="006D722E">
        <w:rPr>
          <w:rFonts w:ascii="Times New Roman" w:hAnsi="Times New Roman"/>
        </w:rPr>
        <w:t>根据定理</w:t>
      </w:r>
      <w:r w:rsidR="00DD220F">
        <w:rPr>
          <w:rFonts w:ascii="Times New Roman" w:hAnsi="Times New Roman" w:hint="eastAsia"/>
        </w:rPr>
        <w:t>3</w:t>
      </w:r>
      <w:r w:rsidR="00DD220F">
        <w:rPr>
          <w:rFonts w:ascii="Times New Roman" w:hAnsi="Times New Roman"/>
        </w:rPr>
        <w:t>.3.</w:t>
      </w:r>
      <w:r w:rsidRPr="006D722E">
        <w:rPr>
          <w:rFonts w:ascii="Times New Roman" w:hAnsi="Times New Roman"/>
        </w:rPr>
        <w:t>1</w:t>
      </w:r>
      <w:r w:rsidRPr="006D722E">
        <w:rPr>
          <w:rFonts w:ascii="Times New Roman" w:hAnsi="Times New Roman"/>
        </w:rPr>
        <w:t>，我们计算：</w:t>
      </w:r>
    </w:p>
    <w:p w14:paraId="32B6CFBC" w14:textId="0327FD3E" w:rsidR="00FB49DC" w:rsidRPr="006D722E" w:rsidRDefault="006E2450" w:rsidP="00FB49DC">
      <w:pPr>
        <w:snapToGrid w:val="0"/>
        <w:spacing w:line="360" w:lineRule="auto"/>
        <w:ind w:firstLine="420"/>
        <w:jc w:val="center"/>
        <w:rPr>
          <w:rFonts w:ascii="Times New Roman" w:hAnsi="Times New Roman"/>
        </w:rPr>
      </w:pPr>
      <w:ins w:id="1410" w:author="zhengping jin" w:date="2024-08-09T17:24:00Z" w16du:dateUtc="2024-08-09T09:24:00Z">
        <w:r>
          <w:rPr>
            <w:rFonts w:ascii="Times New Roman" w:hAnsi="Times New Roman" w:hint="eastAsia"/>
          </w:rPr>
          <w:t>211</w:t>
        </w:r>
        <w:r>
          <w:rPr>
            <w:rFonts w:ascii="Times New Roman" w:hAnsi="Times New Roman" w:hint="eastAsia"/>
            <w:vertAlign w:val="superscript"/>
          </w:rPr>
          <w:t>(2027-1)/2</w:t>
        </w:r>
        <w:r>
          <w:rPr>
            <w:rFonts w:ascii="Times New Roman" w:hAnsi="Times New Roman" w:hint="eastAsia"/>
          </w:rPr>
          <w:t>=211</w:t>
        </w:r>
      </w:ins>
      <w:ins w:id="1411" w:author="zhengping jin" w:date="2024-08-09T17:25:00Z" w16du:dateUtc="2024-08-09T09:25:00Z">
        <w:r>
          <w:rPr>
            <w:rFonts w:ascii="Times New Roman" w:hAnsi="Times New Roman" w:hint="eastAsia"/>
            <w:vertAlign w:val="superscript"/>
          </w:rPr>
          <w:t xml:space="preserve">1013 </w:t>
        </w:r>
        <w:r>
          <w:rPr>
            <w:rFonts w:ascii="Times New Roman" w:hAnsi="Times New Roman" w:hint="eastAsia"/>
          </w:rPr>
          <w:t>(mod 2027)</w:t>
        </w:r>
      </w:ins>
      <w:del w:id="1412" w:author="zhengping jin" w:date="2024-08-09T17:25:00Z" w16du:dateUtc="2024-08-09T09:25:00Z">
        <w:r w:rsidR="00FB49DC" w:rsidRPr="006D722E" w:rsidDel="006E2450">
          <w:rPr>
            <w:rFonts w:ascii="Times New Roman" w:hAnsi="Times New Roman"/>
            <w:position w:val="-10"/>
          </w:rPr>
          <w:object w:dxaOrig="2860" w:dyaOrig="360" w14:anchorId="045B4A7F">
            <v:shape id="_x0000_i1089" type="#_x0000_t75" style="width:143.1pt;height:18.7pt" o:ole="">
              <v:imagedata r:id="rId355" o:title=""/>
            </v:shape>
            <o:OLEObject Type="Embed" ProgID="Equation.DSMT4" ShapeID="_x0000_i1089" DrawAspect="Content" ObjectID="_1790422248" r:id="rId356"/>
          </w:object>
        </w:r>
      </w:del>
    </w:p>
    <w:p w14:paraId="2A4C2A0A" w14:textId="2CE31A31"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运用模重复</w:t>
      </w:r>
      <w:proofErr w:type="gramStart"/>
      <w:r w:rsidRPr="006D722E">
        <w:rPr>
          <w:rFonts w:ascii="Times New Roman" w:hAnsi="Times New Roman"/>
        </w:rPr>
        <w:t>平方</w:t>
      </w:r>
      <w:ins w:id="1413" w:author="zhengping jin" w:date="2024-08-09T17:26:00Z" w16du:dateUtc="2024-08-09T09:26:00Z">
        <w:r w:rsidR="006E2450">
          <w:rPr>
            <w:rFonts w:ascii="Times New Roman" w:hAnsi="Times New Roman" w:hint="eastAsia"/>
          </w:rPr>
          <w:t>计算</w:t>
        </w:r>
      </w:ins>
      <w:proofErr w:type="gramEnd"/>
      <w:r w:rsidRPr="006D722E">
        <w:rPr>
          <w:rFonts w:ascii="Times New Roman" w:hAnsi="Times New Roman"/>
        </w:rPr>
        <w:t>法</w:t>
      </w:r>
      <w:r w:rsidRPr="006D722E">
        <w:rPr>
          <w:rFonts w:ascii="Times New Roman" w:hAnsi="Times New Roman"/>
        </w:rPr>
        <w:t xml:space="preserve">. </w:t>
      </w:r>
      <w:r w:rsidRPr="006D722E">
        <w:rPr>
          <w:rFonts w:ascii="Times New Roman" w:hAnsi="Times New Roman"/>
        </w:rPr>
        <w:t>设</w:t>
      </w:r>
      <w:r w:rsidRPr="006D722E">
        <w:rPr>
          <w:rFonts w:ascii="Times New Roman" w:hAnsi="Times New Roman"/>
          <w:i/>
        </w:rPr>
        <w:t>m</w:t>
      </w:r>
      <w:r w:rsidRPr="006D722E">
        <w:rPr>
          <w:rFonts w:ascii="Times New Roman" w:hAnsi="Times New Roman"/>
        </w:rPr>
        <w:t>=2</w:t>
      </w:r>
      <w:ins w:id="1414" w:author="zhengping jin" w:date="2024-08-09T17:29:00Z" w16du:dateUtc="2024-08-09T09:29:00Z">
        <w:r w:rsidR="00A060A3">
          <w:rPr>
            <w:rFonts w:ascii="Times New Roman" w:hAnsi="Times New Roman" w:hint="eastAsia"/>
          </w:rPr>
          <w:t>0</w:t>
        </w:r>
      </w:ins>
      <w:r w:rsidRPr="006D722E">
        <w:rPr>
          <w:rFonts w:ascii="Times New Roman" w:hAnsi="Times New Roman"/>
        </w:rPr>
        <w:t>27</w:t>
      </w:r>
      <w:r w:rsidRPr="006D722E">
        <w:rPr>
          <w:rFonts w:ascii="Times New Roman" w:hAnsi="Times New Roman"/>
        </w:rPr>
        <w:t>，</w:t>
      </w:r>
      <w:r w:rsidRPr="006D722E">
        <w:rPr>
          <w:rFonts w:ascii="Times New Roman" w:hAnsi="Times New Roman"/>
          <w:i/>
        </w:rPr>
        <w:t>b</w:t>
      </w:r>
      <w:r w:rsidRPr="006D722E">
        <w:rPr>
          <w:rFonts w:ascii="Times New Roman" w:hAnsi="Times New Roman"/>
        </w:rPr>
        <w:t>=</w:t>
      </w:r>
      <w:ins w:id="1415" w:author="zhengping jin" w:date="2024-08-09T17:29:00Z" w16du:dateUtc="2024-08-09T09:29:00Z">
        <w:r w:rsidR="00A060A3">
          <w:rPr>
            <w:rFonts w:ascii="Times New Roman" w:hAnsi="Times New Roman" w:hint="eastAsia"/>
          </w:rPr>
          <w:t>211</w:t>
        </w:r>
      </w:ins>
      <w:del w:id="1416" w:author="zhengping jin" w:date="2024-08-09T17:29:00Z" w16du:dateUtc="2024-08-09T09:29:00Z">
        <w:r w:rsidRPr="006D722E" w:rsidDel="00A060A3">
          <w:rPr>
            <w:rFonts w:ascii="Times New Roman" w:hAnsi="Times New Roman"/>
          </w:rPr>
          <w:delText>137</w:delText>
        </w:r>
      </w:del>
      <w:r w:rsidRPr="006D722E">
        <w:rPr>
          <w:rFonts w:ascii="Times New Roman" w:hAnsi="Times New Roman"/>
        </w:rPr>
        <w:t>，令</w:t>
      </w:r>
      <w:r w:rsidRPr="006D722E">
        <w:rPr>
          <w:rFonts w:ascii="Times New Roman" w:hAnsi="Times New Roman"/>
          <w:i/>
        </w:rPr>
        <w:t>a</w:t>
      </w:r>
      <w:r w:rsidRPr="006D722E">
        <w:rPr>
          <w:rFonts w:ascii="Times New Roman" w:hAnsi="Times New Roman"/>
        </w:rPr>
        <w:t>=1</w:t>
      </w:r>
      <w:r w:rsidRPr="006D722E">
        <w:rPr>
          <w:rFonts w:ascii="Times New Roman" w:hAnsi="Times New Roman"/>
        </w:rPr>
        <w:t>，将</w:t>
      </w:r>
      <w:r w:rsidRPr="006D722E">
        <w:rPr>
          <w:rFonts w:ascii="Times New Roman" w:hAnsi="Times New Roman"/>
        </w:rPr>
        <w:t>1</w:t>
      </w:r>
      <w:ins w:id="1417" w:author="zhengping jin" w:date="2024-08-09T17:29:00Z" w16du:dateUtc="2024-08-09T09:29:00Z">
        <w:r w:rsidR="00A060A3">
          <w:rPr>
            <w:rFonts w:ascii="Times New Roman" w:hAnsi="Times New Roman" w:hint="eastAsia"/>
          </w:rPr>
          <w:t>0</w:t>
        </w:r>
      </w:ins>
      <w:r w:rsidRPr="006D722E">
        <w:rPr>
          <w:rFonts w:ascii="Times New Roman" w:hAnsi="Times New Roman"/>
        </w:rPr>
        <w:t>13</w:t>
      </w:r>
      <w:r w:rsidRPr="006D722E">
        <w:rPr>
          <w:rFonts w:ascii="Times New Roman" w:hAnsi="Times New Roman"/>
        </w:rPr>
        <w:t>写成二进制，</w:t>
      </w:r>
    </w:p>
    <w:p w14:paraId="46F58F72" w14:textId="38E72C9A" w:rsidR="00FB49DC" w:rsidRPr="00CA2508" w:rsidRDefault="00FB49DC" w:rsidP="00FB49DC">
      <w:pPr>
        <w:snapToGrid w:val="0"/>
        <w:spacing w:line="360" w:lineRule="auto"/>
        <w:jc w:val="center"/>
        <w:rPr>
          <w:rFonts w:ascii="Times New Roman" w:hAnsi="Times New Roman" w:hint="eastAsia"/>
        </w:rPr>
      </w:pPr>
      <w:del w:id="1418" w:author="zhengping jin" w:date="2024-08-09T17:35:00Z" w16du:dateUtc="2024-08-09T09:35:00Z">
        <w:r w:rsidRPr="006D722E" w:rsidDel="00A060A3">
          <w:rPr>
            <w:rFonts w:ascii="Times New Roman" w:hAnsi="Times New Roman"/>
            <w:position w:val="-6"/>
          </w:rPr>
          <w:object w:dxaOrig="2000" w:dyaOrig="320" w14:anchorId="3D459572">
            <v:shape id="_x0000_i1090" type="#_x0000_t75" style="width:99.8pt;height:15.5pt" o:ole="">
              <v:imagedata r:id="rId357" o:title=""/>
            </v:shape>
            <o:OLEObject Type="Embed" ProgID="Equation.DSMT4" ShapeID="_x0000_i1090" DrawAspect="Content" ObjectID="_1790422249" r:id="rId358"/>
          </w:object>
        </w:r>
      </w:del>
      <w:ins w:id="1419" w:author="zhengping jin" w:date="2024-08-09T17:30:00Z" w16du:dateUtc="2024-08-09T09:30:00Z">
        <w:r w:rsidR="00A060A3">
          <w:rPr>
            <w:rFonts w:ascii="Times New Roman" w:hAnsi="Times New Roman" w:hint="eastAsia"/>
          </w:rPr>
          <w:t>1013=1</w:t>
        </w:r>
      </w:ins>
      <w:ins w:id="1420" w:author="zhengping jin" w:date="2024-08-09T17:34:00Z" w16du:dateUtc="2024-08-09T09:34:00Z">
        <w:r w:rsidR="00A060A3">
          <w:rPr>
            <w:rFonts w:ascii="Times New Roman" w:hAnsi="Times New Roman" w:hint="eastAsia"/>
          </w:rPr>
          <w:t>+2</w:t>
        </w:r>
        <w:r w:rsidR="00A060A3" w:rsidRPr="00A060A3">
          <w:rPr>
            <w:rFonts w:ascii="Times New Roman" w:hAnsi="Times New Roman"/>
            <w:vertAlign w:val="superscript"/>
            <w:rPrChange w:id="1421" w:author="zhengping jin" w:date="2024-08-09T17:35:00Z" w16du:dateUtc="2024-08-09T09:35:00Z">
              <w:rPr>
                <w:rFonts w:ascii="Times New Roman" w:hAnsi="Times New Roman"/>
              </w:rPr>
            </w:rPrChange>
          </w:rPr>
          <w:t>2</w:t>
        </w:r>
        <w:r w:rsidR="00A060A3">
          <w:rPr>
            <w:rFonts w:ascii="Times New Roman" w:hAnsi="Times New Roman" w:hint="eastAsia"/>
          </w:rPr>
          <w:t>+2</w:t>
        </w:r>
        <w:r w:rsidR="00A060A3" w:rsidRPr="00A060A3">
          <w:rPr>
            <w:rFonts w:ascii="Times New Roman" w:hAnsi="Times New Roman"/>
            <w:vertAlign w:val="superscript"/>
            <w:rPrChange w:id="1422" w:author="zhengping jin" w:date="2024-08-09T17:34:00Z" w16du:dateUtc="2024-08-09T09:34:00Z">
              <w:rPr>
                <w:rFonts w:ascii="Times New Roman" w:hAnsi="Times New Roman"/>
              </w:rPr>
            </w:rPrChange>
          </w:rPr>
          <w:t>4</w:t>
        </w:r>
        <w:r w:rsidR="00A060A3">
          <w:rPr>
            <w:rFonts w:ascii="Times New Roman" w:hAnsi="Times New Roman" w:hint="eastAsia"/>
          </w:rPr>
          <w:t>+2</w:t>
        </w:r>
        <w:r w:rsidR="00A060A3" w:rsidRPr="00A060A3">
          <w:rPr>
            <w:rFonts w:ascii="Times New Roman" w:hAnsi="Times New Roman"/>
            <w:vertAlign w:val="superscript"/>
            <w:rPrChange w:id="1423" w:author="zhengping jin" w:date="2024-08-09T17:34:00Z" w16du:dateUtc="2024-08-09T09:34:00Z">
              <w:rPr>
                <w:rFonts w:ascii="Times New Roman" w:hAnsi="Times New Roman"/>
              </w:rPr>
            </w:rPrChange>
          </w:rPr>
          <w:t>5</w:t>
        </w:r>
      </w:ins>
      <w:ins w:id="1424" w:author="zhengping jin" w:date="2024-08-09T17:33:00Z" w16du:dateUtc="2024-08-09T09:33:00Z">
        <w:r w:rsidR="00A060A3">
          <w:rPr>
            <w:rFonts w:ascii="Times New Roman" w:hAnsi="Times New Roman" w:hint="eastAsia"/>
          </w:rPr>
          <w:t>+2</w:t>
        </w:r>
        <w:r w:rsidR="00A060A3" w:rsidRPr="00A060A3">
          <w:rPr>
            <w:rFonts w:ascii="Times New Roman" w:hAnsi="Times New Roman"/>
            <w:vertAlign w:val="superscript"/>
            <w:rPrChange w:id="1425" w:author="zhengping jin" w:date="2024-08-09T17:33:00Z" w16du:dateUtc="2024-08-09T09:33:00Z">
              <w:rPr>
                <w:rFonts w:ascii="Times New Roman" w:hAnsi="Times New Roman"/>
              </w:rPr>
            </w:rPrChange>
          </w:rPr>
          <w:t>6</w:t>
        </w:r>
      </w:ins>
      <w:ins w:id="1426" w:author="zhengping jin" w:date="2024-08-09T17:32:00Z" w16du:dateUtc="2024-08-09T09:32:00Z">
        <w:r w:rsidR="00A060A3">
          <w:rPr>
            <w:rFonts w:ascii="Times New Roman" w:hAnsi="Times New Roman" w:hint="eastAsia"/>
          </w:rPr>
          <w:t>+</w:t>
        </w:r>
      </w:ins>
      <w:ins w:id="1427" w:author="zhengping jin" w:date="2024-08-09T17:33:00Z" w16du:dateUtc="2024-08-09T09:33:00Z">
        <w:r w:rsidR="00A060A3">
          <w:rPr>
            <w:rFonts w:ascii="Times New Roman" w:hAnsi="Times New Roman" w:hint="eastAsia"/>
          </w:rPr>
          <w:t>2</w:t>
        </w:r>
        <w:r w:rsidR="00A060A3" w:rsidRPr="00A060A3">
          <w:rPr>
            <w:rFonts w:ascii="Times New Roman" w:hAnsi="Times New Roman"/>
            <w:vertAlign w:val="superscript"/>
            <w:rPrChange w:id="1428" w:author="zhengping jin" w:date="2024-08-09T17:33:00Z" w16du:dateUtc="2024-08-09T09:33:00Z">
              <w:rPr>
                <w:rFonts w:ascii="Times New Roman" w:hAnsi="Times New Roman"/>
              </w:rPr>
            </w:rPrChange>
          </w:rPr>
          <w:t>7</w:t>
        </w:r>
      </w:ins>
      <w:ins w:id="1429" w:author="zhengping jin" w:date="2024-08-09T17:31:00Z" w16du:dateUtc="2024-08-09T09:31:00Z">
        <w:r w:rsidR="00A060A3">
          <w:rPr>
            <w:rFonts w:ascii="Times New Roman" w:hAnsi="Times New Roman" w:hint="eastAsia"/>
          </w:rPr>
          <w:t>+</w:t>
        </w:r>
      </w:ins>
      <w:ins w:id="1430" w:author="zhengping jin" w:date="2024-08-09T17:32:00Z" w16du:dateUtc="2024-08-09T09:32:00Z">
        <w:r w:rsidR="00A060A3">
          <w:rPr>
            <w:rFonts w:ascii="Times New Roman" w:hAnsi="Times New Roman" w:hint="eastAsia"/>
          </w:rPr>
          <w:t>2</w:t>
        </w:r>
        <w:r w:rsidR="00A060A3" w:rsidRPr="00A060A3">
          <w:rPr>
            <w:rFonts w:ascii="Times New Roman" w:hAnsi="Times New Roman"/>
            <w:vertAlign w:val="superscript"/>
            <w:rPrChange w:id="1431" w:author="zhengping jin" w:date="2024-08-09T17:32:00Z" w16du:dateUtc="2024-08-09T09:32:00Z">
              <w:rPr>
                <w:rFonts w:ascii="Times New Roman" w:hAnsi="Times New Roman"/>
              </w:rPr>
            </w:rPrChange>
          </w:rPr>
          <w:t>8</w:t>
        </w:r>
      </w:ins>
      <w:ins w:id="1432" w:author="zhengping jin" w:date="2024-08-09T17:30:00Z" w16du:dateUtc="2024-08-09T09:30:00Z">
        <w:r w:rsidR="00A060A3">
          <w:rPr>
            <w:rFonts w:ascii="Times New Roman" w:hAnsi="Times New Roman" w:hint="eastAsia"/>
          </w:rPr>
          <w:t>+2</w:t>
        </w:r>
      </w:ins>
      <w:ins w:id="1433" w:author="zhengping jin" w:date="2024-08-09T17:31:00Z" w16du:dateUtc="2024-08-09T09:31:00Z">
        <w:r w:rsidR="00A060A3" w:rsidRPr="00A060A3">
          <w:rPr>
            <w:rFonts w:ascii="Times New Roman" w:hAnsi="Times New Roman"/>
            <w:vertAlign w:val="superscript"/>
            <w:rPrChange w:id="1434" w:author="zhengping jin" w:date="2024-08-09T17:31:00Z" w16du:dateUtc="2024-08-09T09:31:00Z">
              <w:rPr>
                <w:rFonts w:ascii="Times New Roman" w:hAnsi="Times New Roman"/>
              </w:rPr>
            </w:rPrChange>
          </w:rPr>
          <w:t>9</w:t>
        </w:r>
      </w:ins>
      <w:ins w:id="1435" w:author="zhengping jin" w:date="2024-10-12T15:22:00Z" w16du:dateUtc="2024-10-12T07:22:00Z">
        <w:r w:rsidR="00CA2508">
          <w:rPr>
            <w:rFonts w:ascii="Times New Roman" w:hAnsi="Times New Roman" w:hint="eastAsia"/>
          </w:rPr>
          <w:t>.</w:t>
        </w:r>
      </w:ins>
    </w:p>
    <w:p w14:paraId="558CE762"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我们依次计算如下：</w:t>
      </w:r>
    </w:p>
    <w:p w14:paraId="19D1147D" w14:textId="6D3343D9" w:rsidR="00FB49DC" w:rsidRPr="006D722E" w:rsidRDefault="00FB49DC">
      <w:pPr>
        <w:snapToGrid w:val="0"/>
        <w:spacing w:line="360" w:lineRule="auto"/>
        <w:ind w:leftChars="100" w:left="210" w:firstLineChars="300" w:firstLine="630"/>
        <w:jc w:val="left"/>
        <w:rPr>
          <w:rFonts w:ascii="Times New Roman" w:hAnsi="Times New Roman"/>
        </w:rPr>
        <w:pPrChange w:id="1436" w:author="zhengping jin" w:date="2024-08-09T17:41:00Z" w16du:dateUtc="2024-08-09T09:41:00Z">
          <w:pPr>
            <w:snapToGrid w:val="0"/>
            <w:spacing w:line="360" w:lineRule="auto"/>
            <w:ind w:firstLineChars="400" w:firstLine="840"/>
            <w:jc w:val="left"/>
          </w:pPr>
        </w:pPrChange>
      </w:pPr>
      <w:r w:rsidRPr="006D722E">
        <w:rPr>
          <w:rFonts w:ascii="Times New Roman" w:hAnsi="Times New Roman"/>
        </w:rPr>
        <w:lastRenderedPageBreak/>
        <w:t>（</w:t>
      </w:r>
      <w:r w:rsidRPr="006D722E">
        <w:rPr>
          <w:rFonts w:ascii="Times New Roman" w:hAnsi="Times New Roman"/>
        </w:rPr>
        <w:t>1</w:t>
      </w:r>
      <w:r w:rsidRPr="006D722E">
        <w:rPr>
          <w:rFonts w:ascii="Times New Roman" w:hAnsi="Times New Roman"/>
        </w:rPr>
        <w:t>）</w:t>
      </w:r>
      <w:ins w:id="1437" w:author="zhengping jin" w:date="2024-08-09T17:36:00Z" w16du:dateUtc="2024-08-09T09:36:00Z">
        <w:r w:rsidR="006C6AD1" w:rsidRPr="006C6AD1">
          <w:rPr>
            <w:rFonts w:ascii="Times New Roman" w:hAnsi="Times New Roman"/>
            <w:i/>
            <w:iCs/>
            <w:rPrChange w:id="1438" w:author="zhengping jin" w:date="2024-08-09T17:36:00Z" w16du:dateUtc="2024-08-09T09:36:00Z">
              <w:rPr>
                <w:rFonts w:ascii="Times New Roman" w:hAnsi="Times New Roman"/>
              </w:rPr>
            </w:rPrChange>
          </w:rPr>
          <w:t>n</w:t>
        </w:r>
        <w:r w:rsidR="006C6AD1" w:rsidRPr="006C6AD1">
          <w:rPr>
            <w:rFonts w:ascii="Times New Roman" w:hAnsi="Times New Roman"/>
            <w:vertAlign w:val="subscript"/>
            <w:rPrChange w:id="1439" w:author="zhengping jin" w:date="2024-08-09T17:36:00Z" w16du:dateUtc="2024-08-09T09:36:00Z">
              <w:rPr>
                <w:rFonts w:ascii="Times New Roman" w:hAnsi="Times New Roman"/>
              </w:rPr>
            </w:rPrChange>
          </w:rPr>
          <w:t>0</w:t>
        </w:r>
        <w:r w:rsidR="006C6AD1">
          <w:rPr>
            <w:rFonts w:ascii="Times New Roman" w:hAnsi="Times New Roman" w:hint="eastAsia"/>
          </w:rPr>
          <w:t>=1</w:t>
        </w:r>
      </w:ins>
      <w:del w:id="1440" w:author="zhengping jin" w:date="2024-08-09T17:36:00Z" w16du:dateUtc="2024-08-09T09:36:00Z">
        <w:r w:rsidRPr="006D722E" w:rsidDel="006C6AD1">
          <w:rPr>
            <w:rFonts w:ascii="Times New Roman" w:hAnsi="Times New Roman"/>
            <w:position w:val="-12"/>
          </w:rPr>
          <w:object w:dxaOrig="600" w:dyaOrig="360" w14:anchorId="31830FCE">
            <v:shape id="_x0000_i1091" type="#_x0000_t75" style="width:30.1pt;height:18.7pt" o:ole="">
              <v:imagedata r:id="rId359" o:title=""/>
            </v:shape>
            <o:OLEObject Type="Embed" ProgID="Equation.DSMT4" ShapeID="_x0000_i1091" DrawAspect="Content" ObjectID="_1790422250" r:id="rId360"/>
          </w:object>
        </w:r>
      </w:del>
      <w:r w:rsidRPr="006D722E">
        <w:rPr>
          <w:rFonts w:ascii="Times New Roman" w:hAnsi="Times New Roman"/>
        </w:rPr>
        <w:t>，计算</w:t>
      </w:r>
      <w:ins w:id="1441" w:author="zhengping jin" w:date="2024-08-09T17:36:00Z" w16du:dateUtc="2024-08-09T09:36:00Z">
        <w:r w:rsidR="006C6AD1" w:rsidRPr="006C6AD1">
          <w:rPr>
            <w:rFonts w:ascii="Times New Roman" w:hAnsi="Times New Roman"/>
            <w:i/>
            <w:iCs/>
            <w:rPrChange w:id="1442" w:author="zhengping jin" w:date="2024-08-09T17:37:00Z" w16du:dateUtc="2024-08-09T09:37:00Z">
              <w:rPr>
                <w:rFonts w:ascii="Times New Roman" w:hAnsi="Times New Roman"/>
              </w:rPr>
            </w:rPrChange>
          </w:rPr>
          <w:t>a</w:t>
        </w:r>
        <w:r w:rsidR="006C6AD1" w:rsidRPr="006C6AD1">
          <w:rPr>
            <w:rFonts w:ascii="Times New Roman" w:hAnsi="Times New Roman"/>
            <w:vertAlign w:val="subscript"/>
            <w:rPrChange w:id="1443" w:author="zhengping jin" w:date="2024-08-09T17:38:00Z" w16du:dateUtc="2024-08-09T09:38:00Z">
              <w:rPr>
                <w:rFonts w:ascii="Times New Roman" w:hAnsi="Times New Roman"/>
              </w:rPr>
            </w:rPrChange>
          </w:rPr>
          <w:t>0</w:t>
        </w:r>
        <w:r w:rsidR="006C6AD1">
          <w:rPr>
            <w:rFonts w:ascii="Times New Roman" w:hAnsi="Times New Roman" w:hint="eastAsia"/>
          </w:rPr>
          <w:t>=</w:t>
        </w:r>
        <w:r w:rsidR="006C6AD1" w:rsidRPr="006C6AD1">
          <w:rPr>
            <w:rFonts w:ascii="Times New Roman" w:hAnsi="Times New Roman"/>
            <w:i/>
            <w:iCs/>
            <w:rPrChange w:id="1444" w:author="zhengping jin" w:date="2024-08-09T17:38:00Z" w16du:dateUtc="2024-08-09T09:38:00Z">
              <w:rPr>
                <w:rFonts w:ascii="Times New Roman" w:hAnsi="Times New Roman"/>
              </w:rPr>
            </w:rPrChange>
          </w:rPr>
          <w:t>a</w:t>
        </w:r>
      </w:ins>
      <w:ins w:id="1445" w:author="zhengping jin" w:date="2024-08-09T17:37:00Z" w16du:dateUtc="2024-08-09T09:37:00Z">
        <w:r w:rsidR="006C6AD1">
          <w:rPr>
            <w:rFonts w:ascii="Times New Roman" w:hAnsi="Times New Roman"/>
          </w:rPr>
          <w:sym w:font="Wingdings" w:char="F09E"/>
        </w:r>
      </w:ins>
      <m:oMath>
        <m:sSup>
          <m:sSupPr>
            <m:ctrlPr>
              <w:ins w:id="1446" w:author="zhengping jin" w:date="2024-08-09T17:37:00Z" w16du:dateUtc="2024-08-09T09:37:00Z">
                <w:rPr>
                  <w:rFonts w:ascii="Cambria Math" w:hAnsi="Cambria Math"/>
                  <w:i/>
                </w:rPr>
              </w:ins>
            </m:ctrlPr>
          </m:sSupPr>
          <m:e>
            <m:r>
              <w:ins w:id="1447" w:author="zhengping jin" w:date="2024-08-09T17:37:00Z" w16du:dateUtc="2024-08-09T09:37:00Z">
                <w:rPr>
                  <w:rFonts w:ascii="Cambria Math" w:hAnsi="Cambria Math"/>
                </w:rPr>
                <m:t>b</m:t>
              </w:ins>
            </m:r>
          </m:e>
          <m:sup>
            <m:sSub>
              <m:sSubPr>
                <m:ctrlPr>
                  <w:ins w:id="1448" w:author="zhengping jin" w:date="2024-08-09T17:37:00Z" w16du:dateUtc="2024-08-09T09:37:00Z">
                    <w:rPr>
                      <w:rFonts w:ascii="Cambria Math" w:hAnsi="Cambria Math"/>
                      <w:i/>
                    </w:rPr>
                  </w:ins>
                </m:ctrlPr>
              </m:sSubPr>
              <m:e>
                <m:r>
                  <w:ins w:id="1449" w:author="zhengping jin" w:date="2024-08-09T17:37:00Z" w16du:dateUtc="2024-08-09T09:37:00Z">
                    <w:rPr>
                      <w:rFonts w:ascii="Cambria Math" w:hAnsi="Cambria Math"/>
                    </w:rPr>
                    <m:t>n</m:t>
                  </w:ins>
                </m:r>
              </m:e>
              <m:sub>
                <m:r>
                  <w:ins w:id="1450" w:author="zhengping jin" w:date="2024-08-09T17:37:00Z" w16du:dateUtc="2024-08-09T09:37:00Z">
                    <w:rPr>
                      <w:rFonts w:ascii="Cambria Math" w:hAnsi="Cambria Math"/>
                    </w:rPr>
                    <m:t>0</m:t>
                  </w:ins>
                </m:r>
              </m:sub>
            </m:sSub>
          </m:sup>
        </m:sSup>
      </m:oMath>
      <w:ins w:id="1451" w:author="zhengping jin" w:date="2024-08-09T17:38:00Z" w16du:dateUtc="2024-08-09T09:38:00Z">
        <w:r w:rsidR="006C6AD1">
          <w:rPr>
            <w:rFonts w:ascii="Lucida Sans Unicode" w:hAnsi="Lucida Sans Unicode" w:cs="Lucida Sans Unicode"/>
          </w:rPr>
          <w:t>≡</w:t>
        </w:r>
        <w:r w:rsidR="006C6AD1">
          <w:rPr>
            <w:rFonts w:ascii="Times New Roman" w:hAnsi="Times New Roman" w:hint="eastAsia"/>
          </w:rPr>
          <w:t>211 (mod 2027),</w:t>
        </w:r>
      </w:ins>
      <w:ins w:id="1452" w:author="zhengping jin" w:date="2024-08-09T17:51:00Z" w16du:dateUtc="2024-08-09T09:51:00Z">
        <w:r w:rsidR="00875B07">
          <w:rPr>
            <w:rFonts w:ascii="Times New Roman" w:hAnsi="Times New Roman" w:hint="eastAsia"/>
          </w:rPr>
          <w:t xml:space="preserve"> </w:t>
        </w:r>
      </w:ins>
      <w:ins w:id="1453" w:author="zhengping jin" w:date="2024-08-09T17:39:00Z" w16du:dateUtc="2024-08-09T09:39:00Z">
        <w:r w:rsidR="006C6AD1" w:rsidRPr="006C6AD1">
          <w:rPr>
            <w:rFonts w:ascii="Times New Roman" w:hAnsi="Times New Roman"/>
            <w:i/>
            <w:iCs/>
            <w:rPrChange w:id="1454" w:author="zhengping jin" w:date="2024-08-09T17:39:00Z" w16du:dateUtc="2024-08-09T09:39:00Z">
              <w:rPr>
                <w:rFonts w:ascii="Times New Roman" w:hAnsi="Times New Roman"/>
              </w:rPr>
            </w:rPrChange>
          </w:rPr>
          <w:t>b</w:t>
        </w:r>
        <w:r w:rsidR="006C6AD1" w:rsidRPr="006C6AD1">
          <w:rPr>
            <w:rFonts w:ascii="Times New Roman" w:hAnsi="Times New Roman"/>
            <w:vertAlign w:val="subscript"/>
            <w:rPrChange w:id="1455" w:author="zhengping jin" w:date="2024-08-09T17:39:00Z" w16du:dateUtc="2024-08-09T09:39:00Z">
              <w:rPr>
                <w:rFonts w:ascii="Times New Roman" w:hAnsi="Times New Roman"/>
              </w:rPr>
            </w:rPrChange>
          </w:rPr>
          <w:t>1</w:t>
        </w:r>
        <w:r w:rsidR="006C6AD1">
          <w:rPr>
            <w:rFonts w:ascii="Times New Roman" w:hAnsi="Times New Roman" w:hint="eastAsia"/>
          </w:rPr>
          <w:t>=</w:t>
        </w:r>
        <w:r w:rsidR="006C6AD1" w:rsidRPr="006C6AD1">
          <w:rPr>
            <w:rFonts w:ascii="Times New Roman" w:hAnsi="Times New Roman"/>
            <w:i/>
            <w:iCs/>
            <w:rPrChange w:id="1456" w:author="zhengping jin" w:date="2024-08-09T17:40:00Z" w16du:dateUtc="2024-08-09T09:40:00Z">
              <w:rPr>
                <w:rFonts w:ascii="Times New Roman" w:hAnsi="Times New Roman"/>
              </w:rPr>
            </w:rPrChange>
          </w:rPr>
          <w:t>b</w:t>
        </w:r>
        <w:r w:rsidR="006C6AD1" w:rsidRPr="006C6AD1">
          <w:rPr>
            <w:rFonts w:ascii="Times New Roman" w:hAnsi="Times New Roman"/>
            <w:vertAlign w:val="superscript"/>
            <w:rPrChange w:id="1457" w:author="zhengping jin" w:date="2024-08-09T17:40:00Z" w16du:dateUtc="2024-08-09T09:40:00Z">
              <w:rPr>
                <w:rFonts w:ascii="Times New Roman" w:hAnsi="Times New Roman"/>
              </w:rPr>
            </w:rPrChange>
          </w:rPr>
          <w:t>2</w:t>
        </w:r>
        <w:r w:rsidR="006C6AD1">
          <w:rPr>
            <w:rFonts w:ascii="Lucida Sans Unicode" w:hAnsi="Lucida Sans Unicode" w:cs="Lucida Sans Unicode"/>
          </w:rPr>
          <w:t>≡</w:t>
        </w:r>
      </w:ins>
      <w:ins w:id="1458" w:author="zhengping jin" w:date="2024-08-09T17:41:00Z" w16du:dateUtc="2024-08-09T09:41:00Z">
        <w:r w:rsidR="006C6AD1" w:rsidRPr="006C6AD1">
          <w:rPr>
            <w:rFonts w:ascii="Times New Roman" w:hAnsi="Times New Roman" w:cs="Times New Roman"/>
            <w:rPrChange w:id="1459" w:author="zhengping jin" w:date="2024-08-09T17:41:00Z" w16du:dateUtc="2024-08-09T09:41:00Z">
              <w:rPr>
                <w:rFonts w:ascii="Lucida Sans Unicode" w:hAnsi="Lucida Sans Unicode" w:cs="Lucida Sans Unicode"/>
              </w:rPr>
            </w:rPrChange>
          </w:rPr>
          <w:t>1954</w:t>
        </w:r>
        <w:r w:rsidR="006C6AD1">
          <w:rPr>
            <w:rFonts w:ascii="Times New Roman" w:hAnsi="Times New Roman" w:cs="Times New Roman" w:hint="eastAsia"/>
          </w:rPr>
          <w:t xml:space="preserve"> </w:t>
        </w:r>
        <w:r w:rsidR="006C6AD1">
          <w:rPr>
            <w:rFonts w:ascii="Times New Roman" w:hAnsi="Times New Roman" w:hint="eastAsia"/>
          </w:rPr>
          <w:t>(mod 2027).</w:t>
        </w:r>
      </w:ins>
      <w:del w:id="1460" w:author="zhengping jin" w:date="2024-08-09T17:41:00Z" w16du:dateUtc="2024-08-09T09:41:00Z">
        <w:r w:rsidRPr="006D722E" w:rsidDel="006C6AD1">
          <w:rPr>
            <w:rFonts w:ascii="Times New Roman" w:hAnsi="Times New Roman"/>
            <w:position w:val="-12"/>
          </w:rPr>
          <w:object w:dxaOrig="4140" w:dyaOrig="380" w14:anchorId="0C022011">
            <v:shape id="_x0000_i1092" type="#_x0000_t75" style="width:206.45pt;height:19.6pt" o:ole="">
              <v:imagedata r:id="rId361" o:title=""/>
            </v:shape>
            <o:OLEObject Type="Embed" ProgID="Equation.DSMT4" ShapeID="_x0000_i1092" DrawAspect="Content" ObjectID="_1790422251" r:id="rId362"/>
          </w:object>
        </w:r>
      </w:del>
    </w:p>
    <w:p w14:paraId="2C64A571" w14:textId="74A5C6C4" w:rsidR="00FB49DC" w:rsidRPr="006D722E" w:rsidRDefault="00FB49DC" w:rsidP="00E83E94">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rPr>
        <w:t>2</w:t>
      </w:r>
      <w:r w:rsidRPr="006D722E">
        <w:rPr>
          <w:rFonts w:ascii="Times New Roman" w:hAnsi="Times New Roman"/>
        </w:rPr>
        <w:t>）</w:t>
      </w:r>
      <w:ins w:id="1461" w:author="zhengping jin" w:date="2024-08-09T17:42:00Z" w16du:dateUtc="2024-08-09T09:42:00Z">
        <w:r w:rsidR="006C6AD1" w:rsidRPr="005B6C5D">
          <w:rPr>
            <w:rFonts w:ascii="Times New Roman" w:hAnsi="Times New Roman" w:hint="eastAsia"/>
            <w:i/>
            <w:iCs/>
          </w:rPr>
          <w:t>n</w:t>
        </w:r>
        <w:r w:rsidR="006C6AD1">
          <w:rPr>
            <w:rFonts w:ascii="Times New Roman" w:hAnsi="Times New Roman" w:hint="eastAsia"/>
            <w:vertAlign w:val="subscript"/>
          </w:rPr>
          <w:t>1</w:t>
        </w:r>
        <w:r w:rsidR="006C6AD1">
          <w:rPr>
            <w:rFonts w:ascii="Times New Roman" w:hAnsi="Times New Roman" w:hint="eastAsia"/>
          </w:rPr>
          <w:t>=0</w:t>
        </w:r>
      </w:ins>
      <w:del w:id="1462" w:author="zhengping jin" w:date="2024-08-09T17:42:00Z" w16du:dateUtc="2024-08-09T09:42:00Z">
        <w:r w:rsidRPr="006D722E" w:rsidDel="006C6AD1">
          <w:rPr>
            <w:rFonts w:ascii="Times New Roman" w:hAnsi="Times New Roman"/>
            <w:position w:val="-12"/>
          </w:rPr>
          <w:object w:dxaOrig="620" w:dyaOrig="360" w14:anchorId="4894D191">
            <v:shape id="_x0000_i1093" type="#_x0000_t75" style="width:30.55pt;height:18.7pt" o:ole="">
              <v:imagedata r:id="rId363" o:title=""/>
            </v:shape>
            <o:OLEObject Type="Embed" ProgID="Equation.DSMT4" ShapeID="_x0000_i1093" DrawAspect="Content" ObjectID="_1790422252" r:id="rId364"/>
          </w:object>
        </w:r>
      </w:del>
      <w:r w:rsidRPr="006D722E">
        <w:rPr>
          <w:rFonts w:ascii="Times New Roman" w:hAnsi="Times New Roman"/>
        </w:rPr>
        <w:t>，计算</w:t>
      </w:r>
      <w:ins w:id="1463" w:author="zhengping jin" w:date="2024-08-09T17:47:00Z" w16du:dateUtc="2024-08-09T09:47:00Z">
        <w:r w:rsidR="00875B07" w:rsidRPr="005B6C5D">
          <w:rPr>
            <w:rFonts w:ascii="Times New Roman" w:hAnsi="Times New Roman" w:hint="eastAsia"/>
            <w:i/>
            <w:iCs/>
          </w:rPr>
          <w:t>a</w:t>
        </w:r>
        <w:r w:rsidR="00875B07">
          <w:rPr>
            <w:rFonts w:ascii="Times New Roman" w:hAnsi="Times New Roman" w:hint="eastAsia"/>
            <w:vertAlign w:val="subscript"/>
          </w:rPr>
          <w:t>1</w:t>
        </w:r>
        <w:r w:rsidR="00875B07">
          <w:rPr>
            <w:rFonts w:ascii="Times New Roman" w:hAnsi="Times New Roman" w:hint="eastAsia"/>
          </w:rPr>
          <w:t>=</w:t>
        </w:r>
        <w:r w:rsidR="00875B07" w:rsidRPr="005B6C5D">
          <w:rPr>
            <w:rFonts w:ascii="Times New Roman" w:hAnsi="Times New Roman" w:hint="eastAsia"/>
            <w:i/>
            <w:iCs/>
          </w:rPr>
          <w:t>a</w:t>
        </w:r>
        <w:r w:rsidR="00875B07" w:rsidRPr="00875B07">
          <w:rPr>
            <w:rFonts w:ascii="Times New Roman" w:hAnsi="Times New Roman"/>
            <w:vertAlign w:val="subscript"/>
            <w:rPrChange w:id="1464" w:author="zhengping jin" w:date="2024-08-09T17:47:00Z" w16du:dateUtc="2024-08-09T09:47:00Z">
              <w:rPr>
                <w:rFonts w:ascii="Times New Roman" w:hAnsi="Times New Roman"/>
                <w:i/>
                <w:iCs/>
              </w:rPr>
            </w:rPrChange>
          </w:rPr>
          <w:t>0</w:t>
        </w:r>
        <w:r w:rsidR="00875B07">
          <w:rPr>
            <w:rFonts w:ascii="Times New Roman" w:hAnsi="Times New Roman"/>
          </w:rPr>
          <w:sym w:font="Wingdings" w:char="F09E"/>
        </w:r>
      </w:ins>
      <m:oMath>
        <m:sSup>
          <m:sSupPr>
            <m:ctrlPr>
              <w:ins w:id="1465" w:author="zhengping jin" w:date="2024-08-09T17:47:00Z" w16du:dateUtc="2024-08-09T09:47:00Z">
                <w:rPr>
                  <w:rFonts w:ascii="Cambria Math" w:hAnsi="Cambria Math"/>
                  <w:i/>
                </w:rPr>
              </w:ins>
            </m:ctrlPr>
          </m:sSupPr>
          <m:e>
            <m:sSub>
              <m:sSubPr>
                <m:ctrlPr>
                  <w:ins w:id="1466" w:author="zhengping jin" w:date="2024-08-09T17:48:00Z" w16du:dateUtc="2024-08-09T09:48:00Z">
                    <w:rPr>
                      <w:rFonts w:ascii="Cambria Math" w:hAnsi="Cambria Math"/>
                      <w:i/>
                    </w:rPr>
                  </w:ins>
                </m:ctrlPr>
              </m:sSubPr>
              <m:e>
                <m:r>
                  <w:ins w:id="1467" w:author="zhengping jin" w:date="2024-08-09T17:48:00Z" w16du:dateUtc="2024-08-09T09:48:00Z">
                    <w:rPr>
                      <w:rFonts w:ascii="Cambria Math" w:hAnsi="Cambria Math" w:hint="eastAsia"/>
                    </w:rPr>
                    <m:t>b</m:t>
                  </w:ins>
                </m:r>
              </m:e>
              <m:sub>
                <m:r>
                  <w:ins w:id="1468" w:author="zhengping jin" w:date="2024-08-09T17:48:00Z" w16du:dateUtc="2024-08-09T09:48:00Z">
                    <w:rPr>
                      <w:rFonts w:ascii="Cambria Math" w:hAnsi="Cambria Math"/>
                    </w:rPr>
                    <m:t>1</m:t>
                  </w:ins>
                </m:r>
              </m:sub>
            </m:sSub>
          </m:e>
          <m:sup>
            <m:sSub>
              <m:sSubPr>
                <m:ctrlPr>
                  <w:ins w:id="1469" w:author="zhengping jin" w:date="2024-08-09T17:47:00Z" w16du:dateUtc="2024-08-09T09:47:00Z">
                    <w:rPr>
                      <w:rFonts w:ascii="Cambria Math" w:hAnsi="Cambria Math"/>
                      <w:i/>
                    </w:rPr>
                  </w:ins>
                </m:ctrlPr>
              </m:sSubPr>
              <m:e>
                <m:r>
                  <w:ins w:id="1470" w:author="zhengping jin" w:date="2024-08-09T17:47:00Z" w16du:dateUtc="2024-08-09T09:47:00Z">
                    <w:rPr>
                      <w:rFonts w:ascii="Cambria Math" w:hAnsi="Cambria Math"/>
                    </w:rPr>
                    <m:t>n</m:t>
                  </w:ins>
                </m:r>
              </m:e>
              <m:sub>
                <m:r>
                  <w:ins w:id="1471" w:author="zhengping jin" w:date="2024-08-09T17:52:00Z" w16du:dateUtc="2024-08-09T09:52:00Z">
                    <w:rPr>
                      <w:rFonts w:ascii="Cambria Math" w:hAnsi="Cambria Math"/>
                    </w:rPr>
                    <m:t>1</m:t>
                  </w:ins>
                </m:r>
              </m:sub>
            </m:sSub>
          </m:sup>
        </m:sSup>
      </m:oMath>
      <w:ins w:id="1472" w:author="zhengping jin" w:date="2024-08-09T17:47:00Z" w16du:dateUtc="2024-08-09T09:47:00Z">
        <w:r w:rsidR="00875B07">
          <w:rPr>
            <w:rFonts w:ascii="Lucida Sans Unicode" w:hAnsi="Lucida Sans Unicode" w:cs="Lucida Sans Unicode"/>
          </w:rPr>
          <w:t>≡</w:t>
        </w:r>
        <w:r w:rsidR="00875B07">
          <w:rPr>
            <w:rFonts w:ascii="Times New Roman" w:hAnsi="Times New Roman" w:hint="eastAsia"/>
          </w:rPr>
          <w:t>211 (mod 2027),</w:t>
        </w:r>
      </w:ins>
      <w:ins w:id="1473" w:author="zhengping jin" w:date="2024-08-09T17:51:00Z" w16du:dateUtc="2024-08-09T09:51:00Z">
        <w:r w:rsidR="00875B07">
          <w:rPr>
            <w:rFonts w:ascii="Times New Roman" w:hAnsi="Times New Roman" w:hint="eastAsia"/>
          </w:rPr>
          <w:t xml:space="preserve"> </w:t>
        </w:r>
      </w:ins>
      <w:ins w:id="1474" w:author="zhengping jin" w:date="2024-08-09T17:47:00Z" w16du:dateUtc="2024-08-09T09:47:00Z">
        <w:r w:rsidR="00875B07" w:rsidRPr="005B6C5D">
          <w:rPr>
            <w:rFonts w:ascii="Times New Roman" w:hAnsi="Times New Roman" w:hint="eastAsia"/>
            <w:i/>
            <w:iCs/>
          </w:rPr>
          <w:t>b</w:t>
        </w:r>
      </w:ins>
      <w:ins w:id="1475" w:author="zhengping jin" w:date="2024-08-09T17:49:00Z" w16du:dateUtc="2024-08-09T09:49:00Z">
        <w:r w:rsidR="00875B07">
          <w:rPr>
            <w:rFonts w:ascii="Times New Roman" w:hAnsi="Times New Roman" w:hint="eastAsia"/>
            <w:vertAlign w:val="subscript"/>
          </w:rPr>
          <w:t>2</w:t>
        </w:r>
      </w:ins>
      <w:ins w:id="1476" w:author="zhengping jin" w:date="2024-08-09T17:47:00Z" w16du:dateUtc="2024-08-09T09:47:00Z">
        <w:r w:rsidR="00875B07">
          <w:rPr>
            <w:rFonts w:ascii="Times New Roman" w:hAnsi="Times New Roman" w:hint="eastAsia"/>
          </w:rPr>
          <w:t>=</w:t>
        </w:r>
      </w:ins>
      <m:oMath>
        <m:sSubSup>
          <m:sSubSupPr>
            <m:ctrlPr>
              <w:ins w:id="1477" w:author="zhengping jin" w:date="2024-08-09T17:49:00Z" w16du:dateUtc="2024-08-09T09:49:00Z">
                <w:rPr>
                  <w:rFonts w:ascii="Cambria Math" w:hAnsi="Cambria Math"/>
                  <w:i/>
                </w:rPr>
              </w:ins>
            </m:ctrlPr>
          </m:sSubSupPr>
          <m:e>
            <m:r>
              <w:ins w:id="1478" w:author="zhengping jin" w:date="2024-08-09T17:50:00Z" w16du:dateUtc="2024-08-09T09:50:00Z">
                <w:rPr>
                  <w:rFonts w:ascii="Cambria Math" w:hAnsi="Cambria Math"/>
                </w:rPr>
                <m:t>b</m:t>
              </w:ins>
            </m:r>
          </m:e>
          <m:sub>
            <m:r>
              <w:ins w:id="1479" w:author="zhengping jin" w:date="2024-08-09T17:50:00Z" w16du:dateUtc="2024-08-09T09:50:00Z">
                <w:rPr>
                  <w:rFonts w:ascii="Cambria Math" w:hAnsi="Cambria Math"/>
                </w:rPr>
                <m:t>1</m:t>
              </w:ins>
            </m:r>
          </m:sub>
          <m:sup>
            <m:r>
              <w:ins w:id="1480" w:author="zhengping jin" w:date="2024-08-09T17:50:00Z" w16du:dateUtc="2024-08-09T09:50:00Z">
                <w:rPr>
                  <w:rFonts w:ascii="Cambria Math" w:hAnsi="Cambria Math"/>
                </w:rPr>
                <m:t>2</m:t>
              </w:ins>
            </m:r>
          </m:sup>
        </m:sSubSup>
      </m:oMath>
      <w:ins w:id="1481" w:author="zhengping jin" w:date="2024-08-09T17:47:00Z" w16du:dateUtc="2024-08-09T09:47:00Z">
        <w:r w:rsidR="00875B07">
          <w:rPr>
            <w:rFonts w:ascii="Lucida Sans Unicode" w:hAnsi="Lucida Sans Unicode" w:cs="Lucida Sans Unicode"/>
          </w:rPr>
          <w:t>≡</w:t>
        </w:r>
        <w:r w:rsidR="00875B07" w:rsidRPr="005B6C5D">
          <w:rPr>
            <w:rFonts w:ascii="Times New Roman" w:hAnsi="Times New Roman" w:cs="Times New Roman"/>
          </w:rPr>
          <w:t>1</w:t>
        </w:r>
      </w:ins>
      <w:ins w:id="1482" w:author="zhengping jin" w:date="2024-08-09T17:51:00Z" w16du:dateUtc="2024-08-09T09:51:00Z">
        <w:r w:rsidR="00875B07">
          <w:rPr>
            <w:rFonts w:ascii="Times New Roman" w:hAnsi="Times New Roman" w:cs="Times New Roman" w:hint="eastAsia"/>
          </w:rPr>
          <w:t>275</w:t>
        </w:r>
      </w:ins>
      <w:ins w:id="1483" w:author="zhengping jin" w:date="2024-08-09T17:47:00Z" w16du:dateUtc="2024-08-09T09:47:00Z">
        <w:r w:rsidR="00875B07">
          <w:rPr>
            <w:rFonts w:ascii="Times New Roman" w:hAnsi="Times New Roman" w:cs="Times New Roman" w:hint="eastAsia"/>
          </w:rPr>
          <w:t xml:space="preserve"> </w:t>
        </w:r>
        <w:r w:rsidR="00875B07">
          <w:rPr>
            <w:rFonts w:ascii="Times New Roman" w:hAnsi="Times New Roman" w:hint="eastAsia"/>
          </w:rPr>
          <w:t>(mod 2027).</w:t>
        </w:r>
      </w:ins>
      <w:ins w:id="1484" w:author="zhengping jin" w:date="2024-08-09T17:51:00Z" w16du:dateUtc="2024-08-09T09:51:00Z">
        <w:r w:rsidR="00875B07" w:rsidRPr="006D722E" w:rsidDel="00875B07">
          <w:rPr>
            <w:rFonts w:ascii="Times New Roman" w:hAnsi="Times New Roman"/>
          </w:rPr>
          <w:t xml:space="preserve"> </w:t>
        </w:r>
      </w:ins>
      <w:del w:id="1485" w:author="zhengping jin" w:date="2024-08-09T17:51:00Z" w16du:dateUtc="2024-08-09T09:51:00Z">
        <w:r w:rsidRPr="006D722E" w:rsidDel="00875B07">
          <w:rPr>
            <w:rFonts w:ascii="Times New Roman" w:hAnsi="Times New Roman"/>
            <w:position w:val="-12"/>
          </w:rPr>
          <w:object w:dxaOrig="4220" w:dyaOrig="380" w14:anchorId="103873A8">
            <v:shape id="_x0000_i1094" type="#_x0000_t75" style="width:211pt;height:19.6pt" o:ole="">
              <v:imagedata r:id="rId365" o:title=""/>
            </v:shape>
            <o:OLEObject Type="Embed" ProgID="Equation.DSMT4" ShapeID="_x0000_i1094" DrawAspect="Content" ObjectID="_1790422253" r:id="rId366"/>
          </w:object>
        </w:r>
      </w:del>
    </w:p>
    <w:p w14:paraId="210939B9" w14:textId="29A01BFC" w:rsidR="00FB49DC" w:rsidRPr="006D722E" w:rsidRDefault="00FB49DC" w:rsidP="00E83E94">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rPr>
        <w:t>3</w:t>
      </w:r>
      <w:r w:rsidRPr="006D722E">
        <w:rPr>
          <w:rFonts w:ascii="Times New Roman" w:hAnsi="Times New Roman"/>
        </w:rPr>
        <w:t>）</w:t>
      </w:r>
      <w:del w:id="1486" w:author="zhengping jin" w:date="2024-08-09T17:42:00Z" w16du:dateUtc="2024-08-09T09:42:00Z">
        <w:r w:rsidRPr="006D722E" w:rsidDel="006C6AD1">
          <w:rPr>
            <w:rFonts w:ascii="Times New Roman" w:hAnsi="Times New Roman"/>
            <w:position w:val="-12"/>
          </w:rPr>
          <w:object w:dxaOrig="639" w:dyaOrig="360" w14:anchorId="60B9AE8C">
            <v:shape id="_x0000_i1095" type="#_x0000_t75" style="width:31.9pt;height:18.7pt" o:ole="">
              <v:imagedata r:id="rId367" o:title=""/>
            </v:shape>
            <o:OLEObject Type="Embed" ProgID="Equation.DSMT4" ShapeID="_x0000_i1095" DrawAspect="Content" ObjectID="_1790422254" r:id="rId368"/>
          </w:object>
        </w:r>
      </w:del>
      <w:ins w:id="1487" w:author="zhengping jin" w:date="2024-08-09T17:42:00Z" w16du:dateUtc="2024-08-09T09:42:00Z">
        <w:r w:rsidR="006C6AD1" w:rsidRPr="005B6C5D">
          <w:rPr>
            <w:rFonts w:ascii="Times New Roman" w:hAnsi="Times New Roman" w:hint="eastAsia"/>
            <w:i/>
            <w:iCs/>
          </w:rPr>
          <w:t>n</w:t>
        </w:r>
        <w:r w:rsidR="006C6AD1">
          <w:rPr>
            <w:rFonts w:ascii="Times New Roman" w:hAnsi="Times New Roman" w:hint="eastAsia"/>
            <w:vertAlign w:val="subscript"/>
          </w:rPr>
          <w:t>2</w:t>
        </w:r>
        <w:r w:rsidR="006C6AD1">
          <w:rPr>
            <w:rFonts w:ascii="Times New Roman" w:hAnsi="Times New Roman" w:hint="eastAsia"/>
          </w:rPr>
          <w:t>=1</w:t>
        </w:r>
      </w:ins>
      <w:r w:rsidRPr="006D722E">
        <w:rPr>
          <w:rFonts w:ascii="Times New Roman" w:hAnsi="Times New Roman"/>
        </w:rPr>
        <w:t>，计算</w:t>
      </w:r>
      <w:ins w:id="1488" w:author="zhengping jin" w:date="2024-08-09T17:51:00Z" w16du:dateUtc="2024-08-09T09:51:00Z">
        <w:r w:rsidR="00875B07" w:rsidRPr="005B6C5D">
          <w:rPr>
            <w:rFonts w:ascii="Times New Roman" w:hAnsi="Times New Roman" w:hint="eastAsia"/>
            <w:i/>
            <w:iCs/>
          </w:rPr>
          <w:t>a</w:t>
        </w:r>
        <w:r w:rsidR="00875B07">
          <w:rPr>
            <w:rFonts w:ascii="Times New Roman" w:hAnsi="Times New Roman" w:hint="eastAsia"/>
            <w:vertAlign w:val="subscript"/>
          </w:rPr>
          <w:t>2</w:t>
        </w:r>
        <w:r w:rsidR="00875B07">
          <w:rPr>
            <w:rFonts w:ascii="Times New Roman" w:hAnsi="Times New Roman" w:hint="eastAsia"/>
          </w:rPr>
          <w:t>=</w:t>
        </w:r>
        <w:r w:rsidR="00875B07" w:rsidRPr="005B6C5D">
          <w:rPr>
            <w:rFonts w:ascii="Times New Roman" w:hAnsi="Times New Roman" w:hint="eastAsia"/>
            <w:i/>
            <w:iCs/>
          </w:rPr>
          <w:t>a</w:t>
        </w:r>
        <w:r w:rsidR="00875B07">
          <w:rPr>
            <w:rFonts w:ascii="Times New Roman" w:hAnsi="Times New Roman" w:hint="eastAsia"/>
            <w:vertAlign w:val="subscript"/>
          </w:rPr>
          <w:t>1</w:t>
        </w:r>
        <w:r w:rsidR="00875B07">
          <w:rPr>
            <w:rFonts w:ascii="Times New Roman" w:hAnsi="Times New Roman"/>
          </w:rPr>
          <w:sym w:font="Wingdings" w:char="F09E"/>
        </w:r>
      </w:ins>
      <m:oMath>
        <m:sSup>
          <m:sSupPr>
            <m:ctrlPr>
              <w:ins w:id="1489" w:author="zhengping jin" w:date="2024-08-09T17:51:00Z" w16du:dateUtc="2024-08-09T09:51:00Z">
                <w:rPr>
                  <w:rFonts w:ascii="Cambria Math" w:hAnsi="Cambria Math"/>
                  <w:i/>
                </w:rPr>
              </w:ins>
            </m:ctrlPr>
          </m:sSupPr>
          <m:e>
            <m:sSub>
              <m:sSubPr>
                <m:ctrlPr>
                  <w:ins w:id="1490" w:author="zhengping jin" w:date="2024-08-09T17:51:00Z" w16du:dateUtc="2024-08-09T09:51:00Z">
                    <w:rPr>
                      <w:rFonts w:ascii="Cambria Math" w:hAnsi="Cambria Math"/>
                      <w:i/>
                    </w:rPr>
                  </w:ins>
                </m:ctrlPr>
              </m:sSubPr>
              <m:e>
                <m:r>
                  <w:ins w:id="1491" w:author="zhengping jin" w:date="2024-08-09T17:51:00Z" w16du:dateUtc="2024-08-09T09:51:00Z">
                    <w:rPr>
                      <w:rFonts w:ascii="Cambria Math" w:hAnsi="Cambria Math" w:hint="eastAsia"/>
                    </w:rPr>
                    <m:t>b</m:t>
                  </w:ins>
                </m:r>
              </m:e>
              <m:sub>
                <m:r>
                  <w:ins w:id="1492" w:author="zhengping jin" w:date="2024-08-09T17:52:00Z" w16du:dateUtc="2024-08-09T09:52:00Z">
                    <w:rPr>
                      <w:rFonts w:ascii="Cambria Math" w:hAnsi="Cambria Math"/>
                    </w:rPr>
                    <m:t>2</m:t>
                  </w:ins>
                </m:r>
              </m:sub>
            </m:sSub>
          </m:e>
          <m:sup>
            <m:sSub>
              <m:sSubPr>
                <m:ctrlPr>
                  <w:ins w:id="1493" w:author="zhengping jin" w:date="2024-08-09T17:51:00Z" w16du:dateUtc="2024-08-09T09:51:00Z">
                    <w:rPr>
                      <w:rFonts w:ascii="Cambria Math" w:hAnsi="Cambria Math"/>
                      <w:i/>
                    </w:rPr>
                  </w:ins>
                </m:ctrlPr>
              </m:sSubPr>
              <m:e>
                <m:r>
                  <w:ins w:id="1494" w:author="zhengping jin" w:date="2024-08-09T17:51:00Z" w16du:dateUtc="2024-08-09T09:51:00Z">
                    <w:rPr>
                      <w:rFonts w:ascii="Cambria Math" w:hAnsi="Cambria Math"/>
                    </w:rPr>
                    <m:t>n</m:t>
                  </w:ins>
                </m:r>
              </m:e>
              <m:sub>
                <m:r>
                  <w:ins w:id="1495" w:author="zhengping jin" w:date="2024-08-09T17:52:00Z" w16du:dateUtc="2024-08-09T09:52:00Z">
                    <w:rPr>
                      <w:rFonts w:ascii="Cambria Math" w:hAnsi="Cambria Math"/>
                    </w:rPr>
                    <m:t>2</m:t>
                  </w:ins>
                </m:r>
              </m:sub>
            </m:sSub>
          </m:sup>
        </m:sSup>
      </m:oMath>
      <w:ins w:id="1496" w:author="zhengping jin" w:date="2024-08-09T17:51:00Z" w16du:dateUtc="2024-08-09T09:51:00Z">
        <w:r w:rsidR="00875B07">
          <w:rPr>
            <w:rFonts w:ascii="Lucida Sans Unicode" w:hAnsi="Lucida Sans Unicode" w:cs="Lucida Sans Unicode"/>
          </w:rPr>
          <w:t>≡</w:t>
        </w:r>
      </w:ins>
      <w:ins w:id="1497" w:author="zhengping jin" w:date="2024-08-09T18:00:00Z" w16du:dateUtc="2024-08-09T10:00:00Z">
        <w:r w:rsidR="001E71C9">
          <w:rPr>
            <w:rFonts w:ascii="Times New Roman" w:hAnsi="Times New Roman" w:hint="eastAsia"/>
          </w:rPr>
          <w:t>1461</w:t>
        </w:r>
      </w:ins>
      <w:ins w:id="1498" w:author="zhengping jin" w:date="2024-08-09T17:51:00Z" w16du:dateUtc="2024-08-09T09:51:00Z">
        <w:r w:rsidR="00875B07">
          <w:rPr>
            <w:rFonts w:ascii="Times New Roman" w:hAnsi="Times New Roman" w:hint="eastAsia"/>
          </w:rPr>
          <w:t xml:space="preserve"> (mod 2027),</w:t>
        </w:r>
      </w:ins>
      <w:ins w:id="1499" w:author="zhengping jin" w:date="2024-08-09T18:00:00Z" w16du:dateUtc="2024-08-09T10:00:00Z">
        <w:r w:rsidR="001E71C9">
          <w:rPr>
            <w:rFonts w:ascii="Times New Roman" w:hAnsi="Times New Roman" w:hint="eastAsia"/>
          </w:rPr>
          <w:t xml:space="preserve"> </w:t>
        </w:r>
      </w:ins>
      <w:ins w:id="1500" w:author="zhengping jin" w:date="2024-08-09T17:51:00Z" w16du:dateUtc="2024-08-09T09:51:00Z">
        <w:r w:rsidR="00875B07" w:rsidRPr="005B6C5D">
          <w:rPr>
            <w:rFonts w:ascii="Times New Roman" w:hAnsi="Times New Roman" w:hint="eastAsia"/>
            <w:i/>
            <w:iCs/>
          </w:rPr>
          <w:t>b</w:t>
        </w:r>
      </w:ins>
      <w:ins w:id="1501" w:author="zhengping jin" w:date="2024-08-09T18:00:00Z" w16du:dateUtc="2024-08-09T10:00:00Z">
        <w:r w:rsidR="001E71C9">
          <w:rPr>
            <w:rFonts w:ascii="Times New Roman" w:hAnsi="Times New Roman" w:hint="eastAsia"/>
            <w:vertAlign w:val="subscript"/>
          </w:rPr>
          <w:t>3</w:t>
        </w:r>
      </w:ins>
      <w:ins w:id="1502" w:author="zhengping jin" w:date="2024-08-09T17:51:00Z" w16du:dateUtc="2024-08-09T09:51:00Z">
        <w:r w:rsidR="00875B07">
          <w:rPr>
            <w:rFonts w:ascii="Times New Roman" w:hAnsi="Times New Roman" w:hint="eastAsia"/>
          </w:rPr>
          <w:t>=</w:t>
        </w:r>
      </w:ins>
      <m:oMath>
        <m:sSubSup>
          <m:sSubSupPr>
            <m:ctrlPr>
              <w:ins w:id="1503" w:author="zhengping jin" w:date="2024-08-09T17:51:00Z" w16du:dateUtc="2024-08-09T09:51:00Z">
                <w:rPr>
                  <w:rFonts w:ascii="Cambria Math" w:hAnsi="Cambria Math"/>
                  <w:i/>
                </w:rPr>
              </w:ins>
            </m:ctrlPr>
          </m:sSubSupPr>
          <m:e>
            <m:r>
              <w:ins w:id="1504" w:author="zhengping jin" w:date="2024-08-09T17:51:00Z" w16du:dateUtc="2024-08-09T09:51:00Z">
                <w:rPr>
                  <w:rFonts w:ascii="Cambria Math" w:hAnsi="Cambria Math"/>
                </w:rPr>
                <m:t>b</m:t>
              </w:ins>
            </m:r>
          </m:e>
          <m:sub>
            <m:r>
              <w:ins w:id="1505" w:author="zhengping jin" w:date="2024-08-09T18:01:00Z" w16du:dateUtc="2024-08-09T10:01:00Z">
                <w:rPr>
                  <w:rFonts w:ascii="Cambria Math" w:hAnsi="Cambria Math"/>
                </w:rPr>
                <m:t>2</m:t>
              </w:ins>
            </m:r>
          </m:sub>
          <m:sup>
            <m:r>
              <w:ins w:id="1506" w:author="zhengping jin" w:date="2024-08-09T17:51:00Z" w16du:dateUtc="2024-08-09T09:51:00Z">
                <w:rPr>
                  <w:rFonts w:ascii="Cambria Math" w:hAnsi="Cambria Math"/>
                </w:rPr>
                <m:t>2</m:t>
              </w:ins>
            </m:r>
          </m:sup>
        </m:sSubSup>
      </m:oMath>
      <w:ins w:id="1507" w:author="zhengping jin" w:date="2024-08-09T17:51:00Z" w16du:dateUtc="2024-08-09T09:51:00Z">
        <w:r w:rsidR="00875B07">
          <w:rPr>
            <w:rFonts w:ascii="Lucida Sans Unicode" w:hAnsi="Lucida Sans Unicode" w:cs="Lucida Sans Unicode"/>
          </w:rPr>
          <w:t>≡</w:t>
        </w:r>
        <w:r w:rsidR="00875B07" w:rsidRPr="005B6C5D">
          <w:rPr>
            <w:rFonts w:ascii="Times New Roman" w:hAnsi="Times New Roman" w:cs="Times New Roman"/>
          </w:rPr>
          <w:t>1</w:t>
        </w:r>
      </w:ins>
      <w:ins w:id="1508" w:author="zhengping jin" w:date="2024-08-09T18:02:00Z" w16du:dateUtc="2024-08-09T10:02:00Z">
        <w:r w:rsidR="00805DC5">
          <w:rPr>
            <w:rFonts w:ascii="Times New Roman" w:hAnsi="Times New Roman" w:cs="Times New Roman" w:hint="eastAsia"/>
          </w:rPr>
          <w:t>998</w:t>
        </w:r>
      </w:ins>
      <w:ins w:id="1509" w:author="zhengping jin" w:date="2024-08-09T17:51:00Z" w16du:dateUtc="2024-08-09T09:51:00Z">
        <w:r w:rsidR="00875B07">
          <w:rPr>
            <w:rFonts w:ascii="Times New Roman" w:hAnsi="Times New Roman" w:cs="Times New Roman" w:hint="eastAsia"/>
          </w:rPr>
          <w:t xml:space="preserve"> </w:t>
        </w:r>
        <w:r w:rsidR="00875B07">
          <w:rPr>
            <w:rFonts w:ascii="Times New Roman" w:hAnsi="Times New Roman" w:hint="eastAsia"/>
          </w:rPr>
          <w:t>(mod 2027).</w:t>
        </w:r>
      </w:ins>
      <w:ins w:id="1510" w:author="zhengping jin" w:date="2024-08-09T18:02:00Z" w16du:dateUtc="2024-08-09T10:02:00Z">
        <w:r w:rsidR="00805DC5" w:rsidRPr="006D722E" w:rsidDel="00805DC5">
          <w:rPr>
            <w:rFonts w:ascii="Times New Roman" w:hAnsi="Times New Roman"/>
          </w:rPr>
          <w:t xml:space="preserve"> </w:t>
        </w:r>
      </w:ins>
      <w:del w:id="1511" w:author="zhengping jin" w:date="2024-08-09T18:02:00Z" w16du:dateUtc="2024-08-09T10:02:00Z">
        <w:r w:rsidRPr="006D722E" w:rsidDel="00805DC5">
          <w:rPr>
            <w:rFonts w:ascii="Times New Roman" w:hAnsi="Times New Roman"/>
            <w:position w:val="-12"/>
          </w:rPr>
          <w:object w:dxaOrig="4020" w:dyaOrig="380" w14:anchorId="4E6A2BBE">
            <v:shape id="_x0000_i1096" type="#_x0000_t75" style="width:200.95pt;height:19.6pt" o:ole="">
              <v:imagedata r:id="rId369" o:title=""/>
            </v:shape>
            <o:OLEObject Type="Embed" ProgID="Equation.DSMT4" ShapeID="_x0000_i1096" DrawAspect="Content" ObjectID="_1790422255" r:id="rId370"/>
          </w:object>
        </w:r>
      </w:del>
    </w:p>
    <w:p w14:paraId="41788DFE" w14:textId="72F4573B" w:rsidR="00FB49DC" w:rsidRPr="006D722E" w:rsidRDefault="00FB49DC" w:rsidP="00E83E94">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rPr>
        <w:t>4</w:t>
      </w:r>
      <w:r w:rsidRPr="006D722E">
        <w:rPr>
          <w:rFonts w:ascii="Times New Roman" w:hAnsi="Times New Roman"/>
        </w:rPr>
        <w:t>）</w:t>
      </w:r>
      <w:ins w:id="1512" w:author="zhengping jin" w:date="2024-08-09T17:43:00Z" w16du:dateUtc="2024-08-09T09:43:00Z">
        <w:r w:rsidR="006C6AD1" w:rsidRPr="005B6C5D">
          <w:rPr>
            <w:rFonts w:ascii="Times New Roman" w:hAnsi="Times New Roman" w:hint="eastAsia"/>
            <w:i/>
            <w:iCs/>
          </w:rPr>
          <w:t>n</w:t>
        </w:r>
        <w:r w:rsidR="006C6AD1">
          <w:rPr>
            <w:rFonts w:ascii="Times New Roman" w:hAnsi="Times New Roman" w:hint="eastAsia"/>
            <w:vertAlign w:val="subscript"/>
          </w:rPr>
          <w:t>3</w:t>
        </w:r>
        <w:r w:rsidR="006C6AD1">
          <w:rPr>
            <w:rFonts w:ascii="Times New Roman" w:hAnsi="Times New Roman" w:hint="eastAsia"/>
          </w:rPr>
          <w:t>=0</w:t>
        </w:r>
      </w:ins>
      <w:del w:id="1513" w:author="zhengping jin" w:date="2024-08-09T17:43:00Z" w16du:dateUtc="2024-08-09T09:43:00Z">
        <w:r w:rsidRPr="006D722E" w:rsidDel="006C6AD1">
          <w:rPr>
            <w:rFonts w:ascii="Times New Roman" w:hAnsi="Times New Roman"/>
            <w:position w:val="-12"/>
          </w:rPr>
          <w:object w:dxaOrig="639" w:dyaOrig="360" w14:anchorId="5A1CEDAA">
            <v:shape id="_x0000_i1097" type="#_x0000_t75" style="width:31.9pt;height:18.7pt" o:ole="">
              <v:imagedata r:id="rId371" o:title=""/>
            </v:shape>
            <o:OLEObject Type="Embed" ProgID="Equation.DSMT4" ShapeID="_x0000_i1097" DrawAspect="Content" ObjectID="_1790422256" r:id="rId372"/>
          </w:object>
        </w:r>
      </w:del>
      <w:r w:rsidRPr="006D722E">
        <w:rPr>
          <w:rFonts w:ascii="Times New Roman" w:hAnsi="Times New Roman"/>
        </w:rPr>
        <w:t>，计算</w:t>
      </w:r>
      <w:ins w:id="1514" w:author="zhengping jin" w:date="2024-08-09T18:02:00Z" w16du:dateUtc="2024-08-09T10:02:00Z">
        <w:r w:rsidR="00805DC5" w:rsidRPr="005B6C5D">
          <w:rPr>
            <w:rFonts w:ascii="Times New Roman" w:hAnsi="Times New Roman" w:hint="eastAsia"/>
            <w:i/>
            <w:iCs/>
          </w:rPr>
          <w:t>a</w:t>
        </w:r>
        <w:r w:rsidR="00805DC5">
          <w:rPr>
            <w:rFonts w:ascii="Times New Roman" w:hAnsi="Times New Roman" w:hint="eastAsia"/>
            <w:vertAlign w:val="subscript"/>
          </w:rPr>
          <w:t>3</w:t>
        </w:r>
        <w:r w:rsidR="00805DC5">
          <w:rPr>
            <w:rFonts w:ascii="Times New Roman" w:hAnsi="Times New Roman" w:hint="eastAsia"/>
          </w:rPr>
          <w:t>=</w:t>
        </w:r>
        <w:r w:rsidR="00805DC5" w:rsidRPr="005B6C5D">
          <w:rPr>
            <w:rFonts w:ascii="Times New Roman" w:hAnsi="Times New Roman" w:hint="eastAsia"/>
            <w:i/>
            <w:iCs/>
          </w:rPr>
          <w:t>a</w:t>
        </w:r>
        <w:r w:rsidR="00805DC5">
          <w:rPr>
            <w:rFonts w:ascii="Times New Roman" w:hAnsi="Times New Roman" w:hint="eastAsia"/>
            <w:vertAlign w:val="subscript"/>
          </w:rPr>
          <w:t>2</w:t>
        </w:r>
        <w:r w:rsidR="00805DC5">
          <w:rPr>
            <w:rFonts w:ascii="Times New Roman" w:hAnsi="Times New Roman"/>
          </w:rPr>
          <w:sym w:font="Wingdings" w:char="F09E"/>
        </w:r>
      </w:ins>
      <m:oMath>
        <m:sSup>
          <m:sSupPr>
            <m:ctrlPr>
              <w:ins w:id="1515" w:author="zhengping jin" w:date="2024-08-09T18:02:00Z" w16du:dateUtc="2024-08-09T10:02:00Z">
                <w:rPr>
                  <w:rFonts w:ascii="Cambria Math" w:hAnsi="Cambria Math"/>
                  <w:i/>
                </w:rPr>
              </w:ins>
            </m:ctrlPr>
          </m:sSupPr>
          <m:e>
            <m:sSub>
              <m:sSubPr>
                <m:ctrlPr>
                  <w:ins w:id="1516" w:author="zhengping jin" w:date="2024-08-09T18:02:00Z" w16du:dateUtc="2024-08-09T10:02:00Z">
                    <w:rPr>
                      <w:rFonts w:ascii="Cambria Math" w:hAnsi="Cambria Math"/>
                      <w:i/>
                    </w:rPr>
                  </w:ins>
                </m:ctrlPr>
              </m:sSubPr>
              <m:e>
                <m:r>
                  <w:ins w:id="1517" w:author="zhengping jin" w:date="2024-08-09T18:02:00Z" w16du:dateUtc="2024-08-09T10:02:00Z">
                    <w:rPr>
                      <w:rFonts w:ascii="Cambria Math" w:hAnsi="Cambria Math" w:hint="eastAsia"/>
                    </w:rPr>
                    <m:t>b</m:t>
                  </w:ins>
                </m:r>
              </m:e>
              <m:sub>
                <m:r>
                  <w:ins w:id="1518" w:author="zhengping jin" w:date="2024-08-09T18:02:00Z" w16du:dateUtc="2024-08-09T10:02:00Z">
                    <w:rPr>
                      <w:rFonts w:ascii="Cambria Math" w:hAnsi="Cambria Math"/>
                    </w:rPr>
                    <m:t>3</m:t>
                  </w:ins>
                </m:r>
              </m:sub>
            </m:sSub>
          </m:e>
          <m:sup>
            <m:sSub>
              <m:sSubPr>
                <m:ctrlPr>
                  <w:ins w:id="1519" w:author="zhengping jin" w:date="2024-08-09T18:02:00Z" w16du:dateUtc="2024-08-09T10:02:00Z">
                    <w:rPr>
                      <w:rFonts w:ascii="Cambria Math" w:hAnsi="Cambria Math"/>
                      <w:i/>
                    </w:rPr>
                  </w:ins>
                </m:ctrlPr>
              </m:sSubPr>
              <m:e>
                <m:r>
                  <w:ins w:id="1520" w:author="zhengping jin" w:date="2024-08-09T18:02:00Z" w16du:dateUtc="2024-08-09T10:02:00Z">
                    <w:rPr>
                      <w:rFonts w:ascii="Cambria Math" w:hAnsi="Cambria Math"/>
                    </w:rPr>
                    <m:t>n</m:t>
                  </w:ins>
                </m:r>
              </m:e>
              <m:sub>
                <m:r>
                  <w:ins w:id="1521" w:author="zhengping jin" w:date="2024-08-09T18:03:00Z" w16du:dateUtc="2024-08-09T10:03:00Z">
                    <w:rPr>
                      <w:rFonts w:ascii="Cambria Math" w:hAnsi="Cambria Math"/>
                    </w:rPr>
                    <m:t>3</m:t>
                  </w:ins>
                </m:r>
              </m:sub>
            </m:sSub>
          </m:sup>
        </m:sSup>
      </m:oMath>
      <w:ins w:id="1522" w:author="zhengping jin" w:date="2024-08-09T18:02:00Z" w16du:dateUtc="2024-08-09T10:02:00Z">
        <w:r w:rsidR="00805DC5">
          <w:rPr>
            <w:rFonts w:ascii="Lucida Sans Unicode" w:hAnsi="Lucida Sans Unicode" w:cs="Lucida Sans Unicode"/>
          </w:rPr>
          <w:t>≡</w:t>
        </w:r>
        <w:r w:rsidR="00805DC5">
          <w:rPr>
            <w:rFonts w:ascii="Times New Roman" w:hAnsi="Times New Roman" w:hint="eastAsia"/>
          </w:rPr>
          <w:t xml:space="preserve">1461 (mod 2027), </w:t>
        </w:r>
        <w:r w:rsidR="00805DC5" w:rsidRPr="005B6C5D">
          <w:rPr>
            <w:rFonts w:ascii="Times New Roman" w:hAnsi="Times New Roman" w:hint="eastAsia"/>
            <w:i/>
            <w:iCs/>
          </w:rPr>
          <w:t>b</w:t>
        </w:r>
      </w:ins>
      <w:ins w:id="1523" w:author="zhengping jin" w:date="2024-08-09T18:03:00Z" w16du:dateUtc="2024-08-09T10:03:00Z">
        <w:r w:rsidR="00805DC5">
          <w:rPr>
            <w:rFonts w:ascii="Times New Roman" w:hAnsi="Times New Roman" w:hint="eastAsia"/>
            <w:vertAlign w:val="subscript"/>
          </w:rPr>
          <w:t>4</w:t>
        </w:r>
      </w:ins>
      <w:ins w:id="1524" w:author="zhengping jin" w:date="2024-08-09T18:02:00Z" w16du:dateUtc="2024-08-09T10:02:00Z">
        <w:r w:rsidR="00805DC5">
          <w:rPr>
            <w:rFonts w:ascii="Times New Roman" w:hAnsi="Times New Roman" w:hint="eastAsia"/>
          </w:rPr>
          <w:t>=</w:t>
        </w:r>
      </w:ins>
      <m:oMath>
        <m:sSubSup>
          <m:sSubSupPr>
            <m:ctrlPr>
              <w:ins w:id="1525" w:author="zhengping jin" w:date="2024-08-09T18:02:00Z" w16du:dateUtc="2024-08-09T10:02:00Z">
                <w:rPr>
                  <w:rFonts w:ascii="Cambria Math" w:hAnsi="Cambria Math"/>
                  <w:i/>
                </w:rPr>
              </w:ins>
            </m:ctrlPr>
          </m:sSubSupPr>
          <m:e>
            <m:r>
              <w:ins w:id="1526" w:author="zhengping jin" w:date="2024-08-09T18:02:00Z" w16du:dateUtc="2024-08-09T10:02:00Z">
                <w:rPr>
                  <w:rFonts w:ascii="Cambria Math" w:hAnsi="Cambria Math"/>
                </w:rPr>
                <m:t>b</m:t>
              </w:ins>
            </m:r>
          </m:e>
          <m:sub>
            <m:r>
              <w:ins w:id="1527" w:author="zhengping jin" w:date="2024-08-09T18:03:00Z" w16du:dateUtc="2024-08-09T10:03:00Z">
                <w:rPr>
                  <w:rFonts w:ascii="Cambria Math" w:hAnsi="Cambria Math"/>
                </w:rPr>
                <m:t>3</m:t>
              </w:ins>
            </m:r>
          </m:sub>
          <m:sup>
            <m:r>
              <w:ins w:id="1528" w:author="zhengping jin" w:date="2024-08-09T18:02:00Z" w16du:dateUtc="2024-08-09T10:02:00Z">
                <w:rPr>
                  <w:rFonts w:ascii="Cambria Math" w:hAnsi="Cambria Math"/>
                </w:rPr>
                <m:t>2</m:t>
              </w:ins>
            </m:r>
          </m:sup>
        </m:sSubSup>
      </m:oMath>
      <w:ins w:id="1529" w:author="zhengping jin" w:date="2024-08-09T18:02:00Z" w16du:dateUtc="2024-08-09T10:02:00Z">
        <w:r w:rsidR="00805DC5">
          <w:rPr>
            <w:rFonts w:ascii="Lucida Sans Unicode" w:hAnsi="Lucida Sans Unicode" w:cs="Lucida Sans Unicode"/>
          </w:rPr>
          <w:t>≡</w:t>
        </w:r>
        <w:r w:rsidR="00805DC5">
          <w:rPr>
            <w:rFonts w:ascii="Times New Roman" w:hAnsi="Times New Roman" w:cs="Times New Roman" w:hint="eastAsia"/>
          </w:rPr>
          <w:t>8</w:t>
        </w:r>
      </w:ins>
      <w:ins w:id="1530" w:author="zhengping jin" w:date="2024-08-09T18:04:00Z" w16du:dateUtc="2024-08-09T10:04:00Z">
        <w:r w:rsidR="00805DC5">
          <w:rPr>
            <w:rFonts w:ascii="Times New Roman" w:hAnsi="Times New Roman" w:cs="Times New Roman" w:hint="eastAsia"/>
          </w:rPr>
          <w:t>41</w:t>
        </w:r>
      </w:ins>
      <w:ins w:id="1531" w:author="zhengping jin" w:date="2024-08-09T18:02:00Z" w16du:dateUtc="2024-08-09T10:02:00Z">
        <w:r w:rsidR="00805DC5">
          <w:rPr>
            <w:rFonts w:ascii="Times New Roman" w:hAnsi="Times New Roman" w:cs="Times New Roman" w:hint="eastAsia"/>
          </w:rPr>
          <w:t xml:space="preserve"> </w:t>
        </w:r>
        <w:r w:rsidR="00805DC5">
          <w:rPr>
            <w:rFonts w:ascii="Times New Roman" w:hAnsi="Times New Roman" w:hint="eastAsia"/>
          </w:rPr>
          <w:t>(mod 2027).</w:t>
        </w:r>
      </w:ins>
      <w:ins w:id="1532" w:author="zhengping jin" w:date="2024-08-09T18:04:00Z" w16du:dateUtc="2024-08-09T10:04:00Z">
        <w:r w:rsidR="00192896" w:rsidRPr="006D722E" w:rsidDel="00192896">
          <w:rPr>
            <w:rFonts w:ascii="Times New Roman" w:hAnsi="Times New Roman"/>
          </w:rPr>
          <w:t xml:space="preserve"> </w:t>
        </w:r>
      </w:ins>
      <w:del w:id="1533" w:author="zhengping jin" w:date="2024-08-09T18:04:00Z" w16du:dateUtc="2024-08-09T10:04:00Z">
        <w:r w:rsidRPr="006D722E" w:rsidDel="00192896">
          <w:rPr>
            <w:rFonts w:ascii="Times New Roman" w:hAnsi="Times New Roman"/>
            <w:position w:val="-12"/>
          </w:rPr>
          <w:object w:dxaOrig="4160" w:dyaOrig="380" w14:anchorId="22D68434">
            <v:shape id="_x0000_i1098" type="#_x0000_t75" style="width:207.35pt;height:19.6pt" o:ole="">
              <v:imagedata r:id="rId373" o:title=""/>
            </v:shape>
            <o:OLEObject Type="Embed" ProgID="Equation.DSMT4" ShapeID="_x0000_i1098" DrawAspect="Content" ObjectID="_1790422257" r:id="rId374"/>
          </w:object>
        </w:r>
      </w:del>
    </w:p>
    <w:p w14:paraId="271A150D" w14:textId="2E0CEED3" w:rsidR="00FB49DC" w:rsidRPr="006D722E" w:rsidRDefault="00FB49DC" w:rsidP="00E83E94">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rPr>
        <w:t>5</w:t>
      </w:r>
      <w:r w:rsidRPr="006D722E">
        <w:rPr>
          <w:rFonts w:ascii="Times New Roman" w:hAnsi="Times New Roman"/>
        </w:rPr>
        <w:t>）</w:t>
      </w:r>
      <w:ins w:id="1534" w:author="zhengping jin" w:date="2024-08-09T17:43:00Z" w16du:dateUtc="2024-08-09T09:43:00Z">
        <w:r w:rsidR="006C6AD1" w:rsidRPr="005B6C5D">
          <w:rPr>
            <w:rFonts w:ascii="Times New Roman" w:hAnsi="Times New Roman" w:hint="eastAsia"/>
            <w:i/>
            <w:iCs/>
          </w:rPr>
          <w:t>n</w:t>
        </w:r>
        <w:r w:rsidR="006C6AD1">
          <w:rPr>
            <w:rFonts w:ascii="Times New Roman" w:hAnsi="Times New Roman" w:hint="eastAsia"/>
            <w:vertAlign w:val="subscript"/>
          </w:rPr>
          <w:t>4</w:t>
        </w:r>
        <w:r w:rsidR="006C6AD1">
          <w:rPr>
            <w:rFonts w:ascii="Times New Roman" w:hAnsi="Times New Roman" w:hint="eastAsia"/>
          </w:rPr>
          <w:t>=1</w:t>
        </w:r>
      </w:ins>
      <w:del w:id="1535" w:author="zhengping jin" w:date="2024-08-09T17:43:00Z" w16du:dateUtc="2024-08-09T09:43:00Z">
        <w:r w:rsidRPr="006D722E" w:rsidDel="006C6AD1">
          <w:rPr>
            <w:rFonts w:ascii="Times New Roman" w:hAnsi="Times New Roman"/>
            <w:position w:val="-12"/>
          </w:rPr>
          <w:object w:dxaOrig="600" w:dyaOrig="360" w14:anchorId="1A9A7285">
            <v:shape id="_x0000_i1099" type="#_x0000_t75" style="width:30.1pt;height:18.7pt" o:ole="">
              <v:imagedata r:id="rId375" o:title=""/>
            </v:shape>
            <o:OLEObject Type="Embed" ProgID="Equation.DSMT4" ShapeID="_x0000_i1099" DrawAspect="Content" ObjectID="_1790422258" r:id="rId376"/>
          </w:object>
        </w:r>
      </w:del>
      <w:r w:rsidRPr="006D722E">
        <w:rPr>
          <w:rFonts w:ascii="Times New Roman" w:hAnsi="Times New Roman"/>
        </w:rPr>
        <w:t>，计算</w:t>
      </w:r>
      <w:ins w:id="1536" w:author="zhengping jin" w:date="2024-08-09T18:04:00Z" w16du:dateUtc="2024-08-09T10:04:00Z">
        <w:r w:rsidR="00192896" w:rsidRPr="005B6C5D">
          <w:rPr>
            <w:rFonts w:ascii="Times New Roman" w:hAnsi="Times New Roman" w:hint="eastAsia"/>
            <w:i/>
            <w:iCs/>
          </w:rPr>
          <w:t>a</w:t>
        </w:r>
        <w:r w:rsidR="00192896">
          <w:rPr>
            <w:rFonts w:ascii="Times New Roman" w:hAnsi="Times New Roman" w:hint="eastAsia"/>
            <w:vertAlign w:val="subscript"/>
          </w:rPr>
          <w:t>4</w:t>
        </w:r>
        <w:r w:rsidR="00192896">
          <w:rPr>
            <w:rFonts w:ascii="Times New Roman" w:hAnsi="Times New Roman" w:hint="eastAsia"/>
          </w:rPr>
          <w:t>=</w:t>
        </w:r>
        <w:r w:rsidR="00192896" w:rsidRPr="005B6C5D">
          <w:rPr>
            <w:rFonts w:ascii="Times New Roman" w:hAnsi="Times New Roman" w:hint="eastAsia"/>
            <w:i/>
            <w:iCs/>
          </w:rPr>
          <w:t>a</w:t>
        </w:r>
        <w:r w:rsidR="00192896">
          <w:rPr>
            <w:rFonts w:ascii="Times New Roman" w:hAnsi="Times New Roman" w:hint="eastAsia"/>
            <w:vertAlign w:val="subscript"/>
          </w:rPr>
          <w:t>3</w:t>
        </w:r>
        <w:r w:rsidR="00192896">
          <w:rPr>
            <w:rFonts w:ascii="Times New Roman" w:hAnsi="Times New Roman"/>
          </w:rPr>
          <w:sym w:font="Wingdings" w:char="F09E"/>
        </w:r>
      </w:ins>
      <m:oMath>
        <m:sSup>
          <m:sSupPr>
            <m:ctrlPr>
              <w:ins w:id="1537" w:author="zhengping jin" w:date="2024-08-09T18:04:00Z" w16du:dateUtc="2024-08-09T10:04:00Z">
                <w:rPr>
                  <w:rFonts w:ascii="Cambria Math" w:hAnsi="Cambria Math"/>
                  <w:i/>
                </w:rPr>
              </w:ins>
            </m:ctrlPr>
          </m:sSupPr>
          <m:e>
            <m:sSub>
              <m:sSubPr>
                <m:ctrlPr>
                  <w:ins w:id="1538" w:author="zhengping jin" w:date="2024-08-09T18:04:00Z" w16du:dateUtc="2024-08-09T10:04:00Z">
                    <w:rPr>
                      <w:rFonts w:ascii="Cambria Math" w:hAnsi="Cambria Math"/>
                      <w:i/>
                    </w:rPr>
                  </w:ins>
                </m:ctrlPr>
              </m:sSubPr>
              <m:e>
                <m:r>
                  <w:ins w:id="1539" w:author="zhengping jin" w:date="2024-08-09T18:04:00Z" w16du:dateUtc="2024-08-09T10:04:00Z">
                    <w:rPr>
                      <w:rFonts w:ascii="Cambria Math" w:hAnsi="Cambria Math" w:hint="eastAsia"/>
                    </w:rPr>
                    <m:t>b</m:t>
                  </w:ins>
                </m:r>
              </m:e>
              <m:sub>
                <m:r>
                  <w:ins w:id="1540" w:author="zhengping jin" w:date="2024-08-09T18:04:00Z" w16du:dateUtc="2024-08-09T10:04:00Z">
                    <w:rPr>
                      <w:rFonts w:ascii="Cambria Math" w:hAnsi="Cambria Math"/>
                    </w:rPr>
                    <m:t>4</m:t>
                  </w:ins>
                </m:r>
              </m:sub>
            </m:sSub>
          </m:e>
          <m:sup>
            <m:sSub>
              <m:sSubPr>
                <m:ctrlPr>
                  <w:ins w:id="1541" w:author="zhengping jin" w:date="2024-08-09T18:04:00Z" w16du:dateUtc="2024-08-09T10:04:00Z">
                    <w:rPr>
                      <w:rFonts w:ascii="Cambria Math" w:hAnsi="Cambria Math"/>
                      <w:i/>
                    </w:rPr>
                  </w:ins>
                </m:ctrlPr>
              </m:sSubPr>
              <m:e>
                <m:r>
                  <w:ins w:id="1542" w:author="zhengping jin" w:date="2024-08-09T18:04:00Z" w16du:dateUtc="2024-08-09T10:04:00Z">
                    <w:rPr>
                      <w:rFonts w:ascii="Cambria Math" w:hAnsi="Cambria Math"/>
                    </w:rPr>
                    <m:t>n</m:t>
                  </w:ins>
                </m:r>
              </m:e>
              <m:sub>
                <m:r>
                  <w:ins w:id="1543" w:author="zhengping jin" w:date="2024-08-09T18:05:00Z" w16du:dateUtc="2024-08-09T10:05:00Z">
                    <w:rPr>
                      <w:rFonts w:ascii="Cambria Math" w:hAnsi="Cambria Math"/>
                    </w:rPr>
                    <m:t>4</m:t>
                  </w:ins>
                </m:r>
              </m:sub>
            </m:sSub>
          </m:sup>
        </m:sSup>
      </m:oMath>
      <w:ins w:id="1544" w:author="zhengping jin" w:date="2024-08-09T18:04:00Z" w16du:dateUtc="2024-08-09T10:04:00Z">
        <w:r w:rsidR="00192896">
          <w:rPr>
            <w:rFonts w:ascii="Lucida Sans Unicode" w:hAnsi="Lucida Sans Unicode" w:cs="Lucida Sans Unicode"/>
          </w:rPr>
          <w:t>≡</w:t>
        </w:r>
      </w:ins>
      <w:ins w:id="1545" w:author="zhengping jin" w:date="2024-08-09T18:06:00Z" w16du:dateUtc="2024-08-09T10:06:00Z">
        <w:r w:rsidR="00583516">
          <w:rPr>
            <w:rFonts w:ascii="Times New Roman" w:hAnsi="Times New Roman" w:hint="eastAsia"/>
          </w:rPr>
          <w:t xml:space="preserve">339 </w:t>
        </w:r>
      </w:ins>
      <w:ins w:id="1546" w:author="zhengping jin" w:date="2024-08-09T18:04:00Z" w16du:dateUtc="2024-08-09T10:04:00Z">
        <w:r w:rsidR="00192896">
          <w:rPr>
            <w:rFonts w:ascii="Times New Roman" w:hAnsi="Times New Roman" w:hint="eastAsia"/>
          </w:rPr>
          <w:t xml:space="preserve">(mod 2027), </w:t>
        </w:r>
        <w:r w:rsidR="00192896" w:rsidRPr="005B6C5D">
          <w:rPr>
            <w:rFonts w:ascii="Times New Roman" w:hAnsi="Times New Roman" w:hint="eastAsia"/>
            <w:i/>
            <w:iCs/>
          </w:rPr>
          <w:t>b</w:t>
        </w:r>
      </w:ins>
      <w:ins w:id="1547" w:author="zhengping jin" w:date="2024-08-09T18:06:00Z" w16du:dateUtc="2024-08-09T10:06:00Z">
        <w:r w:rsidR="00583516">
          <w:rPr>
            <w:rFonts w:ascii="Times New Roman" w:hAnsi="Times New Roman" w:hint="eastAsia"/>
            <w:vertAlign w:val="subscript"/>
          </w:rPr>
          <w:t>5</w:t>
        </w:r>
      </w:ins>
      <w:ins w:id="1548" w:author="zhengping jin" w:date="2024-08-09T18:04:00Z" w16du:dateUtc="2024-08-09T10:04:00Z">
        <w:r w:rsidR="00192896">
          <w:rPr>
            <w:rFonts w:ascii="Times New Roman" w:hAnsi="Times New Roman" w:hint="eastAsia"/>
          </w:rPr>
          <w:t>=</w:t>
        </w:r>
      </w:ins>
      <m:oMath>
        <m:sSubSup>
          <m:sSubSupPr>
            <m:ctrlPr>
              <w:ins w:id="1549" w:author="zhengping jin" w:date="2024-08-09T18:04:00Z" w16du:dateUtc="2024-08-09T10:04:00Z">
                <w:rPr>
                  <w:rFonts w:ascii="Cambria Math" w:hAnsi="Cambria Math"/>
                  <w:i/>
                </w:rPr>
              </w:ins>
            </m:ctrlPr>
          </m:sSubSupPr>
          <m:e>
            <m:r>
              <w:ins w:id="1550" w:author="zhengping jin" w:date="2024-08-09T18:04:00Z" w16du:dateUtc="2024-08-09T10:04:00Z">
                <w:rPr>
                  <w:rFonts w:ascii="Cambria Math" w:hAnsi="Cambria Math"/>
                </w:rPr>
                <m:t>b</m:t>
              </w:ins>
            </m:r>
          </m:e>
          <m:sub>
            <m:r>
              <w:ins w:id="1551" w:author="zhengping jin" w:date="2024-08-09T18:07:00Z" w16du:dateUtc="2024-08-09T10:07:00Z">
                <w:rPr>
                  <w:rFonts w:ascii="Cambria Math" w:hAnsi="Cambria Math"/>
                </w:rPr>
                <m:t>4</m:t>
              </w:ins>
            </m:r>
          </m:sub>
          <m:sup>
            <m:r>
              <w:ins w:id="1552" w:author="zhengping jin" w:date="2024-08-09T18:04:00Z" w16du:dateUtc="2024-08-09T10:04:00Z">
                <w:rPr>
                  <w:rFonts w:ascii="Cambria Math" w:hAnsi="Cambria Math"/>
                </w:rPr>
                <m:t>2</m:t>
              </w:ins>
            </m:r>
          </m:sup>
        </m:sSubSup>
      </m:oMath>
      <w:ins w:id="1553" w:author="zhengping jin" w:date="2024-08-09T18:04:00Z" w16du:dateUtc="2024-08-09T10:04:00Z">
        <w:r w:rsidR="00192896">
          <w:rPr>
            <w:rFonts w:ascii="Lucida Sans Unicode" w:hAnsi="Lucida Sans Unicode" w:cs="Lucida Sans Unicode"/>
          </w:rPr>
          <w:t>≡</w:t>
        </w:r>
        <w:r w:rsidR="00192896" w:rsidRPr="005B6C5D">
          <w:rPr>
            <w:rFonts w:ascii="Times New Roman" w:hAnsi="Times New Roman" w:cs="Times New Roman"/>
          </w:rPr>
          <w:t>1</w:t>
        </w:r>
        <w:r w:rsidR="00192896">
          <w:rPr>
            <w:rFonts w:ascii="Times New Roman" w:hAnsi="Times New Roman" w:cs="Times New Roman" w:hint="eastAsia"/>
          </w:rPr>
          <w:t>8</w:t>
        </w:r>
      </w:ins>
      <w:ins w:id="1554" w:author="zhengping jin" w:date="2024-08-09T18:07:00Z" w16du:dateUtc="2024-08-09T10:07:00Z">
        <w:r w:rsidR="00583516">
          <w:rPr>
            <w:rFonts w:ascii="Times New Roman" w:hAnsi="Times New Roman" w:cs="Times New Roman" w:hint="eastAsia"/>
          </w:rPr>
          <w:t>85</w:t>
        </w:r>
      </w:ins>
      <w:ins w:id="1555" w:author="zhengping jin" w:date="2024-08-09T18:04:00Z" w16du:dateUtc="2024-08-09T10:04:00Z">
        <w:r w:rsidR="00192896">
          <w:rPr>
            <w:rFonts w:ascii="Times New Roman" w:hAnsi="Times New Roman" w:cs="Times New Roman" w:hint="eastAsia"/>
          </w:rPr>
          <w:t xml:space="preserve"> </w:t>
        </w:r>
        <w:r w:rsidR="00192896">
          <w:rPr>
            <w:rFonts w:ascii="Times New Roman" w:hAnsi="Times New Roman" w:hint="eastAsia"/>
          </w:rPr>
          <w:t>(mod 2027).</w:t>
        </w:r>
      </w:ins>
      <w:ins w:id="1556" w:author="zhengping jin" w:date="2024-08-09T18:07:00Z" w16du:dateUtc="2024-08-09T10:07:00Z">
        <w:r w:rsidR="00583516" w:rsidRPr="006D722E" w:rsidDel="00583516">
          <w:rPr>
            <w:rFonts w:ascii="Times New Roman" w:hAnsi="Times New Roman"/>
          </w:rPr>
          <w:t xml:space="preserve"> </w:t>
        </w:r>
      </w:ins>
      <w:del w:id="1557" w:author="zhengping jin" w:date="2024-08-09T18:07:00Z" w16du:dateUtc="2024-08-09T10:07:00Z">
        <w:r w:rsidRPr="006D722E" w:rsidDel="00583516">
          <w:rPr>
            <w:rFonts w:ascii="Times New Roman" w:hAnsi="Times New Roman"/>
            <w:position w:val="-12"/>
          </w:rPr>
          <w:object w:dxaOrig="4220" w:dyaOrig="380" w14:anchorId="32281190">
            <v:shape id="_x0000_i1100" type="#_x0000_t75" style="width:211pt;height:19.6pt" o:ole="">
              <v:imagedata r:id="rId377" o:title=""/>
            </v:shape>
            <o:OLEObject Type="Embed" ProgID="Equation.DSMT4" ShapeID="_x0000_i1100" DrawAspect="Content" ObjectID="_1790422259" r:id="rId378"/>
          </w:object>
        </w:r>
      </w:del>
    </w:p>
    <w:p w14:paraId="4125063A" w14:textId="62A4E31F" w:rsidR="00FB49DC" w:rsidRPr="006D722E" w:rsidRDefault="00FB49DC" w:rsidP="00E83E94">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rPr>
        <w:t>6</w:t>
      </w:r>
      <w:r w:rsidRPr="006D722E">
        <w:rPr>
          <w:rFonts w:ascii="Times New Roman" w:hAnsi="Times New Roman"/>
        </w:rPr>
        <w:t>）</w:t>
      </w:r>
      <w:ins w:id="1558" w:author="zhengping jin" w:date="2024-08-09T17:44:00Z" w16du:dateUtc="2024-08-09T09:44:00Z">
        <w:r w:rsidR="006C6AD1" w:rsidRPr="005B6C5D">
          <w:rPr>
            <w:rFonts w:ascii="Times New Roman" w:hAnsi="Times New Roman" w:hint="eastAsia"/>
            <w:i/>
            <w:iCs/>
          </w:rPr>
          <w:t>n</w:t>
        </w:r>
        <w:r w:rsidR="006C6AD1">
          <w:rPr>
            <w:rFonts w:ascii="Times New Roman" w:hAnsi="Times New Roman" w:hint="eastAsia"/>
            <w:vertAlign w:val="subscript"/>
          </w:rPr>
          <w:t>5</w:t>
        </w:r>
        <w:r w:rsidR="006C6AD1">
          <w:rPr>
            <w:rFonts w:ascii="Times New Roman" w:hAnsi="Times New Roman" w:hint="eastAsia"/>
          </w:rPr>
          <w:t>=1</w:t>
        </w:r>
      </w:ins>
      <w:del w:id="1559" w:author="zhengping jin" w:date="2024-08-09T17:44:00Z" w16du:dateUtc="2024-08-09T09:44:00Z">
        <w:r w:rsidRPr="006D722E" w:rsidDel="006C6AD1">
          <w:rPr>
            <w:rFonts w:ascii="Times New Roman" w:hAnsi="Times New Roman"/>
            <w:position w:val="-12"/>
          </w:rPr>
          <w:object w:dxaOrig="600" w:dyaOrig="360" w14:anchorId="46369276">
            <v:shape id="_x0000_i1101" type="#_x0000_t75" style="width:30.1pt;height:18.7pt" o:ole="">
              <v:imagedata r:id="rId379" o:title=""/>
            </v:shape>
            <o:OLEObject Type="Embed" ProgID="Equation.DSMT4" ShapeID="_x0000_i1101" DrawAspect="Content" ObjectID="_1790422260" r:id="rId380"/>
          </w:object>
        </w:r>
      </w:del>
      <w:r w:rsidRPr="006D722E">
        <w:rPr>
          <w:rFonts w:ascii="Times New Roman" w:hAnsi="Times New Roman"/>
        </w:rPr>
        <w:t>，计算</w:t>
      </w:r>
      <w:del w:id="1560" w:author="zhengping jin" w:date="2024-08-09T18:08:00Z" w16du:dateUtc="2024-08-09T10:08:00Z">
        <w:r w:rsidRPr="006D722E" w:rsidDel="00583516">
          <w:rPr>
            <w:rFonts w:ascii="Times New Roman" w:hAnsi="Times New Roman"/>
            <w:position w:val="-12"/>
          </w:rPr>
          <w:object w:dxaOrig="4020" w:dyaOrig="380" w14:anchorId="369D87D8">
            <v:shape id="_x0000_i1102" type="#_x0000_t75" style="width:200.95pt;height:19.6pt" o:ole="">
              <v:imagedata r:id="rId381" o:title=""/>
            </v:shape>
            <o:OLEObject Type="Embed" ProgID="Equation.DSMT4" ShapeID="_x0000_i1102" DrawAspect="Content" ObjectID="_1790422261" r:id="rId382"/>
          </w:object>
        </w:r>
      </w:del>
      <w:ins w:id="1561" w:author="zhengping jin" w:date="2024-08-09T18:08:00Z" w16du:dateUtc="2024-08-09T10:08:00Z">
        <w:r w:rsidR="00583516" w:rsidRPr="005B6C5D">
          <w:rPr>
            <w:rFonts w:ascii="Times New Roman" w:hAnsi="Times New Roman" w:hint="eastAsia"/>
            <w:i/>
            <w:iCs/>
          </w:rPr>
          <w:t>a</w:t>
        </w:r>
        <w:r w:rsidR="00583516">
          <w:rPr>
            <w:rFonts w:ascii="Times New Roman" w:hAnsi="Times New Roman" w:hint="eastAsia"/>
            <w:vertAlign w:val="subscript"/>
          </w:rPr>
          <w:t>5</w:t>
        </w:r>
        <w:r w:rsidR="00583516">
          <w:rPr>
            <w:rFonts w:ascii="Times New Roman" w:hAnsi="Times New Roman" w:hint="eastAsia"/>
          </w:rPr>
          <w:t>=</w:t>
        </w:r>
        <w:r w:rsidR="00583516" w:rsidRPr="005B6C5D">
          <w:rPr>
            <w:rFonts w:ascii="Times New Roman" w:hAnsi="Times New Roman" w:hint="eastAsia"/>
            <w:i/>
            <w:iCs/>
          </w:rPr>
          <w:t>a</w:t>
        </w:r>
        <w:r w:rsidR="00583516">
          <w:rPr>
            <w:rFonts w:ascii="Times New Roman" w:hAnsi="Times New Roman" w:hint="eastAsia"/>
            <w:vertAlign w:val="subscript"/>
          </w:rPr>
          <w:t>4</w:t>
        </w:r>
        <w:r w:rsidR="00583516">
          <w:rPr>
            <w:rFonts w:ascii="Times New Roman" w:hAnsi="Times New Roman"/>
          </w:rPr>
          <w:sym w:font="Wingdings" w:char="F09E"/>
        </w:r>
      </w:ins>
      <m:oMath>
        <m:sSup>
          <m:sSupPr>
            <m:ctrlPr>
              <w:ins w:id="1562" w:author="zhengping jin" w:date="2024-08-09T18:08:00Z" w16du:dateUtc="2024-08-09T10:08:00Z">
                <w:rPr>
                  <w:rFonts w:ascii="Cambria Math" w:hAnsi="Cambria Math"/>
                  <w:i/>
                </w:rPr>
              </w:ins>
            </m:ctrlPr>
          </m:sSupPr>
          <m:e>
            <m:sSub>
              <m:sSubPr>
                <m:ctrlPr>
                  <w:ins w:id="1563" w:author="zhengping jin" w:date="2024-08-09T18:08:00Z" w16du:dateUtc="2024-08-09T10:08:00Z">
                    <w:rPr>
                      <w:rFonts w:ascii="Cambria Math" w:hAnsi="Cambria Math"/>
                      <w:i/>
                    </w:rPr>
                  </w:ins>
                </m:ctrlPr>
              </m:sSubPr>
              <m:e>
                <m:r>
                  <w:ins w:id="1564" w:author="zhengping jin" w:date="2024-08-09T18:08:00Z" w16du:dateUtc="2024-08-09T10:08:00Z">
                    <w:rPr>
                      <w:rFonts w:ascii="Cambria Math" w:hAnsi="Cambria Math" w:hint="eastAsia"/>
                    </w:rPr>
                    <m:t>b</m:t>
                  </w:ins>
                </m:r>
              </m:e>
              <m:sub>
                <m:r>
                  <w:ins w:id="1565" w:author="zhengping jin" w:date="2024-08-09T18:08:00Z" w16du:dateUtc="2024-08-09T10:08:00Z">
                    <w:rPr>
                      <w:rFonts w:ascii="Cambria Math" w:hAnsi="Cambria Math"/>
                    </w:rPr>
                    <m:t>5</m:t>
                  </w:ins>
                </m:r>
              </m:sub>
            </m:sSub>
          </m:e>
          <m:sup>
            <m:sSub>
              <m:sSubPr>
                <m:ctrlPr>
                  <w:ins w:id="1566" w:author="zhengping jin" w:date="2024-08-09T18:08:00Z" w16du:dateUtc="2024-08-09T10:08:00Z">
                    <w:rPr>
                      <w:rFonts w:ascii="Cambria Math" w:hAnsi="Cambria Math"/>
                      <w:i/>
                    </w:rPr>
                  </w:ins>
                </m:ctrlPr>
              </m:sSubPr>
              <m:e>
                <m:r>
                  <w:ins w:id="1567" w:author="zhengping jin" w:date="2024-08-09T18:08:00Z" w16du:dateUtc="2024-08-09T10:08:00Z">
                    <w:rPr>
                      <w:rFonts w:ascii="Cambria Math" w:hAnsi="Cambria Math"/>
                    </w:rPr>
                    <m:t>n</m:t>
                  </w:ins>
                </m:r>
              </m:e>
              <m:sub>
                <m:r>
                  <w:ins w:id="1568" w:author="zhengping jin" w:date="2024-08-09T18:08:00Z" w16du:dateUtc="2024-08-09T10:08:00Z">
                    <w:rPr>
                      <w:rFonts w:ascii="Cambria Math" w:hAnsi="Cambria Math"/>
                    </w:rPr>
                    <m:t>5</m:t>
                  </w:ins>
                </m:r>
              </m:sub>
            </m:sSub>
          </m:sup>
        </m:sSup>
      </m:oMath>
      <w:ins w:id="1569" w:author="zhengping jin" w:date="2024-08-09T18:08:00Z" w16du:dateUtc="2024-08-09T10:08:00Z">
        <w:r w:rsidR="00583516">
          <w:rPr>
            <w:rFonts w:ascii="Lucida Sans Unicode" w:hAnsi="Lucida Sans Unicode" w:cs="Lucida Sans Unicode"/>
          </w:rPr>
          <w:t>≡</w:t>
        </w:r>
      </w:ins>
      <w:ins w:id="1570" w:author="zhengping jin" w:date="2024-08-09T18:09:00Z" w16du:dateUtc="2024-08-09T10:09:00Z">
        <w:r w:rsidR="00583516">
          <w:rPr>
            <w:rFonts w:ascii="Times New Roman" w:hAnsi="Times New Roman" w:hint="eastAsia"/>
          </w:rPr>
          <w:t>510</w:t>
        </w:r>
      </w:ins>
      <w:ins w:id="1571" w:author="zhengping jin" w:date="2024-08-09T18:08:00Z" w16du:dateUtc="2024-08-09T10:08:00Z">
        <w:r w:rsidR="00583516">
          <w:rPr>
            <w:rFonts w:ascii="Times New Roman" w:hAnsi="Times New Roman" w:hint="eastAsia"/>
          </w:rPr>
          <w:t xml:space="preserve"> (mod 2027), </w:t>
        </w:r>
        <w:r w:rsidR="00583516" w:rsidRPr="005B6C5D">
          <w:rPr>
            <w:rFonts w:ascii="Times New Roman" w:hAnsi="Times New Roman" w:hint="eastAsia"/>
            <w:i/>
            <w:iCs/>
          </w:rPr>
          <w:t>b</w:t>
        </w:r>
      </w:ins>
      <w:ins w:id="1572" w:author="zhengping jin" w:date="2024-08-09T18:09:00Z" w16du:dateUtc="2024-08-09T10:09:00Z">
        <w:r w:rsidR="00583516">
          <w:rPr>
            <w:rFonts w:ascii="Times New Roman" w:hAnsi="Times New Roman" w:hint="eastAsia"/>
            <w:vertAlign w:val="subscript"/>
          </w:rPr>
          <w:t>6</w:t>
        </w:r>
      </w:ins>
      <w:ins w:id="1573" w:author="zhengping jin" w:date="2024-08-09T18:08:00Z" w16du:dateUtc="2024-08-09T10:08:00Z">
        <w:r w:rsidR="00583516">
          <w:rPr>
            <w:rFonts w:ascii="Times New Roman" w:hAnsi="Times New Roman" w:hint="eastAsia"/>
          </w:rPr>
          <w:t>=</w:t>
        </w:r>
      </w:ins>
      <m:oMath>
        <m:sSubSup>
          <m:sSubSupPr>
            <m:ctrlPr>
              <w:ins w:id="1574" w:author="zhengping jin" w:date="2024-08-09T18:08:00Z" w16du:dateUtc="2024-08-09T10:08:00Z">
                <w:rPr>
                  <w:rFonts w:ascii="Cambria Math" w:hAnsi="Cambria Math"/>
                  <w:i/>
                </w:rPr>
              </w:ins>
            </m:ctrlPr>
          </m:sSubSupPr>
          <m:e>
            <m:r>
              <w:ins w:id="1575" w:author="zhengping jin" w:date="2024-08-09T18:08:00Z" w16du:dateUtc="2024-08-09T10:08:00Z">
                <w:rPr>
                  <w:rFonts w:ascii="Cambria Math" w:hAnsi="Cambria Math"/>
                </w:rPr>
                <m:t>b</m:t>
              </w:ins>
            </m:r>
          </m:e>
          <m:sub>
            <m:r>
              <w:ins w:id="1576" w:author="zhengping jin" w:date="2024-08-09T18:10:00Z" w16du:dateUtc="2024-08-09T10:10:00Z">
                <w:rPr>
                  <w:rFonts w:ascii="Cambria Math" w:hAnsi="Cambria Math"/>
                </w:rPr>
                <m:t>5</m:t>
              </w:ins>
            </m:r>
          </m:sub>
          <m:sup>
            <m:r>
              <w:ins w:id="1577" w:author="zhengping jin" w:date="2024-08-09T18:08:00Z" w16du:dateUtc="2024-08-09T10:08:00Z">
                <w:rPr>
                  <w:rFonts w:ascii="Cambria Math" w:hAnsi="Cambria Math"/>
                </w:rPr>
                <m:t>2</m:t>
              </w:ins>
            </m:r>
          </m:sup>
        </m:sSubSup>
      </m:oMath>
      <w:ins w:id="1578" w:author="zhengping jin" w:date="2024-08-09T18:08:00Z" w16du:dateUtc="2024-08-09T10:08:00Z">
        <w:r w:rsidR="00583516">
          <w:rPr>
            <w:rFonts w:ascii="Lucida Sans Unicode" w:hAnsi="Lucida Sans Unicode" w:cs="Lucida Sans Unicode"/>
          </w:rPr>
          <w:t>≡</w:t>
        </w:r>
        <w:r w:rsidR="00583516" w:rsidRPr="005B6C5D">
          <w:rPr>
            <w:rFonts w:ascii="Times New Roman" w:hAnsi="Times New Roman" w:cs="Times New Roman"/>
          </w:rPr>
          <w:t>1</w:t>
        </w:r>
        <w:r w:rsidR="00583516">
          <w:rPr>
            <w:rFonts w:ascii="Times New Roman" w:hAnsi="Times New Roman" w:cs="Times New Roman" w:hint="eastAsia"/>
          </w:rPr>
          <w:t>9</w:t>
        </w:r>
      </w:ins>
      <w:ins w:id="1579" w:author="zhengping jin" w:date="2024-08-09T18:10:00Z" w16du:dateUtc="2024-08-09T10:10:00Z">
        <w:r w:rsidR="00583516">
          <w:rPr>
            <w:rFonts w:ascii="Times New Roman" w:hAnsi="Times New Roman" w:cs="Times New Roman" w:hint="eastAsia"/>
          </w:rPr>
          <w:t>21</w:t>
        </w:r>
      </w:ins>
      <w:ins w:id="1580" w:author="zhengping jin" w:date="2024-08-09T18:08:00Z" w16du:dateUtc="2024-08-09T10:08:00Z">
        <w:r w:rsidR="00583516">
          <w:rPr>
            <w:rFonts w:ascii="Times New Roman" w:hAnsi="Times New Roman" w:cs="Times New Roman" w:hint="eastAsia"/>
          </w:rPr>
          <w:t xml:space="preserve"> </w:t>
        </w:r>
        <w:r w:rsidR="00583516">
          <w:rPr>
            <w:rFonts w:ascii="Times New Roman" w:hAnsi="Times New Roman" w:hint="eastAsia"/>
          </w:rPr>
          <w:t>(mod 2027).</w:t>
        </w:r>
      </w:ins>
    </w:p>
    <w:p w14:paraId="1A04540F" w14:textId="2A160A95" w:rsidR="00FB49DC" w:rsidRDefault="00FB49DC" w:rsidP="00E83E94">
      <w:pPr>
        <w:snapToGrid w:val="0"/>
        <w:spacing w:line="360" w:lineRule="auto"/>
        <w:ind w:firstLineChars="400" w:firstLine="840"/>
        <w:jc w:val="left"/>
        <w:rPr>
          <w:ins w:id="1581" w:author="zhengping jin" w:date="2024-08-09T17:44:00Z" w16du:dateUtc="2024-08-09T09:44:00Z"/>
          <w:rFonts w:ascii="Times New Roman" w:hAnsi="Times New Roman"/>
        </w:rPr>
      </w:pPr>
      <w:r w:rsidRPr="006D722E">
        <w:rPr>
          <w:rFonts w:ascii="Times New Roman" w:hAnsi="Times New Roman"/>
        </w:rPr>
        <w:t>（</w:t>
      </w:r>
      <w:r w:rsidRPr="006D722E">
        <w:rPr>
          <w:rFonts w:ascii="Times New Roman" w:hAnsi="Times New Roman"/>
        </w:rPr>
        <w:t>7</w:t>
      </w:r>
      <w:r w:rsidRPr="006D722E">
        <w:rPr>
          <w:rFonts w:ascii="Times New Roman" w:hAnsi="Times New Roman"/>
        </w:rPr>
        <w:t>）</w:t>
      </w:r>
      <w:del w:id="1582" w:author="zhengping jin" w:date="2024-08-09T17:44:00Z" w16du:dateUtc="2024-08-09T09:44:00Z">
        <w:r w:rsidRPr="006D722E" w:rsidDel="006C6AD1">
          <w:rPr>
            <w:rFonts w:ascii="Times New Roman" w:hAnsi="Times New Roman"/>
            <w:position w:val="-12"/>
          </w:rPr>
          <w:object w:dxaOrig="600" w:dyaOrig="360" w14:anchorId="54712E2D">
            <v:shape id="_x0000_i1103" type="#_x0000_t75" style="width:30.1pt;height:18.7pt" o:ole="">
              <v:imagedata r:id="rId383" o:title=""/>
            </v:shape>
            <o:OLEObject Type="Embed" ProgID="Equation.DSMT4" ShapeID="_x0000_i1103" DrawAspect="Content" ObjectID="_1790422262" r:id="rId384"/>
          </w:object>
        </w:r>
      </w:del>
      <w:ins w:id="1583" w:author="zhengping jin" w:date="2024-08-09T17:44:00Z" w16du:dateUtc="2024-08-09T09:44:00Z">
        <w:r w:rsidR="006C6AD1" w:rsidRPr="005B6C5D">
          <w:rPr>
            <w:rFonts w:ascii="Times New Roman" w:hAnsi="Times New Roman" w:hint="eastAsia"/>
            <w:i/>
            <w:iCs/>
          </w:rPr>
          <w:t>n</w:t>
        </w:r>
        <w:r w:rsidR="006C6AD1">
          <w:rPr>
            <w:rFonts w:ascii="Times New Roman" w:hAnsi="Times New Roman" w:hint="eastAsia"/>
            <w:vertAlign w:val="subscript"/>
          </w:rPr>
          <w:t>6</w:t>
        </w:r>
        <w:r w:rsidR="006C6AD1">
          <w:rPr>
            <w:rFonts w:ascii="Times New Roman" w:hAnsi="Times New Roman" w:hint="eastAsia"/>
          </w:rPr>
          <w:t>=1</w:t>
        </w:r>
      </w:ins>
      <w:r w:rsidRPr="006D722E">
        <w:rPr>
          <w:rFonts w:ascii="Times New Roman" w:hAnsi="Times New Roman"/>
        </w:rPr>
        <w:t>，计算</w:t>
      </w:r>
      <w:del w:id="1584" w:author="zhengping jin" w:date="2024-08-09T18:10:00Z" w16du:dateUtc="2024-08-09T10:10:00Z">
        <w:r w:rsidRPr="006D722E" w:rsidDel="00583516">
          <w:rPr>
            <w:rFonts w:ascii="Times New Roman" w:hAnsi="Times New Roman"/>
            <w:position w:val="-12"/>
          </w:rPr>
          <w:object w:dxaOrig="3240" w:dyaOrig="380" w14:anchorId="150563D8">
            <v:shape id="_x0000_i1104" type="#_x0000_t75" style="width:162.7pt;height:19.6pt" o:ole="">
              <v:imagedata r:id="rId385" o:title=""/>
            </v:shape>
            <o:OLEObject Type="Embed" ProgID="Equation.DSMT4" ShapeID="_x0000_i1104" DrawAspect="Content" ObjectID="_1790422263" r:id="rId386"/>
          </w:object>
        </w:r>
      </w:del>
      <w:ins w:id="1585" w:author="zhengping jin" w:date="2024-08-09T18:11:00Z" w16du:dateUtc="2024-08-09T10:11:00Z">
        <w:r w:rsidR="00583516" w:rsidRPr="005B6C5D">
          <w:rPr>
            <w:rFonts w:ascii="Times New Roman" w:hAnsi="Times New Roman" w:hint="eastAsia"/>
            <w:i/>
            <w:iCs/>
          </w:rPr>
          <w:t>a</w:t>
        </w:r>
        <w:r w:rsidR="00583516">
          <w:rPr>
            <w:rFonts w:ascii="Times New Roman" w:hAnsi="Times New Roman" w:hint="eastAsia"/>
            <w:vertAlign w:val="subscript"/>
          </w:rPr>
          <w:t>6</w:t>
        </w:r>
        <w:r w:rsidR="00583516">
          <w:rPr>
            <w:rFonts w:ascii="Times New Roman" w:hAnsi="Times New Roman" w:hint="eastAsia"/>
          </w:rPr>
          <w:t>=</w:t>
        </w:r>
        <w:r w:rsidR="00583516" w:rsidRPr="005B6C5D">
          <w:rPr>
            <w:rFonts w:ascii="Times New Roman" w:hAnsi="Times New Roman" w:hint="eastAsia"/>
            <w:i/>
            <w:iCs/>
          </w:rPr>
          <w:t>a</w:t>
        </w:r>
        <w:r w:rsidR="00583516">
          <w:rPr>
            <w:rFonts w:ascii="Times New Roman" w:hAnsi="Times New Roman" w:hint="eastAsia"/>
            <w:vertAlign w:val="subscript"/>
          </w:rPr>
          <w:t>5</w:t>
        </w:r>
        <w:r w:rsidR="00583516">
          <w:rPr>
            <w:rFonts w:ascii="Times New Roman" w:hAnsi="Times New Roman"/>
          </w:rPr>
          <w:sym w:font="Wingdings" w:char="F09E"/>
        </w:r>
      </w:ins>
      <m:oMath>
        <m:sSup>
          <m:sSupPr>
            <m:ctrlPr>
              <w:ins w:id="1586" w:author="zhengping jin" w:date="2024-08-09T18:11:00Z" w16du:dateUtc="2024-08-09T10:11:00Z">
                <w:rPr>
                  <w:rFonts w:ascii="Cambria Math" w:hAnsi="Cambria Math"/>
                  <w:i/>
                </w:rPr>
              </w:ins>
            </m:ctrlPr>
          </m:sSupPr>
          <m:e>
            <m:sSub>
              <m:sSubPr>
                <m:ctrlPr>
                  <w:ins w:id="1587" w:author="zhengping jin" w:date="2024-08-09T18:11:00Z" w16du:dateUtc="2024-08-09T10:11:00Z">
                    <w:rPr>
                      <w:rFonts w:ascii="Cambria Math" w:hAnsi="Cambria Math"/>
                      <w:i/>
                    </w:rPr>
                  </w:ins>
                </m:ctrlPr>
              </m:sSubPr>
              <m:e>
                <m:r>
                  <w:ins w:id="1588" w:author="zhengping jin" w:date="2024-08-09T18:11:00Z" w16du:dateUtc="2024-08-09T10:11:00Z">
                    <w:rPr>
                      <w:rFonts w:ascii="Cambria Math" w:hAnsi="Cambria Math" w:hint="eastAsia"/>
                    </w:rPr>
                    <m:t>b</m:t>
                  </w:ins>
                </m:r>
              </m:e>
              <m:sub>
                <m:r>
                  <w:ins w:id="1589" w:author="zhengping jin" w:date="2024-08-09T18:11:00Z" w16du:dateUtc="2024-08-09T10:11:00Z">
                    <w:rPr>
                      <w:rFonts w:ascii="Cambria Math" w:hAnsi="Cambria Math"/>
                    </w:rPr>
                    <m:t>6</m:t>
                  </w:ins>
                </m:r>
              </m:sub>
            </m:sSub>
          </m:e>
          <m:sup>
            <m:sSub>
              <m:sSubPr>
                <m:ctrlPr>
                  <w:ins w:id="1590" w:author="zhengping jin" w:date="2024-08-09T18:11:00Z" w16du:dateUtc="2024-08-09T10:11:00Z">
                    <w:rPr>
                      <w:rFonts w:ascii="Cambria Math" w:hAnsi="Cambria Math"/>
                      <w:i/>
                    </w:rPr>
                  </w:ins>
                </m:ctrlPr>
              </m:sSubPr>
              <m:e>
                <m:r>
                  <w:ins w:id="1591" w:author="zhengping jin" w:date="2024-08-09T18:11:00Z" w16du:dateUtc="2024-08-09T10:11:00Z">
                    <w:rPr>
                      <w:rFonts w:ascii="Cambria Math" w:hAnsi="Cambria Math"/>
                    </w:rPr>
                    <m:t>n</m:t>
                  </w:ins>
                </m:r>
              </m:e>
              <m:sub>
                <m:r>
                  <w:ins w:id="1592" w:author="zhengping jin" w:date="2024-08-09T18:11:00Z" w16du:dateUtc="2024-08-09T10:11:00Z">
                    <w:rPr>
                      <w:rFonts w:ascii="Cambria Math" w:hAnsi="Cambria Math"/>
                    </w:rPr>
                    <m:t>6</m:t>
                  </w:ins>
                </m:r>
              </m:sub>
            </m:sSub>
          </m:sup>
        </m:sSup>
      </m:oMath>
      <w:ins w:id="1593" w:author="zhengping jin" w:date="2024-08-09T18:11:00Z" w16du:dateUtc="2024-08-09T10:11:00Z">
        <w:r w:rsidR="00583516">
          <w:rPr>
            <w:rFonts w:ascii="Lucida Sans Unicode" w:hAnsi="Lucida Sans Unicode" w:cs="Lucida Sans Unicode"/>
          </w:rPr>
          <w:t>≡</w:t>
        </w:r>
        <w:r w:rsidR="00583516">
          <w:rPr>
            <w:rFonts w:ascii="Times New Roman" w:hAnsi="Times New Roman" w:hint="eastAsia"/>
          </w:rPr>
          <w:t>6</w:t>
        </w:r>
      </w:ins>
      <w:ins w:id="1594" w:author="zhengping jin" w:date="2024-08-09T18:12:00Z" w16du:dateUtc="2024-08-09T10:12:00Z">
        <w:r w:rsidR="00583516">
          <w:rPr>
            <w:rFonts w:ascii="Times New Roman" w:hAnsi="Times New Roman" w:hint="eastAsia"/>
          </w:rPr>
          <w:t>69</w:t>
        </w:r>
      </w:ins>
      <w:ins w:id="1595" w:author="zhengping jin" w:date="2024-08-09T18:11:00Z" w16du:dateUtc="2024-08-09T10:11:00Z">
        <w:r w:rsidR="00583516">
          <w:rPr>
            <w:rFonts w:ascii="Times New Roman" w:hAnsi="Times New Roman" w:hint="eastAsia"/>
          </w:rPr>
          <w:t xml:space="preserve"> (mod 2027), </w:t>
        </w:r>
        <w:r w:rsidR="00583516" w:rsidRPr="005B6C5D">
          <w:rPr>
            <w:rFonts w:ascii="Times New Roman" w:hAnsi="Times New Roman" w:hint="eastAsia"/>
            <w:i/>
            <w:iCs/>
          </w:rPr>
          <w:t>b</w:t>
        </w:r>
      </w:ins>
      <w:ins w:id="1596" w:author="zhengping jin" w:date="2024-08-09T18:12:00Z" w16du:dateUtc="2024-08-09T10:12:00Z">
        <w:r w:rsidR="00583516">
          <w:rPr>
            <w:rFonts w:ascii="Times New Roman" w:hAnsi="Times New Roman" w:hint="eastAsia"/>
            <w:vertAlign w:val="subscript"/>
          </w:rPr>
          <w:t>7</w:t>
        </w:r>
      </w:ins>
      <w:ins w:id="1597" w:author="zhengping jin" w:date="2024-08-09T18:11:00Z" w16du:dateUtc="2024-08-09T10:11:00Z">
        <w:r w:rsidR="00583516">
          <w:rPr>
            <w:rFonts w:ascii="Times New Roman" w:hAnsi="Times New Roman" w:hint="eastAsia"/>
          </w:rPr>
          <w:t>=</w:t>
        </w:r>
      </w:ins>
      <m:oMath>
        <m:sSubSup>
          <m:sSubSupPr>
            <m:ctrlPr>
              <w:ins w:id="1598" w:author="zhengping jin" w:date="2024-08-09T18:11:00Z" w16du:dateUtc="2024-08-09T10:11:00Z">
                <w:rPr>
                  <w:rFonts w:ascii="Cambria Math" w:hAnsi="Cambria Math"/>
                  <w:i/>
                </w:rPr>
              </w:ins>
            </m:ctrlPr>
          </m:sSubSupPr>
          <m:e>
            <m:r>
              <w:ins w:id="1599" w:author="zhengping jin" w:date="2024-08-09T18:11:00Z" w16du:dateUtc="2024-08-09T10:11:00Z">
                <w:rPr>
                  <w:rFonts w:ascii="Cambria Math" w:hAnsi="Cambria Math"/>
                </w:rPr>
                <m:t>b</m:t>
              </w:ins>
            </m:r>
          </m:e>
          <m:sub>
            <m:r>
              <w:ins w:id="1600" w:author="zhengping jin" w:date="2024-08-09T18:12:00Z" w16du:dateUtc="2024-08-09T10:12:00Z">
                <w:rPr>
                  <w:rFonts w:ascii="Cambria Math" w:hAnsi="Cambria Math"/>
                </w:rPr>
                <m:t>6</m:t>
              </w:ins>
            </m:r>
          </m:sub>
          <m:sup>
            <m:r>
              <w:ins w:id="1601" w:author="zhengping jin" w:date="2024-08-09T18:11:00Z" w16du:dateUtc="2024-08-09T10:11:00Z">
                <w:rPr>
                  <w:rFonts w:ascii="Cambria Math" w:hAnsi="Cambria Math"/>
                </w:rPr>
                <m:t>2</m:t>
              </w:ins>
            </m:r>
          </m:sup>
        </m:sSubSup>
      </m:oMath>
      <w:ins w:id="1602" w:author="zhengping jin" w:date="2024-08-09T18:11:00Z" w16du:dateUtc="2024-08-09T10:11:00Z">
        <w:r w:rsidR="00583516">
          <w:rPr>
            <w:rFonts w:ascii="Lucida Sans Unicode" w:hAnsi="Lucida Sans Unicode" w:cs="Lucida Sans Unicode"/>
          </w:rPr>
          <w:t>≡</w:t>
        </w:r>
        <w:r w:rsidR="00583516" w:rsidRPr="005B6C5D">
          <w:rPr>
            <w:rFonts w:ascii="Times New Roman" w:hAnsi="Times New Roman" w:cs="Times New Roman"/>
          </w:rPr>
          <w:t>1</w:t>
        </w:r>
      </w:ins>
      <w:ins w:id="1603" w:author="zhengping jin" w:date="2024-08-09T18:13:00Z" w16du:dateUtc="2024-08-09T10:13:00Z">
        <w:r w:rsidR="00583516">
          <w:rPr>
            <w:rFonts w:ascii="Times New Roman" w:hAnsi="Times New Roman" w:cs="Times New Roman" w:hint="eastAsia"/>
          </w:rPr>
          <w:t>101</w:t>
        </w:r>
      </w:ins>
      <w:ins w:id="1604" w:author="zhengping jin" w:date="2024-08-09T18:11:00Z" w16du:dateUtc="2024-08-09T10:11:00Z">
        <w:r w:rsidR="00583516">
          <w:rPr>
            <w:rFonts w:ascii="Times New Roman" w:hAnsi="Times New Roman" w:cs="Times New Roman" w:hint="eastAsia"/>
          </w:rPr>
          <w:t xml:space="preserve"> </w:t>
        </w:r>
        <w:r w:rsidR="00583516">
          <w:rPr>
            <w:rFonts w:ascii="Times New Roman" w:hAnsi="Times New Roman" w:hint="eastAsia"/>
          </w:rPr>
          <w:t>(mod 2027).</w:t>
        </w:r>
      </w:ins>
    </w:p>
    <w:p w14:paraId="389115B4" w14:textId="78754B76" w:rsidR="006C6AD1" w:rsidRDefault="006C6AD1" w:rsidP="006C6AD1">
      <w:pPr>
        <w:snapToGrid w:val="0"/>
        <w:spacing w:line="360" w:lineRule="auto"/>
        <w:ind w:firstLineChars="472" w:firstLine="991"/>
        <w:jc w:val="left"/>
        <w:rPr>
          <w:ins w:id="1605" w:author="zhengping jin" w:date="2024-08-09T17:45:00Z" w16du:dateUtc="2024-08-09T09:45:00Z"/>
          <w:rFonts w:ascii="Times New Roman" w:hAnsi="Times New Roman"/>
        </w:rPr>
      </w:pPr>
      <w:ins w:id="1606" w:author="zhengping jin" w:date="2024-08-09T17:44:00Z" w16du:dateUtc="2024-08-09T09:44:00Z">
        <w:r>
          <w:rPr>
            <w:rFonts w:ascii="Times New Roman" w:hAnsi="Times New Roman" w:hint="eastAsia"/>
          </w:rPr>
          <w:t xml:space="preserve">(8) </w:t>
        </w:r>
        <w:r w:rsidRPr="005B6C5D">
          <w:rPr>
            <w:rFonts w:ascii="Times New Roman" w:hAnsi="Times New Roman" w:hint="eastAsia"/>
            <w:i/>
            <w:iCs/>
          </w:rPr>
          <w:t>n</w:t>
        </w:r>
      </w:ins>
      <w:ins w:id="1607" w:author="zhengping jin" w:date="2024-08-09T17:45:00Z" w16du:dateUtc="2024-08-09T09:45:00Z">
        <w:r>
          <w:rPr>
            <w:rFonts w:ascii="Times New Roman" w:hAnsi="Times New Roman" w:hint="eastAsia"/>
            <w:vertAlign w:val="subscript"/>
          </w:rPr>
          <w:t>7</w:t>
        </w:r>
      </w:ins>
      <w:ins w:id="1608" w:author="zhengping jin" w:date="2024-08-09T17:44:00Z" w16du:dateUtc="2024-08-09T09:44:00Z">
        <w:r>
          <w:rPr>
            <w:rFonts w:ascii="Times New Roman" w:hAnsi="Times New Roman" w:hint="eastAsia"/>
          </w:rPr>
          <w:t xml:space="preserve">=1, </w:t>
        </w:r>
        <w:r>
          <w:rPr>
            <w:rFonts w:ascii="Times New Roman" w:hAnsi="Times New Roman" w:hint="eastAsia"/>
          </w:rPr>
          <w:t>计算</w:t>
        </w:r>
      </w:ins>
      <w:ins w:id="1609" w:author="zhengping jin" w:date="2024-08-09T18:13:00Z" w16du:dateUtc="2024-08-09T10:13:00Z">
        <w:r w:rsidR="00583516" w:rsidRPr="005B6C5D">
          <w:rPr>
            <w:rFonts w:ascii="Times New Roman" w:hAnsi="Times New Roman" w:hint="eastAsia"/>
            <w:i/>
            <w:iCs/>
          </w:rPr>
          <w:t>a</w:t>
        </w:r>
        <w:r w:rsidR="00583516">
          <w:rPr>
            <w:rFonts w:ascii="Times New Roman" w:hAnsi="Times New Roman" w:hint="eastAsia"/>
            <w:vertAlign w:val="subscript"/>
          </w:rPr>
          <w:t>7</w:t>
        </w:r>
        <w:r w:rsidR="00583516">
          <w:rPr>
            <w:rFonts w:ascii="Times New Roman" w:hAnsi="Times New Roman" w:hint="eastAsia"/>
          </w:rPr>
          <w:t>=</w:t>
        </w:r>
        <w:r w:rsidR="00583516" w:rsidRPr="005B6C5D">
          <w:rPr>
            <w:rFonts w:ascii="Times New Roman" w:hAnsi="Times New Roman" w:hint="eastAsia"/>
            <w:i/>
            <w:iCs/>
          </w:rPr>
          <w:t>a</w:t>
        </w:r>
        <w:r w:rsidR="00583516">
          <w:rPr>
            <w:rFonts w:ascii="Times New Roman" w:hAnsi="Times New Roman" w:hint="eastAsia"/>
            <w:vertAlign w:val="subscript"/>
          </w:rPr>
          <w:t>6</w:t>
        </w:r>
        <w:r w:rsidR="00583516">
          <w:rPr>
            <w:rFonts w:ascii="Times New Roman" w:hAnsi="Times New Roman"/>
          </w:rPr>
          <w:sym w:font="Wingdings" w:char="F09E"/>
        </w:r>
      </w:ins>
      <m:oMath>
        <m:sSup>
          <m:sSupPr>
            <m:ctrlPr>
              <w:ins w:id="1610" w:author="zhengping jin" w:date="2024-08-09T18:13:00Z" w16du:dateUtc="2024-08-09T10:13:00Z">
                <w:rPr>
                  <w:rFonts w:ascii="Cambria Math" w:hAnsi="Cambria Math"/>
                  <w:i/>
                </w:rPr>
              </w:ins>
            </m:ctrlPr>
          </m:sSupPr>
          <m:e>
            <m:sSub>
              <m:sSubPr>
                <m:ctrlPr>
                  <w:ins w:id="1611" w:author="zhengping jin" w:date="2024-08-09T18:13:00Z" w16du:dateUtc="2024-08-09T10:13:00Z">
                    <w:rPr>
                      <w:rFonts w:ascii="Cambria Math" w:hAnsi="Cambria Math"/>
                      <w:i/>
                    </w:rPr>
                  </w:ins>
                </m:ctrlPr>
              </m:sSubPr>
              <m:e>
                <m:r>
                  <w:ins w:id="1612" w:author="zhengping jin" w:date="2024-08-09T18:13:00Z" w16du:dateUtc="2024-08-09T10:13:00Z">
                    <w:rPr>
                      <w:rFonts w:ascii="Cambria Math" w:hAnsi="Cambria Math" w:hint="eastAsia"/>
                    </w:rPr>
                    <m:t>b</m:t>
                  </w:ins>
                </m:r>
              </m:e>
              <m:sub>
                <m:r>
                  <w:ins w:id="1613" w:author="zhengping jin" w:date="2024-08-09T18:13:00Z" w16du:dateUtc="2024-08-09T10:13:00Z">
                    <w:rPr>
                      <w:rFonts w:ascii="Cambria Math" w:hAnsi="Cambria Math"/>
                    </w:rPr>
                    <m:t>7</m:t>
                  </w:ins>
                </m:r>
              </m:sub>
            </m:sSub>
          </m:e>
          <m:sup>
            <m:sSub>
              <m:sSubPr>
                <m:ctrlPr>
                  <w:ins w:id="1614" w:author="zhengping jin" w:date="2024-08-09T18:13:00Z" w16du:dateUtc="2024-08-09T10:13:00Z">
                    <w:rPr>
                      <w:rFonts w:ascii="Cambria Math" w:hAnsi="Cambria Math"/>
                      <w:i/>
                    </w:rPr>
                  </w:ins>
                </m:ctrlPr>
              </m:sSubPr>
              <m:e>
                <m:r>
                  <w:ins w:id="1615" w:author="zhengping jin" w:date="2024-08-09T18:13:00Z" w16du:dateUtc="2024-08-09T10:13:00Z">
                    <w:rPr>
                      <w:rFonts w:ascii="Cambria Math" w:hAnsi="Cambria Math"/>
                    </w:rPr>
                    <m:t>n</m:t>
                  </w:ins>
                </m:r>
              </m:e>
              <m:sub>
                <m:r>
                  <w:ins w:id="1616" w:author="zhengping jin" w:date="2024-08-09T18:13:00Z" w16du:dateUtc="2024-08-09T10:13:00Z">
                    <w:rPr>
                      <w:rFonts w:ascii="Cambria Math" w:hAnsi="Cambria Math"/>
                    </w:rPr>
                    <m:t>7</m:t>
                  </w:ins>
                </m:r>
              </m:sub>
            </m:sSub>
          </m:sup>
        </m:sSup>
      </m:oMath>
      <w:ins w:id="1617" w:author="zhengping jin" w:date="2024-08-09T18:13:00Z" w16du:dateUtc="2024-08-09T10:13:00Z">
        <w:r w:rsidR="00583516">
          <w:rPr>
            <w:rFonts w:ascii="Lucida Sans Unicode" w:hAnsi="Lucida Sans Unicode" w:cs="Lucida Sans Unicode"/>
          </w:rPr>
          <w:t>≡</w:t>
        </w:r>
      </w:ins>
      <w:ins w:id="1618" w:author="zhengping jin" w:date="2024-08-09T18:14:00Z" w16du:dateUtc="2024-08-09T10:14:00Z">
        <w:r w:rsidR="00583516">
          <w:rPr>
            <w:rFonts w:ascii="Times New Roman" w:hAnsi="Times New Roman" w:hint="eastAsia"/>
          </w:rPr>
          <w:t>768</w:t>
        </w:r>
      </w:ins>
      <w:ins w:id="1619" w:author="zhengping jin" w:date="2024-08-09T18:13:00Z" w16du:dateUtc="2024-08-09T10:13:00Z">
        <w:r w:rsidR="00583516">
          <w:rPr>
            <w:rFonts w:ascii="Times New Roman" w:hAnsi="Times New Roman" w:hint="eastAsia"/>
          </w:rPr>
          <w:t xml:space="preserve"> (mod 2027), </w:t>
        </w:r>
        <w:r w:rsidR="00583516" w:rsidRPr="005B6C5D">
          <w:rPr>
            <w:rFonts w:ascii="Times New Roman" w:hAnsi="Times New Roman" w:hint="eastAsia"/>
            <w:i/>
            <w:iCs/>
          </w:rPr>
          <w:t>b</w:t>
        </w:r>
      </w:ins>
      <w:ins w:id="1620" w:author="zhengping jin" w:date="2024-08-09T18:14:00Z" w16du:dateUtc="2024-08-09T10:14:00Z">
        <w:r w:rsidR="00583516">
          <w:rPr>
            <w:rFonts w:ascii="Times New Roman" w:hAnsi="Times New Roman" w:hint="eastAsia"/>
            <w:vertAlign w:val="subscript"/>
          </w:rPr>
          <w:t>8</w:t>
        </w:r>
      </w:ins>
      <w:ins w:id="1621" w:author="zhengping jin" w:date="2024-08-09T18:13:00Z" w16du:dateUtc="2024-08-09T10:13:00Z">
        <w:r w:rsidR="00583516">
          <w:rPr>
            <w:rFonts w:ascii="Times New Roman" w:hAnsi="Times New Roman" w:hint="eastAsia"/>
          </w:rPr>
          <w:t>=</w:t>
        </w:r>
      </w:ins>
      <m:oMath>
        <m:sSubSup>
          <m:sSubSupPr>
            <m:ctrlPr>
              <w:ins w:id="1622" w:author="zhengping jin" w:date="2024-08-09T18:13:00Z" w16du:dateUtc="2024-08-09T10:13:00Z">
                <w:rPr>
                  <w:rFonts w:ascii="Cambria Math" w:hAnsi="Cambria Math"/>
                  <w:i/>
                </w:rPr>
              </w:ins>
            </m:ctrlPr>
          </m:sSubSupPr>
          <m:e>
            <m:r>
              <w:ins w:id="1623" w:author="zhengping jin" w:date="2024-08-09T18:13:00Z" w16du:dateUtc="2024-08-09T10:13:00Z">
                <w:rPr>
                  <w:rFonts w:ascii="Cambria Math" w:hAnsi="Cambria Math"/>
                </w:rPr>
                <m:t>b</m:t>
              </w:ins>
            </m:r>
          </m:e>
          <m:sub>
            <m:r>
              <w:ins w:id="1624" w:author="zhengping jin" w:date="2024-08-09T18:15:00Z" w16du:dateUtc="2024-08-09T10:15:00Z">
                <w:rPr>
                  <w:rFonts w:ascii="Cambria Math" w:hAnsi="Cambria Math"/>
                </w:rPr>
                <m:t>7</m:t>
              </w:ins>
            </m:r>
          </m:sub>
          <m:sup>
            <m:r>
              <w:ins w:id="1625" w:author="zhengping jin" w:date="2024-08-09T18:13:00Z" w16du:dateUtc="2024-08-09T10:13:00Z">
                <w:rPr>
                  <w:rFonts w:ascii="Cambria Math" w:hAnsi="Cambria Math"/>
                </w:rPr>
                <m:t>2</m:t>
              </w:ins>
            </m:r>
          </m:sup>
        </m:sSubSup>
      </m:oMath>
      <w:ins w:id="1626" w:author="zhengping jin" w:date="2024-08-09T18:13:00Z" w16du:dateUtc="2024-08-09T10:13:00Z">
        <w:r w:rsidR="00583516">
          <w:rPr>
            <w:rFonts w:ascii="Lucida Sans Unicode" w:hAnsi="Lucida Sans Unicode" w:cs="Lucida Sans Unicode"/>
          </w:rPr>
          <w:t>≡</w:t>
        </w:r>
      </w:ins>
      <w:ins w:id="1627" w:author="zhengping jin" w:date="2024-08-09T18:15:00Z" w16du:dateUtc="2024-08-09T10:15:00Z">
        <w:r w:rsidR="00583516">
          <w:rPr>
            <w:rFonts w:ascii="Times New Roman" w:hAnsi="Times New Roman" w:cs="Times New Roman" w:hint="eastAsia"/>
          </w:rPr>
          <w:t>55</w:t>
        </w:r>
      </w:ins>
      <w:ins w:id="1628" w:author="zhengping jin" w:date="2024-08-09T18:13:00Z" w16du:dateUtc="2024-08-09T10:13:00Z">
        <w:r w:rsidR="00583516">
          <w:rPr>
            <w:rFonts w:ascii="Times New Roman" w:hAnsi="Times New Roman" w:cs="Times New Roman" w:hint="eastAsia"/>
          </w:rPr>
          <w:t xml:space="preserve"> </w:t>
        </w:r>
        <w:r w:rsidR="00583516">
          <w:rPr>
            <w:rFonts w:ascii="Times New Roman" w:hAnsi="Times New Roman" w:hint="eastAsia"/>
          </w:rPr>
          <w:t>(mod 2027).</w:t>
        </w:r>
      </w:ins>
    </w:p>
    <w:p w14:paraId="45163A51" w14:textId="4CB932D5" w:rsidR="006C6AD1" w:rsidRDefault="006C6AD1" w:rsidP="006C6AD1">
      <w:pPr>
        <w:snapToGrid w:val="0"/>
        <w:spacing w:line="360" w:lineRule="auto"/>
        <w:ind w:firstLineChars="472" w:firstLine="991"/>
        <w:jc w:val="left"/>
        <w:rPr>
          <w:ins w:id="1629" w:author="zhengping jin" w:date="2024-08-09T17:45:00Z" w16du:dateUtc="2024-08-09T09:45:00Z"/>
          <w:rFonts w:ascii="Times New Roman" w:hAnsi="Times New Roman"/>
        </w:rPr>
      </w:pPr>
      <w:ins w:id="1630" w:author="zhengping jin" w:date="2024-08-09T17:45:00Z" w16du:dateUtc="2024-08-09T09:45:00Z">
        <w:r>
          <w:rPr>
            <w:rFonts w:ascii="Times New Roman" w:hAnsi="Times New Roman" w:hint="eastAsia"/>
          </w:rPr>
          <w:t xml:space="preserve">(9) </w:t>
        </w:r>
        <w:r w:rsidRPr="005B6C5D">
          <w:rPr>
            <w:rFonts w:ascii="Times New Roman" w:hAnsi="Times New Roman" w:hint="eastAsia"/>
            <w:i/>
            <w:iCs/>
          </w:rPr>
          <w:t>n</w:t>
        </w:r>
        <w:r>
          <w:rPr>
            <w:rFonts w:ascii="Times New Roman" w:hAnsi="Times New Roman" w:hint="eastAsia"/>
            <w:vertAlign w:val="subscript"/>
          </w:rPr>
          <w:t>8</w:t>
        </w:r>
        <w:r>
          <w:rPr>
            <w:rFonts w:ascii="Times New Roman" w:hAnsi="Times New Roman" w:hint="eastAsia"/>
          </w:rPr>
          <w:t xml:space="preserve">=1, </w:t>
        </w:r>
        <w:r>
          <w:rPr>
            <w:rFonts w:ascii="Times New Roman" w:hAnsi="Times New Roman" w:hint="eastAsia"/>
          </w:rPr>
          <w:t>计算</w:t>
        </w:r>
      </w:ins>
      <w:ins w:id="1631" w:author="zhengping jin" w:date="2024-08-09T18:15:00Z" w16du:dateUtc="2024-08-09T10:15:00Z">
        <w:r w:rsidR="00583516" w:rsidRPr="005B6C5D">
          <w:rPr>
            <w:rFonts w:ascii="Times New Roman" w:hAnsi="Times New Roman" w:hint="eastAsia"/>
            <w:i/>
            <w:iCs/>
          </w:rPr>
          <w:t>a</w:t>
        </w:r>
        <w:r w:rsidR="00583516">
          <w:rPr>
            <w:rFonts w:ascii="Times New Roman" w:hAnsi="Times New Roman" w:hint="eastAsia"/>
            <w:vertAlign w:val="subscript"/>
          </w:rPr>
          <w:t>8</w:t>
        </w:r>
        <w:r w:rsidR="00583516">
          <w:rPr>
            <w:rFonts w:ascii="Times New Roman" w:hAnsi="Times New Roman" w:hint="eastAsia"/>
          </w:rPr>
          <w:t>=</w:t>
        </w:r>
        <w:r w:rsidR="00583516" w:rsidRPr="005B6C5D">
          <w:rPr>
            <w:rFonts w:ascii="Times New Roman" w:hAnsi="Times New Roman" w:hint="eastAsia"/>
            <w:i/>
            <w:iCs/>
          </w:rPr>
          <w:t>a</w:t>
        </w:r>
        <w:r w:rsidR="00583516">
          <w:rPr>
            <w:rFonts w:ascii="Times New Roman" w:hAnsi="Times New Roman" w:hint="eastAsia"/>
            <w:vertAlign w:val="subscript"/>
          </w:rPr>
          <w:t>7</w:t>
        </w:r>
        <w:r w:rsidR="00583516">
          <w:rPr>
            <w:rFonts w:ascii="Times New Roman" w:hAnsi="Times New Roman"/>
          </w:rPr>
          <w:sym w:font="Wingdings" w:char="F09E"/>
        </w:r>
      </w:ins>
      <m:oMath>
        <m:sSup>
          <m:sSupPr>
            <m:ctrlPr>
              <w:ins w:id="1632" w:author="zhengping jin" w:date="2024-08-09T18:15:00Z" w16du:dateUtc="2024-08-09T10:15:00Z">
                <w:rPr>
                  <w:rFonts w:ascii="Cambria Math" w:hAnsi="Cambria Math"/>
                  <w:i/>
                </w:rPr>
              </w:ins>
            </m:ctrlPr>
          </m:sSupPr>
          <m:e>
            <m:sSub>
              <m:sSubPr>
                <m:ctrlPr>
                  <w:ins w:id="1633" w:author="zhengping jin" w:date="2024-08-09T18:15:00Z" w16du:dateUtc="2024-08-09T10:15:00Z">
                    <w:rPr>
                      <w:rFonts w:ascii="Cambria Math" w:hAnsi="Cambria Math"/>
                      <w:i/>
                    </w:rPr>
                  </w:ins>
                </m:ctrlPr>
              </m:sSubPr>
              <m:e>
                <m:r>
                  <w:ins w:id="1634" w:author="zhengping jin" w:date="2024-08-09T18:15:00Z" w16du:dateUtc="2024-08-09T10:15:00Z">
                    <w:rPr>
                      <w:rFonts w:ascii="Cambria Math" w:hAnsi="Cambria Math" w:hint="eastAsia"/>
                    </w:rPr>
                    <m:t>b</m:t>
                  </w:ins>
                </m:r>
              </m:e>
              <m:sub>
                <m:r>
                  <w:ins w:id="1635" w:author="zhengping jin" w:date="2024-08-09T18:15:00Z" w16du:dateUtc="2024-08-09T10:15:00Z">
                    <w:rPr>
                      <w:rFonts w:ascii="Cambria Math" w:hAnsi="Cambria Math"/>
                    </w:rPr>
                    <m:t>8</m:t>
                  </w:ins>
                </m:r>
              </m:sub>
            </m:sSub>
          </m:e>
          <m:sup>
            <m:sSub>
              <m:sSubPr>
                <m:ctrlPr>
                  <w:ins w:id="1636" w:author="zhengping jin" w:date="2024-08-09T18:15:00Z" w16du:dateUtc="2024-08-09T10:15:00Z">
                    <w:rPr>
                      <w:rFonts w:ascii="Cambria Math" w:hAnsi="Cambria Math"/>
                      <w:i/>
                    </w:rPr>
                  </w:ins>
                </m:ctrlPr>
              </m:sSubPr>
              <m:e>
                <m:r>
                  <w:ins w:id="1637" w:author="zhengping jin" w:date="2024-08-09T18:15:00Z" w16du:dateUtc="2024-08-09T10:15:00Z">
                    <w:rPr>
                      <w:rFonts w:ascii="Cambria Math" w:hAnsi="Cambria Math"/>
                    </w:rPr>
                    <m:t>n</m:t>
                  </w:ins>
                </m:r>
              </m:e>
              <m:sub>
                <m:r>
                  <w:ins w:id="1638" w:author="zhengping jin" w:date="2024-08-09T18:15:00Z" w16du:dateUtc="2024-08-09T10:15:00Z">
                    <w:rPr>
                      <w:rFonts w:ascii="Cambria Math" w:hAnsi="Cambria Math"/>
                    </w:rPr>
                    <m:t>8</m:t>
                  </w:ins>
                </m:r>
              </m:sub>
            </m:sSub>
          </m:sup>
        </m:sSup>
      </m:oMath>
      <w:ins w:id="1639" w:author="zhengping jin" w:date="2024-08-09T18:15:00Z" w16du:dateUtc="2024-08-09T10:15:00Z">
        <w:r w:rsidR="00583516">
          <w:rPr>
            <w:rFonts w:ascii="Lucida Sans Unicode" w:hAnsi="Lucida Sans Unicode" w:cs="Lucida Sans Unicode"/>
          </w:rPr>
          <w:t>≡</w:t>
        </w:r>
      </w:ins>
      <w:ins w:id="1640" w:author="zhengping jin" w:date="2024-08-09T18:16:00Z" w16du:dateUtc="2024-08-09T10:16:00Z">
        <w:r w:rsidR="00990786">
          <w:rPr>
            <w:rFonts w:ascii="Times New Roman" w:hAnsi="Times New Roman" w:hint="eastAsia"/>
          </w:rPr>
          <w:t>1700</w:t>
        </w:r>
      </w:ins>
      <w:ins w:id="1641" w:author="zhengping jin" w:date="2024-08-09T18:15:00Z" w16du:dateUtc="2024-08-09T10:15:00Z">
        <w:r w:rsidR="00583516">
          <w:rPr>
            <w:rFonts w:ascii="Times New Roman" w:hAnsi="Times New Roman" w:hint="eastAsia"/>
          </w:rPr>
          <w:t xml:space="preserve"> (mod 2027), </w:t>
        </w:r>
        <w:r w:rsidR="00583516" w:rsidRPr="005B6C5D">
          <w:rPr>
            <w:rFonts w:ascii="Times New Roman" w:hAnsi="Times New Roman" w:hint="eastAsia"/>
            <w:i/>
            <w:iCs/>
          </w:rPr>
          <w:t>b</w:t>
        </w:r>
      </w:ins>
      <w:ins w:id="1642" w:author="zhengping jin" w:date="2024-08-09T18:16:00Z" w16du:dateUtc="2024-08-09T10:16:00Z">
        <w:r w:rsidR="00990786">
          <w:rPr>
            <w:rFonts w:ascii="Times New Roman" w:hAnsi="Times New Roman" w:hint="eastAsia"/>
            <w:vertAlign w:val="subscript"/>
          </w:rPr>
          <w:t>9</w:t>
        </w:r>
      </w:ins>
      <w:ins w:id="1643" w:author="zhengping jin" w:date="2024-08-09T18:15:00Z" w16du:dateUtc="2024-08-09T10:15:00Z">
        <w:r w:rsidR="00583516">
          <w:rPr>
            <w:rFonts w:ascii="Times New Roman" w:hAnsi="Times New Roman" w:hint="eastAsia"/>
          </w:rPr>
          <w:t>=</w:t>
        </w:r>
      </w:ins>
      <m:oMath>
        <m:sSubSup>
          <m:sSubSupPr>
            <m:ctrlPr>
              <w:ins w:id="1644" w:author="zhengping jin" w:date="2024-08-09T18:15:00Z" w16du:dateUtc="2024-08-09T10:15:00Z">
                <w:rPr>
                  <w:rFonts w:ascii="Cambria Math" w:hAnsi="Cambria Math"/>
                  <w:i/>
                </w:rPr>
              </w:ins>
            </m:ctrlPr>
          </m:sSubSupPr>
          <m:e>
            <m:r>
              <w:ins w:id="1645" w:author="zhengping jin" w:date="2024-08-09T18:15:00Z" w16du:dateUtc="2024-08-09T10:15:00Z">
                <w:rPr>
                  <w:rFonts w:ascii="Cambria Math" w:hAnsi="Cambria Math"/>
                </w:rPr>
                <m:t>b</m:t>
              </w:ins>
            </m:r>
          </m:e>
          <m:sub>
            <m:r>
              <w:ins w:id="1646" w:author="zhengping jin" w:date="2024-08-09T18:17:00Z" w16du:dateUtc="2024-08-09T10:17:00Z">
                <w:rPr>
                  <w:rFonts w:ascii="Cambria Math" w:hAnsi="Cambria Math"/>
                </w:rPr>
                <m:t>8</m:t>
              </w:ins>
            </m:r>
          </m:sub>
          <m:sup>
            <m:r>
              <w:ins w:id="1647" w:author="zhengping jin" w:date="2024-08-09T18:15:00Z" w16du:dateUtc="2024-08-09T10:15:00Z">
                <w:rPr>
                  <w:rFonts w:ascii="Cambria Math" w:hAnsi="Cambria Math"/>
                </w:rPr>
                <m:t>2</m:t>
              </w:ins>
            </m:r>
          </m:sup>
        </m:sSubSup>
      </m:oMath>
      <w:ins w:id="1648" w:author="zhengping jin" w:date="2024-08-09T18:15:00Z" w16du:dateUtc="2024-08-09T10:15:00Z">
        <w:r w:rsidR="00583516">
          <w:rPr>
            <w:rFonts w:ascii="Lucida Sans Unicode" w:hAnsi="Lucida Sans Unicode" w:cs="Lucida Sans Unicode"/>
          </w:rPr>
          <w:t>≡</w:t>
        </w:r>
        <w:r w:rsidR="00583516">
          <w:rPr>
            <w:rFonts w:ascii="Times New Roman" w:hAnsi="Times New Roman" w:cs="Times New Roman" w:hint="eastAsia"/>
          </w:rPr>
          <w:t xml:space="preserve">998 </w:t>
        </w:r>
        <w:r w:rsidR="00583516">
          <w:rPr>
            <w:rFonts w:ascii="Times New Roman" w:hAnsi="Times New Roman" w:hint="eastAsia"/>
          </w:rPr>
          <w:t>(mod 2027).</w:t>
        </w:r>
      </w:ins>
    </w:p>
    <w:p w14:paraId="5A8BB4E8" w14:textId="04F06551" w:rsidR="006C6AD1" w:rsidRPr="006D722E" w:rsidRDefault="006C6AD1">
      <w:pPr>
        <w:snapToGrid w:val="0"/>
        <w:spacing w:line="360" w:lineRule="auto"/>
        <w:ind w:firstLineChars="472" w:firstLine="991"/>
        <w:jc w:val="left"/>
        <w:rPr>
          <w:rFonts w:ascii="Times New Roman" w:hAnsi="Times New Roman"/>
        </w:rPr>
        <w:pPrChange w:id="1649" w:author="zhengping jin" w:date="2024-08-09T17:45:00Z" w16du:dateUtc="2024-08-09T09:45:00Z">
          <w:pPr>
            <w:snapToGrid w:val="0"/>
            <w:spacing w:line="360" w:lineRule="auto"/>
            <w:ind w:firstLineChars="400" w:firstLine="840"/>
            <w:jc w:val="left"/>
          </w:pPr>
        </w:pPrChange>
      </w:pPr>
      <w:ins w:id="1650" w:author="zhengping jin" w:date="2024-08-09T17:45:00Z" w16du:dateUtc="2024-08-09T09:45:00Z">
        <w:r>
          <w:rPr>
            <w:rFonts w:ascii="Times New Roman" w:hAnsi="Times New Roman" w:hint="eastAsia"/>
          </w:rPr>
          <w:t xml:space="preserve">(10) </w:t>
        </w:r>
        <w:r w:rsidRPr="005B6C5D">
          <w:rPr>
            <w:rFonts w:ascii="Times New Roman" w:hAnsi="Times New Roman" w:hint="eastAsia"/>
            <w:i/>
            <w:iCs/>
          </w:rPr>
          <w:t>n</w:t>
        </w:r>
      </w:ins>
      <w:ins w:id="1651" w:author="zhengping jin" w:date="2024-08-09T17:46:00Z" w16du:dateUtc="2024-08-09T09:46:00Z">
        <w:r w:rsidR="00875B07">
          <w:rPr>
            <w:rFonts w:ascii="Times New Roman" w:hAnsi="Times New Roman" w:hint="eastAsia"/>
            <w:vertAlign w:val="subscript"/>
          </w:rPr>
          <w:t>9</w:t>
        </w:r>
      </w:ins>
      <w:ins w:id="1652" w:author="zhengping jin" w:date="2024-08-09T17:45:00Z" w16du:dateUtc="2024-08-09T09:45:00Z">
        <w:r>
          <w:rPr>
            <w:rFonts w:ascii="Times New Roman" w:hAnsi="Times New Roman" w:hint="eastAsia"/>
          </w:rPr>
          <w:t xml:space="preserve">=1, </w:t>
        </w:r>
        <w:r>
          <w:rPr>
            <w:rFonts w:ascii="Times New Roman" w:hAnsi="Times New Roman" w:hint="eastAsia"/>
          </w:rPr>
          <w:t>计算</w:t>
        </w:r>
      </w:ins>
      <w:ins w:id="1653" w:author="zhengping jin" w:date="2024-08-09T18:17:00Z" w16du:dateUtc="2024-08-09T10:17:00Z">
        <w:r w:rsidR="00990786" w:rsidRPr="005B6C5D">
          <w:rPr>
            <w:rFonts w:ascii="Times New Roman" w:hAnsi="Times New Roman" w:hint="eastAsia"/>
            <w:i/>
            <w:iCs/>
          </w:rPr>
          <w:t>a</w:t>
        </w:r>
      </w:ins>
      <w:ins w:id="1654" w:author="zhengping jin" w:date="2024-08-09T18:18:00Z" w16du:dateUtc="2024-08-09T10:18:00Z">
        <w:r w:rsidR="00990786">
          <w:rPr>
            <w:rFonts w:ascii="Times New Roman" w:hAnsi="Times New Roman" w:hint="eastAsia"/>
            <w:vertAlign w:val="subscript"/>
          </w:rPr>
          <w:t>9</w:t>
        </w:r>
      </w:ins>
      <w:ins w:id="1655" w:author="zhengping jin" w:date="2024-08-09T18:17:00Z" w16du:dateUtc="2024-08-09T10:17:00Z">
        <w:r w:rsidR="00990786">
          <w:rPr>
            <w:rFonts w:ascii="Times New Roman" w:hAnsi="Times New Roman" w:hint="eastAsia"/>
          </w:rPr>
          <w:t>=</w:t>
        </w:r>
        <w:r w:rsidR="00990786" w:rsidRPr="005B6C5D">
          <w:rPr>
            <w:rFonts w:ascii="Times New Roman" w:hAnsi="Times New Roman" w:hint="eastAsia"/>
            <w:i/>
            <w:iCs/>
          </w:rPr>
          <w:t>a</w:t>
        </w:r>
      </w:ins>
      <w:ins w:id="1656" w:author="zhengping jin" w:date="2024-08-09T18:18:00Z" w16du:dateUtc="2024-08-09T10:18:00Z">
        <w:r w:rsidR="00990786">
          <w:rPr>
            <w:rFonts w:ascii="Times New Roman" w:hAnsi="Times New Roman" w:hint="eastAsia"/>
            <w:vertAlign w:val="subscript"/>
          </w:rPr>
          <w:t>8</w:t>
        </w:r>
      </w:ins>
      <w:ins w:id="1657" w:author="zhengping jin" w:date="2024-08-09T18:17:00Z" w16du:dateUtc="2024-08-09T10:17:00Z">
        <w:r w:rsidR="00990786">
          <w:rPr>
            <w:rFonts w:ascii="Times New Roman" w:hAnsi="Times New Roman"/>
          </w:rPr>
          <w:sym w:font="Wingdings" w:char="F09E"/>
        </w:r>
      </w:ins>
      <m:oMath>
        <m:sSup>
          <m:sSupPr>
            <m:ctrlPr>
              <w:ins w:id="1658" w:author="zhengping jin" w:date="2024-08-09T18:17:00Z" w16du:dateUtc="2024-08-09T10:17:00Z">
                <w:rPr>
                  <w:rFonts w:ascii="Cambria Math" w:hAnsi="Cambria Math"/>
                  <w:i/>
                </w:rPr>
              </w:ins>
            </m:ctrlPr>
          </m:sSupPr>
          <m:e>
            <m:sSub>
              <m:sSubPr>
                <m:ctrlPr>
                  <w:ins w:id="1659" w:author="zhengping jin" w:date="2024-08-09T18:17:00Z" w16du:dateUtc="2024-08-09T10:17:00Z">
                    <w:rPr>
                      <w:rFonts w:ascii="Cambria Math" w:hAnsi="Cambria Math"/>
                      <w:i/>
                    </w:rPr>
                  </w:ins>
                </m:ctrlPr>
              </m:sSubPr>
              <m:e>
                <m:r>
                  <w:ins w:id="1660" w:author="zhengping jin" w:date="2024-08-09T18:17:00Z" w16du:dateUtc="2024-08-09T10:17:00Z">
                    <w:rPr>
                      <w:rFonts w:ascii="Cambria Math" w:hAnsi="Cambria Math" w:hint="eastAsia"/>
                    </w:rPr>
                    <m:t>b</m:t>
                  </w:ins>
                </m:r>
              </m:e>
              <m:sub>
                <m:r>
                  <w:ins w:id="1661" w:author="zhengping jin" w:date="2024-08-09T18:18:00Z" w16du:dateUtc="2024-08-09T10:18:00Z">
                    <w:rPr>
                      <w:rFonts w:ascii="Cambria Math" w:hAnsi="Cambria Math"/>
                    </w:rPr>
                    <m:t>9</m:t>
                  </w:ins>
                </m:r>
              </m:sub>
            </m:sSub>
          </m:e>
          <m:sup>
            <m:sSub>
              <m:sSubPr>
                <m:ctrlPr>
                  <w:ins w:id="1662" w:author="zhengping jin" w:date="2024-08-09T18:17:00Z" w16du:dateUtc="2024-08-09T10:17:00Z">
                    <w:rPr>
                      <w:rFonts w:ascii="Cambria Math" w:hAnsi="Cambria Math"/>
                      <w:i/>
                    </w:rPr>
                  </w:ins>
                </m:ctrlPr>
              </m:sSubPr>
              <m:e>
                <m:r>
                  <w:ins w:id="1663" w:author="zhengping jin" w:date="2024-08-09T18:17:00Z" w16du:dateUtc="2024-08-09T10:17:00Z">
                    <w:rPr>
                      <w:rFonts w:ascii="Cambria Math" w:hAnsi="Cambria Math"/>
                    </w:rPr>
                    <m:t>n</m:t>
                  </w:ins>
                </m:r>
              </m:e>
              <m:sub>
                <m:r>
                  <w:ins w:id="1664" w:author="zhengping jin" w:date="2024-08-09T18:18:00Z" w16du:dateUtc="2024-08-09T10:18:00Z">
                    <w:rPr>
                      <w:rFonts w:ascii="Cambria Math" w:hAnsi="Cambria Math"/>
                    </w:rPr>
                    <m:t>9</m:t>
                  </w:ins>
                </m:r>
              </m:sub>
            </m:sSub>
          </m:sup>
        </m:sSup>
      </m:oMath>
      <w:ins w:id="1665" w:author="zhengping jin" w:date="2024-08-09T18:17:00Z" w16du:dateUtc="2024-08-09T10:17:00Z">
        <w:r w:rsidR="00990786">
          <w:rPr>
            <w:rFonts w:ascii="Lucida Sans Unicode" w:hAnsi="Lucida Sans Unicode" w:cs="Lucida Sans Unicode"/>
          </w:rPr>
          <w:t>≡</w:t>
        </w:r>
        <w:r w:rsidR="00990786">
          <w:rPr>
            <w:rFonts w:ascii="Times New Roman" w:hAnsi="Times New Roman" w:hint="eastAsia"/>
          </w:rPr>
          <w:t>1 (mod 2027).</w:t>
        </w:r>
      </w:ins>
    </w:p>
    <w:p w14:paraId="33199499" w14:textId="3004C1C5"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因此，</w:t>
      </w:r>
      <w:ins w:id="1666" w:author="zhengping jin" w:date="2024-08-09T18:20:00Z" w16du:dateUtc="2024-08-09T10:20:00Z">
        <w:r w:rsidR="00990786">
          <w:rPr>
            <w:rFonts w:ascii="Times New Roman" w:hAnsi="Times New Roman" w:hint="eastAsia"/>
          </w:rPr>
          <w:t>221</w:t>
        </w:r>
      </w:ins>
      <w:del w:id="1667" w:author="zhengping jin" w:date="2024-08-09T18:20:00Z" w16du:dateUtc="2024-08-09T10:20:00Z">
        <w:r w:rsidRPr="006D722E" w:rsidDel="00990786">
          <w:rPr>
            <w:rFonts w:ascii="Times New Roman" w:hAnsi="Times New Roman"/>
          </w:rPr>
          <w:delText>137</w:delText>
        </w:r>
      </w:del>
      <w:r w:rsidRPr="006D722E">
        <w:rPr>
          <w:rFonts w:ascii="Times New Roman" w:hAnsi="Times New Roman"/>
        </w:rPr>
        <w:t>为模</w:t>
      </w:r>
      <w:r w:rsidRPr="006D722E">
        <w:rPr>
          <w:rFonts w:ascii="Times New Roman" w:hAnsi="Times New Roman"/>
        </w:rPr>
        <w:t>2</w:t>
      </w:r>
      <w:ins w:id="1668" w:author="zhengping jin" w:date="2024-08-09T18:20:00Z" w16du:dateUtc="2024-08-09T10:20:00Z">
        <w:r w:rsidR="00990786">
          <w:rPr>
            <w:rFonts w:ascii="Times New Roman" w:hAnsi="Times New Roman" w:hint="eastAsia"/>
          </w:rPr>
          <w:t>0</w:t>
        </w:r>
      </w:ins>
      <w:r w:rsidRPr="006D722E">
        <w:rPr>
          <w:rFonts w:ascii="Times New Roman" w:hAnsi="Times New Roman"/>
        </w:rPr>
        <w:t>27</w:t>
      </w:r>
      <w:r w:rsidRPr="006D722E">
        <w:rPr>
          <w:rFonts w:ascii="Times New Roman" w:hAnsi="Times New Roman"/>
        </w:rPr>
        <w:t>平方</w:t>
      </w:r>
      <w:del w:id="1669" w:author="zhengping jin" w:date="2024-08-09T18:20:00Z" w16du:dateUtc="2024-08-09T10:20:00Z">
        <w:r w:rsidRPr="006D722E" w:rsidDel="00990786">
          <w:rPr>
            <w:rFonts w:ascii="Times New Roman" w:hAnsi="Times New Roman"/>
          </w:rPr>
          <w:delText>非</w:delText>
        </w:r>
      </w:del>
      <w:r w:rsidRPr="006D722E">
        <w:rPr>
          <w:rFonts w:ascii="Times New Roman" w:hAnsi="Times New Roman"/>
        </w:rPr>
        <w:t>剩余</w:t>
      </w:r>
      <w:r w:rsidRPr="006D722E">
        <w:rPr>
          <w:rFonts w:ascii="Times New Roman" w:hAnsi="Times New Roman"/>
        </w:rPr>
        <w:t>.</w:t>
      </w:r>
    </w:p>
    <w:p w14:paraId="7766808E" w14:textId="77777777" w:rsidR="00FB49DC" w:rsidRPr="006D722E" w:rsidRDefault="00FB49DC" w:rsidP="00FB49DC">
      <w:pPr>
        <w:snapToGrid w:val="0"/>
        <w:spacing w:line="360" w:lineRule="auto"/>
        <w:ind w:firstLine="420"/>
        <w:jc w:val="left"/>
        <w:rPr>
          <w:rFonts w:ascii="Times New Roman" w:hAnsi="Times New Roman"/>
        </w:rPr>
      </w:pPr>
    </w:p>
    <w:p w14:paraId="325EB2A9" w14:textId="0FB746F1" w:rsidR="00FB49DC" w:rsidRPr="006D722E" w:rsidRDefault="00FB49DC" w:rsidP="00DD220F">
      <w:pPr>
        <w:snapToGrid w:val="0"/>
        <w:spacing w:line="360" w:lineRule="auto"/>
        <w:ind w:firstLineChars="200" w:firstLine="420"/>
        <w:jc w:val="left"/>
        <w:rPr>
          <w:rFonts w:ascii="Times New Roman" w:hAnsi="Times New Roman"/>
        </w:rPr>
      </w:pPr>
      <w:r w:rsidRPr="006D722E">
        <w:rPr>
          <w:rFonts w:ascii="Times New Roman" w:hAnsi="Times New Roman"/>
          <w:b/>
        </w:rPr>
        <w:t>推论</w:t>
      </w:r>
      <w:r w:rsidR="00DD220F">
        <w:rPr>
          <w:rFonts w:ascii="Times New Roman" w:hAnsi="Times New Roman" w:hint="eastAsia"/>
          <w:b/>
        </w:rPr>
        <w:t>3</w:t>
      </w:r>
      <w:r w:rsidR="00DD220F">
        <w:rPr>
          <w:rFonts w:ascii="Times New Roman" w:hAnsi="Times New Roman"/>
          <w:b/>
        </w:rPr>
        <w:t>.3.1</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是奇素数，</w:t>
      </w:r>
      <w:r w:rsidRPr="006D722E">
        <w:rPr>
          <w:rFonts w:ascii="Times New Roman" w:hAnsi="Times New Roman"/>
          <w:position w:val="-12"/>
        </w:rPr>
        <w:object w:dxaOrig="2040" w:dyaOrig="360" w14:anchorId="0AD413BD">
          <v:shape id="_x0000_i1105" type="#_x0000_t75" style="width:102.1pt;height:18.7pt" o:ole="">
            <v:imagedata r:id="rId387" o:title=""/>
          </v:shape>
          <o:OLEObject Type="Embed" ProgID="Equation.DSMT4" ShapeID="_x0000_i1105" DrawAspect="Content" ObjectID="_1790422264" r:id="rId388"/>
        </w:object>
      </w:r>
      <w:r w:rsidRPr="006D722E">
        <w:rPr>
          <w:rFonts w:ascii="Times New Roman" w:hAnsi="Times New Roman"/>
        </w:rPr>
        <w:t xml:space="preserve">. </w:t>
      </w:r>
      <w:r w:rsidRPr="006D722E">
        <w:rPr>
          <w:rFonts w:ascii="Times New Roman" w:hAnsi="Times New Roman"/>
        </w:rPr>
        <w:t>则</w:t>
      </w:r>
    </w:p>
    <w:p w14:paraId="75F8C699" w14:textId="77777777" w:rsidR="00FB49DC" w:rsidRPr="006D722E" w:rsidRDefault="00FB49DC" w:rsidP="00FB49DC">
      <w:pPr>
        <w:snapToGrid w:val="0"/>
        <w:spacing w:line="360" w:lineRule="auto"/>
        <w:ind w:firstLineChars="300" w:firstLine="63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）如果</w:t>
      </w:r>
      <w:r w:rsidRPr="006D722E">
        <w:rPr>
          <w:rFonts w:ascii="Times New Roman" w:hAnsi="Times New Roman"/>
          <w:position w:val="-12"/>
        </w:rPr>
        <w:object w:dxaOrig="540" w:dyaOrig="360" w14:anchorId="0505EAF8">
          <v:shape id="_x0000_i1106" type="#_x0000_t75" style="width:27.35pt;height:18.7pt" o:ole="">
            <v:imagedata r:id="rId389" o:title=""/>
          </v:shape>
          <o:OLEObject Type="Embed" ProgID="Equation.DSMT4" ShapeID="_x0000_i1106" DrawAspect="Content" ObjectID="_1790422265" r:id="rId390"/>
        </w:object>
      </w:r>
      <w:r w:rsidRPr="006D722E">
        <w:rPr>
          <w:rFonts w:ascii="Times New Roman" w:hAnsi="Times New Roman"/>
        </w:rPr>
        <w:t>都是模</w:t>
      </w:r>
      <w:r w:rsidRPr="006D722E">
        <w:rPr>
          <w:rFonts w:ascii="Times New Roman" w:hAnsi="Times New Roman"/>
          <w:i/>
        </w:rPr>
        <w:t>p</w:t>
      </w:r>
      <w:r w:rsidRPr="006D722E">
        <w:rPr>
          <w:rFonts w:ascii="Times New Roman" w:hAnsi="Times New Roman"/>
        </w:rPr>
        <w:t>的平方剩余，则</w:t>
      </w:r>
      <w:r w:rsidRPr="006D722E">
        <w:rPr>
          <w:rFonts w:ascii="Times New Roman" w:hAnsi="Times New Roman"/>
          <w:position w:val="-12"/>
        </w:rPr>
        <w:object w:dxaOrig="440" w:dyaOrig="360" w14:anchorId="4F13CD23">
          <v:shape id="_x0000_i1107" type="#_x0000_t75" style="width:22.35pt;height:18.7pt" o:ole="">
            <v:imagedata r:id="rId391" o:title=""/>
          </v:shape>
          <o:OLEObject Type="Embed" ProgID="Equation.DSMT4" ShapeID="_x0000_i1107" DrawAspect="Content" ObjectID="_1790422266" r:id="rId392"/>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的平方剩余；</w:t>
      </w:r>
    </w:p>
    <w:p w14:paraId="63E7C72D" w14:textId="77777777" w:rsidR="00FB49DC" w:rsidRPr="006D722E" w:rsidRDefault="00FB49DC" w:rsidP="00FB49DC">
      <w:pPr>
        <w:snapToGrid w:val="0"/>
        <w:spacing w:line="360" w:lineRule="auto"/>
        <w:ind w:firstLineChars="300" w:firstLine="63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）如果</w:t>
      </w:r>
      <w:r w:rsidRPr="006D722E">
        <w:rPr>
          <w:rFonts w:ascii="Times New Roman" w:hAnsi="Times New Roman"/>
          <w:position w:val="-12"/>
        </w:rPr>
        <w:object w:dxaOrig="540" w:dyaOrig="360" w14:anchorId="45B19586">
          <v:shape id="_x0000_i1108" type="#_x0000_t75" style="width:27.35pt;height:18.7pt" o:ole="">
            <v:imagedata r:id="rId389" o:title=""/>
          </v:shape>
          <o:OLEObject Type="Embed" ProgID="Equation.DSMT4" ShapeID="_x0000_i1108" DrawAspect="Content" ObjectID="_1790422267" r:id="rId393"/>
        </w:object>
      </w:r>
      <w:r w:rsidRPr="006D722E">
        <w:rPr>
          <w:rFonts w:ascii="Times New Roman" w:hAnsi="Times New Roman"/>
        </w:rPr>
        <w:t>都是模</w:t>
      </w:r>
      <w:r w:rsidRPr="006D722E">
        <w:rPr>
          <w:rFonts w:ascii="Times New Roman" w:hAnsi="Times New Roman"/>
          <w:i/>
        </w:rPr>
        <w:t>p</w:t>
      </w:r>
      <w:r w:rsidRPr="006D722E">
        <w:rPr>
          <w:rFonts w:ascii="Times New Roman" w:hAnsi="Times New Roman"/>
        </w:rPr>
        <w:t>的平方非剩余，则</w:t>
      </w:r>
      <w:r w:rsidRPr="006D722E">
        <w:rPr>
          <w:rFonts w:ascii="Times New Roman" w:hAnsi="Times New Roman"/>
          <w:position w:val="-12"/>
        </w:rPr>
        <w:object w:dxaOrig="440" w:dyaOrig="360" w14:anchorId="48C21F67">
          <v:shape id="_x0000_i1109" type="#_x0000_t75" style="width:22.35pt;height:18.7pt" o:ole="">
            <v:imagedata r:id="rId391" o:title=""/>
          </v:shape>
          <o:OLEObject Type="Embed" ProgID="Equation.DSMT4" ShapeID="_x0000_i1109" DrawAspect="Content" ObjectID="_1790422268" r:id="rId394"/>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的平方剩余；</w:t>
      </w:r>
    </w:p>
    <w:p w14:paraId="4DD10341" w14:textId="77777777" w:rsidR="00FB49DC" w:rsidRPr="006D722E" w:rsidRDefault="00FB49DC" w:rsidP="00FB49DC">
      <w:pPr>
        <w:snapToGrid w:val="0"/>
        <w:spacing w:line="360" w:lineRule="auto"/>
        <w:ind w:firstLineChars="300" w:firstLine="630"/>
        <w:jc w:val="left"/>
        <w:rPr>
          <w:rFonts w:ascii="Times New Roman" w:hAnsi="Times New Roman"/>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）如果</w:t>
      </w:r>
      <w:r w:rsidRPr="006D722E">
        <w:rPr>
          <w:rFonts w:ascii="Times New Roman" w:hAnsi="Times New Roman"/>
          <w:position w:val="-12"/>
        </w:rPr>
        <w:object w:dxaOrig="240" w:dyaOrig="360" w14:anchorId="5A3B9792">
          <v:shape id="_x0000_i1110" type="#_x0000_t75" style="width:11.4pt;height:18.7pt" o:ole="">
            <v:imagedata r:id="rId395" o:title=""/>
          </v:shape>
          <o:OLEObject Type="Embed" ProgID="Equation.DSMT4" ShapeID="_x0000_i1110" DrawAspect="Content" ObjectID="_1790422269" r:id="rId396"/>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的平方剩余，</w:t>
      </w:r>
      <w:r w:rsidRPr="006D722E">
        <w:rPr>
          <w:rFonts w:ascii="Times New Roman" w:hAnsi="Times New Roman"/>
          <w:position w:val="-12"/>
        </w:rPr>
        <w:object w:dxaOrig="260" w:dyaOrig="360" w14:anchorId="3B329E1F">
          <v:shape id="_x0000_i1111" type="#_x0000_t75" style="width:14.15pt;height:18.7pt" o:ole="">
            <v:imagedata r:id="rId397" o:title=""/>
          </v:shape>
          <o:OLEObject Type="Embed" ProgID="Equation.DSMT4" ShapeID="_x0000_i1111" DrawAspect="Content" ObjectID="_1790422270" r:id="rId398"/>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的平方非剩余，则</w:t>
      </w:r>
      <w:r w:rsidRPr="006D722E">
        <w:rPr>
          <w:rFonts w:ascii="Times New Roman" w:hAnsi="Times New Roman"/>
          <w:position w:val="-12"/>
        </w:rPr>
        <w:object w:dxaOrig="440" w:dyaOrig="360" w14:anchorId="1FE8DC30">
          <v:shape id="_x0000_i1112" type="#_x0000_t75" style="width:22.35pt;height:18.7pt" o:ole="">
            <v:imagedata r:id="rId391" o:title=""/>
          </v:shape>
          <o:OLEObject Type="Embed" ProgID="Equation.DSMT4" ShapeID="_x0000_i1112" DrawAspect="Content" ObjectID="_1790422271" r:id="rId399"/>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的平方非剩余；</w:t>
      </w:r>
    </w:p>
    <w:p w14:paraId="6676C2C1" w14:textId="77777777"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因为</w:t>
      </w:r>
    </w:p>
    <w:p w14:paraId="751A66C3" w14:textId="643283A2" w:rsidR="00FB49DC" w:rsidRPr="006D722E" w:rsidRDefault="00FB49DC" w:rsidP="00FB49DC">
      <w:pPr>
        <w:snapToGrid w:val="0"/>
        <w:spacing w:line="360" w:lineRule="auto"/>
        <w:ind w:firstLine="420"/>
        <w:jc w:val="center"/>
        <w:rPr>
          <w:rFonts w:ascii="Times New Roman" w:hAnsi="Times New Roman" w:hint="eastAsia"/>
        </w:rPr>
      </w:pPr>
      <w:r w:rsidRPr="006D722E">
        <w:rPr>
          <w:rFonts w:ascii="Times New Roman" w:hAnsi="Times New Roman"/>
          <w:position w:val="-12"/>
        </w:rPr>
        <w:object w:dxaOrig="2160" w:dyaOrig="540" w14:anchorId="4353D782">
          <v:shape id="_x0000_i1113" type="#_x0000_t75" style="width:108.45pt;height:27.35pt" o:ole="">
            <v:imagedata r:id="rId400" o:title=""/>
          </v:shape>
          <o:OLEObject Type="Embed" ProgID="Equation.DSMT4" ShapeID="_x0000_i1113" DrawAspect="Content" ObjectID="_1790422272" r:id="rId401"/>
        </w:object>
      </w:r>
      <w:ins w:id="1670" w:author="zhengping jin" w:date="2024-10-12T15:53:00Z" w16du:dateUtc="2024-10-12T07:53:00Z">
        <w:r w:rsidR="009A05A4">
          <w:rPr>
            <w:rFonts w:ascii="Times New Roman" w:hAnsi="Times New Roman" w:hint="eastAsia"/>
          </w:rPr>
          <w:t>,</w:t>
        </w:r>
      </w:ins>
    </w:p>
    <w:p w14:paraId="10E54253" w14:textId="0601B64B"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所以由定理</w:t>
      </w:r>
      <w:r w:rsidR="00DD220F">
        <w:rPr>
          <w:rFonts w:ascii="Times New Roman" w:hAnsi="Times New Roman" w:hint="eastAsia"/>
        </w:rPr>
        <w:t>3</w:t>
      </w:r>
      <w:r w:rsidR="00DD220F">
        <w:rPr>
          <w:rFonts w:ascii="Times New Roman" w:hAnsi="Times New Roman"/>
        </w:rPr>
        <w:t>.3.</w:t>
      </w:r>
      <w:r w:rsidRPr="006D722E">
        <w:rPr>
          <w:rFonts w:ascii="Times New Roman" w:hAnsi="Times New Roman"/>
        </w:rPr>
        <w:t>1</w:t>
      </w:r>
      <w:r w:rsidRPr="006D722E">
        <w:rPr>
          <w:rFonts w:ascii="Times New Roman" w:hAnsi="Times New Roman"/>
        </w:rPr>
        <w:t>即得结论</w:t>
      </w:r>
      <w:r w:rsidRPr="006D722E">
        <w:rPr>
          <w:rFonts w:ascii="Times New Roman" w:hAnsi="Times New Roman"/>
        </w:rPr>
        <w:t>.</w:t>
      </w:r>
    </w:p>
    <w:p w14:paraId="462E2AD1" w14:textId="77777777" w:rsidR="00FB49DC" w:rsidRPr="006D722E" w:rsidRDefault="00FB49DC" w:rsidP="00FB49DC">
      <w:pPr>
        <w:snapToGrid w:val="0"/>
        <w:spacing w:line="360" w:lineRule="auto"/>
        <w:jc w:val="left"/>
        <w:rPr>
          <w:rFonts w:ascii="Times New Roman" w:hAnsi="Times New Roman"/>
        </w:rPr>
      </w:pPr>
    </w:p>
    <w:p w14:paraId="742D6465" w14:textId="540B9292" w:rsidR="00FB49DC" w:rsidRPr="006D722E" w:rsidRDefault="00FB49DC" w:rsidP="00DD220F">
      <w:pPr>
        <w:snapToGrid w:val="0"/>
        <w:spacing w:line="360" w:lineRule="auto"/>
        <w:ind w:firstLine="420"/>
        <w:rPr>
          <w:rFonts w:ascii="Times New Roman" w:hAnsi="Times New Roman"/>
        </w:rPr>
      </w:pPr>
      <w:r w:rsidRPr="006D722E">
        <w:rPr>
          <w:rFonts w:ascii="Times New Roman" w:hAnsi="Times New Roman"/>
          <w:b/>
        </w:rPr>
        <w:t>定理</w:t>
      </w:r>
      <w:r w:rsidR="00DD220F">
        <w:rPr>
          <w:rFonts w:ascii="Times New Roman" w:hAnsi="Times New Roman" w:hint="eastAsia"/>
          <w:b/>
        </w:rPr>
        <w:t>3</w:t>
      </w:r>
      <w:r w:rsidR="00DD220F">
        <w:rPr>
          <w:rFonts w:ascii="Times New Roman" w:hAnsi="Times New Roman"/>
          <w:b/>
        </w:rPr>
        <w:t>.3.</w:t>
      </w:r>
      <w:r w:rsidRPr="006D722E">
        <w:rPr>
          <w:rFonts w:ascii="Times New Roman" w:hAnsi="Times New Roman"/>
          <w:b/>
        </w:rPr>
        <w:t>2</w:t>
      </w:r>
      <w:r w:rsidR="00DD220F">
        <w:rPr>
          <w:rFonts w:ascii="Times New Roman" w:hAnsi="Times New Roman"/>
          <w:b/>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是奇素数，</w:t>
      </w:r>
      <w:proofErr w:type="gramStart"/>
      <w:r w:rsidRPr="006D722E">
        <w:rPr>
          <w:rFonts w:ascii="Times New Roman" w:hAnsi="Times New Roman"/>
        </w:rPr>
        <w:t>则模</w:t>
      </w:r>
      <w:proofErr w:type="gramEnd"/>
      <w:r w:rsidRPr="006D722E">
        <w:rPr>
          <w:rFonts w:ascii="Times New Roman" w:hAnsi="Times New Roman"/>
          <w:i/>
        </w:rPr>
        <w:t>p</w:t>
      </w:r>
      <w:r w:rsidRPr="006D722E">
        <w:rPr>
          <w:rFonts w:ascii="Times New Roman" w:hAnsi="Times New Roman"/>
        </w:rPr>
        <w:t>的简化剩余系中平方剩余与平方非剩余的个数各为（</w:t>
      </w:r>
      <w:r w:rsidRPr="006D722E">
        <w:rPr>
          <w:rFonts w:ascii="Times New Roman" w:hAnsi="Times New Roman"/>
          <w:i/>
        </w:rPr>
        <w:t>p</w:t>
      </w:r>
      <w:r w:rsidRPr="006D722E">
        <w:rPr>
          <w:rFonts w:ascii="Times New Roman" w:hAnsi="Times New Roman"/>
        </w:rPr>
        <w:t>-1</w:t>
      </w:r>
      <w:r w:rsidRPr="006D722E">
        <w:rPr>
          <w:rFonts w:ascii="Times New Roman" w:hAnsi="Times New Roman"/>
        </w:rPr>
        <w:t>）</w:t>
      </w:r>
      <w:r w:rsidRPr="006D722E">
        <w:rPr>
          <w:rFonts w:ascii="Times New Roman" w:hAnsi="Times New Roman"/>
        </w:rPr>
        <w:t>/2</w:t>
      </w:r>
      <w:r w:rsidRPr="006D722E">
        <w:rPr>
          <w:rFonts w:ascii="Times New Roman" w:hAnsi="Times New Roman"/>
        </w:rPr>
        <w:t>，且（</w:t>
      </w:r>
      <w:r w:rsidRPr="006D722E">
        <w:rPr>
          <w:rFonts w:ascii="Times New Roman" w:hAnsi="Times New Roman"/>
          <w:i/>
        </w:rPr>
        <w:t>p</w:t>
      </w:r>
      <w:r w:rsidRPr="006D722E">
        <w:rPr>
          <w:rFonts w:ascii="Times New Roman" w:hAnsi="Times New Roman"/>
        </w:rPr>
        <w:t>-1</w:t>
      </w:r>
      <w:r w:rsidRPr="006D722E">
        <w:rPr>
          <w:rFonts w:ascii="Times New Roman" w:hAnsi="Times New Roman"/>
        </w:rPr>
        <w:t>）</w:t>
      </w:r>
      <w:r w:rsidRPr="006D722E">
        <w:rPr>
          <w:rFonts w:ascii="Times New Roman" w:hAnsi="Times New Roman"/>
        </w:rPr>
        <w:t>/2</w:t>
      </w:r>
      <w:r w:rsidRPr="006D722E">
        <w:rPr>
          <w:rFonts w:ascii="Times New Roman" w:hAnsi="Times New Roman"/>
        </w:rPr>
        <w:t>个平方剩余与序列：</w:t>
      </w:r>
      <w:r w:rsidR="00DD220F">
        <w:rPr>
          <w:rFonts w:ascii="Times New Roman" w:hAnsi="Times New Roman" w:hint="eastAsia"/>
        </w:rPr>
        <w:t xml:space="preserve"> </w:t>
      </w:r>
    </w:p>
    <w:p w14:paraId="0C717A0B" w14:textId="022156CC" w:rsidR="00FB49DC" w:rsidRPr="006D722E" w:rsidRDefault="00FB49DC" w:rsidP="00DD220F">
      <w:pPr>
        <w:snapToGrid w:val="0"/>
        <w:spacing w:line="360" w:lineRule="auto"/>
        <w:ind w:firstLine="420"/>
        <w:jc w:val="center"/>
        <w:rPr>
          <w:rFonts w:ascii="Times New Roman" w:hAnsi="Times New Roman"/>
        </w:rPr>
      </w:pPr>
      <w:r w:rsidRPr="006D722E">
        <w:rPr>
          <w:rFonts w:ascii="Times New Roman" w:hAnsi="Times New Roman"/>
          <w:position w:val="-28"/>
        </w:rPr>
        <w:object w:dxaOrig="1800" w:dyaOrig="740" w14:anchorId="027F674E">
          <v:shape id="_x0000_i1114" type="#_x0000_t75" style="width:90.7pt;height:36.45pt" o:ole="">
            <v:imagedata r:id="rId402" o:title=""/>
          </v:shape>
          <o:OLEObject Type="Embed" ProgID="Equation.DSMT4" ShapeID="_x0000_i1114" DrawAspect="Content" ObjectID="_1790422273" r:id="rId403"/>
        </w:object>
      </w:r>
    </w:p>
    <w:p w14:paraId="7863BB81" w14:textId="77777777" w:rsidR="00FB49DC" w:rsidRPr="006D722E" w:rsidRDefault="00FB49DC" w:rsidP="00FB49DC">
      <w:pPr>
        <w:snapToGrid w:val="0"/>
        <w:spacing w:line="360" w:lineRule="auto"/>
        <w:jc w:val="left"/>
        <w:rPr>
          <w:rFonts w:ascii="Times New Roman" w:hAnsi="Times New Roman"/>
        </w:rPr>
      </w:pPr>
      <w:r w:rsidRPr="006D722E">
        <w:rPr>
          <w:rFonts w:ascii="Times New Roman" w:hAnsi="Times New Roman"/>
        </w:rPr>
        <w:t>中的</w:t>
      </w:r>
      <w:proofErr w:type="gramStart"/>
      <w:r w:rsidRPr="006D722E">
        <w:rPr>
          <w:rFonts w:ascii="Times New Roman" w:hAnsi="Times New Roman"/>
        </w:rPr>
        <w:t>一</w:t>
      </w:r>
      <w:proofErr w:type="gramEnd"/>
      <w:r w:rsidRPr="006D722E">
        <w:rPr>
          <w:rFonts w:ascii="Times New Roman" w:hAnsi="Times New Roman"/>
        </w:rPr>
        <w:t>个数同余，且仅与</w:t>
      </w:r>
      <w:proofErr w:type="gramStart"/>
      <w:r w:rsidRPr="006D722E">
        <w:rPr>
          <w:rFonts w:ascii="Times New Roman" w:hAnsi="Times New Roman"/>
        </w:rPr>
        <w:t>一</w:t>
      </w:r>
      <w:proofErr w:type="gramEnd"/>
      <w:r w:rsidRPr="006D722E">
        <w:rPr>
          <w:rFonts w:ascii="Times New Roman" w:hAnsi="Times New Roman"/>
        </w:rPr>
        <w:t>个数同余</w:t>
      </w:r>
      <w:r w:rsidRPr="006D722E">
        <w:rPr>
          <w:rFonts w:ascii="Times New Roman" w:hAnsi="Times New Roman"/>
        </w:rPr>
        <w:t>.</w:t>
      </w:r>
    </w:p>
    <w:p w14:paraId="6A2ACD04" w14:textId="0708009A" w:rsidR="00C041BE" w:rsidRDefault="00FB49DC" w:rsidP="00C041BE">
      <w:pPr>
        <w:snapToGrid w:val="0"/>
        <w:spacing w:line="360" w:lineRule="auto"/>
        <w:ind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C041BE">
        <w:rPr>
          <w:rFonts w:ascii="Times New Roman" w:hAnsi="Times New Roman"/>
        </w:rPr>
        <w:t>由定理</w:t>
      </w:r>
      <w:r w:rsidR="00DD220F" w:rsidRPr="00C041BE">
        <w:rPr>
          <w:rFonts w:ascii="Times New Roman" w:hAnsi="Times New Roman"/>
        </w:rPr>
        <w:t>3.3.</w:t>
      </w:r>
      <w:r w:rsidRPr="00C041BE">
        <w:rPr>
          <w:rFonts w:ascii="Times New Roman" w:hAnsi="Times New Roman"/>
        </w:rPr>
        <w:t>1</w:t>
      </w:r>
      <w:r w:rsidRPr="00C041BE">
        <w:rPr>
          <w:rFonts w:ascii="Times New Roman" w:hAnsi="Times New Roman"/>
        </w:rPr>
        <w:t>，</w:t>
      </w:r>
      <w:r w:rsidRPr="006D722E">
        <w:rPr>
          <w:rFonts w:ascii="Times New Roman" w:hAnsi="Times New Roman"/>
        </w:rPr>
        <w:t>平方剩余的个数等于</w:t>
      </w:r>
      <w:r w:rsidR="007B33BC" w:rsidRPr="006D722E">
        <w:rPr>
          <w:rFonts w:ascii="Times New Roman" w:hAnsi="Times New Roman"/>
        </w:rPr>
        <w:t>同余方程</w:t>
      </w:r>
      <w:r w:rsidRPr="006D722E">
        <w:rPr>
          <w:rFonts w:ascii="Times New Roman" w:hAnsi="Times New Roman"/>
          <w:position w:val="-10"/>
        </w:rPr>
        <w:object w:dxaOrig="1620" w:dyaOrig="520" w14:anchorId="6CAABCFA">
          <v:shape id="_x0000_i1115" type="#_x0000_t75" style="width:81.1pt;height:26.45pt" o:ole="">
            <v:imagedata r:id="rId404" o:title=""/>
          </v:shape>
          <o:OLEObject Type="Embed" ProgID="Equation.DSMT4" ShapeID="_x0000_i1115" DrawAspect="Content" ObjectID="_1790422274" r:id="rId405"/>
        </w:object>
      </w:r>
      <w:r w:rsidRPr="006D722E">
        <w:rPr>
          <w:rFonts w:ascii="Times New Roman" w:hAnsi="Times New Roman"/>
        </w:rPr>
        <w:t>的解数，</w:t>
      </w:r>
    </w:p>
    <w:p w14:paraId="11C5049A" w14:textId="6D4A6D10" w:rsidR="00FB49DC" w:rsidRPr="006D722E" w:rsidDel="00C12EEF" w:rsidRDefault="00FB49DC">
      <w:pPr>
        <w:snapToGrid w:val="0"/>
        <w:spacing w:line="360" w:lineRule="auto"/>
        <w:ind w:left="850"/>
        <w:jc w:val="left"/>
        <w:rPr>
          <w:del w:id="1671" w:author="zhengping jin" w:date="2024-08-09T18:35:00Z" w16du:dateUtc="2024-08-09T10:35:00Z"/>
          <w:rFonts w:ascii="Times New Roman" w:hAnsi="Times New Roman"/>
        </w:rPr>
        <w:pPrChange w:id="1672" w:author="zhengping jin" w:date="2024-08-09T18:38:00Z" w16du:dateUtc="2024-08-09T10:38:00Z">
          <w:pPr>
            <w:snapToGrid w:val="0"/>
            <w:spacing w:line="360" w:lineRule="auto"/>
            <w:ind w:firstLineChars="600" w:firstLine="1260"/>
            <w:jc w:val="left"/>
          </w:pPr>
        </w:pPrChange>
      </w:pPr>
      <w:r w:rsidRPr="006D722E">
        <w:rPr>
          <w:rFonts w:ascii="Times New Roman" w:hAnsi="Times New Roman"/>
        </w:rPr>
        <w:t>但</w:t>
      </w:r>
      <w:r w:rsidRPr="006D722E">
        <w:rPr>
          <w:rFonts w:ascii="Times New Roman" w:hAnsi="Times New Roman"/>
          <w:position w:val="-10"/>
        </w:rPr>
        <w:object w:dxaOrig="1560" w:dyaOrig="520" w14:anchorId="6D20B204">
          <v:shape id="_x0000_i1116" type="#_x0000_t75" style="width:77.45pt;height:26.45pt" o:ole="">
            <v:imagedata r:id="rId406" o:title=""/>
          </v:shape>
          <o:OLEObject Type="Embed" ProgID="Equation.DSMT4" ShapeID="_x0000_i1116" DrawAspect="Content" ObjectID="_1790422275" r:id="rId407"/>
        </w:object>
      </w:r>
      <w:ins w:id="1673" w:author="zhengping jin" w:date="2024-08-09T18:35:00Z" w16du:dateUtc="2024-08-09T10:35:00Z">
        <w:r w:rsidR="00C12EEF">
          <w:rPr>
            <w:rFonts w:ascii="Times New Roman" w:hAnsi="Times New Roman" w:hint="eastAsia"/>
          </w:rPr>
          <w:t>，</w:t>
        </w:r>
      </w:ins>
    </w:p>
    <w:p w14:paraId="4E4E3DBE" w14:textId="0F011575" w:rsidR="00FB49DC" w:rsidRPr="006D722E" w:rsidDel="00C12EEF" w:rsidRDefault="00FB49DC">
      <w:pPr>
        <w:snapToGrid w:val="0"/>
        <w:spacing w:line="360" w:lineRule="auto"/>
        <w:ind w:left="850"/>
        <w:jc w:val="left"/>
        <w:rPr>
          <w:del w:id="1674" w:author="zhengping jin" w:date="2024-08-09T18:35:00Z" w16du:dateUtc="2024-08-09T10:35:00Z"/>
          <w:rFonts w:ascii="Times New Roman" w:hAnsi="Times New Roman"/>
        </w:rPr>
        <w:pPrChange w:id="1675" w:author="zhengping jin" w:date="2024-08-09T18:38:00Z" w16du:dateUtc="2024-08-09T10:38:00Z">
          <w:pPr>
            <w:snapToGrid w:val="0"/>
            <w:spacing w:line="360" w:lineRule="auto"/>
            <w:ind w:firstLineChars="600" w:firstLine="1260"/>
            <w:jc w:val="left"/>
          </w:pPr>
        </w:pPrChange>
      </w:pPr>
      <w:r w:rsidRPr="00C12EEF">
        <w:rPr>
          <w:rFonts w:ascii="Times New Roman" w:hAnsi="Times New Roman" w:hint="eastAsia"/>
          <w:rPrChange w:id="1676" w:author="zhengping jin" w:date="2024-08-09T18:34:00Z" w16du:dateUtc="2024-08-09T10:34:00Z">
            <w:rPr>
              <w:rFonts w:ascii="Times New Roman" w:hAnsi="Times New Roman" w:hint="eastAsia"/>
              <w:color w:val="FF0000"/>
              <w:highlight w:val="yellow"/>
            </w:rPr>
          </w:rPrChange>
        </w:rPr>
        <w:t>由</w:t>
      </w:r>
      <w:r w:rsidRPr="00C12EEF">
        <w:rPr>
          <w:rFonts w:ascii="Times New Roman" w:hAnsi="Times New Roman"/>
          <w:rPrChange w:id="1677" w:author="zhengping jin" w:date="2024-08-09T18:34:00Z" w16du:dateUtc="2024-08-09T10:34:00Z">
            <w:rPr>
              <w:rFonts w:ascii="Times New Roman" w:hAnsi="Times New Roman"/>
              <w:color w:val="FF0000"/>
              <w:highlight w:val="yellow"/>
            </w:rPr>
          </w:rPrChange>
        </w:rPr>
        <w:t>3.4</w:t>
      </w:r>
      <w:ins w:id="1678" w:author="zhengping jin" w:date="2024-08-09T18:34:00Z" w16du:dateUtc="2024-08-09T10:34:00Z">
        <w:r w:rsidR="00C12EEF" w:rsidRPr="00C12EEF">
          <w:rPr>
            <w:rFonts w:ascii="Times New Roman" w:hAnsi="Times New Roman" w:hint="eastAsia"/>
            <w:rPrChange w:id="1679" w:author="zhengping jin" w:date="2024-08-09T18:34:00Z" w16du:dateUtc="2024-08-09T10:34:00Z">
              <w:rPr>
                <w:rFonts w:ascii="Times New Roman" w:hAnsi="Times New Roman" w:hint="eastAsia"/>
                <w:color w:val="FF0000"/>
                <w:highlight w:val="yellow"/>
              </w:rPr>
            </w:rPrChange>
          </w:rPr>
          <w:t>节</w:t>
        </w:r>
      </w:ins>
      <w:r w:rsidRPr="00C12EEF">
        <w:rPr>
          <w:rFonts w:ascii="Times New Roman" w:hAnsi="Times New Roman" w:hint="eastAsia"/>
          <w:rPrChange w:id="1680" w:author="zhengping jin" w:date="2024-08-09T18:34:00Z" w16du:dateUtc="2024-08-09T10:34:00Z">
            <w:rPr>
              <w:rFonts w:ascii="Times New Roman" w:hAnsi="Times New Roman" w:hint="eastAsia"/>
              <w:color w:val="FF0000"/>
              <w:highlight w:val="yellow"/>
            </w:rPr>
          </w:rPrChange>
        </w:rPr>
        <w:t>定理</w:t>
      </w:r>
      <w:ins w:id="1681" w:author="zhengping jin" w:date="2024-08-09T18:34:00Z" w16du:dateUtc="2024-08-09T10:34:00Z">
        <w:r w:rsidR="00C12EEF" w:rsidRPr="00C12EEF">
          <w:rPr>
            <w:rFonts w:ascii="Times New Roman" w:hAnsi="Times New Roman"/>
            <w:rPrChange w:id="1682" w:author="zhengping jin" w:date="2024-08-09T18:34:00Z" w16du:dateUtc="2024-08-09T10:34:00Z">
              <w:rPr>
                <w:rFonts w:ascii="Times New Roman" w:hAnsi="Times New Roman"/>
                <w:color w:val="FF0000"/>
                <w:highlight w:val="yellow"/>
              </w:rPr>
            </w:rPrChange>
          </w:rPr>
          <w:t>3.4.</w:t>
        </w:r>
      </w:ins>
      <w:r w:rsidRPr="00C12EEF">
        <w:rPr>
          <w:rFonts w:ascii="Times New Roman" w:hAnsi="Times New Roman"/>
          <w:rPrChange w:id="1683" w:author="zhengping jin" w:date="2024-08-09T18:34:00Z" w16du:dateUtc="2024-08-09T10:34:00Z">
            <w:rPr>
              <w:rFonts w:ascii="Times New Roman" w:hAnsi="Times New Roman"/>
              <w:color w:val="FF0000"/>
              <w:highlight w:val="yellow"/>
            </w:rPr>
          </w:rPrChange>
        </w:rPr>
        <w:t>5</w:t>
      </w:r>
      <w:r w:rsidR="00C041BE" w:rsidRPr="00C12EEF">
        <w:rPr>
          <w:rFonts w:ascii="Times New Roman" w:hAnsi="Times New Roman" w:hint="eastAsia"/>
          <w:rPrChange w:id="1684" w:author="zhengping jin" w:date="2024-08-09T18:34:00Z" w16du:dateUtc="2024-08-09T10:34:00Z">
            <w:rPr>
              <w:rFonts w:ascii="Times New Roman" w:hAnsi="Times New Roman" w:hint="eastAsia"/>
              <w:color w:val="FF0000"/>
              <w:highlight w:val="yellow"/>
            </w:rPr>
          </w:rPrChange>
        </w:rPr>
        <w:t>（后面</w:t>
      </w:r>
      <w:ins w:id="1685" w:author="zhengping jin" w:date="2024-08-09T18:34:00Z" w16du:dateUtc="2024-08-09T10:34:00Z">
        <w:r w:rsidR="00C12EEF" w:rsidRPr="00C12EEF">
          <w:rPr>
            <w:rFonts w:ascii="Times New Roman" w:hAnsi="Times New Roman" w:hint="eastAsia"/>
            <w:rPrChange w:id="1686" w:author="zhengping jin" w:date="2024-08-09T18:34:00Z" w16du:dateUtc="2024-08-09T10:34:00Z">
              <w:rPr>
                <w:rFonts w:ascii="Times New Roman" w:hAnsi="Times New Roman" w:hint="eastAsia"/>
                <w:color w:val="FF0000"/>
                <w:highlight w:val="yellow"/>
              </w:rPr>
            </w:rPrChange>
          </w:rPr>
          <w:t>给予</w:t>
        </w:r>
      </w:ins>
      <w:del w:id="1687" w:author="zhengping jin" w:date="2024-08-09T18:34:00Z" w16du:dateUtc="2024-08-09T10:34:00Z">
        <w:r w:rsidR="00C041BE" w:rsidRPr="00C12EEF" w:rsidDel="00C12EEF">
          <w:rPr>
            <w:rFonts w:ascii="Times New Roman" w:hAnsi="Times New Roman" w:hint="eastAsia"/>
            <w:rPrChange w:id="1688" w:author="zhengping jin" w:date="2024-08-09T18:34:00Z" w16du:dateUtc="2024-08-09T10:34:00Z">
              <w:rPr>
                <w:rFonts w:ascii="Times New Roman" w:hAnsi="Times New Roman" w:hint="eastAsia"/>
                <w:color w:val="FF0000"/>
                <w:highlight w:val="yellow"/>
              </w:rPr>
            </w:rPrChange>
          </w:rPr>
          <w:delText>给与</w:delText>
        </w:r>
      </w:del>
      <w:r w:rsidR="00C041BE" w:rsidRPr="00C12EEF">
        <w:rPr>
          <w:rFonts w:ascii="Times New Roman" w:hAnsi="Times New Roman" w:hint="eastAsia"/>
          <w:rPrChange w:id="1689" w:author="zhengping jin" w:date="2024-08-09T18:34:00Z" w16du:dateUtc="2024-08-09T10:34:00Z">
            <w:rPr>
              <w:rFonts w:ascii="Times New Roman" w:hAnsi="Times New Roman" w:hint="eastAsia"/>
              <w:color w:val="FF0000"/>
              <w:highlight w:val="yellow"/>
            </w:rPr>
          </w:rPrChange>
        </w:rPr>
        <w:t>证明）</w:t>
      </w:r>
      <w:r w:rsidRPr="00C12EEF">
        <w:rPr>
          <w:rFonts w:ascii="Times New Roman" w:hAnsi="Times New Roman" w:hint="eastAsia"/>
          <w:rPrChange w:id="1690" w:author="zhengping jin" w:date="2024-08-09T18:34:00Z" w16du:dateUtc="2024-08-09T10:34:00Z">
            <w:rPr>
              <w:rFonts w:ascii="Times New Roman" w:hAnsi="Times New Roman" w:hint="eastAsia"/>
              <w:color w:val="FF0000"/>
              <w:highlight w:val="yellow"/>
            </w:rPr>
          </w:rPrChange>
        </w:rPr>
        <w:t>，</w:t>
      </w:r>
      <w:r w:rsidRPr="006D722E">
        <w:rPr>
          <w:rFonts w:ascii="Times New Roman" w:hAnsi="Times New Roman"/>
        </w:rPr>
        <w:t>此</w:t>
      </w:r>
      <w:r w:rsidR="007B33BC" w:rsidRPr="006D722E">
        <w:rPr>
          <w:rFonts w:ascii="Times New Roman" w:hAnsi="Times New Roman"/>
        </w:rPr>
        <w:t>同余方程</w:t>
      </w:r>
      <w:r w:rsidRPr="006D722E">
        <w:rPr>
          <w:rFonts w:ascii="Times New Roman" w:hAnsi="Times New Roman"/>
        </w:rPr>
        <w:t>的解数</w:t>
      </w:r>
      <w:r w:rsidR="00C041BE">
        <w:rPr>
          <w:rFonts w:ascii="Times New Roman" w:hAnsi="Times New Roman" w:hint="eastAsia"/>
        </w:rPr>
        <w:t>恰</w:t>
      </w:r>
      <w:r w:rsidR="00C041BE">
        <w:rPr>
          <w:rFonts w:ascii="Times New Roman" w:hAnsi="Times New Roman" w:hint="eastAsia"/>
        </w:rPr>
        <w:lastRenderedPageBreak/>
        <w:t>好是次数</w:t>
      </w:r>
      <w:r w:rsidRPr="006D722E">
        <w:rPr>
          <w:rFonts w:ascii="Times New Roman" w:hAnsi="Times New Roman"/>
          <w:position w:val="-24"/>
        </w:rPr>
        <w:object w:dxaOrig="560" w:dyaOrig="620" w14:anchorId="1A5A234A">
          <v:shape id="_x0000_i1117" type="#_x0000_t75" style="width:27.35pt;height:30.55pt" o:ole="">
            <v:imagedata r:id="rId408" o:title=""/>
          </v:shape>
          <o:OLEObject Type="Embed" ProgID="Equation.DSMT4" ShapeID="_x0000_i1117" DrawAspect="Content" ObjectID="_1790422276" r:id="rId409"/>
        </w:object>
      </w:r>
      <w:r w:rsidRPr="006D722E">
        <w:rPr>
          <w:rFonts w:ascii="Times New Roman" w:hAnsi="Times New Roman"/>
        </w:rPr>
        <w:t>，</w:t>
      </w:r>
    </w:p>
    <w:p w14:paraId="2AA38BE6" w14:textId="77777777" w:rsidR="00FB49DC" w:rsidRPr="006D722E" w:rsidRDefault="00FB49DC">
      <w:pPr>
        <w:snapToGrid w:val="0"/>
        <w:spacing w:line="360" w:lineRule="auto"/>
        <w:ind w:leftChars="405" w:left="850"/>
        <w:jc w:val="left"/>
        <w:rPr>
          <w:rFonts w:ascii="Times New Roman" w:hAnsi="Times New Roman"/>
        </w:rPr>
        <w:pPrChange w:id="1691" w:author="zhengping jin" w:date="2024-08-09T18:38:00Z" w16du:dateUtc="2024-08-09T10:38:00Z">
          <w:pPr>
            <w:snapToGrid w:val="0"/>
            <w:spacing w:line="360" w:lineRule="auto"/>
            <w:ind w:firstLineChars="600" w:firstLine="1260"/>
            <w:jc w:val="left"/>
          </w:pPr>
        </w:pPrChange>
      </w:pPr>
      <w:r w:rsidRPr="006D722E">
        <w:rPr>
          <w:rFonts w:ascii="Times New Roman" w:hAnsi="Times New Roman"/>
        </w:rPr>
        <w:t>故平方剩余的个数是</w:t>
      </w:r>
      <w:r w:rsidRPr="006D722E">
        <w:rPr>
          <w:rFonts w:ascii="Times New Roman" w:hAnsi="Times New Roman"/>
          <w:position w:val="-24"/>
        </w:rPr>
        <w:object w:dxaOrig="560" w:dyaOrig="620" w14:anchorId="0F088DA6">
          <v:shape id="_x0000_i1118" type="#_x0000_t75" style="width:27.35pt;height:30.55pt" o:ole="">
            <v:imagedata r:id="rId410" o:title=""/>
          </v:shape>
          <o:OLEObject Type="Embed" ProgID="Equation.DSMT4" ShapeID="_x0000_i1118" DrawAspect="Content" ObjectID="_1790422277" r:id="rId411"/>
        </w:object>
      </w:r>
      <w:r w:rsidRPr="006D722E">
        <w:rPr>
          <w:rFonts w:ascii="Times New Roman" w:hAnsi="Times New Roman"/>
        </w:rPr>
        <w:t>，而平方非剩余个数是</w:t>
      </w:r>
      <w:r w:rsidRPr="006D722E">
        <w:rPr>
          <w:rFonts w:ascii="Times New Roman" w:hAnsi="Times New Roman"/>
          <w:position w:val="-24"/>
        </w:rPr>
        <w:object w:dxaOrig="1920" w:dyaOrig="620" w14:anchorId="562EE2E2">
          <v:shape id="_x0000_i1119" type="#_x0000_t75" style="width:96.15pt;height:30.55pt" o:ole="">
            <v:imagedata r:id="rId412" o:title=""/>
          </v:shape>
          <o:OLEObject Type="Embed" ProgID="Equation.DSMT4" ShapeID="_x0000_i1119" DrawAspect="Content" ObjectID="_1790422278" r:id="rId413"/>
        </w:object>
      </w:r>
      <w:r w:rsidRPr="006D722E">
        <w:rPr>
          <w:rFonts w:ascii="Times New Roman" w:hAnsi="Times New Roman"/>
        </w:rPr>
        <w:t>.</w:t>
      </w:r>
    </w:p>
    <w:p w14:paraId="5F3AC348" w14:textId="4317373B"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再证明</w:t>
      </w:r>
      <w:del w:id="1692" w:author="zhengping jin" w:date="2024-10-12T16:09:00Z" w16du:dateUtc="2024-10-12T08:09:00Z">
        <w:r w:rsidRPr="006D722E" w:rsidDel="00572A4B">
          <w:rPr>
            <w:rFonts w:ascii="Times New Roman" w:hAnsi="Times New Roman"/>
          </w:rPr>
          <w:delText>定理的</w:delText>
        </w:r>
      </w:del>
      <w:r w:rsidRPr="006D722E">
        <w:rPr>
          <w:rFonts w:ascii="Times New Roman" w:hAnsi="Times New Roman"/>
        </w:rPr>
        <w:t>第二部分：</w:t>
      </w:r>
    </w:p>
    <w:p w14:paraId="6C627AFE" w14:textId="427A74E3" w:rsidR="00FB49DC" w:rsidRPr="006D722E" w:rsidRDefault="00FB49DC" w:rsidP="00C041BE">
      <w:pPr>
        <w:snapToGrid w:val="0"/>
        <w:spacing w:line="360" w:lineRule="auto"/>
        <w:ind w:firstLineChars="600" w:firstLine="1260"/>
        <w:jc w:val="left"/>
        <w:rPr>
          <w:rFonts w:ascii="Times New Roman" w:hAnsi="Times New Roman"/>
        </w:rPr>
      </w:pPr>
      <w:r w:rsidRPr="006D722E">
        <w:rPr>
          <w:rFonts w:ascii="Times New Roman" w:hAnsi="Times New Roman"/>
        </w:rPr>
        <w:t>若</w:t>
      </w:r>
      <w:r w:rsidR="00C041BE" w:rsidRPr="006D722E">
        <w:rPr>
          <w:rFonts w:ascii="Times New Roman" w:hAnsi="Times New Roman"/>
          <w:position w:val="-28"/>
        </w:rPr>
        <w:object w:dxaOrig="1800" w:dyaOrig="740" w14:anchorId="71D9901C">
          <v:shape id="_x0000_i1120" type="#_x0000_t75" style="width:90.7pt;height:36.45pt" o:ole="">
            <v:imagedata r:id="rId402" o:title=""/>
          </v:shape>
          <o:OLEObject Type="Embed" ProgID="Equation.DSMT4" ShapeID="_x0000_i1120" DrawAspect="Content" ObjectID="_1790422279" r:id="rId414"/>
        </w:object>
      </w:r>
      <w:r w:rsidRPr="006D722E">
        <w:rPr>
          <w:rFonts w:ascii="Times New Roman" w:hAnsi="Times New Roman"/>
        </w:rPr>
        <w:t>中的两个数模</w:t>
      </w:r>
      <w:r w:rsidRPr="006D722E">
        <w:rPr>
          <w:rFonts w:ascii="Times New Roman" w:hAnsi="Times New Roman"/>
          <w:i/>
        </w:rPr>
        <w:t>p</w:t>
      </w:r>
      <w:r w:rsidRPr="006D722E">
        <w:rPr>
          <w:rFonts w:ascii="Times New Roman" w:hAnsi="Times New Roman"/>
        </w:rPr>
        <w:t>同余，即存在</w:t>
      </w:r>
      <w:r w:rsidRPr="006D722E">
        <w:rPr>
          <w:rFonts w:ascii="Times New Roman" w:hAnsi="Times New Roman"/>
          <w:position w:val="-12"/>
        </w:rPr>
        <w:object w:dxaOrig="680" w:dyaOrig="360" w14:anchorId="5FC2E02D">
          <v:shape id="_x0000_i1121" type="#_x0000_t75" style="width:34.65pt;height:18.7pt" o:ole="">
            <v:imagedata r:id="rId415" o:title=""/>
          </v:shape>
          <o:OLEObject Type="Embed" ProgID="Equation.DSMT4" ShapeID="_x0000_i1121" DrawAspect="Content" ObjectID="_1790422280" r:id="rId416"/>
        </w:object>
      </w:r>
      <w:r w:rsidRPr="006D722E">
        <w:rPr>
          <w:rFonts w:ascii="Times New Roman" w:hAnsi="Times New Roman"/>
        </w:rPr>
        <w:t>使得</w:t>
      </w:r>
    </w:p>
    <w:p w14:paraId="19155A50" w14:textId="5BD65A41"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12"/>
        </w:rPr>
        <w:object w:dxaOrig="1600" w:dyaOrig="380" w14:anchorId="521F03A6">
          <v:shape id="_x0000_i1122" type="#_x0000_t75" style="width:80.65pt;height:19.6pt" o:ole="">
            <v:imagedata r:id="rId417" o:title=""/>
          </v:shape>
          <o:OLEObject Type="Embed" ProgID="Equation.DSMT4" ShapeID="_x0000_i1122" DrawAspect="Content" ObjectID="_1790422281" r:id="rId418"/>
        </w:object>
      </w:r>
      <w:ins w:id="1693" w:author="zhengping jin" w:date="2024-08-09T18:35:00Z" w16du:dateUtc="2024-08-09T10:35:00Z">
        <w:r w:rsidR="00C12EEF">
          <w:rPr>
            <w:rFonts w:ascii="Times New Roman" w:hAnsi="Times New Roman" w:hint="eastAsia"/>
          </w:rPr>
          <w:t>，</w:t>
        </w:r>
      </w:ins>
    </w:p>
    <w:p w14:paraId="38639A53" w14:textId="2C38E54E" w:rsidR="00FB49DC" w:rsidRPr="006D722E" w:rsidRDefault="00FB49DC" w:rsidP="00C041BE">
      <w:pPr>
        <w:snapToGrid w:val="0"/>
        <w:spacing w:line="360" w:lineRule="auto"/>
        <w:ind w:firstLineChars="600" w:firstLine="1260"/>
        <w:jc w:val="left"/>
        <w:rPr>
          <w:rFonts w:ascii="Times New Roman" w:hAnsi="Times New Roman"/>
        </w:rPr>
      </w:pPr>
      <w:r w:rsidRPr="006D722E">
        <w:rPr>
          <w:rFonts w:ascii="Times New Roman" w:hAnsi="Times New Roman"/>
        </w:rPr>
        <w:t>则</w:t>
      </w:r>
      <w:r w:rsidRPr="006D722E">
        <w:rPr>
          <w:rFonts w:ascii="Times New Roman" w:hAnsi="Times New Roman"/>
          <w:position w:val="-12"/>
        </w:rPr>
        <w:object w:dxaOrig="2799" w:dyaOrig="360" w14:anchorId="0ADBE753">
          <v:shape id="_x0000_i1123" type="#_x0000_t75" style="width:139.45pt;height:18.7pt" o:ole="">
            <v:imagedata r:id="rId419" o:title=""/>
          </v:shape>
          <o:OLEObject Type="Embed" ProgID="Equation.DSMT4" ShapeID="_x0000_i1123" DrawAspect="Content" ObjectID="_1790422282" r:id="rId420"/>
        </w:object>
      </w:r>
      <w:ins w:id="1694" w:author="zhengping jin" w:date="2024-08-09T18:35:00Z" w16du:dateUtc="2024-08-09T10:35:00Z">
        <w:r w:rsidR="00C12EEF">
          <w:rPr>
            <w:rFonts w:ascii="Times New Roman" w:hAnsi="Times New Roman" w:hint="eastAsia"/>
          </w:rPr>
          <w:t>.</w:t>
        </w:r>
      </w:ins>
    </w:p>
    <w:p w14:paraId="65C5B77B" w14:textId="1CCE02B2" w:rsidR="00FB49DC" w:rsidRPr="006D722E" w:rsidRDefault="00FB49DC" w:rsidP="00C041BE">
      <w:pPr>
        <w:snapToGrid w:val="0"/>
        <w:spacing w:line="360" w:lineRule="auto"/>
        <w:ind w:firstLineChars="600" w:firstLine="1260"/>
        <w:jc w:val="left"/>
        <w:rPr>
          <w:rFonts w:ascii="Times New Roman" w:hAnsi="Times New Roman"/>
        </w:rPr>
      </w:pPr>
      <w:r w:rsidRPr="006D722E">
        <w:rPr>
          <w:rFonts w:ascii="Times New Roman" w:hAnsi="Times New Roman"/>
        </w:rPr>
        <w:t>因此，</w:t>
      </w:r>
      <w:r w:rsidRPr="006D722E">
        <w:rPr>
          <w:rFonts w:ascii="Times New Roman" w:hAnsi="Times New Roman"/>
          <w:position w:val="-12"/>
        </w:rPr>
        <w:object w:dxaOrig="940" w:dyaOrig="360" w14:anchorId="314623D6">
          <v:shape id="_x0000_i1124" type="#_x0000_t75" style="width:46.95pt;height:18.7pt" o:ole="">
            <v:imagedata r:id="rId421" o:title=""/>
          </v:shape>
          <o:OLEObject Type="Embed" ProgID="Equation.DSMT4" ShapeID="_x0000_i1124" DrawAspect="Content" ObjectID="_1790422283" r:id="rId422"/>
        </w:object>
      </w:r>
      <w:r w:rsidRPr="006D722E">
        <w:rPr>
          <w:rFonts w:ascii="Times New Roman" w:hAnsi="Times New Roman"/>
        </w:rPr>
        <w:t>或</w:t>
      </w:r>
      <w:r w:rsidRPr="006D722E">
        <w:rPr>
          <w:rFonts w:ascii="Times New Roman" w:hAnsi="Times New Roman"/>
          <w:position w:val="-12"/>
        </w:rPr>
        <w:object w:dxaOrig="940" w:dyaOrig="360" w14:anchorId="6AD9838F">
          <v:shape id="_x0000_i1125" type="#_x0000_t75" style="width:46.95pt;height:18.7pt" o:ole="">
            <v:imagedata r:id="rId423" o:title=""/>
          </v:shape>
          <o:OLEObject Type="Embed" ProgID="Equation.DSMT4" ShapeID="_x0000_i1125" DrawAspect="Content" ObjectID="_1790422284" r:id="rId424"/>
        </w:object>
      </w:r>
      <w:ins w:id="1695" w:author="zhengping jin" w:date="2024-08-09T18:35:00Z" w16du:dateUtc="2024-08-09T10:35:00Z">
        <w:r w:rsidR="00C12EEF">
          <w:rPr>
            <w:rFonts w:ascii="Times New Roman" w:hAnsi="Times New Roman" w:hint="eastAsia"/>
          </w:rPr>
          <w:t>.</w:t>
        </w:r>
      </w:ins>
    </w:p>
    <w:p w14:paraId="09457B24" w14:textId="6C4252FF" w:rsidR="00FB49DC" w:rsidRPr="006D722E" w:rsidRDefault="00FB49DC" w:rsidP="00C041BE">
      <w:pPr>
        <w:snapToGrid w:val="0"/>
        <w:spacing w:line="360" w:lineRule="auto"/>
        <w:ind w:firstLineChars="600" w:firstLine="1260"/>
        <w:jc w:val="left"/>
        <w:rPr>
          <w:rFonts w:ascii="Times New Roman" w:hAnsi="Times New Roman"/>
        </w:rPr>
      </w:pPr>
      <w:r w:rsidRPr="006D722E">
        <w:rPr>
          <w:rFonts w:ascii="Times New Roman" w:hAnsi="Times New Roman"/>
        </w:rPr>
        <w:t>但</w:t>
      </w:r>
      <w:r w:rsidRPr="006D722E">
        <w:rPr>
          <w:rFonts w:ascii="Times New Roman" w:hAnsi="Times New Roman"/>
          <w:position w:val="-12"/>
        </w:rPr>
        <w:object w:dxaOrig="1980" w:dyaOrig="360" w14:anchorId="3598F558">
          <v:shape id="_x0000_i1126" type="#_x0000_t75" style="width:99.35pt;height:18.7pt" o:ole="">
            <v:imagedata r:id="rId425" o:title=""/>
          </v:shape>
          <o:OLEObject Type="Embed" ProgID="Equation.DSMT4" ShapeID="_x0000_i1126" DrawAspect="Content" ObjectID="_1790422285" r:id="rId426"/>
        </w:object>
      </w:r>
      <w:r w:rsidRPr="006D722E">
        <w:rPr>
          <w:rFonts w:ascii="Times New Roman" w:hAnsi="Times New Roman"/>
        </w:rPr>
        <w:t>，故</w:t>
      </w:r>
      <w:r w:rsidRPr="006D722E">
        <w:rPr>
          <w:rFonts w:ascii="Times New Roman" w:hAnsi="Times New Roman"/>
          <w:position w:val="-12"/>
        </w:rPr>
        <w:object w:dxaOrig="4180" w:dyaOrig="360" w14:anchorId="4808F621">
          <v:shape id="_x0000_i1127" type="#_x0000_t75" style="width:208.7pt;height:18.7pt" o:ole="">
            <v:imagedata r:id="rId427" o:title=""/>
          </v:shape>
          <o:OLEObject Type="Embed" ProgID="Equation.DSMT4" ShapeID="_x0000_i1127" DrawAspect="Content" ObjectID="_1790422286" r:id="rId428"/>
        </w:object>
      </w:r>
      <w:ins w:id="1696" w:author="zhengping jin" w:date="2024-08-09T18:36:00Z" w16du:dateUtc="2024-08-09T10:36:00Z">
        <w:r w:rsidR="00C12EEF">
          <w:rPr>
            <w:rFonts w:ascii="Times New Roman" w:hAnsi="Times New Roman" w:hint="eastAsia"/>
          </w:rPr>
          <w:t>.</w:t>
        </w:r>
      </w:ins>
    </w:p>
    <w:p w14:paraId="4991C741" w14:textId="77777777" w:rsidR="00FB49DC" w:rsidRPr="006D722E" w:rsidRDefault="00FB49DC" w:rsidP="00C041BE">
      <w:pPr>
        <w:snapToGrid w:val="0"/>
        <w:spacing w:line="360" w:lineRule="auto"/>
        <w:ind w:firstLineChars="600" w:firstLine="1260"/>
        <w:jc w:val="left"/>
        <w:rPr>
          <w:rFonts w:ascii="Times New Roman" w:hAnsi="Times New Roman"/>
        </w:rPr>
      </w:pPr>
      <w:r w:rsidRPr="006D722E">
        <w:rPr>
          <w:rFonts w:ascii="Times New Roman" w:hAnsi="Times New Roman"/>
        </w:rPr>
        <w:t>从而，</w:t>
      </w:r>
      <w:r w:rsidRPr="006D722E">
        <w:rPr>
          <w:rFonts w:ascii="Times New Roman" w:hAnsi="Times New Roman"/>
          <w:position w:val="-12"/>
        </w:rPr>
        <w:object w:dxaOrig="680" w:dyaOrig="360" w14:anchorId="1AD71C91">
          <v:shape id="_x0000_i1128" type="#_x0000_t75" style="width:34.65pt;height:18.7pt" o:ole="">
            <v:imagedata r:id="rId429" o:title=""/>
          </v:shape>
          <o:OLEObject Type="Embed" ProgID="Equation.DSMT4" ShapeID="_x0000_i1128" DrawAspect="Content" ObjectID="_1790422287" r:id="rId430"/>
        </w:object>
      </w:r>
      <w:r w:rsidRPr="006D722E">
        <w:rPr>
          <w:rFonts w:ascii="Times New Roman" w:hAnsi="Times New Roman"/>
        </w:rPr>
        <w:t>，矛盾</w:t>
      </w:r>
      <w:r w:rsidRPr="006D722E">
        <w:rPr>
          <w:rFonts w:ascii="Times New Roman" w:hAnsi="Times New Roman"/>
        </w:rPr>
        <w:t>.</w:t>
      </w:r>
    </w:p>
    <w:p w14:paraId="30DB6ED2" w14:textId="193A6D38" w:rsidR="00A37CE6" w:rsidRPr="006D722E" w:rsidRDefault="00A37CE6" w:rsidP="00A37CE6">
      <w:pPr>
        <w:widowControl/>
        <w:spacing w:beforeLines="50" w:before="156" w:afterLines="50" w:after="156"/>
        <w:jc w:val="left"/>
        <w:rPr>
          <w:rFonts w:ascii="Times New Roman" w:hAnsi="Times New Roman" w:cs="Times New Roman"/>
          <w:b/>
          <w:sz w:val="24"/>
          <w:szCs w:val="20"/>
        </w:rPr>
      </w:pPr>
      <w:r w:rsidRPr="006D722E">
        <w:rPr>
          <w:rFonts w:ascii="Times New Roman" w:hAnsi="Times New Roman" w:cs="Times New Roman"/>
          <w:b/>
          <w:sz w:val="24"/>
          <w:szCs w:val="20"/>
        </w:rPr>
        <w:t xml:space="preserve">3.3.2 </w:t>
      </w:r>
      <w:r w:rsidRPr="006D722E">
        <w:rPr>
          <w:rFonts w:ascii="Times New Roman" w:hAnsi="Times New Roman" w:cs="Times New Roman" w:hint="eastAsia"/>
          <w:b/>
          <w:sz w:val="24"/>
          <w:szCs w:val="20"/>
        </w:rPr>
        <w:t>勒让得符号及二次互反</w:t>
      </w:r>
      <w:ins w:id="1697" w:author="zhengping jin" w:date="2024-08-13T10:00:00Z" w16du:dateUtc="2024-08-13T02:00:00Z">
        <w:r w:rsidR="00D650D9">
          <w:rPr>
            <w:rFonts w:ascii="Times New Roman" w:hAnsi="Times New Roman" w:cs="Times New Roman" w:hint="eastAsia"/>
            <w:b/>
            <w:sz w:val="24"/>
            <w:szCs w:val="20"/>
          </w:rPr>
          <w:t>定</w:t>
        </w:r>
      </w:ins>
      <w:r w:rsidRPr="006D722E">
        <w:rPr>
          <w:rFonts w:ascii="Times New Roman" w:hAnsi="Times New Roman" w:cs="Times New Roman" w:hint="eastAsia"/>
          <w:b/>
          <w:sz w:val="24"/>
          <w:szCs w:val="20"/>
        </w:rPr>
        <w:t>律</w:t>
      </w:r>
    </w:p>
    <w:p w14:paraId="4F5990F6" w14:textId="673C3723" w:rsidR="00FB49DC" w:rsidRPr="006D722E" w:rsidRDefault="00F94792" w:rsidP="00FB49DC">
      <w:pPr>
        <w:snapToGrid w:val="0"/>
        <w:spacing w:line="360" w:lineRule="auto"/>
        <w:ind w:firstLine="420"/>
        <w:jc w:val="left"/>
        <w:rPr>
          <w:rFonts w:ascii="Times New Roman" w:hAnsi="Times New Roman"/>
        </w:rPr>
      </w:pPr>
      <w:r>
        <w:rPr>
          <w:rFonts w:ascii="Times New Roman" w:hAnsi="Times New Roman" w:hint="eastAsia"/>
        </w:rPr>
        <w:t>定</w:t>
      </w:r>
      <w:r w:rsidR="00FB49DC" w:rsidRPr="006D722E">
        <w:rPr>
          <w:rFonts w:ascii="Times New Roman" w:hAnsi="Times New Roman"/>
        </w:rPr>
        <w:t>理</w:t>
      </w:r>
      <w:r>
        <w:rPr>
          <w:rFonts w:ascii="Times New Roman" w:hAnsi="Times New Roman" w:hint="eastAsia"/>
        </w:rPr>
        <w:t>3</w:t>
      </w:r>
      <w:r>
        <w:rPr>
          <w:rFonts w:ascii="Times New Roman" w:hAnsi="Times New Roman"/>
        </w:rPr>
        <w:t>.3.</w:t>
      </w:r>
      <w:r w:rsidR="00FB49DC" w:rsidRPr="006D722E">
        <w:rPr>
          <w:rFonts w:ascii="Times New Roman" w:hAnsi="Times New Roman"/>
        </w:rPr>
        <w:t>1</w:t>
      </w:r>
      <w:r w:rsidR="00FB49DC" w:rsidRPr="006D722E">
        <w:rPr>
          <w:rFonts w:ascii="Times New Roman" w:hAnsi="Times New Roman"/>
        </w:rPr>
        <w:t>给出了整数</w:t>
      </w:r>
      <w:r w:rsidR="00FB49DC" w:rsidRPr="006D722E">
        <w:rPr>
          <w:rFonts w:ascii="Times New Roman" w:hAnsi="Times New Roman"/>
          <w:i/>
        </w:rPr>
        <w:t>a</w:t>
      </w:r>
      <w:r w:rsidR="00FB49DC" w:rsidRPr="006D722E">
        <w:rPr>
          <w:rFonts w:ascii="Times New Roman" w:hAnsi="Times New Roman"/>
        </w:rPr>
        <w:t>是否</w:t>
      </w:r>
      <w:proofErr w:type="gramStart"/>
      <w:r w:rsidR="00FB49DC" w:rsidRPr="006D722E">
        <w:rPr>
          <w:rFonts w:ascii="Times New Roman" w:hAnsi="Times New Roman"/>
        </w:rPr>
        <w:t>是模奇素数</w:t>
      </w:r>
      <w:proofErr w:type="gramEnd"/>
      <w:r w:rsidR="00FB49DC" w:rsidRPr="006D722E">
        <w:rPr>
          <w:rFonts w:ascii="Times New Roman" w:hAnsi="Times New Roman"/>
          <w:i/>
        </w:rPr>
        <w:t>p</w:t>
      </w:r>
      <w:r w:rsidR="00FB49DC" w:rsidRPr="006D722E">
        <w:rPr>
          <w:rFonts w:ascii="Times New Roman" w:hAnsi="Times New Roman"/>
        </w:rPr>
        <w:t>二次剩余的判别法则，但需要作较复杂的运算</w:t>
      </w:r>
      <w:r w:rsidR="00FB49DC" w:rsidRPr="006D722E">
        <w:rPr>
          <w:rFonts w:ascii="Times New Roman" w:hAnsi="Times New Roman"/>
        </w:rPr>
        <w:t xml:space="preserve">. </w:t>
      </w:r>
      <w:r w:rsidR="00FB49DC" w:rsidRPr="006D722E">
        <w:rPr>
          <w:rFonts w:ascii="Times New Roman" w:hAnsi="Times New Roman"/>
        </w:rPr>
        <w:t>我们希望有一种更简单的判别法则</w:t>
      </w:r>
      <w:r w:rsidR="00FB49DC" w:rsidRPr="006D722E">
        <w:rPr>
          <w:rFonts w:ascii="Times New Roman" w:hAnsi="Times New Roman"/>
        </w:rPr>
        <w:t>.</w:t>
      </w:r>
    </w:p>
    <w:p w14:paraId="3B0CE120" w14:textId="5AABA253" w:rsidR="00FB49DC" w:rsidRPr="006D722E" w:rsidRDefault="00FB49DC" w:rsidP="00FB49DC">
      <w:pPr>
        <w:snapToGrid w:val="0"/>
        <w:spacing w:line="360" w:lineRule="auto"/>
        <w:ind w:firstLine="420"/>
        <w:jc w:val="left"/>
        <w:rPr>
          <w:rFonts w:ascii="Times New Roman" w:hAnsi="Times New Roman"/>
        </w:rPr>
      </w:pPr>
      <w:r w:rsidRPr="00E46B27">
        <w:rPr>
          <w:rFonts w:ascii="Times New Roman" w:hAnsi="Times New Roman"/>
          <w:b/>
        </w:rPr>
        <w:t>定义</w:t>
      </w:r>
      <w:r w:rsidR="00E46B27" w:rsidRPr="00E46B27">
        <w:rPr>
          <w:rFonts w:ascii="Times New Roman" w:hAnsi="Times New Roman" w:hint="eastAsia"/>
          <w:b/>
        </w:rPr>
        <w:t>3</w:t>
      </w:r>
      <w:r w:rsidR="00E46B27" w:rsidRPr="00E46B27">
        <w:rPr>
          <w:rFonts w:ascii="Times New Roman" w:hAnsi="Times New Roman"/>
          <w:b/>
        </w:rPr>
        <w:t>.3.2</w:t>
      </w:r>
      <w:r w:rsidRPr="00E46B27">
        <w:rPr>
          <w:rFonts w:ascii="Times New Roman" w:hAnsi="Times New Roman"/>
          <w:b/>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是素数，我们定义</w:t>
      </w:r>
      <w:r w:rsidRPr="006D722E">
        <w:rPr>
          <w:rFonts w:ascii="Times New Roman" w:hAnsi="Times New Roman"/>
          <w:b/>
        </w:rPr>
        <w:t>勒让得（</w:t>
      </w:r>
      <w:r w:rsidRPr="006D722E">
        <w:rPr>
          <w:rFonts w:ascii="Times New Roman" w:hAnsi="Times New Roman"/>
          <w:b/>
          <w:i/>
        </w:rPr>
        <w:t>Legendre</w:t>
      </w:r>
      <w:r w:rsidRPr="006D722E">
        <w:rPr>
          <w:rFonts w:ascii="Times New Roman" w:hAnsi="Times New Roman"/>
          <w:b/>
        </w:rPr>
        <w:t>）符号</w:t>
      </w:r>
      <w:r w:rsidRPr="006D722E">
        <w:rPr>
          <w:rFonts w:ascii="Times New Roman" w:hAnsi="Times New Roman"/>
        </w:rPr>
        <w:t>如下：</w:t>
      </w:r>
    </w:p>
    <w:p w14:paraId="782549A9" w14:textId="5B8FB182"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rPr>
        <w:object w:dxaOrig="4060" w:dyaOrig="1160" w14:anchorId="1CCA675E">
          <v:shape id="_x0000_i1129" type="#_x0000_t75" style="width:202.35pt;height:57.4pt" o:ole="">
            <v:imagedata r:id="rId431" o:title=""/>
          </v:shape>
          <o:OLEObject Type="Embed" ProgID="Unknown" ShapeID="_x0000_i1129" DrawAspect="Content" ObjectID="_1790422288" r:id="rId432"/>
        </w:object>
      </w:r>
      <w:ins w:id="1698" w:author="zhengping jin" w:date="2024-08-10T12:19:00Z" w16du:dateUtc="2024-08-10T04:19:00Z">
        <w:r w:rsidR="009D6235">
          <w:rPr>
            <w:rFonts w:ascii="Times New Roman" w:hAnsi="Times New Roman" w:hint="eastAsia"/>
          </w:rPr>
          <w:t>.</w:t>
        </w:r>
      </w:ins>
    </w:p>
    <w:p w14:paraId="4987CBB5" w14:textId="77777777" w:rsidR="00FB49DC" w:rsidRPr="006D722E" w:rsidRDefault="00FB49DC" w:rsidP="00FB49DC">
      <w:pPr>
        <w:snapToGrid w:val="0"/>
        <w:spacing w:line="360" w:lineRule="auto"/>
        <w:ind w:firstLine="420"/>
        <w:jc w:val="left"/>
        <w:rPr>
          <w:rFonts w:ascii="Times New Roman" w:hAnsi="Times New Roman"/>
          <w:b/>
        </w:rPr>
      </w:pPr>
    </w:p>
    <w:p w14:paraId="7918C3BC" w14:textId="77777777" w:rsidR="009D6235" w:rsidRDefault="00FB49DC" w:rsidP="00E46B27">
      <w:pPr>
        <w:snapToGrid w:val="0"/>
        <w:spacing w:line="360" w:lineRule="auto"/>
        <w:jc w:val="left"/>
        <w:rPr>
          <w:ins w:id="1699" w:author="zhengping jin" w:date="2024-08-10T12:25:00Z" w16du:dateUtc="2024-08-10T04:25:00Z"/>
          <w:rFonts w:ascii="Times New Roman" w:hAnsi="Times New Roman"/>
        </w:rPr>
      </w:pPr>
      <w:r w:rsidRPr="006D722E">
        <w:rPr>
          <w:rFonts w:ascii="Times New Roman" w:hAnsi="Times New Roman"/>
          <w:b/>
        </w:rPr>
        <w:t>例</w:t>
      </w:r>
      <w:r w:rsidR="001E7E72">
        <w:rPr>
          <w:rFonts w:ascii="Times New Roman" w:hAnsi="Times New Roman" w:hint="eastAsia"/>
          <w:b/>
        </w:rPr>
        <w:t>3</w:t>
      </w:r>
      <w:r w:rsidR="001E7E72">
        <w:rPr>
          <w:rFonts w:ascii="Times New Roman" w:hAnsi="Times New Roman"/>
          <w:b/>
        </w:rPr>
        <w:t>.3.7</w:t>
      </w:r>
      <w:r w:rsidRPr="006D722E">
        <w:rPr>
          <w:rFonts w:ascii="Times New Roman" w:hAnsi="Times New Roman"/>
          <w:b/>
        </w:rPr>
        <w:t xml:space="preserve"> </w:t>
      </w:r>
      <w:r w:rsidRPr="006D722E">
        <w:rPr>
          <w:rFonts w:ascii="Times New Roman" w:hAnsi="Times New Roman"/>
        </w:rPr>
        <w:t>根据</w:t>
      </w:r>
      <w:r w:rsidR="001E7E72" w:rsidRPr="001E7E72">
        <w:rPr>
          <w:rFonts w:ascii="Times New Roman" w:hAnsi="Times New Roman"/>
        </w:rPr>
        <w:t>例</w:t>
      </w:r>
      <w:r w:rsidR="001E7E72" w:rsidRPr="001E7E72">
        <w:rPr>
          <w:rFonts w:ascii="Times New Roman" w:hAnsi="Times New Roman"/>
        </w:rPr>
        <w:t>3.3.3</w:t>
      </w:r>
      <w:r w:rsidRPr="006D722E">
        <w:rPr>
          <w:rFonts w:ascii="Times New Roman" w:hAnsi="Times New Roman"/>
        </w:rPr>
        <w:t>，我们有</w:t>
      </w:r>
    </w:p>
    <w:p w14:paraId="799ECD92" w14:textId="0A22EE33" w:rsidR="00FB49DC" w:rsidRDefault="00000000">
      <w:pPr>
        <w:snapToGrid w:val="0"/>
        <w:spacing w:line="360" w:lineRule="auto"/>
        <w:jc w:val="center"/>
        <w:rPr>
          <w:ins w:id="1700" w:author="zhengping jin" w:date="2024-08-10T12:24:00Z" w16du:dateUtc="2024-08-10T04:24:00Z"/>
          <w:rFonts w:ascii="Times New Roman" w:hAnsi="Times New Roman"/>
        </w:rPr>
        <w:pPrChange w:id="1701" w:author="zhengping jin" w:date="2024-08-10T12:25:00Z" w16du:dateUtc="2024-08-10T04:25:00Z">
          <w:pPr>
            <w:snapToGrid w:val="0"/>
            <w:spacing w:line="360" w:lineRule="auto"/>
            <w:jc w:val="left"/>
          </w:pPr>
        </w:pPrChange>
      </w:pPr>
      <m:oMath>
        <m:d>
          <m:dPr>
            <m:ctrlPr>
              <w:ins w:id="1702" w:author="zhengping jin" w:date="2024-08-10T12:22:00Z" w16du:dateUtc="2024-08-10T04:22:00Z">
                <w:rPr>
                  <w:rFonts w:ascii="Cambria Math" w:hAnsi="Cambria Math"/>
                  <w:i/>
                </w:rPr>
              </w:ins>
            </m:ctrlPr>
          </m:dPr>
          <m:e>
            <m:box>
              <m:boxPr>
                <m:ctrlPr>
                  <w:ins w:id="1703" w:author="zhengping jin" w:date="2024-08-10T12:22:00Z" w16du:dateUtc="2024-08-10T04:22:00Z">
                    <w:rPr>
                      <w:rFonts w:ascii="Cambria Math" w:hAnsi="Cambria Math"/>
                      <w:i/>
                    </w:rPr>
                  </w:ins>
                </m:ctrlPr>
              </m:boxPr>
              <m:e>
                <m:argPr>
                  <m:argSz m:val="-1"/>
                </m:argPr>
                <m:f>
                  <m:fPr>
                    <m:ctrlPr>
                      <w:ins w:id="1704" w:author="zhengping jin" w:date="2024-08-10T12:22:00Z" w16du:dateUtc="2024-08-10T04:22:00Z">
                        <w:rPr>
                          <w:rFonts w:ascii="Cambria Math" w:hAnsi="Cambria Math"/>
                          <w:i/>
                        </w:rPr>
                      </w:ins>
                    </m:ctrlPr>
                  </m:fPr>
                  <m:num>
                    <m:r>
                      <w:ins w:id="1705" w:author="zhengping jin" w:date="2024-08-10T12:23:00Z" w16du:dateUtc="2024-08-10T04:23:00Z">
                        <w:rPr>
                          <w:rFonts w:ascii="Cambria Math" w:hAnsi="Cambria Math"/>
                        </w:rPr>
                        <m:t>-1</m:t>
                      </w:ins>
                    </m:r>
                  </m:num>
                  <m:den>
                    <m:r>
                      <w:ins w:id="1706" w:author="zhengping jin" w:date="2024-08-10T12:23:00Z" w16du:dateUtc="2024-08-10T04:23:00Z">
                        <w:rPr>
                          <w:rFonts w:ascii="Cambria Math" w:hAnsi="Cambria Math"/>
                        </w:rPr>
                        <m:t>13</m:t>
                      </w:ins>
                    </m:r>
                  </m:den>
                </m:f>
              </m:e>
            </m:box>
          </m:e>
        </m:d>
        <m:r>
          <w:ins w:id="1707" w:author="zhengping jin" w:date="2024-08-10T12:23:00Z" w16du:dateUtc="2024-08-10T04:23:00Z">
            <w:rPr>
              <w:rFonts w:ascii="Cambria Math" w:hAnsi="Cambria Math"/>
            </w:rPr>
            <m:t>=</m:t>
          </w:ins>
        </m:r>
        <m:d>
          <m:dPr>
            <m:ctrlPr>
              <w:ins w:id="1708" w:author="zhengping jin" w:date="2024-08-10T12:23:00Z" w16du:dateUtc="2024-08-10T04:23:00Z">
                <w:rPr>
                  <w:rFonts w:ascii="Cambria Math" w:hAnsi="Cambria Math"/>
                  <w:i/>
                </w:rPr>
              </w:ins>
            </m:ctrlPr>
          </m:dPr>
          <m:e>
            <m:box>
              <m:boxPr>
                <m:ctrlPr>
                  <w:ins w:id="1709" w:author="zhengping jin" w:date="2024-08-10T12:23:00Z" w16du:dateUtc="2024-08-10T04:23:00Z">
                    <w:rPr>
                      <w:rFonts w:ascii="Cambria Math" w:hAnsi="Cambria Math"/>
                      <w:i/>
                    </w:rPr>
                  </w:ins>
                </m:ctrlPr>
              </m:boxPr>
              <m:e>
                <m:argPr>
                  <m:argSz m:val="-1"/>
                </m:argPr>
                <m:f>
                  <m:fPr>
                    <m:ctrlPr>
                      <w:ins w:id="1710" w:author="zhengping jin" w:date="2024-08-10T12:23:00Z" w16du:dateUtc="2024-08-10T04:23:00Z">
                        <w:rPr>
                          <w:rFonts w:ascii="Cambria Math" w:hAnsi="Cambria Math"/>
                          <w:i/>
                        </w:rPr>
                      </w:ins>
                    </m:ctrlPr>
                  </m:fPr>
                  <m:num>
                    <m:r>
                      <w:ins w:id="1711" w:author="zhengping jin" w:date="2024-08-10T12:23:00Z" w16du:dateUtc="2024-08-10T04:23:00Z">
                        <w:rPr>
                          <w:rFonts w:ascii="Cambria Math" w:hAnsi="Cambria Math"/>
                        </w:rPr>
                        <m:t>1</m:t>
                      </w:ins>
                    </m:r>
                  </m:num>
                  <m:den>
                    <m:r>
                      <w:ins w:id="1712" w:author="zhengping jin" w:date="2024-08-10T12:23:00Z" w16du:dateUtc="2024-08-10T04:23:00Z">
                        <w:rPr>
                          <w:rFonts w:ascii="Cambria Math" w:hAnsi="Cambria Math"/>
                        </w:rPr>
                        <m:t>13</m:t>
                      </w:ins>
                    </m:r>
                  </m:den>
                </m:f>
              </m:e>
            </m:box>
          </m:e>
        </m:d>
        <m:r>
          <w:ins w:id="1713" w:author="zhengping jin" w:date="2024-08-10T12:23:00Z" w16du:dateUtc="2024-08-10T04:23:00Z">
            <w:rPr>
              <w:rFonts w:ascii="Cambria Math" w:hAnsi="Cambria Math"/>
            </w:rPr>
            <m:t>=</m:t>
          </w:ins>
        </m:r>
        <m:d>
          <m:dPr>
            <m:ctrlPr>
              <w:ins w:id="1714" w:author="zhengping jin" w:date="2024-08-10T12:23:00Z" w16du:dateUtc="2024-08-10T04:23:00Z">
                <w:rPr>
                  <w:rFonts w:ascii="Cambria Math" w:hAnsi="Cambria Math"/>
                  <w:i/>
                </w:rPr>
              </w:ins>
            </m:ctrlPr>
          </m:dPr>
          <m:e>
            <m:box>
              <m:boxPr>
                <m:ctrlPr>
                  <w:ins w:id="1715" w:author="zhengping jin" w:date="2024-08-10T12:23:00Z" w16du:dateUtc="2024-08-10T04:23:00Z">
                    <w:rPr>
                      <w:rFonts w:ascii="Cambria Math" w:hAnsi="Cambria Math"/>
                      <w:i/>
                    </w:rPr>
                  </w:ins>
                </m:ctrlPr>
              </m:boxPr>
              <m:e>
                <m:argPr>
                  <m:argSz m:val="-1"/>
                </m:argPr>
                <m:f>
                  <m:fPr>
                    <m:ctrlPr>
                      <w:ins w:id="1716" w:author="zhengping jin" w:date="2024-08-10T12:23:00Z" w16du:dateUtc="2024-08-10T04:23:00Z">
                        <w:rPr>
                          <w:rFonts w:ascii="Cambria Math" w:hAnsi="Cambria Math"/>
                          <w:i/>
                        </w:rPr>
                      </w:ins>
                    </m:ctrlPr>
                  </m:fPr>
                  <m:num>
                    <m:r>
                      <w:ins w:id="1717" w:author="zhengping jin" w:date="2024-08-10T12:23:00Z" w16du:dateUtc="2024-08-10T04:23:00Z">
                        <w:rPr>
                          <w:rFonts w:ascii="Cambria Math" w:hAnsi="Cambria Math"/>
                        </w:rPr>
                        <m:t>2</m:t>
                      </w:ins>
                    </m:r>
                  </m:num>
                  <m:den>
                    <m:r>
                      <w:ins w:id="1718" w:author="zhengping jin" w:date="2024-08-10T12:23:00Z" w16du:dateUtc="2024-08-10T04:23:00Z">
                        <w:rPr>
                          <w:rFonts w:ascii="Cambria Math" w:hAnsi="Cambria Math"/>
                        </w:rPr>
                        <m:t>13</m:t>
                      </w:ins>
                    </m:r>
                  </m:den>
                </m:f>
              </m:e>
            </m:box>
          </m:e>
        </m:d>
        <m:r>
          <w:ins w:id="1719" w:author="zhengping jin" w:date="2024-08-10T12:23:00Z" w16du:dateUtc="2024-08-10T04:23:00Z">
            <w:rPr>
              <w:rFonts w:ascii="Cambria Math" w:hAnsi="Cambria Math"/>
            </w:rPr>
            <m:t>=</m:t>
          </w:ins>
        </m:r>
        <m:d>
          <m:dPr>
            <m:ctrlPr>
              <w:ins w:id="1720" w:author="zhengping jin" w:date="2024-08-10T12:23:00Z" w16du:dateUtc="2024-08-10T04:23:00Z">
                <w:rPr>
                  <w:rFonts w:ascii="Cambria Math" w:hAnsi="Cambria Math"/>
                  <w:i/>
                </w:rPr>
              </w:ins>
            </m:ctrlPr>
          </m:dPr>
          <m:e>
            <m:box>
              <m:boxPr>
                <m:ctrlPr>
                  <w:ins w:id="1721" w:author="zhengping jin" w:date="2024-08-10T12:23:00Z" w16du:dateUtc="2024-08-10T04:23:00Z">
                    <w:rPr>
                      <w:rFonts w:ascii="Cambria Math" w:hAnsi="Cambria Math"/>
                      <w:i/>
                    </w:rPr>
                  </w:ins>
                </m:ctrlPr>
              </m:boxPr>
              <m:e>
                <m:argPr>
                  <m:argSz m:val="-1"/>
                </m:argPr>
                <m:f>
                  <m:fPr>
                    <m:ctrlPr>
                      <w:ins w:id="1722" w:author="zhengping jin" w:date="2024-08-10T12:23:00Z" w16du:dateUtc="2024-08-10T04:23:00Z">
                        <w:rPr>
                          <w:rFonts w:ascii="Cambria Math" w:hAnsi="Cambria Math"/>
                          <w:i/>
                        </w:rPr>
                      </w:ins>
                    </m:ctrlPr>
                  </m:fPr>
                  <m:num>
                    <m:r>
                      <w:ins w:id="1723" w:author="zhengping jin" w:date="2024-08-10T12:23:00Z" w16du:dateUtc="2024-08-10T04:23:00Z">
                        <w:rPr>
                          <w:rFonts w:ascii="Cambria Math" w:hAnsi="Cambria Math"/>
                        </w:rPr>
                        <m:t>3</m:t>
                      </w:ins>
                    </m:r>
                  </m:num>
                  <m:den>
                    <m:r>
                      <w:ins w:id="1724" w:author="zhengping jin" w:date="2024-08-10T12:23:00Z" w16du:dateUtc="2024-08-10T04:23:00Z">
                        <w:rPr>
                          <w:rFonts w:ascii="Cambria Math" w:hAnsi="Cambria Math"/>
                        </w:rPr>
                        <m:t>13</m:t>
                      </w:ins>
                    </m:r>
                  </m:den>
                </m:f>
              </m:e>
            </m:box>
          </m:e>
        </m:d>
        <m:r>
          <w:ins w:id="1725" w:author="zhengping jin" w:date="2024-08-10T12:23:00Z" w16du:dateUtc="2024-08-10T04:23:00Z">
            <w:rPr>
              <w:rFonts w:ascii="Cambria Math" w:hAnsi="Cambria Math"/>
            </w:rPr>
            <m:t>=</m:t>
          </w:ins>
        </m:r>
        <m:d>
          <m:dPr>
            <m:ctrlPr>
              <w:ins w:id="1726" w:author="zhengping jin" w:date="2024-08-10T12:23:00Z" w16du:dateUtc="2024-08-10T04:23:00Z">
                <w:rPr>
                  <w:rFonts w:ascii="Cambria Math" w:hAnsi="Cambria Math"/>
                  <w:i/>
                </w:rPr>
              </w:ins>
            </m:ctrlPr>
          </m:dPr>
          <m:e>
            <m:box>
              <m:boxPr>
                <m:ctrlPr>
                  <w:ins w:id="1727" w:author="zhengping jin" w:date="2024-08-10T12:23:00Z" w16du:dateUtc="2024-08-10T04:23:00Z">
                    <w:rPr>
                      <w:rFonts w:ascii="Cambria Math" w:hAnsi="Cambria Math"/>
                      <w:i/>
                    </w:rPr>
                  </w:ins>
                </m:ctrlPr>
              </m:boxPr>
              <m:e>
                <m:argPr>
                  <m:argSz m:val="-1"/>
                </m:argPr>
                <m:f>
                  <m:fPr>
                    <m:ctrlPr>
                      <w:ins w:id="1728" w:author="zhengping jin" w:date="2024-08-10T12:23:00Z" w16du:dateUtc="2024-08-10T04:23:00Z">
                        <w:rPr>
                          <w:rFonts w:ascii="Cambria Math" w:hAnsi="Cambria Math"/>
                          <w:i/>
                        </w:rPr>
                      </w:ins>
                    </m:ctrlPr>
                  </m:fPr>
                  <m:num>
                    <m:r>
                      <w:ins w:id="1729" w:author="zhengping jin" w:date="2024-08-10T12:23:00Z" w16du:dateUtc="2024-08-10T04:23:00Z">
                        <w:rPr>
                          <w:rFonts w:ascii="Cambria Math" w:hAnsi="Cambria Math"/>
                        </w:rPr>
                        <m:t>4</m:t>
                      </w:ins>
                    </m:r>
                  </m:num>
                  <m:den>
                    <m:r>
                      <w:ins w:id="1730" w:author="zhengping jin" w:date="2024-08-10T12:23:00Z" w16du:dateUtc="2024-08-10T04:23:00Z">
                        <w:rPr>
                          <w:rFonts w:ascii="Cambria Math" w:hAnsi="Cambria Math"/>
                        </w:rPr>
                        <m:t>13</m:t>
                      </w:ins>
                    </m:r>
                  </m:den>
                </m:f>
              </m:e>
            </m:box>
          </m:e>
        </m:d>
        <m:r>
          <w:ins w:id="1731" w:author="zhengping jin" w:date="2024-08-10T12:24:00Z" w16du:dateUtc="2024-08-10T04:24:00Z">
            <w:rPr>
              <w:rFonts w:ascii="Cambria Math" w:hAnsi="Cambria Math"/>
            </w:rPr>
            <m:t>=</m:t>
          </w:ins>
        </m:r>
        <m:d>
          <m:dPr>
            <m:ctrlPr>
              <w:ins w:id="1732" w:author="zhengping jin" w:date="2024-08-10T12:24:00Z" w16du:dateUtc="2024-08-10T04:24:00Z">
                <w:rPr>
                  <w:rFonts w:ascii="Cambria Math" w:hAnsi="Cambria Math"/>
                  <w:i/>
                </w:rPr>
              </w:ins>
            </m:ctrlPr>
          </m:dPr>
          <m:e>
            <m:box>
              <m:boxPr>
                <m:ctrlPr>
                  <w:ins w:id="1733" w:author="zhengping jin" w:date="2024-08-10T12:24:00Z" w16du:dateUtc="2024-08-10T04:24:00Z">
                    <w:rPr>
                      <w:rFonts w:ascii="Cambria Math" w:hAnsi="Cambria Math"/>
                      <w:i/>
                    </w:rPr>
                  </w:ins>
                </m:ctrlPr>
              </m:boxPr>
              <m:e>
                <m:argPr>
                  <m:argSz m:val="-1"/>
                </m:argPr>
                <m:f>
                  <m:fPr>
                    <m:ctrlPr>
                      <w:ins w:id="1734" w:author="zhengping jin" w:date="2024-08-10T12:24:00Z" w16du:dateUtc="2024-08-10T04:24:00Z">
                        <w:rPr>
                          <w:rFonts w:ascii="Cambria Math" w:hAnsi="Cambria Math"/>
                          <w:i/>
                        </w:rPr>
                      </w:ins>
                    </m:ctrlPr>
                  </m:fPr>
                  <m:num>
                    <m:r>
                      <w:ins w:id="1735" w:author="zhengping jin" w:date="2024-08-10T12:24:00Z" w16du:dateUtc="2024-08-10T04:24:00Z">
                        <w:rPr>
                          <w:rFonts w:ascii="Cambria Math" w:hAnsi="Cambria Math"/>
                        </w:rPr>
                        <m:t>9</m:t>
                      </w:ins>
                    </m:r>
                  </m:num>
                  <m:den>
                    <m:r>
                      <w:ins w:id="1736" w:author="zhengping jin" w:date="2024-08-10T12:24:00Z" w16du:dateUtc="2024-08-10T04:24:00Z">
                        <w:rPr>
                          <w:rFonts w:ascii="Cambria Math" w:hAnsi="Cambria Math"/>
                        </w:rPr>
                        <m:t>13</m:t>
                      </w:ins>
                    </m:r>
                  </m:den>
                </m:f>
              </m:e>
            </m:box>
          </m:e>
        </m:d>
        <m:r>
          <w:ins w:id="1737" w:author="zhengping jin" w:date="2024-08-10T12:24:00Z" w16du:dateUtc="2024-08-10T04:24:00Z">
            <w:rPr>
              <w:rFonts w:ascii="Cambria Math" w:hAnsi="Cambria Math"/>
            </w:rPr>
            <m:t>=</m:t>
          </w:ins>
        </m:r>
        <m:d>
          <m:dPr>
            <m:ctrlPr>
              <w:ins w:id="1738" w:author="zhengping jin" w:date="2024-08-10T12:24:00Z" w16du:dateUtc="2024-08-10T04:24:00Z">
                <w:rPr>
                  <w:rFonts w:ascii="Cambria Math" w:hAnsi="Cambria Math"/>
                  <w:i/>
                </w:rPr>
              </w:ins>
            </m:ctrlPr>
          </m:dPr>
          <m:e>
            <m:box>
              <m:boxPr>
                <m:ctrlPr>
                  <w:ins w:id="1739" w:author="zhengping jin" w:date="2024-08-10T12:24:00Z" w16du:dateUtc="2024-08-10T04:24:00Z">
                    <w:rPr>
                      <w:rFonts w:ascii="Cambria Math" w:hAnsi="Cambria Math"/>
                      <w:i/>
                    </w:rPr>
                  </w:ins>
                </m:ctrlPr>
              </m:boxPr>
              <m:e>
                <m:argPr>
                  <m:argSz m:val="-1"/>
                </m:argPr>
                <m:f>
                  <m:fPr>
                    <m:ctrlPr>
                      <w:ins w:id="1740" w:author="zhengping jin" w:date="2024-08-10T12:24:00Z" w16du:dateUtc="2024-08-10T04:24:00Z">
                        <w:rPr>
                          <w:rFonts w:ascii="Cambria Math" w:hAnsi="Cambria Math"/>
                          <w:i/>
                        </w:rPr>
                      </w:ins>
                    </m:ctrlPr>
                  </m:fPr>
                  <m:num>
                    <m:r>
                      <w:ins w:id="1741" w:author="zhengping jin" w:date="2024-08-10T12:24:00Z" w16du:dateUtc="2024-08-10T04:24:00Z">
                        <w:rPr>
                          <w:rFonts w:ascii="Cambria Math" w:hAnsi="Cambria Math"/>
                        </w:rPr>
                        <m:t>10</m:t>
                      </w:ins>
                    </m:r>
                  </m:num>
                  <m:den>
                    <m:r>
                      <w:ins w:id="1742" w:author="zhengping jin" w:date="2024-08-10T12:24:00Z" w16du:dateUtc="2024-08-10T04:24:00Z">
                        <w:rPr>
                          <w:rFonts w:ascii="Cambria Math" w:hAnsi="Cambria Math"/>
                        </w:rPr>
                        <m:t>13</m:t>
                      </w:ins>
                    </m:r>
                  </m:den>
                </m:f>
              </m:e>
            </m:box>
          </m:e>
        </m:d>
      </m:oMath>
      <w:ins w:id="1743" w:author="zhengping jin" w:date="2024-08-10T12:24:00Z" w16du:dateUtc="2024-08-10T04:24:00Z">
        <w:r w:rsidR="009D6235">
          <w:rPr>
            <w:rFonts w:ascii="Times New Roman" w:hAnsi="Times New Roman" w:hint="eastAsia"/>
          </w:rPr>
          <w:t>=1,</w:t>
        </w:r>
      </w:ins>
    </w:p>
    <w:p w14:paraId="59B2103E" w14:textId="72CCB207" w:rsidR="009D6235" w:rsidRPr="006D722E" w:rsidRDefault="00000000">
      <w:pPr>
        <w:snapToGrid w:val="0"/>
        <w:spacing w:line="360" w:lineRule="auto"/>
        <w:jc w:val="center"/>
        <w:rPr>
          <w:rFonts w:ascii="Times New Roman" w:hAnsi="Times New Roman"/>
        </w:rPr>
        <w:pPrChange w:id="1744" w:author="zhengping jin" w:date="2024-08-10T12:25:00Z" w16du:dateUtc="2024-08-10T04:25:00Z">
          <w:pPr>
            <w:snapToGrid w:val="0"/>
            <w:spacing w:line="360" w:lineRule="auto"/>
            <w:jc w:val="left"/>
          </w:pPr>
        </w:pPrChange>
      </w:pPr>
      <m:oMath>
        <m:d>
          <m:dPr>
            <m:ctrlPr>
              <w:ins w:id="1745" w:author="zhengping jin" w:date="2024-08-10T12:24:00Z" w16du:dateUtc="2024-08-10T04:24:00Z">
                <w:rPr>
                  <w:rFonts w:ascii="Cambria Math" w:hAnsi="Cambria Math"/>
                  <w:i/>
                </w:rPr>
              </w:ins>
            </m:ctrlPr>
          </m:dPr>
          <m:e>
            <m:box>
              <m:boxPr>
                <m:ctrlPr>
                  <w:ins w:id="1746" w:author="zhengping jin" w:date="2024-08-10T12:24:00Z" w16du:dateUtc="2024-08-10T04:24:00Z">
                    <w:rPr>
                      <w:rFonts w:ascii="Cambria Math" w:hAnsi="Cambria Math"/>
                      <w:i/>
                    </w:rPr>
                  </w:ins>
                </m:ctrlPr>
              </m:boxPr>
              <m:e>
                <m:argPr>
                  <m:argSz m:val="-1"/>
                </m:argPr>
                <m:f>
                  <m:fPr>
                    <m:ctrlPr>
                      <w:ins w:id="1747" w:author="zhengping jin" w:date="2024-08-10T12:24:00Z" w16du:dateUtc="2024-08-10T04:24:00Z">
                        <w:rPr>
                          <w:rFonts w:ascii="Cambria Math" w:hAnsi="Cambria Math"/>
                          <w:i/>
                        </w:rPr>
                      </w:ins>
                    </m:ctrlPr>
                  </m:fPr>
                  <m:num>
                    <m:r>
                      <w:ins w:id="1748" w:author="zhengping jin" w:date="2024-08-10T12:24:00Z" w16du:dateUtc="2024-08-10T04:24:00Z">
                        <w:rPr>
                          <w:rFonts w:ascii="Cambria Math" w:hAnsi="Cambria Math"/>
                        </w:rPr>
                        <m:t>5</m:t>
                      </w:ins>
                    </m:r>
                  </m:num>
                  <m:den>
                    <m:r>
                      <w:ins w:id="1749" w:author="zhengping jin" w:date="2024-08-10T12:24:00Z" w16du:dateUtc="2024-08-10T04:24:00Z">
                        <w:rPr>
                          <w:rFonts w:ascii="Cambria Math" w:hAnsi="Cambria Math"/>
                        </w:rPr>
                        <m:t>13</m:t>
                      </w:ins>
                    </m:r>
                  </m:den>
                </m:f>
              </m:e>
            </m:box>
          </m:e>
        </m:d>
        <m:r>
          <w:ins w:id="1750" w:author="zhengping jin" w:date="2024-08-10T12:24:00Z" w16du:dateUtc="2024-08-10T04:24:00Z">
            <w:rPr>
              <w:rFonts w:ascii="Cambria Math" w:hAnsi="Cambria Math"/>
            </w:rPr>
            <m:t>=</m:t>
          </w:ins>
        </m:r>
        <m:d>
          <m:dPr>
            <m:ctrlPr>
              <w:ins w:id="1751" w:author="zhengping jin" w:date="2024-08-10T12:24:00Z" w16du:dateUtc="2024-08-10T04:24:00Z">
                <w:rPr>
                  <w:rFonts w:ascii="Cambria Math" w:hAnsi="Cambria Math"/>
                  <w:i/>
                </w:rPr>
              </w:ins>
            </m:ctrlPr>
          </m:dPr>
          <m:e>
            <m:box>
              <m:boxPr>
                <m:ctrlPr>
                  <w:ins w:id="1752" w:author="zhengping jin" w:date="2024-08-10T12:24:00Z" w16du:dateUtc="2024-08-10T04:24:00Z">
                    <w:rPr>
                      <w:rFonts w:ascii="Cambria Math" w:hAnsi="Cambria Math"/>
                      <w:i/>
                    </w:rPr>
                  </w:ins>
                </m:ctrlPr>
              </m:boxPr>
              <m:e>
                <m:argPr>
                  <m:argSz m:val="-1"/>
                </m:argPr>
                <m:f>
                  <m:fPr>
                    <m:ctrlPr>
                      <w:ins w:id="1753" w:author="zhengping jin" w:date="2024-08-10T12:24:00Z" w16du:dateUtc="2024-08-10T04:24:00Z">
                        <w:rPr>
                          <w:rFonts w:ascii="Cambria Math" w:hAnsi="Cambria Math"/>
                          <w:i/>
                        </w:rPr>
                      </w:ins>
                    </m:ctrlPr>
                  </m:fPr>
                  <m:num>
                    <m:r>
                      <w:ins w:id="1754" w:author="zhengping jin" w:date="2024-08-10T12:25:00Z" w16du:dateUtc="2024-08-10T04:25:00Z">
                        <w:rPr>
                          <w:rFonts w:ascii="Cambria Math" w:hAnsi="Cambria Math"/>
                        </w:rPr>
                        <m:t>6</m:t>
                      </w:ins>
                    </m:r>
                  </m:num>
                  <m:den>
                    <m:r>
                      <w:ins w:id="1755" w:author="zhengping jin" w:date="2024-08-10T12:24:00Z" w16du:dateUtc="2024-08-10T04:24:00Z">
                        <w:rPr>
                          <w:rFonts w:ascii="Cambria Math" w:hAnsi="Cambria Math"/>
                        </w:rPr>
                        <m:t>13</m:t>
                      </w:ins>
                    </m:r>
                  </m:den>
                </m:f>
              </m:e>
            </m:box>
          </m:e>
        </m:d>
        <m:r>
          <w:ins w:id="1756" w:author="zhengping jin" w:date="2024-08-10T12:25:00Z" w16du:dateUtc="2024-08-10T04:25:00Z">
            <w:rPr>
              <w:rFonts w:ascii="Cambria Math" w:hAnsi="Cambria Math"/>
            </w:rPr>
            <m:t>=</m:t>
          </w:ins>
        </m:r>
        <m:d>
          <m:dPr>
            <m:ctrlPr>
              <w:ins w:id="1757" w:author="zhengping jin" w:date="2024-08-10T12:25:00Z" w16du:dateUtc="2024-08-10T04:25:00Z">
                <w:rPr>
                  <w:rFonts w:ascii="Cambria Math" w:hAnsi="Cambria Math"/>
                  <w:i/>
                </w:rPr>
              </w:ins>
            </m:ctrlPr>
          </m:dPr>
          <m:e>
            <m:box>
              <m:boxPr>
                <m:ctrlPr>
                  <w:ins w:id="1758" w:author="zhengping jin" w:date="2024-08-10T12:25:00Z" w16du:dateUtc="2024-08-10T04:25:00Z">
                    <w:rPr>
                      <w:rFonts w:ascii="Cambria Math" w:hAnsi="Cambria Math"/>
                      <w:i/>
                    </w:rPr>
                  </w:ins>
                </m:ctrlPr>
              </m:boxPr>
              <m:e>
                <m:argPr>
                  <m:argSz m:val="-1"/>
                </m:argPr>
                <m:f>
                  <m:fPr>
                    <m:ctrlPr>
                      <w:ins w:id="1759" w:author="zhengping jin" w:date="2024-08-10T12:25:00Z" w16du:dateUtc="2024-08-10T04:25:00Z">
                        <w:rPr>
                          <w:rFonts w:ascii="Cambria Math" w:hAnsi="Cambria Math"/>
                          <w:i/>
                        </w:rPr>
                      </w:ins>
                    </m:ctrlPr>
                  </m:fPr>
                  <m:num>
                    <m:r>
                      <w:ins w:id="1760" w:author="zhengping jin" w:date="2024-08-10T12:25:00Z" w16du:dateUtc="2024-08-10T04:25:00Z">
                        <w:rPr>
                          <w:rFonts w:ascii="Cambria Math" w:hAnsi="Cambria Math"/>
                        </w:rPr>
                        <m:t>7</m:t>
                      </w:ins>
                    </m:r>
                  </m:num>
                  <m:den>
                    <m:r>
                      <w:ins w:id="1761" w:author="zhengping jin" w:date="2024-08-10T12:25:00Z" w16du:dateUtc="2024-08-10T04:25:00Z">
                        <w:rPr>
                          <w:rFonts w:ascii="Cambria Math" w:hAnsi="Cambria Math"/>
                        </w:rPr>
                        <m:t>13</m:t>
                      </w:ins>
                    </m:r>
                  </m:den>
                </m:f>
              </m:e>
            </m:box>
          </m:e>
        </m:d>
        <m:r>
          <w:ins w:id="1762" w:author="zhengping jin" w:date="2024-08-10T12:25:00Z" w16du:dateUtc="2024-08-10T04:25:00Z">
            <w:rPr>
              <w:rFonts w:ascii="Cambria Math" w:hAnsi="Cambria Math"/>
            </w:rPr>
            <m:t>=</m:t>
          </w:ins>
        </m:r>
        <m:d>
          <m:dPr>
            <m:ctrlPr>
              <w:ins w:id="1763" w:author="zhengping jin" w:date="2024-08-10T12:25:00Z" w16du:dateUtc="2024-08-10T04:25:00Z">
                <w:rPr>
                  <w:rFonts w:ascii="Cambria Math" w:hAnsi="Cambria Math"/>
                  <w:i/>
                </w:rPr>
              </w:ins>
            </m:ctrlPr>
          </m:dPr>
          <m:e>
            <m:box>
              <m:boxPr>
                <m:ctrlPr>
                  <w:ins w:id="1764" w:author="zhengping jin" w:date="2024-08-10T12:25:00Z" w16du:dateUtc="2024-08-10T04:25:00Z">
                    <w:rPr>
                      <w:rFonts w:ascii="Cambria Math" w:hAnsi="Cambria Math"/>
                      <w:i/>
                    </w:rPr>
                  </w:ins>
                </m:ctrlPr>
              </m:boxPr>
              <m:e>
                <m:argPr>
                  <m:argSz m:val="-1"/>
                </m:argPr>
                <m:f>
                  <m:fPr>
                    <m:ctrlPr>
                      <w:ins w:id="1765" w:author="zhengping jin" w:date="2024-08-10T12:25:00Z" w16du:dateUtc="2024-08-10T04:25:00Z">
                        <w:rPr>
                          <w:rFonts w:ascii="Cambria Math" w:hAnsi="Cambria Math"/>
                          <w:i/>
                        </w:rPr>
                      </w:ins>
                    </m:ctrlPr>
                  </m:fPr>
                  <m:num>
                    <m:r>
                      <w:ins w:id="1766" w:author="zhengping jin" w:date="2024-08-10T12:25:00Z" w16du:dateUtc="2024-08-10T04:25:00Z">
                        <w:rPr>
                          <w:rFonts w:ascii="Cambria Math" w:hAnsi="Cambria Math"/>
                        </w:rPr>
                        <m:t>8</m:t>
                      </w:ins>
                    </m:r>
                  </m:num>
                  <m:den>
                    <m:r>
                      <w:ins w:id="1767" w:author="zhengping jin" w:date="2024-08-10T12:25:00Z" w16du:dateUtc="2024-08-10T04:25:00Z">
                        <w:rPr>
                          <w:rFonts w:ascii="Cambria Math" w:hAnsi="Cambria Math"/>
                        </w:rPr>
                        <m:t>13</m:t>
                      </w:ins>
                    </m:r>
                  </m:den>
                </m:f>
              </m:e>
            </m:box>
          </m:e>
        </m:d>
        <m:r>
          <w:ins w:id="1768" w:author="zhengping jin" w:date="2024-08-10T12:25:00Z" w16du:dateUtc="2024-08-10T04:25:00Z">
            <w:rPr>
              <w:rFonts w:ascii="Cambria Math" w:hAnsi="Cambria Math"/>
            </w:rPr>
            <m:t>=</m:t>
          </w:ins>
        </m:r>
        <m:d>
          <m:dPr>
            <m:ctrlPr>
              <w:ins w:id="1769" w:author="zhengping jin" w:date="2024-08-10T12:25:00Z" w16du:dateUtc="2024-08-10T04:25:00Z">
                <w:rPr>
                  <w:rFonts w:ascii="Cambria Math" w:hAnsi="Cambria Math"/>
                  <w:i/>
                </w:rPr>
              </w:ins>
            </m:ctrlPr>
          </m:dPr>
          <m:e>
            <m:box>
              <m:boxPr>
                <m:ctrlPr>
                  <w:ins w:id="1770" w:author="zhengping jin" w:date="2024-08-10T12:25:00Z" w16du:dateUtc="2024-08-10T04:25:00Z">
                    <w:rPr>
                      <w:rFonts w:ascii="Cambria Math" w:hAnsi="Cambria Math"/>
                      <w:i/>
                    </w:rPr>
                  </w:ins>
                </m:ctrlPr>
              </m:boxPr>
              <m:e>
                <m:argPr>
                  <m:argSz m:val="-1"/>
                </m:argPr>
                <m:f>
                  <m:fPr>
                    <m:ctrlPr>
                      <w:ins w:id="1771" w:author="zhengping jin" w:date="2024-08-10T12:25:00Z" w16du:dateUtc="2024-08-10T04:25:00Z">
                        <w:rPr>
                          <w:rFonts w:ascii="Cambria Math" w:hAnsi="Cambria Math"/>
                          <w:i/>
                        </w:rPr>
                      </w:ins>
                    </m:ctrlPr>
                  </m:fPr>
                  <m:num>
                    <m:r>
                      <w:ins w:id="1772" w:author="zhengping jin" w:date="2024-08-10T12:25:00Z" w16du:dateUtc="2024-08-10T04:25:00Z">
                        <w:rPr>
                          <w:rFonts w:ascii="Cambria Math" w:hAnsi="Cambria Math"/>
                        </w:rPr>
                        <m:t>11</m:t>
                      </w:ins>
                    </m:r>
                  </m:num>
                  <m:den>
                    <m:r>
                      <w:ins w:id="1773" w:author="zhengping jin" w:date="2024-08-10T12:25:00Z" w16du:dateUtc="2024-08-10T04:25:00Z">
                        <w:rPr>
                          <w:rFonts w:ascii="Cambria Math" w:hAnsi="Cambria Math"/>
                        </w:rPr>
                        <m:t>13</m:t>
                      </w:ins>
                    </m:r>
                  </m:den>
                </m:f>
              </m:e>
            </m:box>
          </m:e>
        </m:d>
      </m:oMath>
      <w:ins w:id="1774" w:author="zhengping jin" w:date="2024-08-10T12:25:00Z" w16du:dateUtc="2024-08-10T04:25:00Z">
        <w:r w:rsidR="009D6235">
          <w:rPr>
            <w:rFonts w:ascii="Times New Roman" w:hAnsi="Times New Roman" w:hint="eastAsia"/>
          </w:rPr>
          <w:t>=-1.</w:t>
        </w:r>
      </w:ins>
    </w:p>
    <w:p w14:paraId="5C414CAE" w14:textId="122A914E" w:rsidR="00FB49DC" w:rsidRPr="006D722E" w:rsidDel="009D6235" w:rsidRDefault="00FB49DC" w:rsidP="00FB49DC">
      <w:pPr>
        <w:snapToGrid w:val="0"/>
        <w:spacing w:line="360" w:lineRule="auto"/>
        <w:ind w:firstLine="420"/>
        <w:jc w:val="center"/>
        <w:rPr>
          <w:del w:id="1775" w:author="zhengping jin" w:date="2024-08-10T12:25:00Z" w16du:dateUtc="2024-08-10T04:25:00Z"/>
          <w:rFonts w:ascii="Times New Roman" w:hAnsi="Times New Roman"/>
        </w:rPr>
      </w:pPr>
      <w:del w:id="1776" w:author="zhengping jin" w:date="2024-08-10T12:25:00Z" w16du:dateUtc="2024-08-10T04:25:00Z">
        <w:r w:rsidRPr="006D722E" w:rsidDel="009D6235">
          <w:rPr>
            <w:rFonts w:ascii="Times New Roman" w:hAnsi="Times New Roman"/>
            <w:position w:val="-28"/>
          </w:rPr>
          <w:object w:dxaOrig="6000" w:dyaOrig="680" w14:anchorId="1BEC2FAE">
            <v:shape id="_x0000_i1130" type="#_x0000_t75" style="width:300.3pt;height:34.65pt" o:ole="">
              <v:imagedata r:id="rId433" o:title=""/>
            </v:shape>
            <o:OLEObject Type="Embed" ProgID="Equation.DSMT4" ShapeID="_x0000_i1130" DrawAspect="Content" ObjectID="_1790422289" r:id="rId434"/>
          </w:object>
        </w:r>
      </w:del>
    </w:p>
    <w:p w14:paraId="502785C1" w14:textId="33352ADD" w:rsidR="00FB49DC" w:rsidRPr="006D722E" w:rsidDel="009D6235" w:rsidRDefault="00FB49DC" w:rsidP="00FB49DC">
      <w:pPr>
        <w:snapToGrid w:val="0"/>
        <w:spacing w:line="360" w:lineRule="auto"/>
        <w:ind w:firstLine="420"/>
        <w:jc w:val="center"/>
        <w:rPr>
          <w:del w:id="1777" w:author="zhengping jin" w:date="2024-08-10T12:25:00Z" w16du:dateUtc="2024-08-10T04:25:00Z"/>
          <w:rFonts w:ascii="Times New Roman" w:hAnsi="Times New Roman"/>
        </w:rPr>
      </w:pPr>
      <w:del w:id="1778" w:author="zhengping jin" w:date="2024-08-10T12:25:00Z" w16du:dateUtc="2024-08-10T04:25:00Z">
        <w:r w:rsidRPr="006D722E" w:rsidDel="009D6235">
          <w:rPr>
            <w:rFonts w:ascii="Times New Roman" w:hAnsi="Times New Roman"/>
            <w:position w:val="-28"/>
          </w:rPr>
          <w:object w:dxaOrig="6140" w:dyaOrig="680" w14:anchorId="4EEDF855">
            <v:shape id="_x0000_i1131" type="#_x0000_t75" style="width:307.15pt;height:34.65pt" o:ole="">
              <v:imagedata r:id="rId435" o:title=""/>
            </v:shape>
            <o:OLEObject Type="Embed" ProgID="Equation.DSMT4" ShapeID="_x0000_i1131" DrawAspect="Content" ObjectID="_1790422290" r:id="rId436"/>
          </w:object>
        </w:r>
      </w:del>
    </w:p>
    <w:p w14:paraId="17430F16" w14:textId="77777777" w:rsidR="00FB49DC" w:rsidRPr="006D722E" w:rsidRDefault="00FB49DC" w:rsidP="00FB49DC">
      <w:pPr>
        <w:snapToGrid w:val="0"/>
        <w:spacing w:line="360" w:lineRule="auto"/>
        <w:ind w:firstLineChars="200" w:firstLine="420"/>
        <w:jc w:val="left"/>
        <w:rPr>
          <w:rFonts w:ascii="Times New Roman" w:hAnsi="Times New Roman"/>
        </w:rPr>
      </w:pPr>
    </w:p>
    <w:p w14:paraId="02A68DE5" w14:textId="641015F6"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rPr>
        <w:t>利用勒让得符号，我们可以将定理</w:t>
      </w:r>
      <w:r w:rsidR="001E7E72" w:rsidRPr="001E7E72">
        <w:rPr>
          <w:rFonts w:ascii="Times New Roman" w:hAnsi="Times New Roman" w:hint="eastAsia"/>
        </w:rPr>
        <w:t>3</w:t>
      </w:r>
      <w:r w:rsidR="001E7E72" w:rsidRPr="001E7E72">
        <w:rPr>
          <w:rFonts w:ascii="Times New Roman" w:hAnsi="Times New Roman"/>
        </w:rPr>
        <w:t>.3.1</w:t>
      </w:r>
      <w:r w:rsidRPr="006D722E">
        <w:rPr>
          <w:rFonts w:ascii="Times New Roman" w:hAnsi="Times New Roman"/>
        </w:rPr>
        <w:t>叙述为：</w:t>
      </w:r>
    </w:p>
    <w:p w14:paraId="353A6914" w14:textId="3B318978" w:rsidR="00FB49DC" w:rsidRPr="006D722E" w:rsidRDefault="008076C6" w:rsidP="00FB49DC">
      <w:pPr>
        <w:snapToGrid w:val="0"/>
        <w:spacing w:line="360" w:lineRule="auto"/>
        <w:ind w:firstLine="420"/>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.3.3</w:t>
      </w:r>
      <w:r w:rsidR="00FB49DC" w:rsidRPr="006D722E">
        <w:rPr>
          <w:rFonts w:ascii="Times New Roman" w:hAnsi="Times New Roman"/>
          <w:b/>
        </w:rPr>
        <w:t>（欧拉判别法则）</w:t>
      </w:r>
      <w:r w:rsidR="00FB49DC" w:rsidRPr="006D722E">
        <w:rPr>
          <w:rFonts w:ascii="Times New Roman" w:hAnsi="Times New Roman"/>
          <w:b/>
        </w:rPr>
        <w:t xml:space="preserve"> </w:t>
      </w:r>
      <w:r w:rsidR="00FB49DC" w:rsidRPr="006D722E">
        <w:rPr>
          <w:rFonts w:ascii="Times New Roman" w:hAnsi="Times New Roman"/>
        </w:rPr>
        <w:t>设</w:t>
      </w:r>
      <w:r w:rsidR="00FB49DC" w:rsidRPr="006D722E">
        <w:rPr>
          <w:rFonts w:ascii="Times New Roman" w:hAnsi="Times New Roman"/>
          <w:i/>
        </w:rPr>
        <w:t>p</w:t>
      </w:r>
      <w:r w:rsidR="00FB49DC" w:rsidRPr="006D722E">
        <w:rPr>
          <w:rFonts w:ascii="Times New Roman" w:hAnsi="Times New Roman"/>
        </w:rPr>
        <w:t>是奇素数，则对任意整数</w:t>
      </w:r>
      <w:r w:rsidR="00FB49DC" w:rsidRPr="006D722E">
        <w:rPr>
          <w:rFonts w:ascii="Times New Roman" w:hAnsi="Times New Roman"/>
          <w:i/>
        </w:rPr>
        <w:t>a</w:t>
      </w:r>
      <w:r w:rsidR="00FB49DC" w:rsidRPr="006D722E">
        <w:rPr>
          <w:rFonts w:ascii="Times New Roman" w:hAnsi="Times New Roman"/>
        </w:rPr>
        <w:t>，</w:t>
      </w:r>
    </w:p>
    <w:p w14:paraId="1CDDF929" w14:textId="6A641D20" w:rsidR="00FB49DC" w:rsidRPr="006D722E" w:rsidRDefault="00FB49DC" w:rsidP="00FB49DC">
      <w:pPr>
        <w:snapToGrid w:val="0"/>
        <w:spacing w:line="360" w:lineRule="auto"/>
        <w:ind w:firstLineChars="1300" w:firstLine="2730"/>
        <w:jc w:val="left"/>
        <w:rPr>
          <w:rFonts w:ascii="Times New Roman" w:hAnsi="Times New Roman"/>
        </w:rPr>
      </w:pPr>
      <w:r w:rsidRPr="006D722E">
        <w:rPr>
          <w:rFonts w:ascii="Times New Roman" w:hAnsi="Times New Roman"/>
          <w:position w:val="-30"/>
        </w:rPr>
        <w:object w:dxaOrig="1980" w:dyaOrig="720" w14:anchorId="1A5CB1B8">
          <v:shape id="_x0000_i1132" type="#_x0000_t75" style="width:99.35pt;height:36.45pt" o:ole="">
            <v:imagedata r:id="rId437" o:title=""/>
          </v:shape>
          <o:OLEObject Type="Embed" ProgID="Equation.DSMT4" ShapeID="_x0000_i1132" DrawAspect="Content" ObjectID="_1790422291" r:id="rId438"/>
        </w:object>
      </w:r>
      <w:ins w:id="1779" w:author="zhengping jin" w:date="2024-08-10T12:26:00Z" w16du:dateUtc="2024-08-10T04:26:00Z">
        <w:r w:rsidR="007F23BE">
          <w:rPr>
            <w:rFonts w:ascii="Times New Roman" w:hAnsi="Times New Roman" w:hint="eastAsia"/>
          </w:rPr>
          <w:t>.</w:t>
        </w:r>
      </w:ins>
    </w:p>
    <w:p w14:paraId="0AAC6C05" w14:textId="77777777" w:rsidR="00FB49DC" w:rsidRPr="006D722E" w:rsidRDefault="00FB49DC" w:rsidP="00FB49DC">
      <w:pPr>
        <w:snapToGrid w:val="0"/>
        <w:spacing w:line="360" w:lineRule="auto"/>
        <w:ind w:firstLineChars="200" w:firstLine="420"/>
        <w:jc w:val="left"/>
        <w:rPr>
          <w:rFonts w:ascii="Times New Roman" w:hAnsi="Times New Roman"/>
        </w:rPr>
      </w:pPr>
    </w:p>
    <w:p w14:paraId="28A43EB1" w14:textId="15B5CE06" w:rsidR="00FB49DC" w:rsidRPr="006D722E" w:rsidRDefault="008076C6" w:rsidP="008076C6">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.3.8</w:t>
      </w:r>
      <w:r w:rsidR="00FB49DC" w:rsidRPr="006D722E">
        <w:rPr>
          <w:rFonts w:ascii="Times New Roman" w:hAnsi="Times New Roman" w:hint="eastAsia"/>
        </w:rPr>
        <w:t xml:space="preserve"> </w:t>
      </w:r>
      <w:r w:rsidR="00FB49DC" w:rsidRPr="006D722E">
        <w:rPr>
          <w:rFonts w:ascii="Times New Roman" w:hAnsi="Times New Roman" w:hint="eastAsia"/>
        </w:rPr>
        <w:t>证明</w:t>
      </w:r>
      <w:r w:rsidR="00FB49DC" w:rsidRPr="006D722E">
        <w:rPr>
          <w:rFonts w:ascii="Times New Roman" w:hAnsi="Times New Roman"/>
        </w:rPr>
        <w:t>1</w:t>
      </w:r>
      <w:r w:rsidR="00FB49DC" w:rsidRPr="006D722E">
        <w:rPr>
          <w:rFonts w:ascii="Times New Roman" w:hAnsi="Times New Roman"/>
        </w:rPr>
        <w:t>，</w:t>
      </w:r>
      <w:r w:rsidR="00FB49DC" w:rsidRPr="006D722E">
        <w:rPr>
          <w:rFonts w:ascii="Times New Roman" w:hAnsi="Times New Roman"/>
        </w:rPr>
        <w:t>2</w:t>
      </w:r>
      <w:r w:rsidR="00FB49DC" w:rsidRPr="006D722E">
        <w:rPr>
          <w:rFonts w:ascii="Times New Roman" w:hAnsi="Times New Roman"/>
        </w:rPr>
        <w:t>，</w:t>
      </w:r>
      <w:r w:rsidR="00FB49DC" w:rsidRPr="006D722E">
        <w:rPr>
          <w:rFonts w:ascii="Times New Roman" w:hAnsi="Times New Roman"/>
        </w:rPr>
        <w:t>4</w:t>
      </w:r>
      <w:r w:rsidR="00FB49DC" w:rsidRPr="006D722E">
        <w:rPr>
          <w:rFonts w:ascii="Times New Roman" w:hAnsi="Times New Roman"/>
        </w:rPr>
        <w:t>是模</w:t>
      </w:r>
      <w:r w:rsidR="00FB49DC" w:rsidRPr="006D722E">
        <w:rPr>
          <w:rFonts w:ascii="Times New Roman" w:hAnsi="Times New Roman"/>
        </w:rPr>
        <w:t>7</w:t>
      </w:r>
      <w:r w:rsidR="00FB49DC" w:rsidRPr="006D722E">
        <w:rPr>
          <w:rFonts w:ascii="Times New Roman" w:hAnsi="Times New Roman"/>
        </w:rPr>
        <w:t>平方剩余，</w:t>
      </w:r>
      <w:r w:rsidR="00FB49DC" w:rsidRPr="006D722E">
        <w:rPr>
          <w:rFonts w:ascii="Times New Roman" w:hAnsi="Times New Roman"/>
        </w:rPr>
        <w:t>-1</w:t>
      </w:r>
      <w:r w:rsidR="00FB49DC" w:rsidRPr="006D722E">
        <w:rPr>
          <w:rFonts w:ascii="Times New Roman" w:hAnsi="Times New Roman"/>
        </w:rPr>
        <w:t>，</w:t>
      </w:r>
      <w:r w:rsidR="00FB49DC" w:rsidRPr="006D722E">
        <w:rPr>
          <w:rFonts w:ascii="Times New Roman" w:hAnsi="Times New Roman"/>
        </w:rPr>
        <w:t>3</w:t>
      </w:r>
      <w:r w:rsidR="00FB49DC" w:rsidRPr="006D722E">
        <w:rPr>
          <w:rFonts w:ascii="Times New Roman" w:hAnsi="Times New Roman"/>
        </w:rPr>
        <w:t>，</w:t>
      </w:r>
      <w:r w:rsidR="00FB49DC" w:rsidRPr="006D722E">
        <w:rPr>
          <w:rFonts w:ascii="Times New Roman" w:hAnsi="Times New Roman"/>
        </w:rPr>
        <w:t>5</w:t>
      </w:r>
      <w:r w:rsidR="00FB49DC" w:rsidRPr="006D722E">
        <w:rPr>
          <w:rFonts w:ascii="Times New Roman" w:hAnsi="Times New Roman"/>
        </w:rPr>
        <w:t>是模</w:t>
      </w:r>
      <w:r w:rsidR="00FB49DC" w:rsidRPr="006D722E">
        <w:rPr>
          <w:rFonts w:ascii="Times New Roman" w:hAnsi="Times New Roman"/>
        </w:rPr>
        <w:t>7</w:t>
      </w:r>
      <w:r w:rsidR="00FB49DC" w:rsidRPr="006D722E">
        <w:rPr>
          <w:rFonts w:ascii="Times New Roman" w:hAnsi="Times New Roman"/>
        </w:rPr>
        <w:t>平方非剩余</w:t>
      </w:r>
      <w:r w:rsidR="00FB49DC" w:rsidRPr="006D722E">
        <w:rPr>
          <w:rFonts w:ascii="Times New Roman" w:hAnsi="Times New Roman"/>
        </w:rPr>
        <w:t>.</w:t>
      </w:r>
    </w:p>
    <w:p w14:paraId="4005C5B2" w14:textId="77777777" w:rsidR="00FB49DC" w:rsidRPr="006D722E" w:rsidRDefault="00FB49DC" w:rsidP="00FB49DC">
      <w:pPr>
        <w:snapToGrid w:val="0"/>
        <w:spacing w:line="360" w:lineRule="auto"/>
        <w:ind w:firstLineChars="500" w:firstLine="1050"/>
        <w:jc w:val="left"/>
        <w:rPr>
          <w:rFonts w:ascii="Times New Roman" w:hAnsi="Times New Roman"/>
        </w:rPr>
      </w:pPr>
      <w:r w:rsidRPr="006D722E">
        <w:rPr>
          <w:rFonts w:ascii="Times New Roman" w:hAnsi="Times New Roman"/>
        </w:rPr>
        <w:t>因为：</w:t>
      </w:r>
      <w:r w:rsidRPr="006D722E">
        <w:rPr>
          <w:rFonts w:ascii="Times New Roman" w:hAnsi="Times New Roman"/>
          <w:position w:val="-10"/>
        </w:rPr>
        <w:object w:dxaOrig="5539" w:dyaOrig="360" w14:anchorId="6810ED61">
          <v:shape id="_x0000_i1133" type="#_x0000_t75" style="width:277.05pt;height:18.7pt" o:ole="">
            <v:imagedata r:id="rId291" o:title=""/>
          </v:shape>
          <o:OLEObject Type="Embed" ProgID="Equation.DSMT4" ShapeID="_x0000_i1133" DrawAspect="Content" ObjectID="_1790422292" r:id="rId439"/>
        </w:object>
      </w:r>
      <w:r w:rsidRPr="006D722E">
        <w:rPr>
          <w:rFonts w:ascii="Times New Roman" w:hAnsi="Times New Roman"/>
        </w:rPr>
        <w:t>.</w:t>
      </w:r>
    </w:p>
    <w:p w14:paraId="387E1CC0" w14:textId="77777777" w:rsidR="00FB49DC" w:rsidRPr="006D722E" w:rsidRDefault="00FB49DC" w:rsidP="00FB49DC">
      <w:pPr>
        <w:snapToGrid w:val="0"/>
        <w:spacing w:line="360" w:lineRule="auto"/>
        <w:ind w:firstLineChars="500" w:firstLine="1050"/>
        <w:jc w:val="left"/>
        <w:rPr>
          <w:rFonts w:ascii="Times New Roman" w:hAnsi="Times New Roman"/>
        </w:rPr>
      </w:pPr>
      <w:r w:rsidRPr="006D722E">
        <w:rPr>
          <w:rFonts w:ascii="Times New Roman" w:hAnsi="Times New Roman"/>
        </w:rPr>
        <w:lastRenderedPageBreak/>
        <w:t>又由于：</w:t>
      </w:r>
    </w:p>
    <w:p w14:paraId="5921B87B" w14:textId="77777777" w:rsidR="00FB49DC" w:rsidRPr="006D722E" w:rsidRDefault="00FB49DC" w:rsidP="00FB49DC">
      <w:pPr>
        <w:snapToGrid w:val="0"/>
        <w:spacing w:line="360" w:lineRule="auto"/>
        <w:ind w:firstLineChars="500" w:firstLine="1050"/>
        <w:jc w:val="left"/>
        <w:rPr>
          <w:rFonts w:ascii="Times New Roman" w:hAnsi="Times New Roman"/>
          <w:position w:val="-10"/>
        </w:rPr>
      </w:pPr>
      <w:r w:rsidRPr="006D722E">
        <w:rPr>
          <w:rFonts w:ascii="Times New Roman" w:hAnsi="Times New Roman"/>
          <w:position w:val="-10"/>
        </w:rPr>
        <w:object w:dxaOrig="1520" w:dyaOrig="520" w14:anchorId="6C6F818B">
          <v:shape id="_x0000_i1134" type="#_x0000_t75" style="width:76.55pt;height:25.5pt" o:ole="">
            <v:imagedata r:id="rId440" o:title=""/>
          </v:shape>
          <o:OLEObject Type="Embed" ProgID="Equation.DSMT4" ShapeID="_x0000_i1134" DrawAspect="Content" ObjectID="_1790422293" r:id="rId441"/>
        </w:object>
      </w:r>
      <w:r w:rsidRPr="006D722E">
        <w:rPr>
          <w:rFonts w:ascii="Times New Roman" w:hAnsi="Times New Roman"/>
          <w:position w:val="-10"/>
        </w:rPr>
        <w:t>；</w:t>
      </w:r>
      <w:r w:rsidRPr="006D722E">
        <w:rPr>
          <w:rFonts w:ascii="Times New Roman" w:hAnsi="Times New Roman"/>
          <w:position w:val="-10"/>
        </w:rPr>
        <w:t xml:space="preserve"> </w:t>
      </w:r>
      <w:r w:rsidRPr="006D722E">
        <w:rPr>
          <w:rFonts w:ascii="Times New Roman" w:hAnsi="Times New Roman"/>
          <w:position w:val="-10"/>
        </w:rPr>
        <w:object w:dxaOrig="1560" w:dyaOrig="520" w14:anchorId="0CC9B380">
          <v:shape id="_x0000_i1135" type="#_x0000_t75" style="width:77.45pt;height:25.5pt" o:ole="">
            <v:imagedata r:id="rId442" o:title=""/>
          </v:shape>
          <o:OLEObject Type="Embed" ProgID="Equation.DSMT4" ShapeID="_x0000_i1135" DrawAspect="Content" ObjectID="_1790422294" r:id="rId443"/>
        </w:object>
      </w:r>
      <w:r w:rsidRPr="006D722E">
        <w:rPr>
          <w:rFonts w:ascii="Times New Roman" w:hAnsi="Times New Roman"/>
          <w:position w:val="-10"/>
        </w:rPr>
        <w:t>；</w:t>
      </w:r>
      <w:r w:rsidRPr="006D722E">
        <w:rPr>
          <w:rFonts w:ascii="Times New Roman" w:hAnsi="Times New Roman"/>
          <w:position w:val="-10"/>
        </w:rPr>
        <w:object w:dxaOrig="1560" w:dyaOrig="520" w14:anchorId="30F7EEAC">
          <v:shape id="_x0000_i1136" type="#_x0000_t75" style="width:77.45pt;height:25.5pt" o:ole="">
            <v:imagedata r:id="rId444" o:title=""/>
          </v:shape>
          <o:OLEObject Type="Embed" ProgID="Equation.DSMT4" ShapeID="_x0000_i1136" DrawAspect="Content" ObjectID="_1790422295" r:id="rId445"/>
        </w:object>
      </w:r>
      <w:r w:rsidRPr="006D722E">
        <w:rPr>
          <w:rFonts w:ascii="Times New Roman" w:hAnsi="Times New Roman"/>
          <w:position w:val="-10"/>
        </w:rPr>
        <w:t xml:space="preserve"> </w:t>
      </w:r>
    </w:p>
    <w:p w14:paraId="7DAF3281" w14:textId="795AF904" w:rsidR="00FB49DC" w:rsidRPr="006D722E" w:rsidRDefault="00FB49DC" w:rsidP="00FB49DC">
      <w:pPr>
        <w:snapToGrid w:val="0"/>
        <w:spacing w:line="360" w:lineRule="auto"/>
        <w:ind w:firstLineChars="500" w:firstLine="1050"/>
        <w:jc w:val="left"/>
        <w:rPr>
          <w:rFonts w:ascii="Times New Roman" w:hAnsi="Times New Roman"/>
        </w:rPr>
      </w:pPr>
      <w:r w:rsidRPr="006D722E">
        <w:rPr>
          <w:rFonts w:ascii="Times New Roman" w:hAnsi="Times New Roman"/>
        </w:rPr>
        <w:t>即：</w:t>
      </w:r>
      <w:r w:rsidRPr="006D722E">
        <w:rPr>
          <w:rFonts w:ascii="Times New Roman" w:hAnsi="Times New Roman"/>
          <w:position w:val="-10"/>
        </w:rPr>
        <w:object w:dxaOrig="1560" w:dyaOrig="520" w14:anchorId="328C06AA">
          <v:shape id="_x0000_i1137" type="#_x0000_t75" style="width:77.45pt;height:25.5pt" o:ole="">
            <v:imagedata r:id="rId446" o:title=""/>
          </v:shape>
          <o:OLEObject Type="Embed" ProgID="Equation.DSMT4" ShapeID="_x0000_i1137" DrawAspect="Content" ObjectID="_1790422296" r:id="rId447"/>
        </w:object>
      </w:r>
      <w:r w:rsidRPr="006D722E">
        <w:rPr>
          <w:rFonts w:ascii="Times New Roman" w:hAnsi="Times New Roman"/>
        </w:rPr>
        <w:t>有</w:t>
      </w:r>
      <w:r w:rsidRPr="006D722E">
        <w:rPr>
          <w:rFonts w:ascii="Times New Roman" w:hAnsi="Times New Roman"/>
        </w:rPr>
        <w:t>3</w:t>
      </w:r>
      <w:r w:rsidRPr="006D722E">
        <w:rPr>
          <w:rFonts w:ascii="Times New Roman" w:hAnsi="Times New Roman"/>
        </w:rPr>
        <w:t>个解，平方剩余有</w:t>
      </w:r>
      <m:oMath>
        <m:box>
          <m:boxPr>
            <m:ctrlPr>
              <w:ins w:id="1780" w:author="zhengping jin" w:date="2024-08-10T13:50:00Z" w16du:dateUtc="2024-08-10T05:50:00Z">
                <w:rPr>
                  <w:rFonts w:ascii="Cambria Math" w:hAnsi="Cambria Math"/>
                  <w:i/>
                </w:rPr>
              </w:ins>
            </m:ctrlPr>
          </m:boxPr>
          <m:e>
            <m:argPr>
              <m:argSz m:val="-1"/>
            </m:argPr>
            <m:f>
              <m:fPr>
                <m:ctrlPr>
                  <w:ins w:id="1781" w:author="zhengping jin" w:date="2024-08-10T13:50:00Z" w16du:dateUtc="2024-08-10T05:50:00Z">
                    <w:rPr>
                      <w:rFonts w:ascii="Cambria Math" w:hAnsi="Cambria Math"/>
                      <w:i/>
                    </w:rPr>
                  </w:ins>
                </m:ctrlPr>
              </m:fPr>
              <m:num>
                <m:r>
                  <w:ins w:id="1782" w:author="zhengping jin" w:date="2024-08-10T13:50:00Z" w16du:dateUtc="2024-08-10T05:50:00Z">
                    <w:rPr>
                      <w:rFonts w:ascii="Cambria Math" w:hAnsi="Cambria Math"/>
                    </w:rPr>
                    <m:t>p-1</m:t>
                  </w:ins>
                </m:r>
              </m:num>
              <m:den>
                <m:r>
                  <w:ins w:id="1783" w:author="zhengping jin" w:date="2024-08-10T13:50:00Z" w16du:dateUtc="2024-08-10T05:50:00Z">
                    <w:rPr>
                      <w:rFonts w:ascii="Cambria Math" w:hAnsi="Cambria Math"/>
                    </w:rPr>
                    <m:t>2</m:t>
                  </w:ins>
                </m:r>
              </m:den>
            </m:f>
            <m:r>
              <w:ins w:id="1784" w:author="zhengping jin" w:date="2024-08-10T13:50:00Z" w16du:dateUtc="2024-08-10T05:50:00Z">
                <w:rPr>
                  <w:rFonts w:ascii="Cambria Math" w:hAnsi="Cambria Math"/>
                </w:rPr>
                <m:t>=</m:t>
              </w:ins>
            </m:r>
          </m:e>
        </m:box>
      </m:oMath>
      <w:r w:rsidRPr="006D722E">
        <w:rPr>
          <w:rFonts w:ascii="Times New Roman" w:hAnsi="Times New Roman"/>
        </w:rPr>
        <w:t>3</w:t>
      </w:r>
      <w:r w:rsidRPr="006D722E">
        <w:rPr>
          <w:rFonts w:ascii="Times New Roman" w:hAnsi="Times New Roman"/>
        </w:rPr>
        <w:t>个</w:t>
      </w:r>
      <w:del w:id="1785" w:author="zhengping jin" w:date="2024-08-10T13:37:00Z" w16du:dateUtc="2024-08-10T05:37:00Z">
        <w:r w:rsidRPr="006D722E" w:rsidDel="001B773A">
          <w:rPr>
            <w:rFonts w:ascii="Times New Roman" w:hAnsi="Times New Roman"/>
          </w:rPr>
          <w:delText>。</w:delText>
        </w:r>
      </w:del>
      <w:ins w:id="1786" w:author="zhengping jin" w:date="2024-08-10T13:37:00Z" w16du:dateUtc="2024-08-10T05:37:00Z">
        <w:r w:rsidR="001B773A">
          <w:rPr>
            <w:rFonts w:ascii="Times New Roman" w:hAnsi="Times New Roman" w:hint="eastAsia"/>
          </w:rPr>
          <w:t>.</w:t>
        </w:r>
      </w:ins>
    </w:p>
    <w:p w14:paraId="45316750" w14:textId="4079D78C" w:rsidR="00FB49DC" w:rsidRPr="006D722E" w:rsidRDefault="00FB49DC" w:rsidP="00FB49DC">
      <w:pPr>
        <w:snapToGrid w:val="0"/>
        <w:spacing w:line="360" w:lineRule="auto"/>
        <w:ind w:firstLineChars="500" w:firstLine="1050"/>
        <w:jc w:val="left"/>
        <w:rPr>
          <w:rFonts w:ascii="Times New Roman" w:hAnsi="Times New Roman"/>
          <w:position w:val="-10"/>
        </w:rPr>
      </w:pPr>
      <w:r w:rsidRPr="006D722E">
        <w:rPr>
          <w:rFonts w:ascii="Times New Roman" w:hAnsi="Times New Roman"/>
        </w:rPr>
        <w:t>且</w:t>
      </w:r>
      <w:del w:id="1787" w:author="zhengping jin" w:date="2024-08-10T13:48:00Z" w16du:dateUtc="2024-08-10T05:48:00Z">
        <w:r w:rsidRPr="006D722E" w:rsidDel="002F7A6E">
          <w:rPr>
            <w:rFonts w:ascii="Times New Roman" w:hAnsi="Times New Roman" w:hint="eastAsia"/>
          </w:rPr>
          <w:delText>：</w:delText>
        </w:r>
        <w:r w:rsidRPr="006D722E" w:rsidDel="002F7A6E">
          <w:rPr>
            <w:rFonts w:ascii="Times New Roman" w:hAnsi="Times New Roman" w:hint="eastAsia"/>
            <w:position w:val="-24"/>
          </w:rPr>
          <w:object w:dxaOrig="800" w:dyaOrig="620" w14:anchorId="40E87ADB">
            <v:shape id="_x0000_i1138" type="#_x0000_t75" style="width:40.1pt;height:30.55pt" o:ole="">
              <v:imagedata r:id="rId448" o:title=""/>
            </v:shape>
            <o:OLEObject Type="Embed" ProgID="Equation.DSMT4" ShapeID="_x0000_i1138" DrawAspect="Content" ObjectID="_1790422297" r:id="rId449"/>
          </w:object>
        </w:r>
        <w:r w:rsidR="008076C6" w:rsidDel="002F7A6E">
          <w:rPr>
            <w:rFonts w:ascii="Times New Roman" w:hAnsi="Times New Roman" w:hint="eastAsia"/>
          </w:rPr>
          <w:delText xml:space="preserve"> </w:delText>
        </w:r>
        <w:r w:rsidRPr="006D722E" w:rsidDel="002F7A6E">
          <w:rPr>
            <w:rFonts w:ascii="Times New Roman" w:hAnsi="Times New Roman" w:hint="eastAsia"/>
          </w:rPr>
          <w:delText>中</w:delText>
        </w:r>
        <w:r w:rsidRPr="006D722E" w:rsidDel="002F7A6E">
          <w:rPr>
            <w:rFonts w:ascii="Times New Roman" w:hAnsi="Times New Roman" w:hint="eastAsia"/>
            <w:i/>
          </w:rPr>
          <w:delText>p</w:delText>
        </w:r>
        <w:r w:rsidRPr="006D722E" w:rsidDel="002F7A6E">
          <w:rPr>
            <w:rFonts w:ascii="Times New Roman" w:hAnsi="Times New Roman" w:hint="eastAsia"/>
          </w:rPr>
          <w:delText>=7</w:delText>
        </w:r>
        <w:r w:rsidRPr="006D722E" w:rsidDel="002F7A6E">
          <w:rPr>
            <w:rFonts w:ascii="Times New Roman" w:hAnsi="Times New Roman" w:hint="eastAsia"/>
          </w:rPr>
          <w:delText>，</w:delText>
        </w:r>
        <w:r w:rsidRPr="006D722E" w:rsidDel="002F7A6E">
          <w:rPr>
            <w:rFonts w:ascii="Times New Roman" w:hAnsi="Times New Roman" w:hint="eastAsia"/>
            <w:position w:val="-24"/>
          </w:rPr>
          <w:object w:dxaOrig="760" w:dyaOrig="620" w14:anchorId="31BDE7E5">
            <v:shape id="_x0000_i1139" type="#_x0000_t75" style="width:37.35pt;height:30.55pt" o:ole="">
              <v:imagedata r:id="rId450" o:title=""/>
            </v:shape>
            <o:OLEObject Type="Embed" ProgID="Equation.DSMT4" ShapeID="_x0000_i1139" DrawAspect="Content" ObjectID="_1790422298" r:id="rId451"/>
          </w:object>
        </w:r>
      </w:del>
      <w:ins w:id="1788" w:author="zhengping jin" w:date="2024-08-10T13:49:00Z" w16du:dateUtc="2024-08-10T05:49:00Z">
        <w:r w:rsidR="002F7A6E">
          <w:rPr>
            <w:rFonts w:ascii="Times New Roman" w:hAnsi="Times New Roman" w:hint="eastAsia"/>
          </w:rPr>
          <w:t>这</w:t>
        </w:r>
      </w:ins>
      <w:ins w:id="1789" w:author="zhengping jin" w:date="2024-08-10T13:48:00Z" w16du:dateUtc="2024-08-10T05:48:00Z">
        <w:r w:rsidR="002F7A6E">
          <w:rPr>
            <w:rFonts w:ascii="Times New Roman" w:hAnsi="Times New Roman" w:hint="eastAsia"/>
          </w:rPr>
          <w:t>3</w:t>
        </w:r>
        <w:r w:rsidR="002F7A6E">
          <w:rPr>
            <w:rFonts w:ascii="Times New Roman" w:hAnsi="Times New Roman" w:hint="eastAsia"/>
          </w:rPr>
          <w:t>个平方剩余</w:t>
        </w:r>
      </w:ins>
      <w:del w:id="1790" w:author="zhengping jin" w:date="2024-08-10T13:49:00Z" w16du:dateUtc="2024-08-10T05:49:00Z">
        <w:r w:rsidRPr="006D722E" w:rsidDel="002F7A6E">
          <w:rPr>
            <w:rFonts w:ascii="Times New Roman" w:hAnsi="Times New Roman"/>
          </w:rPr>
          <w:delText>中</w:delText>
        </w:r>
      </w:del>
      <w:r w:rsidRPr="006D722E">
        <w:rPr>
          <w:rFonts w:ascii="Times New Roman" w:hAnsi="Times New Roman"/>
        </w:rPr>
        <w:t>，分别为：</w:t>
      </w:r>
      <w:r w:rsidRPr="006D722E">
        <w:rPr>
          <w:rFonts w:ascii="Times New Roman" w:hAnsi="Times New Roman"/>
          <w:position w:val="-10"/>
        </w:rPr>
        <w:object w:dxaOrig="2320" w:dyaOrig="360" w14:anchorId="5D7608D7">
          <v:shape id="_x0000_i1140" type="#_x0000_t75" style="width:116.2pt;height:18.7pt" o:ole="">
            <v:imagedata r:id="rId452" o:title=""/>
          </v:shape>
          <o:OLEObject Type="Embed" ProgID="Equation.DSMT4" ShapeID="_x0000_i1140" DrawAspect="Content" ObjectID="_1790422299" r:id="rId453"/>
        </w:object>
      </w:r>
      <w:ins w:id="1791" w:author="zhengping jin" w:date="2024-08-10T13:49:00Z" w16du:dateUtc="2024-08-10T05:49:00Z">
        <w:r w:rsidR="002F7A6E">
          <w:rPr>
            <w:rFonts w:ascii="Times New Roman" w:hAnsi="Times New Roman" w:hint="eastAsia"/>
          </w:rPr>
          <w:t>.</w:t>
        </w:r>
      </w:ins>
    </w:p>
    <w:p w14:paraId="5BEAD302" w14:textId="77777777" w:rsidR="00FB49DC" w:rsidRPr="006D722E" w:rsidRDefault="00FB49DC" w:rsidP="00FB49DC">
      <w:pPr>
        <w:snapToGrid w:val="0"/>
        <w:spacing w:line="360" w:lineRule="auto"/>
        <w:ind w:firstLine="420"/>
        <w:jc w:val="left"/>
        <w:rPr>
          <w:rFonts w:ascii="Times New Roman" w:hAnsi="Times New Roman"/>
        </w:rPr>
      </w:pPr>
    </w:p>
    <w:p w14:paraId="5AADE923" w14:textId="761696F2"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rPr>
        <w:t>根据欧拉判别法则，</w:t>
      </w:r>
      <w:ins w:id="1792" w:author="zhengping jin" w:date="2024-10-12T17:12:00Z" w16du:dateUtc="2024-10-12T09:12:00Z">
        <w:r w:rsidR="00C626A9" w:rsidRPr="00C626A9">
          <w:rPr>
            <w:rFonts w:ascii="Times New Roman" w:hAnsi="Times New Roman" w:hint="eastAsia"/>
          </w:rPr>
          <w:t>可以判断</w:t>
        </w:r>
        <w:r w:rsidR="00C626A9" w:rsidRPr="00C626A9">
          <w:rPr>
            <w:rFonts w:ascii="Times New Roman" w:hAnsi="Times New Roman" w:hint="eastAsia"/>
          </w:rPr>
          <w:t xml:space="preserve"> 1 </w:t>
        </w:r>
        <w:r w:rsidR="00C626A9" w:rsidRPr="00C626A9">
          <w:rPr>
            <w:rFonts w:ascii="Times New Roman" w:hAnsi="Times New Roman" w:hint="eastAsia"/>
          </w:rPr>
          <w:t>和</w:t>
        </w:r>
        <w:r w:rsidR="00C626A9" w:rsidRPr="00C626A9">
          <w:rPr>
            <w:rFonts w:ascii="Times New Roman" w:hAnsi="Times New Roman" w:hint="eastAsia"/>
          </w:rPr>
          <w:t xml:space="preserve"> -1 </w:t>
        </w:r>
        <w:r w:rsidR="00C626A9" w:rsidRPr="00C626A9">
          <w:rPr>
            <w:rFonts w:ascii="Times New Roman" w:hAnsi="Times New Roman" w:hint="eastAsia"/>
          </w:rPr>
          <w:t>是否为模</w:t>
        </w:r>
        <w:r w:rsidR="00C626A9" w:rsidRPr="00C626A9">
          <w:rPr>
            <w:rFonts w:ascii="Times New Roman" w:hAnsi="Times New Roman" w:hint="eastAsia"/>
          </w:rPr>
          <w:t xml:space="preserve"> </w:t>
        </w:r>
        <w:r w:rsidR="00C626A9" w:rsidRPr="00C626A9">
          <w:rPr>
            <w:rFonts w:ascii="Times New Roman" w:hAnsi="Times New Roman" w:hint="eastAsia"/>
            <w:i/>
            <w:iCs/>
            <w:rPrChange w:id="1793" w:author="zhengping jin" w:date="2024-10-12T17:12:00Z" w16du:dateUtc="2024-10-12T09:12:00Z">
              <w:rPr>
                <w:rFonts w:ascii="Times New Roman" w:hAnsi="Times New Roman" w:hint="eastAsia"/>
              </w:rPr>
            </w:rPrChange>
          </w:rPr>
          <w:t>p</w:t>
        </w:r>
        <w:r w:rsidR="00C626A9" w:rsidRPr="00C626A9">
          <w:rPr>
            <w:rFonts w:ascii="Times New Roman" w:hAnsi="Times New Roman" w:hint="eastAsia"/>
          </w:rPr>
          <w:t xml:space="preserve"> </w:t>
        </w:r>
        <w:r w:rsidR="00C626A9" w:rsidRPr="00C626A9">
          <w:rPr>
            <w:rFonts w:ascii="Times New Roman" w:hAnsi="Times New Roman" w:hint="eastAsia"/>
          </w:rPr>
          <w:t>平方剩余</w:t>
        </w:r>
        <w:r w:rsidR="00C626A9" w:rsidRPr="00C626A9">
          <w:rPr>
            <w:rFonts w:ascii="Times New Roman" w:hAnsi="Times New Roman" w:hint="eastAsia"/>
          </w:rPr>
          <w:t xml:space="preserve">, </w:t>
        </w:r>
        <w:r w:rsidR="00C626A9" w:rsidRPr="00C626A9">
          <w:rPr>
            <w:rFonts w:ascii="Times New Roman" w:hAnsi="Times New Roman" w:hint="eastAsia"/>
          </w:rPr>
          <w:t>即</w:t>
        </w:r>
      </w:ins>
      <w:del w:id="1794" w:author="zhengping jin" w:date="2024-10-12T17:12:00Z" w16du:dateUtc="2024-10-12T09:12:00Z">
        <w:r w:rsidRPr="006D722E" w:rsidDel="00C626A9">
          <w:rPr>
            <w:rFonts w:ascii="Times New Roman" w:hAnsi="Times New Roman"/>
          </w:rPr>
          <w:delText>并注意到</w:delText>
        </w:r>
        <w:r w:rsidRPr="006D722E" w:rsidDel="00C626A9">
          <w:rPr>
            <w:rFonts w:ascii="Times New Roman" w:hAnsi="Times New Roman"/>
            <w:i/>
          </w:rPr>
          <w:delText>a</w:delText>
        </w:r>
        <w:r w:rsidRPr="006D722E" w:rsidDel="00C626A9">
          <w:rPr>
            <w:rFonts w:ascii="Times New Roman" w:hAnsi="Times New Roman"/>
          </w:rPr>
          <w:delText>=1</w:delText>
        </w:r>
        <w:r w:rsidRPr="006D722E" w:rsidDel="00C626A9">
          <w:rPr>
            <w:rFonts w:ascii="Times New Roman" w:hAnsi="Times New Roman"/>
          </w:rPr>
          <w:delText>时，</w:delText>
        </w:r>
        <w:r w:rsidRPr="006D722E" w:rsidDel="00C626A9">
          <w:rPr>
            <w:rFonts w:ascii="Times New Roman" w:hAnsi="Times New Roman"/>
            <w:position w:val="-10"/>
          </w:rPr>
          <w:object w:dxaOrig="800" w:dyaOrig="520" w14:anchorId="143E1958">
            <v:shape id="_x0000_i1141" type="#_x0000_t75" style="width:40.1pt;height:26.45pt" o:ole="">
              <v:imagedata r:id="rId454" o:title=""/>
            </v:shape>
            <o:OLEObject Type="Embed" ProgID="Equation.DSMT4" ShapeID="_x0000_i1141" DrawAspect="Content" ObjectID="_1790422300" r:id="rId455"/>
          </w:object>
        </w:r>
        <w:r w:rsidRPr="006D722E" w:rsidDel="00C626A9">
          <w:rPr>
            <w:rFonts w:ascii="Times New Roman" w:hAnsi="Times New Roman"/>
          </w:rPr>
          <w:delText>以及</w:delText>
        </w:r>
        <w:r w:rsidRPr="006D722E" w:rsidDel="00C626A9">
          <w:rPr>
            <w:rFonts w:ascii="Times New Roman" w:hAnsi="Times New Roman"/>
            <w:i/>
          </w:rPr>
          <w:delText>a</w:delText>
        </w:r>
        <w:r w:rsidRPr="006D722E" w:rsidDel="00C626A9">
          <w:rPr>
            <w:rFonts w:ascii="Times New Roman" w:hAnsi="Times New Roman"/>
          </w:rPr>
          <w:delText>=-1</w:delText>
        </w:r>
        <w:r w:rsidRPr="006D722E" w:rsidDel="00C626A9">
          <w:rPr>
            <w:rFonts w:ascii="Times New Roman" w:hAnsi="Times New Roman"/>
          </w:rPr>
          <w:delText>时，</w:delText>
        </w:r>
        <w:r w:rsidRPr="006D722E" w:rsidDel="00C626A9">
          <w:rPr>
            <w:rFonts w:ascii="Times New Roman" w:hAnsi="Times New Roman"/>
            <w:position w:val="-10"/>
          </w:rPr>
          <w:object w:dxaOrig="1380" w:dyaOrig="520" w14:anchorId="2D5EF466">
            <v:shape id="_x0000_i1142" type="#_x0000_t75" style="width:68.8pt;height:26.45pt" o:ole="">
              <v:imagedata r:id="rId456" o:title=""/>
            </v:shape>
            <o:OLEObject Type="Embed" ProgID="Equation.DSMT4" ShapeID="_x0000_i1142" DrawAspect="Content" ObjectID="_1790422301" r:id="rId457"/>
          </w:object>
        </w:r>
        <w:r w:rsidRPr="006D722E" w:rsidDel="00C626A9">
          <w:rPr>
            <w:rFonts w:ascii="Times New Roman" w:hAnsi="Times New Roman"/>
          </w:rPr>
          <w:delText>，且</w:delText>
        </w:r>
        <w:r w:rsidRPr="006D722E" w:rsidDel="00C626A9">
          <w:rPr>
            <w:rFonts w:ascii="Times New Roman" w:hAnsi="Times New Roman"/>
            <w:i/>
          </w:rPr>
          <w:delText>p</w:delText>
        </w:r>
        <w:r w:rsidRPr="006D722E" w:rsidDel="00C626A9">
          <w:rPr>
            <w:rFonts w:ascii="Times New Roman" w:hAnsi="Times New Roman"/>
          </w:rPr>
          <w:delText>是奇数</w:delText>
        </w:r>
        <w:r w:rsidRPr="006D722E" w:rsidDel="00C626A9">
          <w:rPr>
            <w:rFonts w:ascii="Times New Roman" w:hAnsi="Times New Roman"/>
          </w:rPr>
          <w:delText xml:space="preserve">. </w:delText>
        </w:r>
        <w:r w:rsidRPr="006D722E" w:rsidDel="00C626A9">
          <w:rPr>
            <w:rFonts w:ascii="Times New Roman" w:hAnsi="Times New Roman"/>
          </w:rPr>
          <w:delText>我们有</w:delText>
        </w:r>
      </w:del>
    </w:p>
    <w:p w14:paraId="5CD5D5C1" w14:textId="1C5D7EEE" w:rsidR="00FB49DC" w:rsidRPr="006D722E" w:rsidRDefault="008076C6" w:rsidP="00FB49DC">
      <w:pPr>
        <w:snapToGrid w:val="0"/>
        <w:spacing w:line="360" w:lineRule="auto"/>
        <w:ind w:firstLine="420"/>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 xml:space="preserve">.3.4 </w:t>
      </w:r>
      <w:r w:rsidR="00FB49DC" w:rsidRPr="006D722E">
        <w:rPr>
          <w:rFonts w:ascii="Times New Roman" w:hAnsi="Times New Roman"/>
        </w:rPr>
        <w:t>设</w:t>
      </w:r>
      <w:r w:rsidR="00FB49DC" w:rsidRPr="006D722E">
        <w:rPr>
          <w:rFonts w:ascii="Times New Roman" w:hAnsi="Times New Roman"/>
          <w:i/>
        </w:rPr>
        <w:t>p</w:t>
      </w:r>
      <w:r w:rsidR="00FB49DC" w:rsidRPr="006D722E">
        <w:rPr>
          <w:rFonts w:ascii="Times New Roman" w:hAnsi="Times New Roman"/>
        </w:rPr>
        <w:t>是奇素数，则</w:t>
      </w:r>
    </w:p>
    <w:p w14:paraId="1276387D" w14:textId="77777777" w:rsidR="00FB49DC" w:rsidRPr="006D722E" w:rsidRDefault="00FB49DC" w:rsidP="00FB49DC">
      <w:pPr>
        <w:snapToGrid w:val="0"/>
        <w:spacing w:line="360" w:lineRule="auto"/>
        <w:ind w:firstLineChars="300" w:firstLine="630"/>
        <w:jc w:val="left"/>
        <w:rPr>
          <w:rFonts w:ascii="Times New Roman" w:hAnsi="Times New Roman"/>
        </w:rPr>
      </w:pP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position w:val="-30"/>
        </w:rPr>
        <w:object w:dxaOrig="820" w:dyaOrig="720" w14:anchorId="2ED2C612">
          <v:shape id="_x0000_i1143" type="#_x0000_t75" style="width:41.45pt;height:36.45pt" o:ole="">
            <v:imagedata r:id="rId458" o:title=""/>
          </v:shape>
          <o:OLEObject Type="Embed" ProgID="Equation.DSMT4" ShapeID="_x0000_i1143" DrawAspect="Content" ObjectID="_1790422302" r:id="rId459"/>
        </w:object>
      </w:r>
      <w:r w:rsidRPr="006D722E">
        <w:rPr>
          <w:rFonts w:ascii="Times New Roman" w:hAnsi="Times New Roman"/>
        </w:rPr>
        <w:t>；</w:t>
      </w:r>
    </w:p>
    <w:p w14:paraId="5C61D20C" w14:textId="3321FE8A" w:rsidR="00FB49DC" w:rsidRPr="006D722E" w:rsidRDefault="00FB49DC" w:rsidP="00FB49DC">
      <w:pPr>
        <w:snapToGrid w:val="0"/>
        <w:spacing w:line="360" w:lineRule="auto"/>
        <w:ind w:firstLineChars="300" w:firstLine="630"/>
        <w:jc w:val="left"/>
        <w:rPr>
          <w:rFonts w:ascii="Times New Roman" w:hAnsi="Times New Roman"/>
          <w:position w:val="-30"/>
        </w:rPr>
      </w:pP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position w:val="-30"/>
        </w:rPr>
        <w:object w:dxaOrig="1480" w:dyaOrig="720" w14:anchorId="67057249">
          <v:shape id="_x0000_i1144" type="#_x0000_t75" style="width:72.9pt;height:36.45pt" o:ole="">
            <v:imagedata r:id="rId460" o:title=""/>
          </v:shape>
          <o:OLEObject Type="Embed" ProgID="Equation.DSMT4" ShapeID="_x0000_i1144" DrawAspect="Content" ObjectID="_1790422303" r:id="rId461"/>
        </w:object>
      </w:r>
      <w:ins w:id="1795" w:author="zhengping jin" w:date="2024-08-10T13:52:00Z" w16du:dateUtc="2024-08-10T05:52:00Z">
        <w:r w:rsidR="00D27CC0">
          <w:rPr>
            <w:rFonts w:ascii="Times New Roman" w:hAnsi="Times New Roman" w:hint="eastAsia"/>
          </w:rPr>
          <w:t>.</w:t>
        </w:r>
      </w:ins>
    </w:p>
    <w:p w14:paraId="2FC410DE" w14:textId="77777777" w:rsidR="00FB49DC" w:rsidRPr="006D722E" w:rsidRDefault="00FB49DC" w:rsidP="00FB49DC">
      <w:pPr>
        <w:snapToGrid w:val="0"/>
        <w:spacing w:line="360" w:lineRule="auto"/>
        <w:ind w:firstLine="420"/>
        <w:jc w:val="left"/>
        <w:rPr>
          <w:rFonts w:ascii="Times New Roman" w:hAnsi="Times New Roman"/>
        </w:rPr>
      </w:pPr>
    </w:p>
    <w:p w14:paraId="0FC7EDD1" w14:textId="77777777"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hint="eastAsia"/>
        </w:rPr>
        <w:t>可以进一步给出</w:t>
      </w:r>
      <w:r w:rsidRPr="006D722E">
        <w:rPr>
          <w:rFonts w:ascii="Times New Roman" w:hAnsi="Times New Roman" w:hint="eastAsia"/>
          <w:i/>
        </w:rPr>
        <w:t>p</w:t>
      </w:r>
      <w:r w:rsidRPr="006D722E">
        <w:rPr>
          <w:rFonts w:ascii="Times New Roman" w:hAnsi="Times New Roman" w:hint="eastAsia"/>
        </w:rPr>
        <w:t>的表达式</w:t>
      </w:r>
      <w:r w:rsidRPr="006D722E">
        <w:rPr>
          <w:rFonts w:ascii="Times New Roman" w:hAnsi="Times New Roman" w:hint="eastAsia"/>
        </w:rPr>
        <w:t>.</w:t>
      </w:r>
    </w:p>
    <w:p w14:paraId="03FB2440" w14:textId="6BA42C43" w:rsidR="00FB49DC" w:rsidRPr="006D722E" w:rsidRDefault="008076C6" w:rsidP="008076C6">
      <w:pPr>
        <w:snapToGrid w:val="0"/>
        <w:spacing w:line="360" w:lineRule="auto"/>
        <w:ind w:firstLineChars="200" w:firstLine="420"/>
        <w:jc w:val="left"/>
        <w:rPr>
          <w:rFonts w:ascii="Times New Roman" w:hAnsi="Times New Roman" w:hint="eastAsia"/>
        </w:rPr>
      </w:pPr>
      <w:r w:rsidRPr="006D722E">
        <w:rPr>
          <w:rFonts w:ascii="Times New Roman" w:hAnsi="Times New Roman"/>
          <w:b/>
        </w:rPr>
        <w:t>推论</w:t>
      </w:r>
      <w:r>
        <w:rPr>
          <w:rFonts w:ascii="Times New Roman" w:hAnsi="Times New Roman" w:hint="eastAsia"/>
          <w:b/>
        </w:rPr>
        <w:t>3</w:t>
      </w:r>
      <w:r>
        <w:rPr>
          <w:rFonts w:ascii="Times New Roman" w:hAnsi="Times New Roman"/>
          <w:b/>
        </w:rPr>
        <w:t xml:space="preserve">.3.2 </w:t>
      </w:r>
      <w:r w:rsidR="00FB49DC" w:rsidRPr="006D722E">
        <w:rPr>
          <w:rFonts w:ascii="Times New Roman" w:hAnsi="Times New Roman"/>
        </w:rPr>
        <w:t>设</w:t>
      </w:r>
      <w:r w:rsidR="00FB49DC" w:rsidRPr="006D722E">
        <w:rPr>
          <w:rFonts w:ascii="Times New Roman" w:hAnsi="Times New Roman"/>
          <w:i/>
        </w:rPr>
        <w:t>p</w:t>
      </w:r>
      <w:r w:rsidR="00FB49DC" w:rsidRPr="006D722E">
        <w:rPr>
          <w:rFonts w:ascii="Times New Roman" w:hAnsi="Times New Roman"/>
        </w:rPr>
        <w:t>是奇素数，</w:t>
      </w:r>
      <w:del w:id="1796" w:author="zhengping jin" w:date="2024-10-12T17:15:00Z" w16du:dateUtc="2024-10-12T09:15:00Z">
        <w:r w:rsidR="00FB49DC" w:rsidRPr="006D722E" w:rsidDel="000D45D3">
          <w:rPr>
            <w:rFonts w:ascii="Times New Roman" w:hAnsi="Times New Roman"/>
          </w:rPr>
          <w:delText>那么</w:delText>
        </w:r>
      </w:del>
      <w:ins w:id="1797" w:author="zhengping jin" w:date="2024-10-12T17:15:00Z" w16du:dateUtc="2024-10-12T09:15:00Z">
        <w:r w:rsidR="000D45D3">
          <w:rPr>
            <w:rFonts w:ascii="Times New Roman" w:hAnsi="Times New Roman" w:hint="eastAsia"/>
          </w:rPr>
          <w:t>则</w:t>
        </w:r>
      </w:ins>
    </w:p>
    <w:p w14:paraId="54AA5D00" w14:textId="004F33FE"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rPr>
        <w:object w:dxaOrig="2820" w:dyaOrig="760" w14:anchorId="56FE3AE0">
          <v:shape id="_x0000_i1145" type="#_x0000_t75" style="width:140.35pt;height:37.35pt" o:ole="">
            <v:imagedata r:id="rId462" o:title=""/>
          </v:shape>
          <o:OLEObject Type="Embed" ProgID="Unknown" ShapeID="_x0000_i1145" DrawAspect="Content" ObjectID="_1790422304" r:id="rId463"/>
        </w:object>
      </w:r>
      <w:ins w:id="1798" w:author="zhengping jin" w:date="2024-08-10T13:53:00Z" w16du:dateUtc="2024-08-10T05:53:00Z">
        <w:r w:rsidR="00D27CC0">
          <w:rPr>
            <w:rFonts w:ascii="Times New Roman" w:hAnsi="Times New Roman" w:hint="eastAsia"/>
          </w:rPr>
          <w:t>.</w:t>
        </w:r>
      </w:ins>
    </w:p>
    <w:p w14:paraId="26BEBA38" w14:textId="72511A95" w:rsidR="00FB49DC" w:rsidRPr="006D722E" w:rsidDel="000D45D3" w:rsidRDefault="00FB49DC" w:rsidP="000D45D3">
      <w:pPr>
        <w:snapToGrid w:val="0"/>
        <w:spacing w:line="360" w:lineRule="auto"/>
        <w:ind w:firstLineChars="400" w:firstLine="840"/>
        <w:jc w:val="left"/>
        <w:rPr>
          <w:del w:id="1799" w:author="zhengping jin" w:date="2024-10-12T17:16:00Z" w16du:dateUtc="2024-10-12T09:16:00Z"/>
          <w:rFonts w:ascii="Times New Roman" w:hAnsi="Times New Roman"/>
        </w:rPr>
        <w:pPrChange w:id="1800" w:author="zhengping jin" w:date="2024-10-12T17:16:00Z" w16du:dateUtc="2024-10-12T09:16:00Z">
          <w:pPr>
            <w:snapToGrid w:val="0"/>
            <w:spacing w:line="360" w:lineRule="auto"/>
            <w:ind w:firstLineChars="400" w:firstLine="840"/>
            <w:jc w:val="left"/>
          </w:pPr>
        </w:pPrChange>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del w:id="1801" w:author="zhengping jin" w:date="2024-10-12T17:16:00Z" w16du:dateUtc="2024-10-12T09:16:00Z">
        <w:r w:rsidRPr="006D722E" w:rsidDel="000D45D3">
          <w:rPr>
            <w:rFonts w:ascii="Times New Roman" w:hAnsi="Times New Roman"/>
          </w:rPr>
          <w:delText>根据欧拉判别法则，我们有</w:delText>
        </w:r>
      </w:del>
    </w:p>
    <w:p w14:paraId="7DFABB6D" w14:textId="1129DC7F" w:rsidR="00FB49DC" w:rsidRPr="006D722E" w:rsidDel="000D45D3" w:rsidRDefault="00FB49DC" w:rsidP="000D45D3">
      <w:pPr>
        <w:snapToGrid w:val="0"/>
        <w:spacing w:line="360" w:lineRule="auto"/>
        <w:ind w:firstLineChars="400" w:firstLine="840"/>
        <w:jc w:val="left"/>
        <w:rPr>
          <w:del w:id="1802" w:author="zhengping jin" w:date="2024-10-12T17:16:00Z" w16du:dateUtc="2024-10-12T09:16:00Z"/>
          <w:rFonts w:ascii="Times New Roman" w:hAnsi="Times New Roman"/>
        </w:rPr>
        <w:pPrChange w:id="1803" w:author="zhengping jin" w:date="2024-10-12T17:16:00Z" w16du:dateUtc="2024-10-12T09:16:00Z">
          <w:pPr>
            <w:snapToGrid w:val="0"/>
            <w:spacing w:line="360" w:lineRule="auto"/>
            <w:ind w:firstLine="420"/>
            <w:jc w:val="center"/>
          </w:pPr>
        </w:pPrChange>
      </w:pPr>
      <w:del w:id="1804" w:author="zhengping jin" w:date="2024-10-12T17:16:00Z" w16du:dateUtc="2024-10-12T09:16:00Z">
        <w:r w:rsidRPr="006D722E" w:rsidDel="000D45D3">
          <w:rPr>
            <w:rFonts w:ascii="Times New Roman" w:hAnsi="Times New Roman"/>
            <w:position w:val="-30"/>
          </w:rPr>
          <w:object w:dxaOrig="1480" w:dyaOrig="720" w14:anchorId="722593D7">
            <v:shape id="_x0000_i1146" type="#_x0000_t75" style="width:72.9pt;height:36.45pt" o:ole="">
              <v:imagedata r:id="rId460" o:title=""/>
            </v:shape>
            <o:OLEObject Type="Embed" ProgID="Equation.DSMT4" ShapeID="_x0000_i1146" DrawAspect="Content" ObjectID="_1790422305" r:id="rId464"/>
          </w:object>
        </w:r>
      </w:del>
    </w:p>
    <w:p w14:paraId="16F53092" w14:textId="77777777" w:rsidR="00FB49DC" w:rsidRPr="006D722E" w:rsidRDefault="00FB49DC" w:rsidP="000D45D3">
      <w:pPr>
        <w:snapToGrid w:val="0"/>
        <w:spacing w:line="360" w:lineRule="auto"/>
        <w:ind w:firstLineChars="400" w:firstLine="840"/>
        <w:jc w:val="left"/>
        <w:rPr>
          <w:rFonts w:ascii="Times New Roman" w:hAnsi="Times New Roman"/>
        </w:rPr>
        <w:pPrChange w:id="1805" w:author="zhengping jin" w:date="2024-10-12T17:16:00Z" w16du:dateUtc="2024-10-12T09:16:00Z">
          <w:pPr>
            <w:snapToGrid w:val="0"/>
            <w:spacing w:line="360" w:lineRule="auto"/>
            <w:ind w:firstLineChars="550" w:firstLine="1155"/>
            <w:jc w:val="left"/>
          </w:pPr>
        </w:pPrChange>
      </w:pPr>
      <w:r w:rsidRPr="006D722E">
        <w:rPr>
          <w:rFonts w:ascii="Times New Roman" w:hAnsi="Times New Roman"/>
        </w:rPr>
        <w:t>若</w:t>
      </w:r>
      <w:r w:rsidRPr="006D722E">
        <w:rPr>
          <w:rFonts w:ascii="Times New Roman" w:hAnsi="Times New Roman"/>
          <w:position w:val="-10"/>
        </w:rPr>
        <w:object w:dxaOrig="1340" w:dyaOrig="320" w14:anchorId="26A59199">
          <v:shape id="_x0000_i1147" type="#_x0000_t75" style="width:66.55pt;height:15.5pt" o:ole="">
            <v:imagedata r:id="rId465" o:title=""/>
          </v:shape>
          <o:OLEObject Type="Embed" ProgID="Equation.DSMT4" ShapeID="_x0000_i1147" DrawAspect="Content" ObjectID="_1790422306" r:id="rId466"/>
        </w:object>
      </w:r>
      <w:r w:rsidRPr="006D722E">
        <w:rPr>
          <w:rFonts w:ascii="Times New Roman" w:hAnsi="Times New Roman"/>
        </w:rPr>
        <w:t>，则存在正整数</w:t>
      </w:r>
      <w:r w:rsidRPr="006D722E">
        <w:rPr>
          <w:rFonts w:ascii="Times New Roman" w:hAnsi="Times New Roman"/>
          <w:i/>
        </w:rPr>
        <w:t>k</w:t>
      </w:r>
      <w:r w:rsidRPr="006D722E">
        <w:rPr>
          <w:rFonts w:ascii="Times New Roman" w:hAnsi="Times New Roman"/>
        </w:rPr>
        <w:t>使得</w:t>
      </w:r>
      <w:r w:rsidRPr="006D722E">
        <w:rPr>
          <w:rFonts w:ascii="Times New Roman" w:hAnsi="Times New Roman"/>
          <w:i/>
        </w:rPr>
        <w:t>p</w:t>
      </w:r>
      <w:r w:rsidRPr="006D722E">
        <w:rPr>
          <w:rFonts w:ascii="Times New Roman" w:hAnsi="Times New Roman"/>
        </w:rPr>
        <w:t>=4</w:t>
      </w:r>
      <w:r w:rsidRPr="006D722E">
        <w:rPr>
          <w:rFonts w:ascii="Times New Roman" w:hAnsi="Times New Roman"/>
          <w:i/>
        </w:rPr>
        <w:t>k</w:t>
      </w:r>
      <w:r w:rsidRPr="006D722E">
        <w:rPr>
          <w:rFonts w:ascii="Times New Roman" w:hAnsi="Times New Roman"/>
        </w:rPr>
        <w:t xml:space="preserve">+1. </w:t>
      </w:r>
      <w:r w:rsidRPr="006D722E">
        <w:rPr>
          <w:rFonts w:ascii="Times New Roman" w:hAnsi="Times New Roman"/>
        </w:rPr>
        <w:t>从而</w:t>
      </w:r>
    </w:p>
    <w:p w14:paraId="57552123" w14:textId="73141D9F"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30"/>
        </w:rPr>
        <w:object w:dxaOrig="2640" w:dyaOrig="720" w14:anchorId="38CF630A">
          <v:shape id="_x0000_i1148" type="#_x0000_t75" style="width:132.6pt;height:36.45pt" o:ole="">
            <v:imagedata r:id="rId467" o:title=""/>
          </v:shape>
          <o:OLEObject Type="Embed" ProgID="Equation.DSMT4" ShapeID="_x0000_i1148" DrawAspect="Content" ObjectID="_1790422307" r:id="rId468"/>
        </w:object>
      </w:r>
      <w:ins w:id="1806" w:author="zhengping jin" w:date="2024-08-10T13:53:00Z" w16du:dateUtc="2024-08-10T05:53:00Z">
        <w:r w:rsidR="00D27CC0">
          <w:rPr>
            <w:rFonts w:ascii="Times New Roman" w:hAnsi="Times New Roman" w:hint="eastAsia"/>
          </w:rPr>
          <w:t>.</w:t>
        </w:r>
      </w:ins>
    </w:p>
    <w:p w14:paraId="77E51C38" w14:textId="77777777" w:rsidR="00FB49DC" w:rsidRPr="006D722E" w:rsidRDefault="00FB49DC" w:rsidP="008076C6">
      <w:pPr>
        <w:snapToGrid w:val="0"/>
        <w:spacing w:line="360" w:lineRule="auto"/>
        <w:ind w:firstLineChars="550" w:firstLine="1155"/>
        <w:jc w:val="left"/>
        <w:rPr>
          <w:rFonts w:ascii="Times New Roman" w:hAnsi="Times New Roman"/>
        </w:rPr>
      </w:pPr>
      <w:r w:rsidRPr="006D722E">
        <w:rPr>
          <w:rFonts w:ascii="Times New Roman" w:hAnsi="Times New Roman"/>
        </w:rPr>
        <w:t>若</w:t>
      </w:r>
      <w:r w:rsidRPr="006D722E">
        <w:rPr>
          <w:rFonts w:ascii="Times New Roman" w:hAnsi="Times New Roman"/>
          <w:position w:val="-10"/>
        </w:rPr>
        <w:object w:dxaOrig="1359" w:dyaOrig="320" w14:anchorId="071742EA">
          <v:shape id="_x0000_i1149" type="#_x0000_t75" style="width:67.45pt;height:15.5pt" o:ole="">
            <v:imagedata r:id="rId469" o:title=""/>
          </v:shape>
          <o:OLEObject Type="Embed" ProgID="Equation.DSMT4" ShapeID="_x0000_i1149" DrawAspect="Content" ObjectID="_1790422308" r:id="rId470"/>
        </w:object>
      </w:r>
      <w:r w:rsidRPr="006D722E">
        <w:rPr>
          <w:rFonts w:ascii="Times New Roman" w:hAnsi="Times New Roman"/>
        </w:rPr>
        <w:t>，则存在正整数</w:t>
      </w:r>
      <w:r w:rsidRPr="006D722E">
        <w:rPr>
          <w:rFonts w:ascii="Times New Roman" w:hAnsi="Times New Roman"/>
          <w:i/>
        </w:rPr>
        <w:t>k</w:t>
      </w:r>
      <w:r w:rsidRPr="006D722E">
        <w:rPr>
          <w:rFonts w:ascii="Times New Roman" w:hAnsi="Times New Roman"/>
        </w:rPr>
        <w:t>使得</w:t>
      </w:r>
      <w:r w:rsidRPr="006D722E">
        <w:rPr>
          <w:rFonts w:ascii="Times New Roman" w:hAnsi="Times New Roman"/>
          <w:i/>
        </w:rPr>
        <w:t>p</w:t>
      </w:r>
      <w:r w:rsidRPr="006D722E">
        <w:rPr>
          <w:rFonts w:ascii="Times New Roman" w:hAnsi="Times New Roman"/>
        </w:rPr>
        <w:t>=4</w:t>
      </w:r>
      <w:r w:rsidRPr="006D722E">
        <w:rPr>
          <w:rFonts w:ascii="Times New Roman" w:hAnsi="Times New Roman"/>
          <w:i/>
        </w:rPr>
        <w:t>k</w:t>
      </w:r>
      <w:r w:rsidRPr="006D722E">
        <w:rPr>
          <w:rFonts w:ascii="Times New Roman" w:hAnsi="Times New Roman"/>
        </w:rPr>
        <w:t xml:space="preserve">+3. </w:t>
      </w:r>
      <w:r w:rsidRPr="006D722E">
        <w:rPr>
          <w:rFonts w:ascii="Times New Roman" w:hAnsi="Times New Roman"/>
        </w:rPr>
        <w:t>从而</w:t>
      </w:r>
    </w:p>
    <w:p w14:paraId="2B788EC0" w14:textId="4CF7E7CF"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30"/>
        </w:rPr>
        <w:object w:dxaOrig="2920" w:dyaOrig="720" w14:anchorId="226EBB0A">
          <v:shape id="_x0000_i1150" type="#_x0000_t75" style="width:145.8pt;height:36.45pt" o:ole="">
            <v:imagedata r:id="rId471" o:title=""/>
          </v:shape>
          <o:OLEObject Type="Embed" ProgID="Equation.DSMT4" ShapeID="_x0000_i1150" DrawAspect="Content" ObjectID="_1790422309" r:id="rId472"/>
        </w:object>
      </w:r>
      <w:ins w:id="1807" w:author="zhengping jin" w:date="2024-08-10T13:53:00Z" w16du:dateUtc="2024-08-10T05:53:00Z">
        <w:r w:rsidR="00D27CC0">
          <w:rPr>
            <w:rFonts w:ascii="Times New Roman" w:hAnsi="Times New Roman" w:hint="eastAsia"/>
          </w:rPr>
          <w:t>.</w:t>
        </w:r>
      </w:ins>
    </w:p>
    <w:p w14:paraId="3812594B" w14:textId="77777777" w:rsidR="00FB49DC" w:rsidRPr="006D722E" w:rsidRDefault="00FB49DC" w:rsidP="00FB49DC">
      <w:pPr>
        <w:snapToGrid w:val="0"/>
        <w:spacing w:line="360" w:lineRule="auto"/>
        <w:ind w:firstLine="420"/>
        <w:jc w:val="left"/>
        <w:rPr>
          <w:rFonts w:ascii="Times New Roman" w:hAnsi="Times New Roman"/>
          <w:b/>
        </w:rPr>
      </w:pPr>
    </w:p>
    <w:p w14:paraId="2E53283B" w14:textId="4AA783E6" w:rsidR="00FB49DC" w:rsidRPr="006D722E" w:rsidRDefault="008076C6" w:rsidP="00FB49DC">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.3.9 </w:t>
      </w:r>
      <w:r w:rsidR="00FB49DC" w:rsidRPr="006D722E">
        <w:rPr>
          <w:rFonts w:ascii="Times New Roman" w:hAnsi="Times New Roman"/>
        </w:rPr>
        <w:t>判断</w:t>
      </w:r>
      <w:r w:rsidR="007B33BC" w:rsidRPr="006D722E">
        <w:rPr>
          <w:rFonts w:ascii="Times New Roman" w:hAnsi="Times New Roman"/>
        </w:rPr>
        <w:t>同余方程</w:t>
      </w:r>
      <w:r w:rsidR="00FB49DC" w:rsidRPr="006D722E">
        <w:rPr>
          <w:rFonts w:ascii="Times New Roman" w:hAnsi="Times New Roman"/>
          <w:position w:val="-10"/>
        </w:rPr>
        <w:object w:dxaOrig="1800" w:dyaOrig="360" w14:anchorId="0D0A32AC">
          <v:shape id="_x0000_i1151" type="#_x0000_t75" style="width:90.7pt;height:18.7pt" o:ole="">
            <v:imagedata r:id="rId473" o:title=""/>
          </v:shape>
          <o:OLEObject Type="Embed" ProgID="Equation.DSMT4" ShapeID="_x0000_i1151" DrawAspect="Content" ObjectID="_1790422310" r:id="rId474"/>
        </w:object>
      </w:r>
      <w:r w:rsidR="00FB49DC" w:rsidRPr="006D722E">
        <w:rPr>
          <w:rFonts w:ascii="Times New Roman" w:hAnsi="Times New Roman"/>
        </w:rPr>
        <w:t>是否有解</w:t>
      </w:r>
      <w:del w:id="1808" w:author="zhengping jin" w:date="2024-10-12T17:19:00Z" w16du:dateUtc="2024-10-12T09:19:00Z">
        <w:r w:rsidR="00FB49DC" w:rsidRPr="006D722E" w:rsidDel="000D45D3">
          <w:rPr>
            <w:rFonts w:ascii="Times New Roman" w:hAnsi="Times New Roman"/>
          </w:rPr>
          <w:delText>，</w:delText>
        </w:r>
      </w:del>
      <w:ins w:id="1809" w:author="zhengping jin" w:date="2024-10-12T17:19:00Z" w16du:dateUtc="2024-10-12T09:19:00Z">
        <w:r w:rsidR="000D45D3">
          <w:rPr>
            <w:rFonts w:ascii="Times New Roman" w:hAnsi="Times New Roman" w:hint="eastAsia"/>
          </w:rPr>
          <w:t xml:space="preserve">. </w:t>
        </w:r>
      </w:ins>
      <w:r w:rsidR="00FB49DC" w:rsidRPr="006D722E">
        <w:rPr>
          <w:rFonts w:ascii="Times New Roman" w:hAnsi="Times New Roman"/>
        </w:rPr>
        <w:t>有解时，求出其解数</w:t>
      </w:r>
      <w:r w:rsidR="00FB49DC" w:rsidRPr="006D722E">
        <w:rPr>
          <w:rFonts w:ascii="Times New Roman" w:hAnsi="Times New Roman"/>
        </w:rPr>
        <w:t>.</w:t>
      </w:r>
    </w:p>
    <w:p w14:paraId="473B2531" w14:textId="0BD7E9ED" w:rsidR="00FB49DC" w:rsidRPr="006D722E" w:rsidRDefault="00FB49DC" w:rsidP="008076C6">
      <w:pPr>
        <w:snapToGrid w:val="0"/>
        <w:spacing w:line="360" w:lineRule="auto"/>
        <w:ind w:firstLineChars="200"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 xml:space="preserve"> </w:t>
      </w:r>
      <w:r w:rsidRPr="006D722E">
        <w:rPr>
          <w:rFonts w:ascii="Times New Roman" w:hAnsi="Times New Roman"/>
          <w:position w:val="-6"/>
        </w:rPr>
        <w:object w:dxaOrig="1120" w:dyaOrig="279" w14:anchorId="5B46A143">
          <v:shape id="_x0000_i1557" type="#_x0000_t75" style="width:56.5pt;height:14.6pt" o:ole="">
            <v:imagedata r:id="rId475" o:title=""/>
          </v:shape>
          <o:OLEObject Type="Embed" ProgID="Equation.DSMT4" ShapeID="_x0000_i1557" DrawAspect="Content" ObjectID="_1790422311" r:id="rId476"/>
        </w:object>
      </w:r>
      <w:r w:rsidRPr="006D722E">
        <w:rPr>
          <w:rFonts w:ascii="Times New Roman" w:hAnsi="Times New Roman"/>
        </w:rPr>
        <w:t>不是素数，原</w:t>
      </w:r>
      <w:r w:rsidR="007B33BC" w:rsidRPr="006D722E">
        <w:rPr>
          <w:rFonts w:ascii="Times New Roman" w:hAnsi="Times New Roman"/>
        </w:rPr>
        <w:t>同余方程</w:t>
      </w:r>
      <w:r w:rsidRPr="006D722E">
        <w:rPr>
          <w:rFonts w:ascii="Times New Roman" w:hAnsi="Times New Roman"/>
        </w:rPr>
        <w:t>等价于</w:t>
      </w:r>
    </w:p>
    <w:p w14:paraId="430EA6C3" w14:textId="77777777"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34"/>
        </w:rPr>
        <w:object w:dxaOrig="1980" w:dyaOrig="800" w14:anchorId="3FA56AB2">
          <v:shape id="_x0000_i1153" type="#_x0000_t75" style="width:99.35pt;height:40.1pt" o:ole="">
            <v:imagedata r:id="rId477" o:title=""/>
          </v:shape>
          <o:OLEObject Type="Embed" ProgID="Equation.DSMT4" ShapeID="_x0000_i1153" DrawAspect="Content" ObjectID="_1790422312" r:id="rId478"/>
        </w:object>
      </w:r>
    </w:p>
    <w:p w14:paraId="24205824"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因为</w:t>
      </w:r>
    </w:p>
    <w:p w14:paraId="07E213A1" w14:textId="7716DDB8"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28"/>
        </w:rPr>
        <w:object w:dxaOrig="1640" w:dyaOrig="680" w14:anchorId="47FB02F5">
          <v:shape id="_x0000_i1154" type="#_x0000_t75" style="width:82.05pt;height:34.65pt" o:ole="">
            <v:imagedata r:id="rId479" o:title=""/>
          </v:shape>
          <o:OLEObject Type="Embed" ProgID="Equation.DSMT4" ShapeID="_x0000_i1154" DrawAspect="Content" ObjectID="_1790422313" r:id="rId480"/>
        </w:object>
      </w:r>
      <w:ins w:id="1810" w:author="zhengping jin" w:date="2024-08-10T13:54:00Z" w16du:dateUtc="2024-08-10T05:54:00Z">
        <w:r w:rsidR="00D27CC0">
          <w:rPr>
            <w:rFonts w:ascii="Times New Roman" w:hAnsi="Times New Roman" w:hint="eastAsia"/>
          </w:rPr>
          <w:t>.</w:t>
        </w:r>
      </w:ins>
    </w:p>
    <w:p w14:paraId="0717C3F6" w14:textId="10D84F5A"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故</w:t>
      </w:r>
      <w:r w:rsidR="007B33BC" w:rsidRPr="006D722E">
        <w:rPr>
          <w:rFonts w:ascii="Times New Roman" w:hAnsi="Times New Roman"/>
        </w:rPr>
        <w:t>同余方程</w:t>
      </w:r>
      <w:r w:rsidRPr="006D722E">
        <w:rPr>
          <w:rFonts w:ascii="Times New Roman" w:hAnsi="Times New Roman"/>
        </w:rPr>
        <w:t>组有解</w:t>
      </w:r>
      <w:r w:rsidR="00C561DF">
        <w:rPr>
          <w:rFonts w:ascii="Times New Roman" w:hAnsi="Times New Roman"/>
        </w:rPr>
        <w:t xml:space="preserve">, </w:t>
      </w:r>
      <w:r w:rsidRPr="006D722E">
        <w:rPr>
          <w:rFonts w:ascii="Times New Roman" w:hAnsi="Times New Roman"/>
        </w:rPr>
        <w:t>原</w:t>
      </w:r>
      <w:r w:rsidR="007B33BC" w:rsidRPr="006D722E">
        <w:rPr>
          <w:rFonts w:ascii="Times New Roman" w:hAnsi="Times New Roman"/>
        </w:rPr>
        <w:t>同余方程</w:t>
      </w:r>
      <w:r w:rsidRPr="006D722E">
        <w:rPr>
          <w:rFonts w:ascii="Times New Roman" w:hAnsi="Times New Roman"/>
        </w:rPr>
        <w:t>有解</w:t>
      </w:r>
      <w:r w:rsidR="00C561DF">
        <w:rPr>
          <w:rFonts w:ascii="Times New Roman" w:hAnsi="Times New Roman" w:hint="eastAsia"/>
        </w:rPr>
        <w:t>.</w:t>
      </w:r>
      <w:r w:rsidR="00C561DF">
        <w:rPr>
          <w:rFonts w:ascii="Times New Roman" w:hAnsi="Times New Roman"/>
        </w:rPr>
        <w:t xml:space="preserve"> </w:t>
      </w:r>
      <w:r w:rsidR="00C561DF">
        <w:rPr>
          <w:rFonts w:ascii="Times New Roman" w:hAnsi="Times New Roman" w:hint="eastAsia"/>
        </w:rPr>
        <w:t>根据中国剩余定理</w:t>
      </w:r>
      <w:del w:id="1811" w:author="zhengping jin" w:date="2024-08-10T13:54:00Z" w16du:dateUtc="2024-08-10T05:54:00Z">
        <w:r w:rsidR="00C561DF" w:rsidDel="00D27CC0">
          <w:rPr>
            <w:rFonts w:ascii="Times New Roman" w:hAnsi="Times New Roman" w:hint="eastAsia"/>
          </w:rPr>
          <w:delText>可</w:delText>
        </w:r>
      </w:del>
      <w:r w:rsidR="00C561DF">
        <w:rPr>
          <w:rFonts w:ascii="Times New Roman" w:hAnsi="Times New Roman" w:hint="eastAsia"/>
        </w:rPr>
        <w:t>知，</w:t>
      </w:r>
      <w:r w:rsidRPr="006D722E">
        <w:rPr>
          <w:rFonts w:ascii="Times New Roman" w:hAnsi="Times New Roman"/>
        </w:rPr>
        <w:t>解数为</w:t>
      </w:r>
      <w:r w:rsidRPr="006D722E">
        <w:rPr>
          <w:rFonts w:ascii="Times New Roman" w:hAnsi="Times New Roman"/>
        </w:rPr>
        <w:t>4.</w:t>
      </w:r>
    </w:p>
    <w:p w14:paraId="35C557E2" w14:textId="77777777" w:rsidR="00FB49DC" w:rsidRPr="006D722E" w:rsidRDefault="00FB49DC" w:rsidP="00FB49DC">
      <w:pPr>
        <w:snapToGrid w:val="0"/>
        <w:spacing w:line="360" w:lineRule="auto"/>
        <w:ind w:firstLine="420"/>
        <w:jc w:val="left"/>
        <w:rPr>
          <w:rFonts w:ascii="Times New Roman" w:hAnsi="Times New Roman"/>
          <w:b/>
        </w:rPr>
      </w:pPr>
    </w:p>
    <w:p w14:paraId="6EC956AF" w14:textId="77777777" w:rsidR="00FB49DC" w:rsidRPr="006D722E" w:rsidRDefault="00FB49DC" w:rsidP="00FB49DC">
      <w:pPr>
        <w:snapToGrid w:val="0"/>
        <w:spacing w:line="360" w:lineRule="auto"/>
        <w:ind w:firstLine="420"/>
        <w:jc w:val="left"/>
        <w:rPr>
          <w:rFonts w:ascii="Times New Roman" w:hAnsi="Times New Roman"/>
          <w:b/>
        </w:rPr>
      </w:pPr>
      <w:r w:rsidRPr="006D722E">
        <w:rPr>
          <w:rFonts w:ascii="Times New Roman" w:hAnsi="Times New Roman" w:hint="eastAsia"/>
        </w:rPr>
        <w:t>下面给出勒让得符号的性质</w:t>
      </w:r>
      <w:r w:rsidRPr="006D722E">
        <w:rPr>
          <w:rFonts w:ascii="Times New Roman" w:hAnsi="Times New Roman" w:hint="eastAsia"/>
          <w:b/>
        </w:rPr>
        <w:t>.</w:t>
      </w:r>
    </w:p>
    <w:p w14:paraId="3D0F72C2" w14:textId="7132B9E4" w:rsidR="00FB49DC" w:rsidRPr="006D722E" w:rsidRDefault="00C561DF" w:rsidP="00FB49DC">
      <w:pPr>
        <w:snapToGrid w:val="0"/>
        <w:spacing w:line="360" w:lineRule="auto"/>
        <w:ind w:firstLine="420"/>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.3.5</w:t>
      </w:r>
      <w:r w:rsidR="00FB49DC" w:rsidRPr="006D722E">
        <w:rPr>
          <w:rFonts w:ascii="Times New Roman" w:hAnsi="Times New Roman"/>
          <w:b/>
        </w:rPr>
        <w:t xml:space="preserve"> </w:t>
      </w:r>
      <w:r w:rsidR="00FB49DC" w:rsidRPr="006D722E">
        <w:rPr>
          <w:rFonts w:ascii="Times New Roman" w:hAnsi="Times New Roman"/>
        </w:rPr>
        <w:t>设</w:t>
      </w:r>
      <w:r w:rsidR="00FB49DC" w:rsidRPr="006D722E">
        <w:rPr>
          <w:rFonts w:ascii="Times New Roman" w:hAnsi="Times New Roman"/>
          <w:i/>
        </w:rPr>
        <w:t>p</w:t>
      </w:r>
      <w:r w:rsidR="00FB49DC" w:rsidRPr="006D722E">
        <w:rPr>
          <w:rFonts w:ascii="Times New Roman" w:hAnsi="Times New Roman"/>
        </w:rPr>
        <w:t>是奇素数，则</w:t>
      </w:r>
    </w:p>
    <w:p w14:paraId="14B247A2"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r w:rsidRPr="006D722E">
        <w:rPr>
          <w:rFonts w:ascii="Times New Roman" w:hAnsi="Times New Roman" w:hint="eastAsia"/>
        </w:rPr>
        <w:t>(</w:t>
      </w:r>
      <w:r w:rsidRPr="006D722E">
        <w:rPr>
          <w:rFonts w:ascii="Times New Roman" w:hAnsi="Times New Roman" w:hint="eastAsia"/>
        </w:rPr>
        <w:t>周期性</w:t>
      </w:r>
      <w:r w:rsidRPr="006D722E">
        <w:rPr>
          <w:rFonts w:ascii="Times New Roman" w:hAnsi="Times New Roman" w:hint="eastAsia"/>
        </w:rPr>
        <w:t xml:space="preserve">) </w:t>
      </w:r>
      <w:r w:rsidRPr="006D722E">
        <w:rPr>
          <w:rFonts w:ascii="Times New Roman" w:hAnsi="Times New Roman"/>
          <w:position w:val="-30"/>
        </w:rPr>
        <w:object w:dxaOrig="1520" w:dyaOrig="720" w14:anchorId="03AD581C">
          <v:shape id="_x0000_i1155" type="#_x0000_t75" style="width:76.55pt;height:36.45pt" o:ole="">
            <v:imagedata r:id="rId481" o:title=""/>
          </v:shape>
          <o:OLEObject Type="Embed" ProgID="Equation.DSMT4" ShapeID="_x0000_i1155" DrawAspect="Content" ObjectID="_1790422314" r:id="rId482"/>
        </w:object>
      </w:r>
      <w:r w:rsidRPr="006D722E">
        <w:rPr>
          <w:rFonts w:ascii="Times New Roman" w:hAnsi="Times New Roman"/>
        </w:rPr>
        <w:t>；</w:t>
      </w:r>
    </w:p>
    <w:p w14:paraId="1672CC73"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w:t>
      </w:r>
      <w:r w:rsidRPr="006D722E">
        <w:rPr>
          <w:rFonts w:ascii="Times New Roman" w:hAnsi="Times New Roman" w:hint="eastAsia"/>
        </w:rPr>
        <w:t>(</w:t>
      </w:r>
      <w:r w:rsidRPr="006D722E">
        <w:rPr>
          <w:rFonts w:ascii="Times New Roman" w:hAnsi="Times New Roman" w:hint="eastAsia"/>
        </w:rPr>
        <w:t>完全可乘性</w:t>
      </w:r>
      <w:r w:rsidRPr="006D722E">
        <w:rPr>
          <w:rFonts w:ascii="Times New Roman" w:hAnsi="Times New Roman" w:hint="eastAsia"/>
        </w:rPr>
        <w:t xml:space="preserve">) </w:t>
      </w:r>
      <w:r w:rsidRPr="006D722E">
        <w:rPr>
          <w:rFonts w:ascii="Times New Roman" w:hAnsi="Times New Roman"/>
          <w:position w:val="-30"/>
        </w:rPr>
        <w:object w:dxaOrig="1719" w:dyaOrig="720" w14:anchorId="2C19DB40">
          <v:shape id="_x0000_i1156" type="#_x0000_t75" style="width:86.6pt;height:36.45pt" o:ole="">
            <v:imagedata r:id="rId483" o:title=""/>
          </v:shape>
          <o:OLEObject Type="Embed" ProgID="Equation.DSMT4" ShapeID="_x0000_i1156" DrawAspect="Content" ObjectID="_1790422315" r:id="rId484"/>
        </w:object>
      </w:r>
      <w:r w:rsidRPr="006D722E">
        <w:rPr>
          <w:rFonts w:ascii="Times New Roman" w:hAnsi="Times New Roman"/>
        </w:rPr>
        <w:t>；</w:t>
      </w:r>
    </w:p>
    <w:p w14:paraId="4D1A0CE7" w14:textId="44FD77C4"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）设（</w:t>
      </w:r>
      <w:r w:rsidRPr="006D722E">
        <w:rPr>
          <w:rFonts w:ascii="Times New Roman" w:hAnsi="Times New Roman"/>
          <w:i/>
        </w:rPr>
        <w:t>a</w:t>
      </w:r>
      <w:r w:rsidRPr="006D722E">
        <w:rPr>
          <w:rFonts w:ascii="Times New Roman" w:hAnsi="Times New Roman"/>
        </w:rPr>
        <w:t>，</w:t>
      </w:r>
      <w:r w:rsidRPr="006D722E">
        <w:rPr>
          <w:rFonts w:ascii="Times New Roman" w:hAnsi="Times New Roman"/>
          <w:i/>
        </w:rPr>
        <w:t>p</w:t>
      </w:r>
      <w:r w:rsidRPr="006D722E">
        <w:rPr>
          <w:rFonts w:ascii="Times New Roman" w:hAnsi="Times New Roman"/>
        </w:rPr>
        <w:t>）</w:t>
      </w:r>
      <w:r w:rsidRPr="006D722E">
        <w:rPr>
          <w:rFonts w:ascii="Times New Roman" w:hAnsi="Times New Roman"/>
        </w:rPr>
        <w:t>=1</w:t>
      </w:r>
      <w:r w:rsidRPr="006D722E">
        <w:rPr>
          <w:rFonts w:ascii="Times New Roman" w:hAnsi="Times New Roman"/>
        </w:rPr>
        <w:t>，则</w:t>
      </w:r>
      <w:r w:rsidRPr="006D722E">
        <w:rPr>
          <w:rFonts w:ascii="Times New Roman" w:hAnsi="Times New Roman"/>
          <w:position w:val="-32"/>
        </w:rPr>
        <w:object w:dxaOrig="900" w:dyaOrig="760" w14:anchorId="76FCFF1D">
          <v:shape id="_x0000_i1157" type="#_x0000_t75" style="width:44.65pt;height:38.3pt" o:ole="">
            <v:imagedata r:id="rId485" o:title=""/>
          </v:shape>
          <o:OLEObject Type="Embed" ProgID="Equation.DSMT4" ShapeID="_x0000_i1157" DrawAspect="Content" ObjectID="_1790422316" r:id="rId486"/>
        </w:object>
      </w:r>
      <w:ins w:id="1812" w:author="zhengping jin" w:date="2024-08-10T13:55:00Z" w16du:dateUtc="2024-08-10T05:55:00Z">
        <w:r w:rsidR="00D27CC0">
          <w:rPr>
            <w:rFonts w:ascii="Times New Roman" w:hAnsi="Times New Roman" w:hint="eastAsia"/>
          </w:rPr>
          <w:t>.</w:t>
        </w:r>
      </w:ins>
    </w:p>
    <w:p w14:paraId="3E227981" w14:textId="55628B95" w:rsidR="00FB49DC" w:rsidRPr="006D722E" w:rsidRDefault="00FB49DC" w:rsidP="00C561DF">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）因为</w:t>
      </w:r>
      <w:r w:rsidR="007B33BC" w:rsidRPr="006D722E">
        <w:rPr>
          <w:rFonts w:ascii="Times New Roman" w:hAnsi="Times New Roman"/>
        </w:rPr>
        <w:t>同余方程</w:t>
      </w:r>
      <w:r w:rsidR="00C561DF">
        <w:rPr>
          <w:rFonts w:ascii="Times New Roman" w:hAnsi="Times New Roman" w:hint="eastAsia"/>
        </w:rPr>
        <w:t xml:space="preserve"> </w:t>
      </w:r>
      <w:r w:rsidRPr="006D722E">
        <w:rPr>
          <w:rFonts w:ascii="Times New Roman" w:hAnsi="Times New Roman"/>
          <w:position w:val="-10"/>
        </w:rPr>
        <w:object w:dxaOrig="1860" w:dyaOrig="360" w14:anchorId="62D3E5B5">
          <v:shape id="_x0000_i1158" type="#_x0000_t75" style="width:92.5pt;height:18.7pt" o:ole="">
            <v:imagedata r:id="rId487" o:title=""/>
          </v:shape>
          <o:OLEObject Type="Embed" ProgID="Equation.DSMT4" ShapeID="_x0000_i1158" DrawAspect="Content" ObjectID="_1790422317" r:id="rId488"/>
        </w:object>
      </w:r>
    </w:p>
    <w:p w14:paraId="3F9407C1" w14:textId="443257A4" w:rsidR="00FB49DC" w:rsidRPr="006D722E" w:rsidRDefault="00FB49DC" w:rsidP="00C561DF">
      <w:pPr>
        <w:snapToGrid w:val="0"/>
        <w:spacing w:line="360" w:lineRule="auto"/>
        <w:ind w:firstLineChars="600" w:firstLine="1260"/>
        <w:jc w:val="left"/>
        <w:rPr>
          <w:rFonts w:ascii="Times New Roman" w:hAnsi="Times New Roman"/>
        </w:rPr>
      </w:pPr>
      <w:r w:rsidRPr="006D722E">
        <w:rPr>
          <w:rFonts w:ascii="Times New Roman" w:hAnsi="Times New Roman"/>
        </w:rPr>
        <w:t>等价于</w:t>
      </w:r>
      <w:r w:rsidR="007B33BC" w:rsidRPr="006D722E">
        <w:rPr>
          <w:rFonts w:ascii="Times New Roman" w:hAnsi="Times New Roman"/>
        </w:rPr>
        <w:t>同余方程</w:t>
      </w:r>
      <w:r w:rsidRPr="006D722E">
        <w:rPr>
          <w:rFonts w:ascii="Times New Roman" w:hAnsi="Times New Roman"/>
          <w:position w:val="-10"/>
        </w:rPr>
        <w:object w:dxaOrig="1500" w:dyaOrig="360" w14:anchorId="7620396D">
          <v:shape id="_x0000_i1159" type="#_x0000_t75" style="width:76.1pt;height:18.7pt" o:ole="">
            <v:imagedata r:id="rId489" o:title=""/>
          </v:shape>
          <o:OLEObject Type="Embed" ProgID="Equation.DSMT4" ShapeID="_x0000_i1159" DrawAspect="Content" ObjectID="_1790422318" r:id="rId490"/>
        </w:object>
      </w:r>
      <w:ins w:id="1813" w:author="zhengping jin" w:date="2024-08-10T13:55:00Z" w16du:dateUtc="2024-08-10T05:55:00Z">
        <w:r w:rsidR="00D27CC0">
          <w:rPr>
            <w:rFonts w:ascii="Times New Roman" w:hAnsi="Times New Roman" w:hint="eastAsia"/>
          </w:rPr>
          <w:t>,</w:t>
        </w:r>
      </w:ins>
    </w:p>
    <w:p w14:paraId="2CFA4604" w14:textId="69FA41AE" w:rsidR="00FB49DC" w:rsidRPr="006D722E" w:rsidRDefault="00554426" w:rsidP="00FB49DC">
      <w:pPr>
        <w:snapToGrid w:val="0"/>
        <w:spacing w:line="360" w:lineRule="auto"/>
        <w:ind w:firstLineChars="600" w:firstLine="1260"/>
        <w:rPr>
          <w:rFonts w:ascii="Times New Roman" w:hAnsi="Times New Roman"/>
        </w:rPr>
      </w:pPr>
      <w:ins w:id="1814" w:author="zhengping jin" w:date="2024-10-12T17:36:00Z" w16du:dateUtc="2024-10-12T09:36:00Z">
        <w:r w:rsidRPr="00554426">
          <w:rPr>
            <w:rFonts w:ascii="Times New Roman" w:hAnsi="Times New Roman" w:hint="eastAsia"/>
          </w:rPr>
          <w:t>故由定义知</w:t>
        </w:r>
        <w:r w:rsidRPr="00554426">
          <w:rPr>
            <w:rFonts w:ascii="Times New Roman" w:hAnsi="Times New Roman" w:hint="eastAsia"/>
          </w:rPr>
          <w:t>,</w:t>
        </w:r>
      </w:ins>
      <w:del w:id="1815" w:author="zhengping jin" w:date="2024-10-12T17:36:00Z" w16du:dateUtc="2024-10-12T09:36:00Z">
        <w:r w:rsidR="00FB49DC" w:rsidRPr="006D722E" w:rsidDel="00554426">
          <w:rPr>
            <w:rFonts w:ascii="Times New Roman" w:hAnsi="Times New Roman"/>
          </w:rPr>
          <w:delText>所以</w:delText>
        </w:r>
      </w:del>
    </w:p>
    <w:p w14:paraId="185CC532" w14:textId="77777777"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30"/>
        </w:rPr>
        <w:object w:dxaOrig="1520" w:dyaOrig="720" w14:anchorId="4D480149">
          <v:shape id="_x0000_i1160" type="#_x0000_t75" style="width:76.55pt;height:36.45pt" o:ole="">
            <v:imagedata r:id="rId481" o:title=""/>
          </v:shape>
          <o:OLEObject Type="Embed" ProgID="Equation.DSMT4" ShapeID="_x0000_i1160" DrawAspect="Content" ObjectID="_1790422319" r:id="rId491"/>
        </w:object>
      </w:r>
    </w:p>
    <w:p w14:paraId="3A05DC6A" w14:textId="295CF32A" w:rsidR="00FB49DC" w:rsidRPr="006D722E" w:rsidRDefault="00FB49DC" w:rsidP="00C561DF">
      <w:pPr>
        <w:snapToGrid w:val="0"/>
        <w:spacing w:line="360" w:lineRule="auto"/>
        <w:ind w:firstLineChars="350" w:firstLine="735"/>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）根据欧拉判别法则，</w:t>
      </w:r>
      <w:del w:id="1816" w:author="zhengping jin" w:date="2024-10-12T17:37:00Z" w16du:dateUtc="2024-10-12T09:37:00Z">
        <w:r w:rsidRPr="006D722E" w:rsidDel="00554426">
          <w:rPr>
            <w:rFonts w:ascii="Times New Roman" w:hAnsi="Times New Roman"/>
          </w:rPr>
          <w:delText>我们</w:delText>
        </w:r>
      </w:del>
      <w:r w:rsidRPr="006D722E">
        <w:rPr>
          <w:rFonts w:ascii="Times New Roman" w:hAnsi="Times New Roman"/>
        </w:rPr>
        <w:t>有</w:t>
      </w:r>
    </w:p>
    <w:p w14:paraId="0DE5B2C4" w14:textId="61945070" w:rsidR="00FB49DC" w:rsidRPr="006D722E" w:rsidDel="00554426" w:rsidRDefault="00FB49DC" w:rsidP="00FB49DC">
      <w:pPr>
        <w:snapToGrid w:val="0"/>
        <w:spacing w:line="360" w:lineRule="auto"/>
        <w:ind w:firstLine="405"/>
        <w:jc w:val="center"/>
        <w:rPr>
          <w:del w:id="1817" w:author="zhengping jin" w:date="2024-10-12T17:38:00Z" w16du:dateUtc="2024-10-12T09:38:00Z"/>
          <w:rFonts w:ascii="Times New Roman" w:hAnsi="Times New Roman"/>
        </w:rPr>
      </w:pPr>
      <w:del w:id="1818" w:author="zhengping jin" w:date="2024-10-12T17:38:00Z" w16du:dateUtc="2024-10-12T09:38:00Z">
        <w:r w:rsidRPr="006D722E" w:rsidDel="00554426">
          <w:rPr>
            <w:rFonts w:ascii="Times New Roman" w:hAnsi="Times New Roman"/>
            <w:position w:val="-30"/>
          </w:rPr>
          <w:object w:dxaOrig="1980" w:dyaOrig="720" w14:anchorId="5E661C91">
            <v:shape id="_x0000_i1161" type="#_x0000_t75" style="width:99.35pt;height:36.45pt" o:ole="">
              <v:imagedata r:id="rId492" o:title=""/>
            </v:shape>
            <o:OLEObject Type="Embed" ProgID="Equation.DSMT4" ShapeID="_x0000_i1161" DrawAspect="Content" ObjectID="_1790422320" r:id="rId493"/>
          </w:object>
        </w:r>
        <w:r w:rsidRPr="006D722E" w:rsidDel="00554426">
          <w:rPr>
            <w:rFonts w:ascii="Times New Roman" w:hAnsi="Times New Roman"/>
          </w:rPr>
          <w:delText>，</w:delText>
        </w:r>
        <w:r w:rsidRPr="006D722E" w:rsidDel="00554426">
          <w:rPr>
            <w:rFonts w:ascii="Times New Roman" w:hAnsi="Times New Roman"/>
            <w:position w:val="-30"/>
          </w:rPr>
          <w:object w:dxaOrig="1960" w:dyaOrig="720" w14:anchorId="0E62D8B8">
            <v:shape id="_x0000_i1162" type="#_x0000_t75" style="width:98.45pt;height:36.45pt" o:ole="">
              <v:imagedata r:id="rId494" o:title=""/>
            </v:shape>
            <o:OLEObject Type="Embed" ProgID="Equation.DSMT4" ShapeID="_x0000_i1162" DrawAspect="Content" ObjectID="_1790422321" r:id="rId495"/>
          </w:object>
        </w:r>
      </w:del>
    </w:p>
    <w:p w14:paraId="4007BE07" w14:textId="2C533E97" w:rsidR="00FB49DC" w:rsidRPr="006D722E" w:rsidDel="00554426" w:rsidRDefault="00FB49DC" w:rsidP="00FB49DC">
      <w:pPr>
        <w:snapToGrid w:val="0"/>
        <w:spacing w:line="360" w:lineRule="auto"/>
        <w:ind w:firstLineChars="600" w:firstLine="1260"/>
        <w:rPr>
          <w:del w:id="1819" w:author="zhengping jin" w:date="2024-10-12T17:38:00Z" w16du:dateUtc="2024-10-12T09:38:00Z"/>
          <w:rFonts w:ascii="Times New Roman" w:hAnsi="Times New Roman"/>
        </w:rPr>
      </w:pPr>
      <w:del w:id="1820" w:author="zhengping jin" w:date="2024-10-12T17:38:00Z" w16du:dateUtc="2024-10-12T09:38:00Z">
        <w:r w:rsidRPr="006D722E" w:rsidDel="00554426">
          <w:rPr>
            <w:rFonts w:ascii="Times New Roman" w:hAnsi="Times New Roman"/>
          </w:rPr>
          <w:delText>以及</w:delText>
        </w:r>
      </w:del>
    </w:p>
    <w:p w14:paraId="0411EE8F" w14:textId="0AA58DE0" w:rsidR="00FB49DC" w:rsidRPr="006D722E" w:rsidDel="00554426" w:rsidRDefault="00FB49DC" w:rsidP="00FB49DC">
      <w:pPr>
        <w:snapToGrid w:val="0"/>
        <w:spacing w:line="360" w:lineRule="auto"/>
        <w:jc w:val="center"/>
        <w:rPr>
          <w:del w:id="1821" w:author="zhengping jin" w:date="2024-10-12T17:38:00Z" w16du:dateUtc="2024-10-12T09:38:00Z"/>
          <w:rFonts w:ascii="Times New Roman" w:hAnsi="Times New Roman"/>
        </w:rPr>
      </w:pPr>
      <w:del w:id="1822" w:author="zhengping jin" w:date="2024-10-12T17:38:00Z" w16du:dateUtc="2024-10-12T09:38:00Z">
        <w:r w:rsidRPr="006D722E" w:rsidDel="00554426">
          <w:rPr>
            <w:rFonts w:ascii="Times New Roman" w:hAnsi="Times New Roman"/>
            <w:position w:val="-30"/>
          </w:rPr>
          <w:object w:dxaOrig="2340" w:dyaOrig="720" w14:anchorId="0120CFDB">
            <v:shape id="_x0000_i1163" type="#_x0000_t75" style="width:117.1pt;height:36.45pt" o:ole="">
              <v:imagedata r:id="rId496" o:title=""/>
            </v:shape>
            <o:OLEObject Type="Embed" ProgID="Equation.DSMT4" ShapeID="_x0000_i1163" DrawAspect="Content" ObjectID="_1790422322" r:id="rId497"/>
          </w:object>
        </w:r>
      </w:del>
    </w:p>
    <w:p w14:paraId="3EF99986" w14:textId="31EB0131" w:rsidR="00FB49DC" w:rsidRPr="006D722E" w:rsidDel="00554426" w:rsidRDefault="00FB49DC" w:rsidP="00FB49DC">
      <w:pPr>
        <w:snapToGrid w:val="0"/>
        <w:spacing w:line="360" w:lineRule="auto"/>
        <w:ind w:firstLineChars="600" w:firstLine="1260"/>
        <w:rPr>
          <w:del w:id="1823" w:author="zhengping jin" w:date="2024-10-12T17:38:00Z" w16du:dateUtc="2024-10-12T09:38:00Z"/>
          <w:rFonts w:ascii="Times New Roman" w:hAnsi="Times New Roman"/>
        </w:rPr>
      </w:pPr>
      <w:del w:id="1824" w:author="zhengping jin" w:date="2024-10-12T17:38:00Z" w16du:dateUtc="2024-10-12T09:38:00Z">
        <w:r w:rsidRPr="006D722E" w:rsidDel="00554426">
          <w:rPr>
            <w:rFonts w:ascii="Times New Roman" w:hAnsi="Times New Roman"/>
          </w:rPr>
          <w:delText>因此</w:delText>
        </w:r>
      </w:del>
    </w:p>
    <w:p w14:paraId="08837EA7" w14:textId="2DB91E14" w:rsidR="00FB49DC" w:rsidRPr="006D722E" w:rsidRDefault="00FB49DC" w:rsidP="00554426">
      <w:pPr>
        <w:snapToGrid w:val="0"/>
        <w:spacing w:line="360" w:lineRule="auto"/>
        <w:ind w:firstLineChars="600" w:firstLine="1260"/>
        <w:rPr>
          <w:rFonts w:ascii="Times New Roman" w:hAnsi="Times New Roman"/>
        </w:rPr>
        <w:pPrChange w:id="1825" w:author="zhengping jin" w:date="2024-10-12T17:38:00Z" w16du:dateUtc="2024-10-12T09:38:00Z">
          <w:pPr>
            <w:snapToGrid w:val="0"/>
            <w:spacing w:line="360" w:lineRule="auto"/>
            <w:jc w:val="center"/>
          </w:pPr>
        </w:pPrChange>
      </w:pPr>
      <w:r w:rsidRPr="006D722E">
        <w:rPr>
          <w:rFonts w:ascii="Times New Roman" w:hAnsi="Times New Roman"/>
          <w:position w:val="-30"/>
        </w:rPr>
        <w:object w:dxaOrig="4480" w:dyaOrig="720" w14:anchorId="62D2C332">
          <v:shape id="_x0000_i1164" type="#_x0000_t75" style="width:224.2pt;height:36.45pt" o:ole="">
            <v:imagedata r:id="rId498" o:title=""/>
          </v:shape>
          <o:OLEObject Type="Embed" ProgID="Equation.DSMT4" ShapeID="_x0000_i1164" DrawAspect="Content" ObjectID="_1790422323" r:id="rId499"/>
        </w:object>
      </w:r>
      <w:ins w:id="1826" w:author="zhengping jin" w:date="2024-08-13T10:01:00Z" w16du:dateUtc="2024-08-13T02:01:00Z">
        <w:r w:rsidR="00D650D9">
          <w:rPr>
            <w:rFonts w:ascii="Times New Roman" w:hAnsi="Times New Roman" w:hint="eastAsia"/>
          </w:rPr>
          <w:t>.</w:t>
        </w:r>
      </w:ins>
    </w:p>
    <w:p w14:paraId="379E7F65" w14:textId="6DD6BD7E" w:rsidR="00FB49DC" w:rsidRPr="006D722E" w:rsidRDefault="00FB49DC" w:rsidP="00FB49DC">
      <w:pPr>
        <w:snapToGrid w:val="0"/>
        <w:spacing w:line="360" w:lineRule="auto"/>
        <w:ind w:firstLineChars="600" w:firstLine="1260"/>
        <w:rPr>
          <w:rFonts w:ascii="Times New Roman" w:hAnsi="Times New Roman" w:hint="eastAsia"/>
        </w:rPr>
      </w:pPr>
      <w:r w:rsidRPr="006D722E">
        <w:rPr>
          <w:rFonts w:ascii="Times New Roman" w:hAnsi="Times New Roman"/>
        </w:rPr>
        <w:t>因为</w:t>
      </w:r>
      <w:proofErr w:type="gramStart"/>
      <w:r w:rsidRPr="006D722E">
        <w:rPr>
          <w:rFonts w:ascii="Times New Roman" w:hAnsi="Times New Roman"/>
        </w:rPr>
        <w:t>勒让得</w:t>
      </w:r>
      <w:proofErr w:type="gramEnd"/>
      <w:r w:rsidRPr="006D722E">
        <w:rPr>
          <w:rFonts w:ascii="Times New Roman" w:hAnsi="Times New Roman"/>
        </w:rPr>
        <w:t>符号取值</w:t>
      </w:r>
      <w:ins w:id="1827" w:author="zhengping jin" w:date="2024-10-12T17:37:00Z" w16du:dateUtc="2024-10-12T09:37:00Z">
        <w:r w:rsidR="00554426">
          <w:rPr>
            <w:rFonts w:ascii="Times New Roman" w:hAnsi="Times New Roman" w:hint="eastAsia"/>
          </w:rPr>
          <w:t xml:space="preserve">0, </w:t>
        </w:r>
      </w:ins>
      <w:r w:rsidRPr="006D722E">
        <w:rPr>
          <w:rFonts w:ascii="Times New Roman" w:hAnsi="Times New Roman"/>
          <w:position w:val="-4"/>
        </w:rPr>
        <w:object w:dxaOrig="300" w:dyaOrig="260" w14:anchorId="4A974FAC">
          <v:shape id="_x0000_i1165" type="#_x0000_t75" style="width:15.05pt;height:14.15pt" o:ole="">
            <v:imagedata r:id="rId500" o:title=""/>
          </v:shape>
          <o:OLEObject Type="Embed" ProgID="Equation.DSMT4" ShapeID="_x0000_i1165" DrawAspect="Content" ObjectID="_1790422324" r:id="rId501"/>
        </w:object>
      </w:r>
      <w:r w:rsidRPr="006D722E">
        <w:rPr>
          <w:rFonts w:ascii="Times New Roman" w:hAnsi="Times New Roman"/>
        </w:rPr>
        <w:t>，且</w:t>
      </w:r>
      <w:r w:rsidRPr="006D722E">
        <w:rPr>
          <w:rFonts w:ascii="Times New Roman" w:hAnsi="Times New Roman"/>
          <w:i/>
        </w:rPr>
        <w:t>p</w:t>
      </w:r>
      <w:r w:rsidRPr="006D722E">
        <w:rPr>
          <w:rFonts w:ascii="Times New Roman" w:hAnsi="Times New Roman"/>
        </w:rPr>
        <w:t>是奇素数，</w:t>
      </w:r>
      <w:del w:id="1828" w:author="zhengping jin" w:date="2024-10-12T17:37:00Z" w16du:dateUtc="2024-10-12T09:37:00Z">
        <w:r w:rsidRPr="006D722E" w:rsidDel="00554426">
          <w:rPr>
            <w:rFonts w:ascii="Times New Roman" w:hAnsi="Times New Roman"/>
          </w:rPr>
          <w:delText>所以我们有</w:delText>
        </w:r>
      </w:del>
      <w:ins w:id="1829" w:author="zhengping jin" w:date="2024-10-12T17:38:00Z" w16du:dateUtc="2024-10-12T09:38:00Z">
        <w:r w:rsidR="00554426">
          <w:rPr>
            <w:rFonts w:ascii="Times New Roman" w:hAnsi="Times New Roman" w:hint="eastAsia"/>
          </w:rPr>
          <w:t>故</w:t>
        </w:r>
      </w:ins>
    </w:p>
    <w:p w14:paraId="568A1E68" w14:textId="3913C35B" w:rsidR="00FB49DC" w:rsidRDefault="00FB49DC" w:rsidP="00FB49DC">
      <w:pPr>
        <w:snapToGrid w:val="0"/>
        <w:spacing w:line="360" w:lineRule="auto"/>
        <w:jc w:val="center"/>
        <w:rPr>
          <w:ins w:id="1830" w:author="zhengping jin" w:date="2024-08-10T13:56:00Z" w16du:dateUtc="2024-08-10T05:56:00Z"/>
          <w:rFonts w:ascii="Times New Roman" w:hAnsi="Times New Roman"/>
        </w:rPr>
      </w:pPr>
      <w:r w:rsidRPr="006D722E">
        <w:rPr>
          <w:rFonts w:ascii="Times New Roman" w:hAnsi="Times New Roman"/>
          <w:position w:val="-30"/>
        </w:rPr>
        <w:object w:dxaOrig="1719" w:dyaOrig="720" w14:anchorId="29D85E1D">
          <v:shape id="_x0000_i1166" type="#_x0000_t75" style="width:86.6pt;height:36.45pt" o:ole="">
            <v:imagedata r:id="rId502" o:title=""/>
          </v:shape>
          <o:OLEObject Type="Embed" ProgID="Equation.DSMT4" ShapeID="_x0000_i1166" DrawAspect="Content" ObjectID="_1790422325" r:id="rId503"/>
        </w:object>
      </w:r>
      <w:ins w:id="1831" w:author="zhengping jin" w:date="2024-08-10T13:56:00Z" w16du:dateUtc="2024-08-10T05:56:00Z">
        <w:r w:rsidR="00D27CC0">
          <w:rPr>
            <w:rFonts w:ascii="Times New Roman" w:hAnsi="Times New Roman" w:hint="eastAsia"/>
          </w:rPr>
          <w:t>.</w:t>
        </w:r>
      </w:ins>
    </w:p>
    <w:p w14:paraId="78BFA6FD" w14:textId="17B1140C" w:rsidR="00D27CC0" w:rsidRPr="006D722E" w:rsidRDefault="00D27CC0">
      <w:pPr>
        <w:snapToGrid w:val="0"/>
        <w:spacing w:line="360" w:lineRule="auto"/>
        <w:ind w:firstLineChars="350" w:firstLine="735"/>
        <w:rPr>
          <w:rFonts w:ascii="Times New Roman" w:hAnsi="Times New Roman"/>
        </w:rPr>
        <w:pPrChange w:id="1832" w:author="zhengping jin" w:date="2024-08-10T13:56:00Z" w16du:dateUtc="2024-08-10T05:56:00Z">
          <w:pPr>
            <w:snapToGrid w:val="0"/>
            <w:spacing w:line="360" w:lineRule="auto"/>
            <w:jc w:val="center"/>
          </w:pPr>
        </w:pPrChange>
      </w:pPr>
      <w:ins w:id="1833" w:author="zhengping jin" w:date="2024-08-10T13:56:00Z" w16du:dateUtc="2024-08-10T05:56:00Z">
        <w:r w:rsidRPr="006D722E">
          <w:rPr>
            <w:rFonts w:ascii="Times New Roman" w:hAnsi="Times New Roman"/>
          </w:rPr>
          <w:t>（</w:t>
        </w:r>
        <w:r w:rsidRPr="00D27CC0">
          <w:rPr>
            <w:rFonts w:ascii="Times New Roman" w:hAnsi="Times New Roman"/>
            <w:i/>
            <w:iCs/>
          </w:rPr>
          <w:t>ii</w:t>
        </w:r>
        <w:r w:rsidRPr="00D27CC0">
          <w:rPr>
            <w:rFonts w:ascii="Times New Roman" w:hAnsi="Times New Roman"/>
            <w:i/>
            <w:iCs/>
            <w:rPrChange w:id="1834" w:author="zhengping jin" w:date="2024-08-10T13:56:00Z" w16du:dateUtc="2024-08-10T05:56:00Z">
              <w:rPr>
                <w:rFonts w:ascii="Times New Roman" w:hAnsi="Times New Roman"/>
              </w:rPr>
            </w:rPrChange>
          </w:rPr>
          <w:t>i</w:t>
        </w:r>
        <w:r w:rsidRPr="006D722E">
          <w:rPr>
            <w:rFonts w:ascii="Times New Roman" w:hAnsi="Times New Roman"/>
          </w:rPr>
          <w:t>）</w:t>
        </w:r>
        <w:r>
          <w:rPr>
            <w:rFonts w:ascii="Times New Roman" w:hAnsi="Times New Roman" w:hint="eastAsia"/>
          </w:rPr>
          <w:t>由</w:t>
        </w:r>
        <w:r w:rsidRPr="006D722E">
          <w:rPr>
            <w:rFonts w:ascii="Times New Roman" w:hAnsi="Times New Roman"/>
          </w:rPr>
          <w:t>（</w:t>
        </w:r>
        <w:r w:rsidRPr="006D722E">
          <w:rPr>
            <w:rFonts w:ascii="Times New Roman" w:hAnsi="Times New Roman"/>
            <w:i/>
          </w:rPr>
          <w:t>ii</w:t>
        </w:r>
        <w:r w:rsidRPr="006D722E">
          <w:rPr>
            <w:rFonts w:ascii="Times New Roman" w:hAnsi="Times New Roman"/>
          </w:rPr>
          <w:t>）</w:t>
        </w:r>
      </w:ins>
      <w:ins w:id="1835" w:author="zhengping jin" w:date="2024-08-10T13:57:00Z" w16du:dateUtc="2024-08-10T05:57:00Z">
        <w:r>
          <w:rPr>
            <w:rFonts w:ascii="Times New Roman" w:hAnsi="Times New Roman" w:hint="eastAsia"/>
          </w:rPr>
          <w:t>立得</w:t>
        </w:r>
        <w:r>
          <w:rPr>
            <w:rFonts w:ascii="Times New Roman" w:hAnsi="Times New Roman" w:hint="eastAsia"/>
          </w:rPr>
          <w:t>.</w:t>
        </w:r>
      </w:ins>
    </w:p>
    <w:p w14:paraId="79E6824B" w14:textId="77777777" w:rsidR="00FB49DC" w:rsidRPr="006D722E" w:rsidRDefault="00FB49DC" w:rsidP="00FB49DC">
      <w:pPr>
        <w:snapToGrid w:val="0"/>
        <w:spacing w:line="360" w:lineRule="auto"/>
        <w:ind w:firstLine="405"/>
        <w:rPr>
          <w:rFonts w:ascii="Times New Roman" w:hAnsi="Times New Roman"/>
        </w:rPr>
      </w:pPr>
    </w:p>
    <w:p w14:paraId="1B216638" w14:textId="29785AD6" w:rsidR="00FB49DC" w:rsidRPr="006D722E" w:rsidRDefault="00C561DF" w:rsidP="00C561DF">
      <w:pPr>
        <w:snapToGrid w:val="0"/>
        <w:spacing w:line="360" w:lineRule="auto"/>
        <w:ind w:firstLineChars="200" w:firstLine="420"/>
        <w:rPr>
          <w:rFonts w:ascii="Times New Roman" w:hAnsi="Times New Roman"/>
        </w:rPr>
      </w:pPr>
      <w:r w:rsidRPr="006D722E">
        <w:rPr>
          <w:rFonts w:ascii="Times New Roman" w:hAnsi="Times New Roman"/>
          <w:b/>
        </w:rPr>
        <w:t>推论</w:t>
      </w:r>
      <w:r>
        <w:rPr>
          <w:rFonts w:ascii="Times New Roman" w:hAnsi="Times New Roman" w:hint="eastAsia"/>
          <w:b/>
        </w:rPr>
        <w:t>3</w:t>
      </w:r>
      <w:r>
        <w:rPr>
          <w:rFonts w:ascii="Times New Roman" w:hAnsi="Times New Roman"/>
          <w:b/>
        </w:rPr>
        <w:t xml:space="preserve">.3.3 </w:t>
      </w:r>
      <w:r w:rsidR="00FB49DC" w:rsidRPr="006D722E">
        <w:rPr>
          <w:rFonts w:ascii="Times New Roman" w:hAnsi="Times New Roman"/>
        </w:rPr>
        <w:t>设</w:t>
      </w:r>
      <w:r w:rsidR="00FB49DC" w:rsidRPr="006D722E">
        <w:rPr>
          <w:rFonts w:ascii="Times New Roman" w:hAnsi="Times New Roman"/>
          <w:i/>
        </w:rPr>
        <w:t>p</w:t>
      </w:r>
      <w:r w:rsidR="00FB49DC" w:rsidRPr="006D722E">
        <w:rPr>
          <w:rFonts w:ascii="Times New Roman" w:hAnsi="Times New Roman"/>
        </w:rPr>
        <w:t>是奇素数，如果整数</w:t>
      </w:r>
      <w:r w:rsidR="00FB49DC" w:rsidRPr="006D722E">
        <w:rPr>
          <w:rFonts w:ascii="Times New Roman" w:hAnsi="Times New Roman"/>
          <w:i/>
        </w:rPr>
        <w:t>a</w:t>
      </w:r>
      <w:r w:rsidR="00FB49DC" w:rsidRPr="006D722E">
        <w:rPr>
          <w:rFonts w:ascii="Times New Roman" w:hAnsi="Times New Roman"/>
        </w:rPr>
        <w:t>，</w:t>
      </w:r>
      <w:r w:rsidR="00FB49DC" w:rsidRPr="006D722E">
        <w:rPr>
          <w:rFonts w:ascii="Times New Roman" w:hAnsi="Times New Roman"/>
          <w:i/>
        </w:rPr>
        <w:t>b</w:t>
      </w:r>
      <w:r w:rsidR="00FB49DC" w:rsidRPr="006D722E">
        <w:rPr>
          <w:rFonts w:ascii="Times New Roman" w:hAnsi="Times New Roman"/>
        </w:rPr>
        <w:t>满足</w:t>
      </w:r>
      <w:r w:rsidR="00FB49DC" w:rsidRPr="006D722E">
        <w:rPr>
          <w:rFonts w:ascii="Times New Roman" w:hAnsi="Times New Roman"/>
          <w:position w:val="-10"/>
        </w:rPr>
        <w:object w:dxaOrig="1380" w:dyaOrig="320" w14:anchorId="6C9F5633">
          <v:shape id="_x0000_i1167" type="#_x0000_t75" style="width:68.8pt;height:15.5pt" o:ole="">
            <v:imagedata r:id="rId504" o:title=""/>
          </v:shape>
          <o:OLEObject Type="Embed" ProgID="Equation.DSMT4" ShapeID="_x0000_i1167" DrawAspect="Content" ObjectID="_1790422326" r:id="rId505"/>
        </w:object>
      </w:r>
      <w:r w:rsidR="00FB49DC" w:rsidRPr="006D722E">
        <w:rPr>
          <w:rFonts w:ascii="Times New Roman" w:hAnsi="Times New Roman"/>
        </w:rPr>
        <w:t>，则</w:t>
      </w:r>
    </w:p>
    <w:p w14:paraId="6B5B2644" w14:textId="45497D52" w:rsidR="00FB49DC" w:rsidRPr="006D722E" w:rsidRDefault="00FB49DC" w:rsidP="00FB49DC">
      <w:pPr>
        <w:snapToGrid w:val="0"/>
        <w:spacing w:line="360" w:lineRule="auto"/>
        <w:ind w:firstLine="405"/>
        <w:jc w:val="center"/>
        <w:rPr>
          <w:rFonts w:ascii="Times New Roman" w:hAnsi="Times New Roman"/>
        </w:rPr>
      </w:pPr>
      <w:r w:rsidRPr="006D722E">
        <w:rPr>
          <w:rFonts w:ascii="Times New Roman" w:hAnsi="Times New Roman"/>
          <w:position w:val="-30"/>
        </w:rPr>
        <w:object w:dxaOrig="1180" w:dyaOrig="720" w14:anchorId="37BAD04C">
          <v:shape id="_x0000_i1168" type="#_x0000_t75" style="width:59.25pt;height:36.45pt" o:ole="">
            <v:imagedata r:id="rId506" o:title=""/>
          </v:shape>
          <o:OLEObject Type="Embed" ProgID="Equation.DSMT4" ShapeID="_x0000_i1168" DrawAspect="Content" ObjectID="_1790422327" r:id="rId507"/>
        </w:object>
      </w:r>
      <w:ins w:id="1836" w:author="zhengping jin" w:date="2024-08-10T13:57:00Z" w16du:dateUtc="2024-08-10T05:57:00Z">
        <w:r w:rsidR="003A64B8">
          <w:rPr>
            <w:rFonts w:ascii="Times New Roman" w:hAnsi="Times New Roman" w:hint="eastAsia"/>
          </w:rPr>
          <w:t>.</w:t>
        </w:r>
      </w:ins>
    </w:p>
    <w:p w14:paraId="6F153561" w14:textId="77777777" w:rsidR="00910BE2" w:rsidRDefault="00910BE2" w:rsidP="00FB49DC">
      <w:pPr>
        <w:snapToGrid w:val="0"/>
        <w:spacing w:line="360" w:lineRule="auto"/>
        <w:ind w:firstLine="420"/>
        <w:rPr>
          <w:rFonts w:ascii="Times New Roman" w:hAnsi="Times New Roman"/>
        </w:rPr>
      </w:pPr>
    </w:p>
    <w:p w14:paraId="3C60E9EB" w14:textId="45AB4F3E" w:rsidR="00FB49DC" w:rsidRPr="006D722E" w:rsidRDefault="00FB49DC" w:rsidP="00FB49DC">
      <w:pPr>
        <w:snapToGrid w:val="0"/>
        <w:spacing w:line="360" w:lineRule="auto"/>
        <w:ind w:firstLine="420"/>
        <w:rPr>
          <w:rFonts w:ascii="Times New Roman" w:hAnsi="Times New Roman"/>
        </w:rPr>
      </w:pPr>
      <w:r w:rsidRPr="006D722E">
        <w:rPr>
          <w:rFonts w:ascii="Times New Roman" w:hAnsi="Times New Roman"/>
        </w:rPr>
        <w:t>对于一个与</w:t>
      </w:r>
      <w:r w:rsidRPr="006D722E">
        <w:rPr>
          <w:rFonts w:ascii="Times New Roman" w:hAnsi="Times New Roman"/>
          <w:i/>
        </w:rPr>
        <w:t>p</w:t>
      </w:r>
      <w:r w:rsidRPr="006D722E">
        <w:rPr>
          <w:rFonts w:ascii="Times New Roman" w:hAnsi="Times New Roman"/>
        </w:rPr>
        <w:t>互素的整数</w:t>
      </w:r>
      <w:r w:rsidRPr="006D722E">
        <w:rPr>
          <w:rFonts w:ascii="Times New Roman" w:hAnsi="Times New Roman"/>
          <w:i/>
        </w:rPr>
        <w:t>a</w:t>
      </w:r>
      <w:r w:rsidRPr="006D722E">
        <w:rPr>
          <w:rFonts w:ascii="Times New Roman" w:hAnsi="Times New Roman"/>
        </w:rPr>
        <w:t>，</w:t>
      </w:r>
      <w:ins w:id="1837" w:author="zhengping jin" w:date="2024-10-12T17:39:00Z" w16du:dateUtc="2024-10-12T09:39:00Z">
        <w:r w:rsidR="00554426">
          <w:rPr>
            <w:rFonts w:ascii="Times New Roman" w:hAnsi="Times New Roman" w:hint="eastAsia"/>
          </w:rPr>
          <w:t>高斯</w:t>
        </w:r>
        <w:r w:rsidR="00554426">
          <w:rPr>
            <w:rFonts w:ascii="Times New Roman" w:hAnsi="Times New Roman" w:hint="eastAsia"/>
          </w:rPr>
          <w:t xml:space="preserve"> (</w:t>
        </w:r>
      </w:ins>
      <w:r w:rsidRPr="006D722E">
        <w:rPr>
          <w:rFonts w:ascii="Times New Roman" w:hAnsi="Times New Roman"/>
          <w:i/>
        </w:rPr>
        <w:t>Gauss</w:t>
      </w:r>
      <w:ins w:id="1838" w:author="zhengping jin" w:date="2024-10-12T17:39:00Z" w16du:dateUtc="2024-10-12T09:39:00Z">
        <w:r w:rsidR="00554426" w:rsidRPr="00554426">
          <w:rPr>
            <w:rFonts w:ascii="Times New Roman" w:hAnsi="Times New Roman" w:hint="eastAsia"/>
            <w:iCs/>
            <w:rPrChange w:id="1839" w:author="zhengping jin" w:date="2024-10-12T17:39:00Z" w16du:dateUtc="2024-10-12T09:39:00Z">
              <w:rPr>
                <w:rFonts w:ascii="Times New Roman" w:hAnsi="Times New Roman" w:hint="eastAsia"/>
                <w:i/>
              </w:rPr>
            </w:rPrChange>
          </w:rPr>
          <w:t>)</w:t>
        </w:r>
      </w:ins>
      <w:r w:rsidRPr="006D722E">
        <w:rPr>
          <w:rFonts w:ascii="Times New Roman" w:hAnsi="Times New Roman"/>
        </w:rPr>
        <w:t>给出了另一个判别法则，以判断</w:t>
      </w:r>
      <w:r w:rsidRPr="006D722E">
        <w:rPr>
          <w:rFonts w:ascii="Times New Roman" w:hAnsi="Times New Roman"/>
          <w:i/>
        </w:rPr>
        <w:t>a</w:t>
      </w:r>
      <w:r w:rsidRPr="006D722E">
        <w:rPr>
          <w:rFonts w:ascii="Times New Roman" w:hAnsi="Times New Roman"/>
        </w:rPr>
        <w:t>是否为模</w:t>
      </w:r>
      <w:r w:rsidRPr="006D722E">
        <w:rPr>
          <w:rFonts w:ascii="Times New Roman" w:hAnsi="Times New Roman"/>
          <w:i/>
        </w:rPr>
        <w:t>p</w:t>
      </w:r>
      <w:r w:rsidRPr="006D722E">
        <w:rPr>
          <w:rFonts w:ascii="Times New Roman" w:hAnsi="Times New Roman"/>
        </w:rPr>
        <w:t>二次剩余</w:t>
      </w:r>
      <w:r w:rsidRPr="006D722E">
        <w:rPr>
          <w:rFonts w:ascii="Times New Roman" w:hAnsi="Times New Roman"/>
        </w:rPr>
        <w:t>.</w:t>
      </w:r>
    </w:p>
    <w:p w14:paraId="6CFAB95B" w14:textId="04E36147" w:rsidR="00FB49DC" w:rsidRPr="006D722E" w:rsidRDefault="00FB49DC" w:rsidP="00FB49DC">
      <w:pPr>
        <w:snapToGrid w:val="0"/>
        <w:spacing w:line="360" w:lineRule="auto"/>
        <w:ind w:firstLine="420"/>
        <w:rPr>
          <w:rFonts w:ascii="Times New Roman" w:hAnsi="Times New Roman"/>
        </w:rPr>
      </w:pPr>
      <w:r w:rsidRPr="006D722E">
        <w:rPr>
          <w:rFonts w:ascii="Times New Roman" w:hAnsi="Times New Roman"/>
          <w:b/>
        </w:rPr>
        <w:t>引理</w:t>
      </w:r>
      <w:r w:rsidR="008F2F09">
        <w:rPr>
          <w:rFonts w:ascii="Times New Roman" w:hAnsi="Times New Roman" w:hint="eastAsia"/>
          <w:b/>
        </w:rPr>
        <w:t>3</w:t>
      </w:r>
      <w:r w:rsidR="008F2F09">
        <w:rPr>
          <w:rFonts w:ascii="Times New Roman" w:hAnsi="Times New Roman"/>
          <w:b/>
        </w:rPr>
        <w:t>.3.</w:t>
      </w:r>
      <w:r w:rsidRPr="006D722E">
        <w:rPr>
          <w:rFonts w:ascii="Times New Roman" w:hAnsi="Times New Roman" w:hint="eastAsia"/>
          <w:b/>
        </w:rPr>
        <w:t>1</w:t>
      </w:r>
      <w:r w:rsidRPr="006D722E">
        <w:rPr>
          <w:rFonts w:ascii="Times New Roman" w:hAnsi="Times New Roman"/>
        </w:rPr>
        <w:t>（</w:t>
      </w:r>
      <w:r w:rsidRPr="006D722E">
        <w:rPr>
          <w:rFonts w:ascii="Times New Roman" w:hAnsi="Times New Roman"/>
          <w:i/>
        </w:rPr>
        <w:t>Gauss</w:t>
      </w:r>
      <w:ins w:id="1840" w:author="zhengping jin" w:date="2024-10-12T17:43:00Z" w16du:dateUtc="2024-10-12T09:43:00Z">
        <w:r w:rsidR="00554426">
          <w:rPr>
            <w:rFonts w:ascii="Times New Roman" w:hAnsi="Times New Roman" w:hint="eastAsia"/>
            <w:iCs/>
          </w:rPr>
          <w:t xml:space="preserve"> </w:t>
        </w:r>
        <w:r w:rsidR="00554426">
          <w:rPr>
            <w:rFonts w:ascii="Times New Roman" w:hAnsi="Times New Roman" w:hint="eastAsia"/>
            <w:iCs/>
          </w:rPr>
          <w:t>引理</w:t>
        </w:r>
      </w:ins>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是奇素数，</w:t>
      </w:r>
      <w:r w:rsidRPr="006D722E">
        <w:rPr>
          <w:rFonts w:ascii="Times New Roman" w:hAnsi="Times New Roman"/>
          <w:i/>
        </w:rPr>
        <w:t>a</w:t>
      </w:r>
      <w:r w:rsidRPr="006D722E">
        <w:rPr>
          <w:rFonts w:ascii="Times New Roman" w:hAnsi="Times New Roman"/>
        </w:rPr>
        <w:t>是整数，（</w:t>
      </w:r>
      <w:r w:rsidRPr="006D722E">
        <w:rPr>
          <w:rFonts w:ascii="Times New Roman" w:hAnsi="Times New Roman"/>
          <w:i/>
        </w:rPr>
        <w:t>a</w:t>
      </w:r>
      <w:r w:rsidRPr="006D722E">
        <w:rPr>
          <w:rFonts w:ascii="Times New Roman" w:hAnsi="Times New Roman"/>
        </w:rPr>
        <w:t>，</w:t>
      </w:r>
      <w:r w:rsidRPr="006D722E">
        <w:rPr>
          <w:rFonts w:ascii="Times New Roman" w:hAnsi="Times New Roman"/>
          <w:i/>
        </w:rPr>
        <w:t>p</w:t>
      </w:r>
      <w:r w:rsidRPr="006D722E">
        <w:rPr>
          <w:rFonts w:ascii="Times New Roman" w:hAnsi="Times New Roman"/>
        </w:rPr>
        <w:t>）</w:t>
      </w:r>
      <w:r w:rsidRPr="006D722E">
        <w:rPr>
          <w:rFonts w:ascii="Times New Roman" w:hAnsi="Times New Roman"/>
        </w:rPr>
        <w:t>=1</w:t>
      </w:r>
      <w:r w:rsidRPr="006D722E">
        <w:rPr>
          <w:rFonts w:ascii="Times New Roman" w:hAnsi="Times New Roman"/>
        </w:rPr>
        <w:t>，如果整数</w:t>
      </w:r>
      <w:r w:rsidRPr="006D722E">
        <w:rPr>
          <w:rFonts w:ascii="Times New Roman" w:hAnsi="Times New Roman"/>
          <w:position w:val="-24"/>
        </w:rPr>
        <w:object w:dxaOrig="2020" w:dyaOrig="620" w14:anchorId="14D5D17F">
          <v:shape id="_x0000_i1169" type="#_x0000_t75" style="width:101.15pt;height:30.55pt" o:ole="">
            <v:imagedata r:id="rId508" o:title=""/>
          </v:shape>
          <o:OLEObject Type="Embed" ProgID="Equation.DSMT4" ShapeID="_x0000_i1169" DrawAspect="Content" ObjectID="_1790422328" r:id="rId509"/>
        </w:object>
      </w:r>
      <w:proofErr w:type="gramStart"/>
      <w:r w:rsidRPr="006D722E">
        <w:rPr>
          <w:rFonts w:ascii="Times New Roman" w:hAnsi="Times New Roman"/>
        </w:rPr>
        <w:t>中模</w:t>
      </w:r>
      <w:proofErr w:type="gramEnd"/>
      <w:r w:rsidRPr="006D722E">
        <w:rPr>
          <w:rFonts w:ascii="Times New Roman" w:hAnsi="Times New Roman"/>
          <w:i/>
        </w:rPr>
        <w:t>p</w:t>
      </w:r>
      <w:r w:rsidRPr="006D722E">
        <w:rPr>
          <w:rFonts w:ascii="Times New Roman" w:hAnsi="Times New Roman"/>
        </w:rPr>
        <w:t>的</w:t>
      </w:r>
      <w:proofErr w:type="gramStart"/>
      <w:r w:rsidRPr="006D722E">
        <w:rPr>
          <w:rFonts w:ascii="Times New Roman" w:hAnsi="Times New Roman"/>
        </w:rPr>
        <w:t>最小正</w:t>
      </w:r>
      <w:proofErr w:type="gramEnd"/>
      <w:r w:rsidRPr="006D722E">
        <w:rPr>
          <w:rFonts w:ascii="Times New Roman" w:hAnsi="Times New Roman"/>
        </w:rPr>
        <w:t>剩余大于</w:t>
      </w:r>
      <w:r w:rsidRPr="006D722E">
        <w:rPr>
          <w:rFonts w:ascii="Times New Roman" w:hAnsi="Times New Roman"/>
          <w:position w:val="-24"/>
        </w:rPr>
        <w:object w:dxaOrig="260" w:dyaOrig="620" w14:anchorId="69D2BF77">
          <v:shape id="_x0000_i1170" type="#_x0000_t75" style="width:14.15pt;height:30.55pt" o:ole="">
            <v:imagedata r:id="rId510" o:title=""/>
          </v:shape>
          <o:OLEObject Type="Embed" ProgID="Equation.DSMT4" ShapeID="_x0000_i1170" DrawAspect="Content" ObjectID="_1790422329" r:id="rId511"/>
        </w:object>
      </w:r>
      <w:r w:rsidRPr="006D722E">
        <w:rPr>
          <w:rFonts w:ascii="Times New Roman" w:hAnsi="Times New Roman"/>
        </w:rPr>
        <w:t>的个数是</w:t>
      </w:r>
      <w:r w:rsidRPr="006D722E">
        <w:rPr>
          <w:rFonts w:ascii="Times New Roman" w:hAnsi="Times New Roman"/>
          <w:i/>
        </w:rPr>
        <w:t>m</w:t>
      </w:r>
      <w:r w:rsidRPr="006D722E">
        <w:rPr>
          <w:rFonts w:ascii="Times New Roman" w:hAnsi="Times New Roman"/>
        </w:rPr>
        <w:t>，则</w:t>
      </w:r>
    </w:p>
    <w:p w14:paraId="69A5C1DB" w14:textId="5D5A7E04"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30"/>
        </w:rPr>
        <w:object w:dxaOrig="1280" w:dyaOrig="720" w14:anchorId="55081943">
          <v:shape id="_x0000_i1171" type="#_x0000_t75" style="width:63.35pt;height:36.45pt" o:ole="">
            <v:imagedata r:id="rId512" o:title=""/>
          </v:shape>
          <o:OLEObject Type="Embed" ProgID="Equation.DSMT4" ShapeID="_x0000_i1171" DrawAspect="Content" ObjectID="_1790422330" r:id="rId513"/>
        </w:object>
      </w:r>
      <w:ins w:id="1841" w:author="zhengping jin" w:date="2024-08-10T13:58:00Z" w16du:dateUtc="2024-08-10T05:58:00Z">
        <w:r w:rsidR="00DE0E4D">
          <w:rPr>
            <w:rFonts w:ascii="Times New Roman" w:hAnsi="Times New Roman" w:hint="eastAsia"/>
          </w:rPr>
          <w:t>.</w:t>
        </w:r>
      </w:ins>
    </w:p>
    <w:p w14:paraId="170ADAAF" w14:textId="77777777" w:rsidR="00FB49DC" w:rsidRPr="006D722E" w:rsidRDefault="00FB49DC" w:rsidP="00FB49DC">
      <w:pPr>
        <w:snapToGrid w:val="0"/>
        <w:spacing w:line="360" w:lineRule="auto"/>
        <w:ind w:firstLine="420"/>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position w:val="-12"/>
        </w:rPr>
        <w:object w:dxaOrig="840" w:dyaOrig="360" w14:anchorId="32BE01CC">
          <v:shape id="_x0000_i1172" type="#_x0000_t75" style="width:41.9pt;height:18.7pt" o:ole="">
            <v:imagedata r:id="rId514" o:title=""/>
          </v:shape>
          <o:OLEObject Type="Embed" ProgID="Equation.DSMT4" ShapeID="_x0000_i1172" DrawAspect="Content" ObjectID="_1790422331" r:id="rId515"/>
        </w:object>
      </w:r>
      <w:r w:rsidRPr="006D722E">
        <w:rPr>
          <w:rFonts w:ascii="Times New Roman" w:hAnsi="Times New Roman"/>
        </w:rPr>
        <w:t>是整数</w:t>
      </w:r>
      <w:r w:rsidRPr="006D722E">
        <w:rPr>
          <w:rFonts w:ascii="Times New Roman" w:hAnsi="Times New Roman"/>
          <w:position w:val="-24"/>
        </w:rPr>
        <w:object w:dxaOrig="2020" w:dyaOrig="620" w14:anchorId="3E57BC83">
          <v:shape id="_x0000_i1173" type="#_x0000_t75" style="width:101.15pt;height:30.55pt" o:ole="">
            <v:imagedata r:id="rId508" o:title=""/>
          </v:shape>
          <o:OLEObject Type="Embed" ProgID="Equation.DSMT4" ShapeID="_x0000_i1173" DrawAspect="Content" ObjectID="_1790422332" r:id="rId516"/>
        </w:object>
      </w:r>
      <w:r w:rsidRPr="006D722E">
        <w:rPr>
          <w:rFonts w:ascii="Times New Roman" w:hAnsi="Times New Roman"/>
        </w:rPr>
        <w:t>模</w:t>
      </w:r>
      <w:r w:rsidRPr="006D722E">
        <w:rPr>
          <w:rFonts w:ascii="Times New Roman" w:hAnsi="Times New Roman"/>
          <w:i/>
        </w:rPr>
        <w:t>p</w:t>
      </w:r>
      <w:r w:rsidRPr="006D722E">
        <w:rPr>
          <w:rFonts w:ascii="Times New Roman" w:hAnsi="Times New Roman"/>
        </w:rPr>
        <w:t>的小于</w:t>
      </w:r>
      <w:r w:rsidRPr="006D722E">
        <w:rPr>
          <w:rFonts w:ascii="Times New Roman" w:hAnsi="Times New Roman"/>
          <w:position w:val="-24"/>
        </w:rPr>
        <w:object w:dxaOrig="260" w:dyaOrig="620" w14:anchorId="46E7B96B">
          <v:shape id="_x0000_i1174" type="#_x0000_t75" style="width:14.15pt;height:30.55pt" o:ole="">
            <v:imagedata r:id="rId510" o:title=""/>
          </v:shape>
          <o:OLEObject Type="Embed" ProgID="Equation.DSMT4" ShapeID="_x0000_i1174" DrawAspect="Content" ObjectID="_1790422333" r:id="rId517"/>
        </w:object>
      </w:r>
      <w:r w:rsidRPr="006D722E">
        <w:rPr>
          <w:rFonts w:ascii="Times New Roman" w:hAnsi="Times New Roman"/>
        </w:rPr>
        <w:t>的</w:t>
      </w:r>
      <w:proofErr w:type="gramStart"/>
      <w:r w:rsidRPr="006D722E">
        <w:rPr>
          <w:rFonts w:ascii="Times New Roman" w:hAnsi="Times New Roman"/>
        </w:rPr>
        <w:t>最小正</w:t>
      </w:r>
      <w:proofErr w:type="gramEnd"/>
      <w:r w:rsidRPr="006D722E">
        <w:rPr>
          <w:rFonts w:ascii="Times New Roman" w:hAnsi="Times New Roman"/>
        </w:rPr>
        <w:t>剩余，</w:t>
      </w:r>
    </w:p>
    <w:p w14:paraId="1674232D" w14:textId="77777777" w:rsidR="00FB49DC" w:rsidRPr="006D722E" w:rsidRDefault="00FB49DC" w:rsidP="00FB49DC">
      <w:pPr>
        <w:snapToGrid w:val="0"/>
        <w:spacing w:line="360" w:lineRule="auto"/>
        <w:ind w:firstLineChars="400" w:firstLine="840"/>
        <w:rPr>
          <w:rFonts w:ascii="Times New Roman" w:hAnsi="Times New Roman"/>
        </w:rPr>
      </w:pPr>
      <w:r w:rsidRPr="006D722E">
        <w:rPr>
          <w:rFonts w:ascii="Times New Roman" w:hAnsi="Times New Roman"/>
          <w:position w:val="-12"/>
        </w:rPr>
        <w:object w:dxaOrig="859" w:dyaOrig="360" w14:anchorId="42C110D1">
          <v:shape id="_x0000_i1175" type="#_x0000_t75" style="width:41.9pt;height:18.7pt" o:ole="">
            <v:imagedata r:id="rId518" o:title=""/>
          </v:shape>
          <o:OLEObject Type="Embed" ProgID="Equation.DSMT4" ShapeID="_x0000_i1175" DrawAspect="Content" ObjectID="_1790422334" r:id="rId519"/>
        </w:object>
      </w:r>
      <w:r w:rsidRPr="006D722E">
        <w:rPr>
          <w:rFonts w:ascii="Times New Roman" w:hAnsi="Times New Roman"/>
        </w:rPr>
        <w:t>是这些整数模</w:t>
      </w:r>
      <w:r w:rsidRPr="006D722E">
        <w:rPr>
          <w:rFonts w:ascii="Times New Roman" w:hAnsi="Times New Roman"/>
          <w:i/>
        </w:rPr>
        <w:t>p</w:t>
      </w:r>
      <w:r w:rsidRPr="006D722E">
        <w:rPr>
          <w:rFonts w:ascii="Times New Roman" w:hAnsi="Times New Roman"/>
        </w:rPr>
        <w:t>的大于</w:t>
      </w:r>
      <w:r w:rsidRPr="006D722E">
        <w:rPr>
          <w:rFonts w:ascii="Times New Roman" w:hAnsi="Times New Roman"/>
          <w:position w:val="-24"/>
        </w:rPr>
        <w:object w:dxaOrig="260" w:dyaOrig="620" w14:anchorId="03AEFEB1">
          <v:shape id="_x0000_i1176" type="#_x0000_t75" style="width:14.15pt;height:30.55pt" o:ole="">
            <v:imagedata r:id="rId510" o:title=""/>
          </v:shape>
          <o:OLEObject Type="Embed" ProgID="Equation.DSMT4" ShapeID="_x0000_i1176" DrawAspect="Content" ObjectID="_1790422335" r:id="rId520"/>
        </w:object>
      </w:r>
      <w:r w:rsidRPr="006D722E">
        <w:rPr>
          <w:rFonts w:ascii="Times New Roman" w:hAnsi="Times New Roman"/>
        </w:rPr>
        <w:t>的</w:t>
      </w:r>
      <w:proofErr w:type="gramStart"/>
      <w:r w:rsidRPr="006D722E">
        <w:rPr>
          <w:rFonts w:ascii="Times New Roman" w:hAnsi="Times New Roman"/>
        </w:rPr>
        <w:t>最小正</w:t>
      </w:r>
      <w:proofErr w:type="gramEnd"/>
      <w:r w:rsidRPr="006D722E">
        <w:rPr>
          <w:rFonts w:ascii="Times New Roman" w:hAnsi="Times New Roman"/>
        </w:rPr>
        <w:t>剩余，则</w:t>
      </w:r>
    </w:p>
    <w:p w14:paraId="00762049" w14:textId="77777777"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position w:val="-104"/>
        </w:rPr>
        <w:object w:dxaOrig="4740" w:dyaOrig="2320" w14:anchorId="6B6D7AD4">
          <v:shape id="_x0000_i1177" type="#_x0000_t75" style="width:236.5pt;height:116.2pt" o:ole="">
            <v:imagedata r:id="rId521" o:title=""/>
          </v:shape>
          <o:OLEObject Type="Embed" ProgID="Equation.DSMT4" ShapeID="_x0000_i1177" DrawAspect="Content" ObjectID="_1790422336" r:id="rId522"/>
        </w:object>
      </w:r>
    </w:p>
    <w:p w14:paraId="4EC14711" w14:textId="77777777" w:rsidR="00FB49DC" w:rsidRPr="006D722E" w:rsidRDefault="00FB49DC" w:rsidP="00FB49DC">
      <w:pPr>
        <w:snapToGrid w:val="0"/>
        <w:spacing w:line="360" w:lineRule="auto"/>
        <w:ind w:firstLineChars="391" w:firstLine="821"/>
        <w:rPr>
          <w:rFonts w:ascii="Times New Roman" w:hAnsi="Times New Roman"/>
        </w:rPr>
      </w:pPr>
      <w:r w:rsidRPr="006D722E">
        <w:rPr>
          <w:rFonts w:ascii="Times New Roman" w:hAnsi="Times New Roman"/>
        </w:rPr>
        <w:t>易知，</w:t>
      </w:r>
      <w:r w:rsidRPr="006D722E">
        <w:rPr>
          <w:rFonts w:ascii="Times New Roman" w:hAnsi="Times New Roman"/>
          <w:position w:val="-12"/>
        </w:rPr>
        <w:object w:dxaOrig="2460" w:dyaOrig="360" w14:anchorId="620E0F80">
          <v:shape id="_x0000_i1178" type="#_x0000_t75" style="width:123.5pt;height:18.7pt" o:ole="">
            <v:imagedata r:id="rId523" o:title=""/>
          </v:shape>
          <o:OLEObject Type="Embed" ProgID="Equation.DSMT4" ShapeID="_x0000_i1178" DrawAspect="Content" ObjectID="_1790422337" r:id="rId524"/>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两两</w:t>
      </w:r>
      <w:proofErr w:type="gramStart"/>
      <w:r w:rsidRPr="006D722E">
        <w:rPr>
          <w:rFonts w:ascii="Times New Roman" w:hAnsi="Times New Roman"/>
        </w:rPr>
        <w:t>不</w:t>
      </w:r>
      <w:proofErr w:type="gramEnd"/>
      <w:r w:rsidRPr="006D722E">
        <w:rPr>
          <w:rFonts w:ascii="Times New Roman" w:hAnsi="Times New Roman"/>
        </w:rPr>
        <w:t>同余的</w:t>
      </w:r>
      <w:r w:rsidRPr="006D722E">
        <w:rPr>
          <w:rFonts w:ascii="Times New Roman" w:hAnsi="Times New Roman"/>
        </w:rPr>
        <w:t xml:space="preserve">. </w:t>
      </w:r>
      <w:r w:rsidRPr="006D722E">
        <w:rPr>
          <w:rFonts w:ascii="Times New Roman" w:hAnsi="Times New Roman"/>
        </w:rPr>
        <w:t>否则，我们有</w:t>
      </w:r>
    </w:p>
    <w:p w14:paraId="67D03A01" w14:textId="77777777" w:rsidR="00FB49DC" w:rsidRPr="006D722E" w:rsidRDefault="00FB49DC" w:rsidP="00FB49DC">
      <w:pPr>
        <w:snapToGrid w:val="0"/>
        <w:spacing w:line="360" w:lineRule="auto"/>
        <w:ind w:firstLine="405"/>
        <w:jc w:val="center"/>
        <w:rPr>
          <w:rFonts w:ascii="Times New Roman" w:hAnsi="Times New Roman"/>
        </w:rPr>
      </w:pPr>
      <w:r w:rsidRPr="006D722E">
        <w:rPr>
          <w:rFonts w:ascii="Times New Roman" w:hAnsi="Times New Roman"/>
          <w:position w:val="-14"/>
        </w:rPr>
        <w:object w:dxaOrig="1359" w:dyaOrig="380" w14:anchorId="50757E56">
          <v:shape id="_x0000_i1179" type="#_x0000_t75" style="width:67.45pt;height:19.6pt" o:ole="">
            <v:imagedata r:id="rId525" o:title=""/>
          </v:shape>
          <o:OLEObject Type="Embed" ProgID="Equation.DSMT4" ShapeID="_x0000_i1179" DrawAspect="Content" ObjectID="_1790422338" r:id="rId526"/>
        </w:object>
      </w:r>
      <w:r w:rsidRPr="006D722E">
        <w:rPr>
          <w:rFonts w:ascii="Times New Roman" w:hAnsi="Times New Roman"/>
        </w:rPr>
        <w:t>或</w:t>
      </w:r>
      <w:r w:rsidRPr="006D722E">
        <w:rPr>
          <w:rFonts w:ascii="Times New Roman" w:hAnsi="Times New Roman"/>
          <w:position w:val="-14"/>
        </w:rPr>
        <w:object w:dxaOrig="2100" w:dyaOrig="380" w14:anchorId="467C851B">
          <v:shape id="_x0000_i1180" type="#_x0000_t75" style="width:104.8pt;height:19.6pt" o:ole="">
            <v:imagedata r:id="rId527" o:title=""/>
          </v:shape>
          <o:OLEObject Type="Embed" ProgID="Equation.DSMT4" ShapeID="_x0000_i1180" DrawAspect="Content" ObjectID="_1790422339" r:id="rId528"/>
        </w:object>
      </w:r>
    </w:p>
    <w:p w14:paraId="3A4E3412" w14:textId="77777777" w:rsidR="00FB49DC" w:rsidRPr="006D722E" w:rsidRDefault="00FB49DC" w:rsidP="00FB49DC">
      <w:pPr>
        <w:snapToGrid w:val="0"/>
        <w:spacing w:line="360" w:lineRule="auto"/>
        <w:ind w:firstLineChars="400" w:firstLine="840"/>
        <w:rPr>
          <w:rFonts w:ascii="Times New Roman" w:hAnsi="Times New Roman"/>
        </w:rPr>
      </w:pPr>
      <w:r w:rsidRPr="006D722E">
        <w:rPr>
          <w:rFonts w:ascii="Times New Roman" w:hAnsi="Times New Roman"/>
        </w:rPr>
        <w:t>因而</w:t>
      </w:r>
      <w:r w:rsidRPr="006D722E">
        <w:rPr>
          <w:rFonts w:ascii="Times New Roman" w:hAnsi="Times New Roman"/>
          <w:position w:val="-14"/>
        </w:rPr>
        <w:object w:dxaOrig="1860" w:dyaOrig="380" w14:anchorId="320B2ACF">
          <v:shape id="_x0000_i1181" type="#_x0000_t75" style="width:92.5pt;height:19.6pt" o:ole="">
            <v:imagedata r:id="rId529" o:title=""/>
          </v:shape>
          <o:OLEObject Type="Embed" ProgID="Equation.DSMT4" ShapeID="_x0000_i1181" DrawAspect="Content" ObjectID="_1790422340" r:id="rId530"/>
        </w:object>
      </w:r>
      <w:r w:rsidRPr="006D722E">
        <w:rPr>
          <w:rFonts w:ascii="Times New Roman" w:hAnsi="Times New Roman"/>
        </w:rPr>
        <w:t>，这不可能，因为</w:t>
      </w:r>
      <w:r w:rsidRPr="006D722E">
        <w:rPr>
          <w:rFonts w:ascii="Times New Roman" w:hAnsi="Times New Roman"/>
          <w:position w:val="-24"/>
        </w:rPr>
        <w:object w:dxaOrig="2799" w:dyaOrig="620" w14:anchorId="71762468">
          <v:shape id="_x0000_i1182" type="#_x0000_t75" style="width:139.45pt;height:30.55pt" o:ole="">
            <v:imagedata r:id="rId531" o:title=""/>
          </v:shape>
          <o:OLEObject Type="Embed" ProgID="Equation.DSMT4" ShapeID="_x0000_i1182" DrawAspect="Content" ObjectID="_1790422341" r:id="rId532"/>
        </w:object>
      </w:r>
      <w:r w:rsidRPr="006D722E">
        <w:rPr>
          <w:rFonts w:ascii="Times New Roman" w:hAnsi="Times New Roman"/>
        </w:rPr>
        <w:t>.</w:t>
      </w:r>
    </w:p>
    <w:p w14:paraId="65306C1B" w14:textId="77777777" w:rsidR="00FB49DC" w:rsidRPr="006D722E" w:rsidRDefault="00FB49DC" w:rsidP="00FB49DC">
      <w:pPr>
        <w:snapToGrid w:val="0"/>
        <w:spacing w:line="360" w:lineRule="auto"/>
        <w:ind w:firstLineChars="391" w:firstLine="821"/>
        <w:rPr>
          <w:rFonts w:ascii="Times New Roman" w:hAnsi="Times New Roman"/>
        </w:rPr>
      </w:pPr>
      <w:r w:rsidRPr="006D722E">
        <w:rPr>
          <w:rFonts w:ascii="Times New Roman" w:hAnsi="Times New Roman"/>
        </w:rPr>
        <w:t>因为</w:t>
      </w:r>
      <w:r w:rsidRPr="006D722E">
        <w:rPr>
          <w:rFonts w:ascii="Times New Roman" w:hAnsi="Times New Roman"/>
          <w:position w:val="-24"/>
        </w:rPr>
        <w:object w:dxaOrig="2740" w:dyaOrig="620" w14:anchorId="5C5FA87C">
          <v:shape id="_x0000_i1183" type="#_x0000_t75" style="width:137.6pt;height:30.55pt" o:ole="">
            <v:imagedata r:id="rId533" o:title=""/>
          </v:shape>
          <o:OLEObject Type="Embed" ProgID="Equation.DSMT4" ShapeID="_x0000_i1183" DrawAspect="Content" ObjectID="_1790422342" r:id="rId534"/>
        </w:object>
      </w:r>
      <w:r w:rsidRPr="006D722E">
        <w:rPr>
          <w:rFonts w:ascii="Times New Roman" w:hAnsi="Times New Roman"/>
        </w:rPr>
        <w:t>，</w:t>
      </w:r>
    </w:p>
    <w:p w14:paraId="0DB03249" w14:textId="77777777" w:rsidR="00FB49DC" w:rsidRPr="006D722E" w:rsidRDefault="00FB49DC" w:rsidP="00FB49DC">
      <w:pPr>
        <w:snapToGrid w:val="0"/>
        <w:spacing w:line="360" w:lineRule="auto"/>
        <w:ind w:firstLineChars="391" w:firstLine="821"/>
        <w:rPr>
          <w:rFonts w:ascii="Times New Roman" w:hAnsi="Times New Roman"/>
        </w:rPr>
      </w:pPr>
      <w:r w:rsidRPr="006D722E">
        <w:rPr>
          <w:rFonts w:ascii="Times New Roman" w:hAnsi="Times New Roman"/>
        </w:rPr>
        <w:t>所以，</w:t>
      </w:r>
      <w:r w:rsidRPr="006D722E">
        <w:rPr>
          <w:rFonts w:ascii="Times New Roman" w:hAnsi="Times New Roman"/>
          <w:position w:val="-24"/>
        </w:rPr>
        <w:object w:dxaOrig="560" w:dyaOrig="620" w14:anchorId="5CCF7CE1">
          <v:shape id="_x0000_i1184" type="#_x0000_t75" style="width:27.35pt;height:30.55pt" o:ole="">
            <v:imagedata r:id="rId535" o:title=""/>
          </v:shape>
          <o:OLEObject Type="Embed" ProgID="Equation.DSMT4" ShapeID="_x0000_i1184" DrawAspect="Content" ObjectID="_1790422343" r:id="rId536"/>
        </w:object>
      </w:r>
      <w:proofErr w:type="gramStart"/>
      <w:r w:rsidRPr="006D722E">
        <w:rPr>
          <w:rFonts w:ascii="Times New Roman" w:hAnsi="Times New Roman"/>
        </w:rPr>
        <w:t>个</w:t>
      </w:r>
      <w:proofErr w:type="gramEnd"/>
      <w:r w:rsidRPr="006D722E">
        <w:rPr>
          <w:rFonts w:ascii="Times New Roman" w:hAnsi="Times New Roman"/>
        </w:rPr>
        <w:t>整数</w:t>
      </w:r>
      <w:r w:rsidRPr="006D722E">
        <w:rPr>
          <w:rFonts w:ascii="Times New Roman" w:hAnsi="Times New Roman"/>
          <w:position w:val="-12"/>
        </w:rPr>
        <w:object w:dxaOrig="2460" w:dyaOrig="360" w14:anchorId="1EF6A9CB">
          <v:shape id="_x0000_i1185" type="#_x0000_t75" style="width:123.5pt;height:18.7pt" o:ole="">
            <v:imagedata r:id="rId523" o:title=""/>
          </v:shape>
          <o:OLEObject Type="Embed" ProgID="Equation.DSMT4" ShapeID="_x0000_i1185" DrawAspect="Content" ObjectID="_1790422344" r:id="rId537"/>
        </w:object>
      </w:r>
      <w:r w:rsidRPr="006D722E">
        <w:rPr>
          <w:rFonts w:ascii="Times New Roman" w:hAnsi="Times New Roman"/>
        </w:rPr>
        <w:t>是</w:t>
      </w:r>
      <w:r w:rsidRPr="006D722E">
        <w:rPr>
          <w:rFonts w:ascii="Times New Roman" w:hAnsi="Times New Roman"/>
          <w:position w:val="-24"/>
        </w:rPr>
        <w:object w:dxaOrig="1040" w:dyaOrig="620" w14:anchorId="77DC935B">
          <v:shape id="_x0000_i1186" type="#_x0000_t75" style="width:51.95pt;height:30.55pt" o:ole="">
            <v:imagedata r:id="rId538" o:title=""/>
          </v:shape>
          <o:OLEObject Type="Embed" ProgID="Equation.DSMT4" ShapeID="_x0000_i1186" DrawAspect="Content" ObjectID="_1790422345" r:id="rId539"/>
        </w:object>
      </w:r>
      <w:r w:rsidRPr="006D722E">
        <w:rPr>
          <w:rFonts w:ascii="Times New Roman" w:hAnsi="Times New Roman"/>
        </w:rPr>
        <w:t xml:space="preserve"> </w:t>
      </w:r>
      <w:r w:rsidRPr="006D722E">
        <w:rPr>
          <w:rFonts w:ascii="Times New Roman" w:hAnsi="Times New Roman"/>
        </w:rPr>
        <w:t>的一个排列</w:t>
      </w:r>
      <w:r w:rsidRPr="006D722E">
        <w:rPr>
          <w:rFonts w:ascii="Times New Roman" w:hAnsi="Times New Roman"/>
        </w:rPr>
        <w:t xml:space="preserve">. </w:t>
      </w:r>
    </w:p>
    <w:p w14:paraId="3B85D244" w14:textId="77777777" w:rsidR="00FB49DC" w:rsidRPr="006D722E" w:rsidRDefault="00FB49DC" w:rsidP="00FB49DC">
      <w:pPr>
        <w:snapToGrid w:val="0"/>
        <w:spacing w:line="360" w:lineRule="auto"/>
        <w:ind w:firstLineChars="391" w:firstLine="821"/>
        <w:rPr>
          <w:rFonts w:ascii="Times New Roman" w:hAnsi="Times New Roman"/>
        </w:rPr>
      </w:pPr>
      <w:r w:rsidRPr="006D722E">
        <w:rPr>
          <w:rFonts w:ascii="Times New Roman" w:hAnsi="Times New Roman"/>
        </w:rPr>
        <w:t>故</w:t>
      </w:r>
    </w:p>
    <w:p w14:paraId="17E059F1" w14:textId="075EF763" w:rsidR="00FB49DC" w:rsidRPr="006D722E" w:rsidRDefault="00FB49DC" w:rsidP="00FB49DC">
      <w:pPr>
        <w:snapToGrid w:val="0"/>
        <w:spacing w:line="360" w:lineRule="auto"/>
        <w:ind w:firstLine="405"/>
        <w:jc w:val="center"/>
        <w:rPr>
          <w:rFonts w:ascii="Times New Roman" w:hAnsi="Times New Roman"/>
        </w:rPr>
      </w:pPr>
      <w:r w:rsidRPr="006D722E">
        <w:rPr>
          <w:rFonts w:ascii="Times New Roman" w:hAnsi="Times New Roman"/>
          <w:position w:val="-32"/>
        </w:rPr>
        <w:object w:dxaOrig="6300" w:dyaOrig="740" w14:anchorId="640DF641">
          <v:shape id="_x0000_i1187" type="#_x0000_t75" style="width:314.9pt;height:36.45pt" o:ole="">
            <v:imagedata r:id="rId540" o:title=""/>
          </v:shape>
          <o:OLEObject Type="Embed" ProgID="Equation.DSMT4" ShapeID="_x0000_i1187" DrawAspect="Content" ObjectID="_1790422346" r:id="rId541"/>
        </w:object>
      </w:r>
      <w:ins w:id="1842" w:author="zhengping jin" w:date="2024-08-10T13:59:00Z" w16du:dateUtc="2024-08-10T05:59:00Z">
        <w:r w:rsidR="00CF4BC5">
          <w:rPr>
            <w:rFonts w:ascii="Times New Roman" w:hAnsi="Times New Roman" w:hint="eastAsia"/>
          </w:rPr>
          <w:t>.</w:t>
        </w:r>
      </w:ins>
    </w:p>
    <w:p w14:paraId="14E720DC"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因此，</w:t>
      </w:r>
    </w:p>
    <w:p w14:paraId="01E45524" w14:textId="6A55812D"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10"/>
        </w:rPr>
        <w:object w:dxaOrig="2079" w:dyaOrig="520" w14:anchorId="06AD008C">
          <v:shape id="_x0000_i1188" type="#_x0000_t75" style="width:103.9pt;height:26.45pt" o:ole="">
            <v:imagedata r:id="rId542" o:title=""/>
          </v:shape>
          <o:OLEObject Type="Embed" ProgID="Equation.DSMT4" ShapeID="_x0000_i1188" DrawAspect="Content" ObjectID="_1790422347" r:id="rId543"/>
        </w:object>
      </w:r>
      <w:ins w:id="1843" w:author="zhengping jin" w:date="2024-08-10T13:59:00Z" w16du:dateUtc="2024-08-10T05:59:00Z">
        <w:r w:rsidR="00CF4BC5">
          <w:rPr>
            <w:rFonts w:ascii="Times New Roman" w:hAnsi="Times New Roman" w:hint="eastAsia"/>
          </w:rPr>
          <w:t>.</w:t>
        </w:r>
      </w:ins>
    </w:p>
    <w:p w14:paraId="2FA308EA" w14:textId="1DAA6475"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再根据定理</w:t>
      </w:r>
      <w:r w:rsidR="008F2F09" w:rsidRPr="008F2F09">
        <w:rPr>
          <w:rFonts w:ascii="Times New Roman" w:hAnsi="Times New Roman" w:hint="eastAsia"/>
        </w:rPr>
        <w:t>3</w:t>
      </w:r>
      <w:r w:rsidR="008F2F09" w:rsidRPr="008F2F09">
        <w:rPr>
          <w:rFonts w:ascii="Times New Roman" w:hAnsi="Times New Roman"/>
        </w:rPr>
        <w:t>.3.3</w:t>
      </w:r>
      <w:r w:rsidRPr="006D722E">
        <w:rPr>
          <w:rFonts w:ascii="Times New Roman" w:hAnsi="Times New Roman"/>
        </w:rPr>
        <w:t>及</w:t>
      </w:r>
      <w:r w:rsidRPr="006D722E">
        <w:rPr>
          <w:rFonts w:ascii="Times New Roman" w:hAnsi="Times New Roman"/>
          <w:i/>
        </w:rPr>
        <w:t>p</w:t>
      </w:r>
      <w:r w:rsidRPr="006D722E">
        <w:rPr>
          <w:rFonts w:ascii="Times New Roman" w:hAnsi="Times New Roman"/>
        </w:rPr>
        <w:t>是奇素数，</w:t>
      </w:r>
      <w:del w:id="1844" w:author="zhengping jin" w:date="2024-10-12T17:48:00Z" w16du:dateUtc="2024-10-12T09:48:00Z">
        <w:r w:rsidRPr="006D722E" w:rsidDel="00E40389">
          <w:rPr>
            <w:rFonts w:ascii="Times New Roman" w:hAnsi="Times New Roman"/>
          </w:rPr>
          <w:delText>我们</w:delText>
        </w:r>
      </w:del>
      <w:r w:rsidRPr="006D722E">
        <w:rPr>
          <w:rFonts w:ascii="Times New Roman" w:hAnsi="Times New Roman"/>
        </w:rPr>
        <w:t>得</w:t>
      </w:r>
      <w:del w:id="1845" w:author="zhengping jin" w:date="2024-10-12T17:48:00Z" w16du:dateUtc="2024-10-12T09:48:00Z">
        <w:r w:rsidRPr="006D722E" w:rsidDel="00E40389">
          <w:rPr>
            <w:rFonts w:ascii="Times New Roman" w:hAnsi="Times New Roman"/>
          </w:rPr>
          <w:delText>到</w:delText>
        </w:r>
      </w:del>
    </w:p>
    <w:p w14:paraId="1C99D3C0" w14:textId="5CE039D8"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30"/>
        </w:rPr>
        <w:object w:dxaOrig="1260" w:dyaOrig="720" w14:anchorId="35FAA1AC">
          <v:shape id="_x0000_i1189" type="#_x0000_t75" style="width:62.9pt;height:36.45pt" o:ole="">
            <v:imagedata r:id="rId544" o:title=""/>
          </v:shape>
          <o:OLEObject Type="Embed" ProgID="Equation.DSMT4" ShapeID="_x0000_i1189" DrawAspect="Content" ObjectID="_1790422348" r:id="rId545"/>
        </w:object>
      </w:r>
      <w:ins w:id="1846" w:author="zhengping jin" w:date="2024-08-10T13:59:00Z" w16du:dateUtc="2024-08-10T05:59:00Z">
        <w:r w:rsidR="00CF4BC5">
          <w:rPr>
            <w:rFonts w:ascii="Times New Roman" w:hAnsi="Times New Roman" w:hint="eastAsia"/>
          </w:rPr>
          <w:t>.</w:t>
        </w:r>
      </w:ins>
    </w:p>
    <w:p w14:paraId="16EBBD3E" w14:textId="77777777" w:rsidR="00FB49DC" w:rsidRDefault="00FB49DC" w:rsidP="00FB49DC">
      <w:pPr>
        <w:snapToGrid w:val="0"/>
        <w:spacing w:line="360" w:lineRule="auto"/>
        <w:ind w:firstLine="405"/>
        <w:jc w:val="left"/>
        <w:rPr>
          <w:ins w:id="1847" w:author="zhengping jin" w:date="2024-08-10T14:01:00Z" w16du:dateUtc="2024-08-10T06:01:00Z"/>
          <w:rFonts w:ascii="Times New Roman" w:hAnsi="Times New Roman"/>
          <w:b/>
        </w:rPr>
      </w:pPr>
    </w:p>
    <w:p w14:paraId="585B9EE6" w14:textId="6A5F9BE0" w:rsidR="00CF4BC5" w:rsidRPr="00CF4BC5" w:rsidRDefault="00CF4BC5" w:rsidP="00FB49DC">
      <w:pPr>
        <w:snapToGrid w:val="0"/>
        <w:spacing w:line="360" w:lineRule="auto"/>
        <w:ind w:firstLine="405"/>
        <w:jc w:val="left"/>
        <w:rPr>
          <w:rFonts w:ascii="Times New Roman" w:hAnsi="Times New Roman"/>
          <w:bCs/>
          <w:rPrChange w:id="1848" w:author="zhengping jin" w:date="2024-08-10T14:01:00Z" w16du:dateUtc="2024-08-10T06:01:00Z">
            <w:rPr>
              <w:rFonts w:ascii="Times New Roman" w:hAnsi="Times New Roman"/>
              <w:b/>
            </w:rPr>
          </w:rPrChange>
        </w:rPr>
      </w:pPr>
      <w:ins w:id="1849" w:author="zhengping jin" w:date="2024-08-10T14:01:00Z" w16du:dateUtc="2024-08-10T06:01:00Z">
        <w:r w:rsidRPr="00CF4BC5">
          <w:rPr>
            <w:rFonts w:ascii="Times New Roman" w:hAnsi="Times New Roman" w:hint="eastAsia"/>
            <w:bCs/>
            <w:rPrChange w:id="1850" w:author="zhengping jin" w:date="2024-08-10T14:01:00Z" w16du:dateUtc="2024-08-10T06:01:00Z">
              <w:rPr>
                <w:rFonts w:ascii="Times New Roman" w:hAnsi="Times New Roman" w:hint="eastAsia"/>
                <w:b/>
              </w:rPr>
            </w:rPrChange>
          </w:rPr>
          <w:t>下面给出</w:t>
        </w:r>
        <w:r>
          <w:rPr>
            <w:rFonts w:ascii="Times New Roman" w:hAnsi="Times New Roman" w:hint="eastAsia"/>
            <w:bCs/>
          </w:rPr>
          <w:t>2</w:t>
        </w:r>
      </w:ins>
      <w:ins w:id="1851" w:author="zhengping jin" w:date="2024-08-10T14:02:00Z" w16du:dateUtc="2024-08-10T06:02:00Z">
        <w:r>
          <w:rPr>
            <w:rFonts w:ascii="Times New Roman" w:hAnsi="Times New Roman" w:hint="eastAsia"/>
            <w:bCs/>
          </w:rPr>
          <w:t>是否为模</w:t>
        </w:r>
        <w:r>
          <w:rPr>
            <w:rFonts w:ascii="Times New Roman" w:hAnsi="Times New Roman" w:hint="eastAsia"/>
            <w:bCs/>
          </w:rPr>
          <w:t xml:space="preserve"> </w:t>
        </w:r>
        <w:r w:rsidRPr="00CF4BC5">
          <w:rPr>
            <w:rFonts w:ascii="Times New Roman" w:hAnsi="Times New Roman"/>
            <w:bCs/>
            <w:i/>
            <w:iCs/>
            <w:rPrChange w:id="1852" w:author="zhengping jin" w:date="2024-08-10T14:03:00Z" w16du:dateUtc="2024-08-10T06:03:00Z">
              <w:rPr>
                <w:rFonts w:ascii="Times New Roman" w:hAnsi="Times New Roman"/>
                <w:bCs/>
              </w:rPr>
            </w:rPrChange>
          </w:rPr>
          <w:t>p</w:t>
        </w:r>
        <w:r>
          <w:rPr>
            <w:rFonts w:ascii="Times New Roman" w:hAnsi="Times New Roman" w:hint="eastAsia"/>
            <w:bCs/>
          </w:rPr>
          <w:t xml:space="preserve"> </w:t>
        </w:r>
        <w:r>
          <w:rPr>
            <w:rFonts w:ascii="Times New Roman" w:hAnsi="Times New Roman" w:hint="eastAsia"/>
            <w:bCs/>
          </w:rPr>
          <w:t>平方剩余的判断</w:t>
        </w:r>
        <w:r>
          <w:rPr>
            <w:rFonts w:ascii="Times New Roman" w:hAnsi="Times New Roman" w:hint="eastAsia"/>
            <w:bCs/>
          </w:rPr>
          <w:t xml:space="preserve">, </w:t>
        </w:r>
        <w:r>
          <w:rPr>
            <w:rFonts w:ascii="Times New Roman" w:hAnsi="Times New Roman" w:hint="eastAsia"/>
            <w:bCs/>
          </w:rPr>
          <w:t>以及将</w:t>
        </w:r>
        <w:r>
          <w:rPr>
            <w:rFonts w:ascii="Times New Roman" w:hAnsi="Times New Roman" w:hint="eastAsia"/>
            <w:bCs/>
          </w:rPr>
          <w:t xml:space="preserve"> </w:t>
        </w:r>
        <w:r w:rsidRPr="00CF4BC5">
          <w:rPr>
            <w:rFonts w:ascii="Times New Roman" w:hAnsi="Times New Roman"/>
            <w:bCs/>
            <w:i/>
            <w:iCs/>
            <w:rPrChange w:id="1853" w:author="zhengping jin" w:date="2024-08-10T14:03:00Z" w16du:dateUtc="2024-08-10T06:03:00Z">
              <w:rPr>
                <w:rFonts w:ascii="Times New Roman" w:hAnsi="Times New Roman"/>
                <w:bCs/>
              </w:rPr>
            </w:rPrChange>
          </w:rPr>
          <w:t>a</w:t>
        </w:r>
        <w:r>
          <w:rPr>
            <w:rFonts w:ascii="Times New Roman" w:hAnsi="Times New Roman" w:hint="eastAsia"/>
            <w:bCs/>
          </w:rPr>
          <w:t xml:space="preserve"> </w:t>
        </w:r>
        <w:r>
          <w:rPr>
            <w:rFonts w:ascii="Times New Roman" w:hAnsi="Times New Roman" w:hint="eastAsia"/>
            <w:bCs/>
          </w:rPr>
          <w:t>是否为模</w:t>
        </w:r>
        <w:r>
          <w:rPr>
            <w:rFonts w:ascii="Times New Roman" w:hAnsi="Times New Roman" w:hint="eastAsia"/>
            <w:bCs/>
          </w:rPr>
          <w:t xml:space="preserve"> </w:t>
        </w:r>
        <w:r w:rsidRPr="00CF4BC5">
          <w:rPr>
            <w:rFonts w:ascii="Times New Roman" w:hAnsi="Times New Roman"/>
            <w:bCs/>
            <w:i/>
            <w:iCs/>
            <w:rPrChange w:id="1854" w:author="zhengping jin" w:date="2024-08-10T14:03:00Z" w16du:dateUtc="2024-08-10T06:03:00Z">
              <w:rPr>
                <w:rFonts w:ascii="Times New Roman" w:hAnsi="Times New Roman"/>
                <w:bCs/>
              </w:rPr>
            </w:rPrChange>
          </w:rPr>
          <w:t>p</w:t>
        </w:r>
        <w:r>
          <w:rPr>
            <w:rFonts w:ascii="Times New Roman" w:hAnsi="Times New Roman" w:hint="eastAsia"/>
            <w:bCs/>
          </w:rPr>
          <w:t xml:space="preserve"> </w:t>
        </w:r>
        <w:r>
          <w:rPr>
            <w:rFonts w:ascii="Times New Roman" w:hAnsi="Times New Roman" w:hint="eastAsia"/>
            <w:bCs/>
          </w:rPr>
          <w:t>平方剩余转化成</w:t>
        </w:r>
      </w:ins>
      <w:ins w:id="1855" w:author="zhengping jin" w:date="2024-08-10T14:03:00Z" w16du:dateUtc="2024-08-10T06:03:00Z">
        <w:r>
          <w:rPr>
            <w:rFonts w:ascii="Times New Roman" w:hAnsi="Times New Roman" w:hint="eastAsia"/>
            <w:bCs/>
          </w:rPr>
          <w:t>整数个数的计算</w:t>
        </w:r>
      </w:ins>
      <w:ins w:id="1856" w:author="zhengping jin" w:date="2024-08-10T14:04:00Z" w16du:dateUtc="2024-08-10T06:04:00Z">
        <w:r>
          <w:rPr>
            <w:rFonts w:ascii="Times New Roman" w:hAnsi="Times New Roman" w:hint="eastAsia"/>
            <w:bCs/>
          </w:rPr>
          <w:t xml:space="preserve">, </w:t>
        </w:r>
        <w:r>
          <w:rPr>
            <w:rFonts w:ascii="Times New Roman" w:hAnsi="Times New Roman" w:hint="eastAsia"/>
            <w:bCs/>
          </w:rPr>
          <w:t>即模</w:t>
        </w:r>
        <w:r>
          <w:rPr>
            <w:rFonts w:ascii="Times New Roman" w:hAnsi="Times New Roman" w:hint="eastAsia"/>
            <w:bCs/>
          </w:rPr>
          <w:t xml:space="preserve"> </w:t>
        </w:r>
        <w:r w:rsidRPr="005B6C5D">
          <w:rPr>
            <w:rFonts w:ascii="Times New Roman" w:hAnsi="Times New Roman" w:hint="eastAsia"/>
            <w:bCs/>
            <w:i/>
            <w:iCs/>
          </w:rPr>
          <w:t>p</w:t>
        </w:r>
        <w:r>
          <w:rPr>
            <w:rFonts w:ascii="Times New Roman" w:hAnsi="Times New Roman" w:hint="eastAsia"/>
            <w:bCs/>
          </w:rPr>
          <w:t xml:space="preserve"> </w:t>
        </w:r>
        <w:r>
          <w:rPr>
            <w:rFonts w:ascii="Times New Roman" w:hAnsi="Times New Roman" w:hint="eastAsia"/>
            <w:bCs/>
          </w:rPr>
          <w:t>平方剩余</w:t>
        </w:r>
      </w:ins>
      <w:ins w:id="1857" w:author="zhengping jin" w:date="2024-08-10T14:05:00Z" w16du:dateUtc="2024-08-10T06:05:00Z">
        <w:r>
          <w:rPr>
            <w:rFonts w:ascii="Times New Roman" w:hAnsi="Times New Roman" w:hint="eastAsia"/>
            <w:bCs/>
          </w:rPr>
          <w:t>个数</w:t>
        </w:r>
      </w:ins>
      <w:ins w:id="1858" w:author="zhengping jin" w:date="2024-08-10T14:09:00Z" w16du:dateUtc="2024-08-10T06:09:00Z">
        <w:r w:rsidR="00210720" w:rsidRPr="00B27D8D">
          <w:rPr>
            <w:rFonts w:ascii="Times New Roman" w:hAnsi="Times New Roman" w:hint="eastAsia"/>
            <w:bCs/>
            <w:i/>
            <w:iCs/>
          </w:rPr>
          <w:t>T</w:t>
        </w:r>
        <w:r w:rsidR="00210720">
          <w:rPr>
            <w:rFonts w:ascii="Times New Roman" w:hAnsi="Times New Roman" w:hint="eastAsia"/>
            <w:bCs/>
          </w:rPr>
          <w:t>(</w:t>
        </w:r>
        <w:r w:rsidR="00210720" w:rsidRPr="00B27D8D">
          <w:rPr>
            <w:rFonts w:ascii="Times New Roman" w:hAnsi="Times New Roman" w:hint="eastAsia"/>
            <w:bCs/>
            <w:i/>
            <w:iCs/>
          </w:rPr>
          <w:t>a</w:t>
        </w:r>
        <w:r w:rsidR="00210720">
          <w:rPr>
            <w:rFonts w:ascii="Times New Roman" w:hAnsi="Times New Roman" w:hint="eastAsia"/>
            <w:bCs/>
          </w:rPr>
          <w:t xml:space="preserve">, </w:t>
        </w:r>
        <w:r w:rsidR="00210720" w:rsidRPr="00B27D8D">
          <w:rPr>
            <w:rFonts w:ascii="Times New Roman" w:hAnsi="Times New Roman" w:hint="eastAsia"/>
            <w:bCs/>
            <w:i/>
            <w:iCs/>
          </w:rPr>
          <w:t>p</w:t>
        </w:r>
        <w:r w:rsidR="00210720">
          <w:rPr>
            <w:rFonts w:ascii="Times New Roman" w:hAnsi="Times New Roman" w:hint="eastAsia"/>
            <w:bCs/>
          </w:rPr>
          <w:t>)</w:t>
        </w:r>
      </w:ins>
      <w:ins w:id="1859" w:author="zhengping jin" w:date="2024-08-10T14:05:00Z" w16du:dateUtc="2024-08-10T06:05:00Z">
        <w:r>
          <w:rPr>
            <w:rFonts w:ascii="Times New Roman" w:hAnsi="Times New Roman" w:hint="eastAsia"/>
            <w:bCs/>
          </w:rPr>
          <w:t>为</w:t>
        </w:r>
      </w:ins>
      <m:oMath>
        <m:nary>
          <m:naryPr>
            <m:chr m:val="∑"/>
            <m:limLoc m:val="undOvr"/>
            <m:ctrlPr>
              <w:ins w:id="1860" w:author="zhengping jin" w:date="2024-08-10T14:05:00Z" w16du:dateUtc="2024-08-10T06:05:00Z">
                <w:rPr>
                  <w:rFonts w:ascii="Cambria Math" w:hAnsi="Cambria Math"/>
                  <w:bCs/>
                  <w:i/>
                </w:rPr>
              </w:ins>
            </m:ctrlPr>
          </m:naryPr>
          <m:sub>
            <m:r>
              <w:ins w:id="1861" w:author="zhengping jin" w:date="2024-08-10T14:06:00Z" w16du:dateUtc="2024-08-10T06:06:00Z">
                <w:rPr>
                  <w:rFonts w:ascii="Cambria Math" w:hAnsi="Cambria Math"/>
                </w:rPr>
                <m:t>k=1</m:t>
              </w:ins>
            </m:r>
          </m:sub>
          <m:sup>
            <m:box>
              <m:boxPr>
                <m:ctrlPr>
                  <w:ins w:id="1862" w:author="zhengping jin" w:date="2024-08-10T14:06:00Z" w16du:dateUtc="2024-08-10T06:06:00Z">
                    <w:rPr>
                      <w:rFonts w:ascii="Cambria Math" w:hAnsi="Cambria Math"/>
                      <w:bCs/>
                      <w:i/>
                    </w:rPr>
                  </w:ins>
                </m:ctrlPr>
              </m:boxPr>
              <m:e>
                <m:argPr>
                  <m:argSz m:val="-1"/>
                </m:argPr>
                <m:f>
                  <m:fPr>
                    <m:ctrlPr>
                      <w:ins w:id="1863" w:author="zhengping jin" w:date="2024-08-10T14:06:00Z" w16du:dateUtc="2024-08-10T06:06:00Z">
                        <w:rPr>
                          <w:rFonts w:ascii="Cambria Math" w:hAnsi="Cambria Math"/>
                          <w:bCs/>
                          <w:i/>
                        </w:rPr>
                      </w:ins>
                    </m:ctrlPr>
                  </m:fPr>
                  <m:num>
                    <m:r>
                      <w:ins w:id="1864" w:author="zhengping jin" w:date="2024-08-10T14:06:00Z" w16du:dateUtc="2024-08-10T06:06:00Z">
                        <w:rPr>
                          <w:rFonts w:ascii="Cambria Math" w:hAnsi="Cambria Math"/>
                        </w:rPr>
                        <m:t>p-1</m:t>
                      </w:ins>
                    </m:r>
                  </m:num>
                  <m:den>
                    <m:r>
                      <w:ins w:id="1865" w:author="zhengping jin" w:date="2024-08-10T14:06:00Z" w16du:dateUtc="2024-08-10T06:06:00Z">
                        <w:rPr>
                          <w:rFonts w:ascii="Cambria Math" w:hAnsi="Cambria Math"/>
                        </w:rPr>
                        <m:t>2</m:t>
                      </w:ins>
                    </m:r>
                  </m:den>
                </m:f>
              </m:e>
            </m:box>
          </m:sup>
          <m:e>
            <m:d>
              <m:dPr>
                <m:begChr m:val="["/>
                <m:endChr m:val="]"/>
                <m:ctrlPr>
                  <w:ins w:id="1866" w:author="zhengping jin" w:date="2024-08-10T14:06:00Z" w16du:dateUtc="2024-08-10T06:06:00Z">
                    <w:rPr>
                      <w:rFonts w:ascii="Cambria Math" w:hAnsi="Cambria Math"/>
                      <w:bCs/>
                      <w:i/>
                    </w:rPr>
                  </w:ins>
                </m:ctrlPr>
              </m:dPr>
              <m:e>
                <m:box>
                  <m:boxPr>
                    <m:ctrlPr>
                      <w:ins w:id="1867" w:author="zhengping jin" w:date="2024-08-10T14:06:00Z" w16du:dateUtc="2024-08-10T06:06:00Z">
                        <w:rPr>
                          <w:rFonts w:ascii="Cambria Math" w:hAnsi="Cambria Math"/>
                          <w:bCs/>
                          <w:i/>
                        </w:rPr>
                      </w:ins>
                    </m:ctrlPr>
                  </m:boxPr>
                  <m:e>
                    <m:argPr>
                      <m:argSz m:val="-1"/>
                    </m:argPr>
                    <m:f>
                      <m:fPr>
                        <m:ctrlPr>
                          <w:ins w:id="1868" w:author="zhengping jin" w:date="2024-08-10T14:06:00Z" w16du:dateUtc="2024-08-10T06:06:00Z">
                            <w:rPr>
                              <w:rFonts w:ascii="Cambria Math" w:hAnsi="Cambria Math"/>
                              <w:bCs/>
                              <w:i/>
                            </w:rPr>
                          </w:ins>
                        </m:ctrlPr>
                      </m:fPr>
                      <m:num>
                        <m:r>
                          <w:ins w:id="1869" w:author="zhengping jin" w:date="2024-08-10T14:06:00Z" w16du:dateUtc="2024-08-10T06:06:00Z">
                            <w:rPr>
                              <w:rFonts w:ascii="Cambria Math" w:hAnsi="Cambria Math"/>
                            </w:rPr>
                            <m:t>a</m:t>
                          </w:ins>
                        </m:r>
                        <m:r>
                          <w:ins w:id="1870" w:author="zhengping jin" w:date="2024-08-10T14:07:00Z" w16du:dateUtc="2024-08-10T06:07:00Z">
                            <w:rPr>
                              <w:rFonts w:ascii="Cambria Math" w:hAnsi="Cambria Math"/>
                            </w:rPr>
                            <m:t>∙k</m:t>
                          </w:ins>
                        </m:r>
                      </m:num>
                      <m:den>
                        <m:r>
                          <w:ins w:id="1871" w:author="zhengping jin" w:date="2024-08-10T14:07:00Z" w16du:dateUtc="2024-08-10T06:07:00Z">
                            <w:rPr>
                              <w:rFonts w:ascii="Cambria Math" w:hAnsi="Cambria Math"/>
                            </w:rPr>
                            <m:t>p</m:t>
                          </w:ins>
                        </m:r>
                      </m:den>
                    </m:f>
                  </m:e>
                </m:box>
              </m:e>
            </m:d>
          </m:e>
        </m:nary>
      </m:oMath>
      <w:ins w:id="1872" w:author="zhengping jin" w:date="2024-08-10T14:03:00Z" w16du:dateUtc="2024-08-10T06:03:00Z">
        <w:r>
          <w:rPr>
            <w:rFonts w:ascii="Times New Roman" w:hAnsi="Times New Roman" w:hint="eastAsia"/>
            <w:bCs/>
          </w:rPr>
          <w:t>.</w:t>
        </w:r>
      </w:ins>
    </w:p>
    <w:p w14:paraId="6CC7A0B4" w14:textId="33EFEB7A" w:rsidR="00FB49DC" w:rsidRPr="006D722E" w:rsidRDefault="008F2F09" w:rsidP="008F2F09">
      <w:pPr>
        <w:snapToGrid w:val="0"/>
        <w:spacing w:line="360" w:lineRule="auto"/>
        <w:ind w:firstLineChars="200" w:firstLine="420"/>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.3.6</w:t>
      </w:r>
      <w:r w:rsidR="00FB49DC" w:rsidRPr="006D722E">
        <w:rPr>
          <w:rFonts w:ascii="Times New Roman" w:hAnsi="Times New Roman"/>
          <w:b/>
        </w:rPr>
        <w:t xml:space="preserve"> </w:t>
      </w:r>
      <w:r w:rsidR="00FB49DC" w:rsidRPr="006D722E">
        <w:rPr>
          <w:rFonts w:ascii="Times New Roman" w:hAnsi="Times New Roman" w:hint="eastAsia"/>
          <w:b/>
        </w:rPr>
        <w:t xml:space="preserve"> </w:t>
      </w:r>
      <w:r w:rsidR="00FB49DC" w:rsidRPr="006D722E">
        <w:rPr>
          <w:rFonts w:ascii="Times New Roman" w:hAnsi="Times New Roman"/>
        </w:rPr>
        <w:t>设</w:t>
      </w:r>
      <w:r w:rsidR="00FB49DC" w:rsidRPr="006D722E">
        <w:rPr>
          <w:rFonts w:ascii="Times New Roman" w:hAnsi="Times New Roman"/>
          <w:i/>
        </w:rPr>
        <w:t>p</w:t>
      </w:r>
      <w:r w:rsidR="00FB49DC" w:rsidRPr="006D722E">
        <w:rPr>
          <w:rFonts w:ascii="Times New Roman" w:hAnsi="Times New Roman"/>
        </w:rPr>
        <w:t>是奇素数</w:t>
      </w:r>
      <w:r w:rsidR="00FB49DC" w:rsidRPr="006D722E">
        <w:rPr>
          <w:rFonts w:ascii="Times New Roman" w:hAnsi="Times New Roman"/>
        </w:rPr>
        <w:t>.</w:t>
      </w:r>
    </w:p>
    <w:p w14:paraId="416D0789" w14:textId="76ECBD99" w:rsidR="00FB49DC" w:rsidRPr="006D722E" w:rsidRDefault="00FB49DC" w:rsidP="00FB49DC">
      <w:pPr>
        <w:snapToGrid w:val="0"/>
        <w:spacing w:line="360" w:lineRule="auto"/>
        <w:ind w:firstLineChars="490" w:firstLine="1029"/>
        <w:jc w:val="left"/>
        <w:rPr>
          <w:rFonts w:ascii="Times New Roman" w:hAnsi="Times New Roman"/>
        </w:rPr>
      </w:pPr>
      <w:r w:rsidRPr="006D722E">
        <w:rPr>
          <w:rFonts w:ascii="Times New Roman" w:hAnsi="Times New Roman"/>
        </w:rPr>
        <w:lastRenderedPageBreak/>
        <w:t>（</w:t>
      </w:r>
      <w:proofErr w:type="spellStart"/>
      <w:r w:rsidRPr="006D722E">
        <w:rPr>
          <w:rFonts w:ascii="Times New Roman" w:hAnsi="Times New Roman"/>
          <w:i/>
        </w:rPr>
        <w:t>i</w:t>
      </w:r>
      <w:proofErr w:type="spellEnd"/>
      <w:r w:rsidRPr="006D722E">
        <w:rPr>
          <w:rFonts w:ascii="Times New Roman" w:hAnsi="Times New Roman"/>
        </w:rPr>
        <w:t>）</w:t>
      </w:r>
      <w:r w:rsidRPr="006D722E">
        <w:rPr>
          <w:rFonts w:ascii="Times New Roman" w:hAnsi="Times New Roman"/>
          <w:position w:val="-30"/>
        </w:rPr>
        <w:object w:dxaOrig="1460" w:dyaOrig="760" w14:anchorId="6B1920C5">
          <v:shape id="_x0000_i1190" type="#_x0000_t75" style="width:72.9pt;height:38.3pt" o:ole="">
            <v:imagedata r:id="rId546" o:title=""/>
          </v:shape>
          <o:OLEObject Type="Embed" ProgID="Equation.DSMT4" ShapeID="_x0000_i1190" DrawAspect="Content" ObjectID="_1790422349" r:id="rId547"/>
        </w:object>
      </w:r>
      <w:ins w:id="1873" w:author="zhengping jin" w:date="2024-08-10T14:08:00Z" w16du:dateUtc="2024-08-10T06:08:00Z">
        <w:r w:rsidR="00210720">
          <w:rPr>
            <w:rFonts w:ascii="Times New Roman" w:hAnsi="Times New Roman" w:hint="eastAsia"/>
          </w:rPr>
          <w:t>.</w:t>
        </w:r>
      </w:ins>
    </w:p>
    <w:p w14:paraId="0EC6ED36" w14:textId="3D328FEC" w:rsidR="00FB49DC" w:rsidRPr="006D722E" w:rsidRDefault="00FB49DC" w:rsidP="00FB49DC">
      <w:pPr>
        <w:snapToGrid w:val="0"/>
        <w:spacing w:line="360" w:lineRule="auto"/>
        <w:ind w:firstLineChars="490" w:firstLine="1029"/>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）若（</w:t>
      </w:r>
      <w:r w:rsidRPr="006D722E">
        <w:rPr>
          <w:rFonts w:ascii="Times New Roman" w:hAnsi="Times New Roman"/>
          <w:i/>
        </w:rPr>
        <w:t>a</w:t>
      </w:r>
      <w:r w:rsidRPr="006D722E">
        <w:rPr>
          <w:rFonts w:ascii="Times New Roman" w:hAnsi="Times New Roman"/>
        </w:rPr>
        <w:t>，</w:t>
      </w:r>
      <w:r w:rsidRPr="006D722E">
        <w:rPr>
          <w:rFonts w:ascii="Times New Roman" w:hAnsi="Times New Roman"/>
        </w:rPr>
        <w:t>2</w:t>
      </w:r>
      <w:r w:rsidRPr="006D722E">
        <w:rPr>
          <w:rFonts w:ascii="Times New Roman" w:hAnsi="Times New Roman"/>
          <w:i/>
        </w:rPr>
        <w:t>p</w:t>
      </w:r>
      <w:r w:rsidRPr="006D722E">
        <w:rPr>
          <w:rFonts w:ascii="Times New Roman" w:hAnsi="Times New Roman"/>
        </w:rPr>
        <w:t>）</w:t>
      </w:r>
      <w:r w:rsidRPr="006D722E">
        <w:rPr>
          <w:rFonts w:ascii="Times New Roman" w:hAnsi="Times New Roman"/>
        </w:rPr>
        <w:t>=1</w:t>
      </w:r>
      <w:r w:rsidRPr="006D722E">
        <w:rPr>
          <w:rFonts w:ascii="Times New Roman" w:hAnsi="Times New Roman"/>
        </w:rPr>
        <w:t>，则</w:t>
      </w:r>
      <w:r w:rsidRPr="006D722E">
        <w:rPr>
          <w:rFonts w:ascii="Times New Roman" w:hAnsi="Times New Roman"/>
          <w:position w:val="-30"/>
        </w:rPr>
        <w:object w:dxaOrig="1820" w:dyaOrig="800" w14:anchorId="3E0B04E0">
          <v:shape id="_x0000_i1191" type="#_x0000_t75" style="width:90.7pt;height:40.1pt" o:ole="">
            <v:imagedata r:id="rId548" o:title=""/>
          </v:shape>
          <o:OLEObject Type="Embed" ProgID="Equation.DSMT4" ShapeID="_x0000_i1191" DrawAspect="Content" ObjectID="_1790422350" r:id="rId549"/>
        </w:object>
      </w:r>
      <w:ins w:id="1874" w:author="zhengping jin" w:date="2024-08-10T14:09:00Z" w16du:dateUtc="2024-08-10T06:09:00Z">
        <w:r w:rsidR="000B0F90">
          <w:rPr>
            <w:rFonts w:ascii="Times New Roman" w:hAnsi="Times New Roman" w:hint="eastAsia"/>
          </w:rPr>
          <w:t>.</w:t>
        </w:r>
      </w:ins>
    </w:p>
    <w:p w14:paraId="0086ED50" w14:textId="713CC01D" w:rsidR="00FB49DC" w:rsidRPr="006D722E" w:rsidRDefault="00FB49DC" w:rsidP="008F2F09">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因为</w:t>
      </w:r>
    </w:p>
    <w:p w14:paraId="534ACE7C" w14:textId="2E676981" w:rsidR="00FB49DC" w:rsidRPr="006D722E" w:rsidRDefault="00FB49DC" w:rsidP="00FB49DC">
      <w:pPr>
        <w:snapToGrid w:val="0"/>
        <w:spacing w:line="360" w:lineRule="auto"/>
        <w:ind w:firstLine="405"/>
        <w:jc w:val="center"/>
        <w:rPr>
          <w:rFonts w:ascii="Times New Roman" w:hAnsi="Times New Roman"/>
        </w:rPr>
      </w:pPr>
      <w:r w:rsidRPr="006D722E">
        <w:rPr>
          <w:rFonts w:ascii="Times New Roman" w:hAnsi="Times New Roman"/>
          <w:position w:val="-30"/>
        </w:rPr>
        <w:object w:dxaOrig="4520" w:dyaOrig="720" w14:anchorId="47C6E103">
          <v:shape id="_x0000_i1192" type="#_x0000_t75" style="width:226.5pt;height:36.45pt" o:ole="">
            <v:imagedata r:id="rId550" o:title=""/>
          </v:shape>
          <o:OLEObject Type="Embed" ProgID="Equation.DSMT4" ShapeID="_x0000_i1192" DrawAspect="Content" ObjectID="_1790422351" r:id="rId551"/>
        </w:object>
      </w:r>
      <w:ins w:id="1875" w:author="zhengping jin" w:date="2024-08-10T14:09:00Z" w16du:dateUtc="2024-08-10T06:09:00Z">
        <w:r w:rsidR="000B0F90">
          <w:rPr>
            <w:rFonts w:ascii="Times New Roman" w:hAnsi="Times New Roman" w:hint="eastAsia"/>
          </w:rPr>
          <w:t>,</w:t>
        </w:r>
      </w:ins>
    </w:p>
    <w:p w14:paraId="77E03C44" w14:textId="009F4D19"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对</w:t>
      </w:r>
      <w:r w:rsidRPr="006D722E">
        <w:rPr>
          <w:rFonts w:ascii="Times New Roman" w:hAnsi="Times New Roman"/>
          <w:position w:val="-24"/>
        </w:rPr>
        <w:object w:dxaOrig="1480" w:dyaOrig="620" w14:anchorId="33B30F8D">
          <v:shape id="_x0000_i1193" type="#_x0000_t75" style="width:72.9pt;height:30.55pt" o:ole="">
            <v:imagedata r:id="rId552" o:title=""/>
          </v:shape>
          <o:OLEObject Type="Embed" ProgID="Equation.DSMT4" ShapeID="_x0000_i1193" DrawAspect="Content" ObjectID="_1790422352" r:id="rId553"/>
        </w:object>
      </w:r>
      <w:r w:rsidRPr="006D722E">
        <w:rPr>
          <w:rFonts w:ascii="Times New Roman" w:hAnsi="Times New Roman"/>
        </w:rPr>
        <w:t>求和，</w:t>
      </w:r>
      <w:del w:id="1876" w:author="zhengping jin" w:date="2024-10-12T17:52:00Z" w16du:dateUtc="2024-10-12T09:52:00Z">
        <w:r w:rsidRPr="006D722E" w:rsidDel="00E40389">
          <w:rPr>
            <w:rFonts w:ascii="Times New Roman" w:hAnsi="Times New Roman"/>
          </w:rPr>
          <w:delText>我们</w:delText>
        </w:r>
      </w:del>
      <w:r w:rsidRPr="006D722E">
        <w:rPr>
          <w:rFonts w:ascii="Times New Roman" w:hAnsi="Times New Roman"/>
        </w:rPr>
        <w:t>有</w:t>
      </w:r>
    </w:p>
    <w:p w14:paraId="70750478" w14:textId="66593CAC"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106"/>
        </w:rPr>
        <w:object w:dxaOrig="5420" w:dyaOrig="2700" w14:anchorId="7768576E">
          <v:shape id="_x0000_i1194" type="#_x0000_t75" style="width:272.05pt;height:134.9pt" o:ole="">
            <v:imagedata r:id="rId554" o:title=""/>
          </v:shape>
          <o:OLEObject Type="Embed" ProgID="Equation.DSMT4" ShapeID="_x0000_i1194" DrawAspect="Content" ObjectID="_1790422353" r:id="rId555"/>
        </w:object>
      </w:r>
      <w:ins w:id="1877" w:author="zhengping jin" w:date="2024-08-10T14:10:00Z" w16du:dateUtc="2024-08-10T06:10:00Z">
        <w:r w:rsidR="000B0F90">
          <w:rPr>
            <w:rFonts w:ascii="Times New Roman" w:hAnsi="Times New Roman" w:hint="eastAsia"/>
          </w:rPr>
          <w:t>,</w:t>
        </w:r>
      </w:ins>
    </w:p>
    <w:p w14:paraId="543974E4" w14:textId="3D674510"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因此</w:t>
      </w:r>
      <w:ins w:id="1878" w:author="zhengping jin" w:date="2024-08-10T14:10:00Z" w16du:dateUtc="2024-08-10T06:10:00Z">
        <w:r w:rsidR="000B0F90">
          <w:rPr>
            <w:rFonts w:ascii="Times New Roman" w:hAnsi="Times New Roman" w:hint="eastAsia"/>
          </w:rPr>
          <w:t>,</w:t>
        </w:r>
      </w:ins>
    </w:p>
    <w:p w14:paraId="3B462E10" w14:textId="025925FB"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30"/>
        </w:rPr>
        <w:object w:dxaOrig="3480" w:dyaOrig="880" w14:anchorId="78EF148A">
          <v:shape id="_x0000_i1195" type="#_x0000_t75" style="width:173.6pt;height:44.2pt" o:ole="">
            <v:imagedata r:id="rId556" o:title=""/>
          </v:shape>
          <o:OLEObject Type="Embed" ProgID="Equation.DSMT4" ShapeID="_x0000_i1195" DrawAspect="Content" ObjectID="_1790422354" r:id="rId557"/>
        </w:object>
      </w:r>
      <w:ins w:id="1879" w:author="zhengping jin" w:date="2024-08-10T14:10:00Z" w16du:dateUtc="2024-08-10T06:10:00Z">
        <w:r w:rsidR="000B0F90">
          <w:rPr>
            <w:rFonts w:ascii="Times New Roman" w:hAnsi="Times New Roman" w:hint="eastAsia"/>
          </w:rPr>
          <w:t>.</w:t>
        </w:r>
      </w:ins>
    </w:p>
    <w:p w14:paraId="5E538243" w14:textId="20020268" w:rsidR="00FB49DC" w:rsidRPr="006D722E" w:rsidRDefault="00FB49DC" w:rsidP="008F2F09">
      <w:pPr>
        <w:snapToGrid w:val="0"/>
        <w:spacing w:line="360" w:lineRule="auto"/>
        <w:ind w:firstLineChars="400" w:firstLine="840"/>
        <w:jc w:val="left"/>
        <w:rPr>
          <w:rFonts w:ascii="Times New Roman" w:hAnsi="Times New Roman"/>
        </w:rPr>
      </w:pPr>
      <w:r w:rsidRPr="006D722E">
        <w:rPr>
          <w:rFonts w:ascii="Times New Roman" w:hAnsi="Times New Roman"/>
        </w:rPr>
        <w:t>若</w:t>
      </w:r>
      <w:r w:rsidRPr="006D722E">
        <w:rPr>
          <w:rFonts w:ascii="Times New Roman" w:hAnsi="Times New Roman"/>
          <w:i/>
        </w:rPr>
        <w:t>a</w:t>
      </w:r>
      <w:r w:rsidRPr="006D722E">
        <w:rPr>
          <w:rFonts w:ascii="Times New Roman" w:hAnsi="Times New Roman"/>
        </w:rPr>
        <w:t>=2</w:t>
      </w:r>
      <w:r w:rsidRPr="006D722E">
        <w:rPr>
          <w:rFonts w:ascii="Times New Roman" w:hAnsi="Times New Roman"/>
        </w:rPr>
        <w:t>，则</w:t>
      </w:r>
      <w:r w:rsidRPr="006D722E">
        <w:rPr>
          <w:rFonts w:ascii="Times New Roman" w:hAnsi="Times New Roman"/>
          <w:position w:val="-30"/>
        </w:rPr>
        <w:object w:dxaOrig="2220" w:dyaOrig="720" w14:anchorId="06F3DC76">
          <v:shape id="_x0000_i1196" type="#_x0000_t75" style="width:111.2pt;height:36.45pt" o:ole="">
            <v:imagedata r:id="rId558" o:title=""/>
          </v:shape>
          <o:OLEObject Type="Embed" ProgID="Equation.DSMT4" ShapeID="_x0000_i1196" DrawAspect="Content" ObjectID="_1790422355" r:id="rId559"/>
        </w:object>
      </w:r>
      <w:r w:rsidRPr="006D722E">
        <w:rPr>
          <w:rFonts w:ascii="Times New Roman" w:hAnsi="Times New Roman"/>
        </w:rPr>
        <w:t>，因而</w:t>
      </w:r>
      <w:r w:rsidR="008F2F09">
        <w:rPr>
          <w:rFonts w:ascii="Times New Roman" w:hAnsi="Times New Roman" w:hint="eastAsia"/>
        </w:rPr>
        <w:t xml:space="preserve"> </w:t>
      </w:r>
      <w:r w:rsidRPr="006D722E">
        <w:rPr>
          <w:rFonts w:ascii="Times New Roman" w:hAnsi="Times New Roman"/>
          <w:position w:val="-24"/>
        </w:rPr>
        <w:object w:dxaOrig="1860" w:dyaOrig="660" w14:anchorId="545D44C0">
          <v:shape id="_x0000_i1197" type="#_x0000_t75" style="width:92.5pt;height:32.8pt" o:ole="">
            <v:imagedata r:id="rId560" o:title=""/>
          </v:shape>
          <o:OLEObject Type="Embed" ProgID="Equation.DSMT4" ShapeID="_x0000_i1197" DrawAspect="Content" ObjectID="_1790422356" r:id="rId561"/>
        </w:object>
      </w:r>
      <w:ins w:id="1880" w:author="zhengping jin" w:date="2024-08-10T14:10:00Z" w16du:dateUtc="2024-08-10T06:10:00Z">
        <w:r w:rsidR="000B0F90">
          <w:rPr>
            <w:rFonts w:ascii="Times New Roman" w:hAnsi="Times New Roman" w:hint="eastAsia"/>
          </w:rPr>
          <w:t>.</w:t>
        </w:r>
      </w:ins>
    </w:p>
    <w:p w14:paraId="0F14E1E0" w14:textId="023AFA29" w:rsidR="00FB49DC" w:rsidRPr="006D722E" w:rsidRDefault="00FB49DC" w:rsidP="008F2F09">
      <w:pPr>
        <w:snapToGrid w:val="0"/>
        <w:spacing w:line="360" w:lineRule="auto"/>
        <w:ind w:firstLineChars="400" w:firstLine="840"/>
        <w:jc w:val="left"/>
        <w:rPr>
          <w:rFonts w:ascii="Times New Roman" w:hAnsi="Times New Roman"/>
        </w:rPr>
      </w:pPr>
      <w:r w:rsidRPr="006D722E">
        <w:rPr>
          <w:rFonts w:ascii="Times New Roman" w:hAnsi="Times New Roman"/>
        </w:rPr>
        <w:t>若</w:t>
      </w:r>
      <w:r w:rsidRPr="006D722E">
        <w:rPr>
          <w:rFonts w:ascii="Times New Roman" w:hAnsi="Times New Roman"/>
          <w:i/>
        </w:rPr>
        <w:t>a</w:t>
      </w:r>
      <w:r w:rsidRPr="006D722E">
        <w:rPr>
          <w:rFonts w:ascii="Times New Roman" w:hAnsi="Times New Roman"/>
        </w:rPr>
        <w:t>为奇数，则</w:t>
      </w:r>
      <w:r w:rsidRPr="006D722E">
        <w:rPr>
          <w:rFonts w:ascii="Times New Roman" w:hAnsi="Times New Roman"/>
          <w:position w:val="-30"/>
        </w:rPr>
        <w:object w:dxaOrig="2079" w:dyaOrig="880" w14:anchorId="19236832">
          <v:shape id="_x0000_i1198" type="#_x0000_t75" style="width:103.9pt;height:44.2pt" o:ole="">
            <v:imagedata r:id="rId562" o:title=""/>
          </v:shape>
          <o:OLEObject Type="Embed" ProgID="Equation.DSMT4" ShapeID="_x0000_i1198" DrawAspect="Content" ObjectID="_1790422357" r:id="rId563"/>
        </w:object>
      </w:r>
    </w:p>
    <w:p w14:paraId="2F2A0094" w14:textId="49104744"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故由引理</w:t>
      </w:r>
      <w:r w:rsidR="008F2F09" w:rsidRPr="008F2F09">
        <w:rPr>
          <w:rFonts w:ascii="Times New Roman" w:hAnsi="Times New Roman" w:hint="eastAsia"/>
        </w:rPr>
        <w:t>3</w:t>
      </w:r>
      <w:r w:rsidR="008F2F09" w:rsidRPr="008F2F09">
        <w:rPr>
          <w:rFonts w:ascii="Times New Roman" w:hAnsi="Times New Roman"/>
        </w:rPr>
        <w:t>.3.</w:t>
      </w:r>
      <w:r w:rsidR="008F2F09" w:rsidRPr="008F2F09">
        <w:rPr>
          <w:rFonts w:ascii="Times New Roman" w:hAnsi="Times New Roman" w:hint="eastAsia"/>
        </w:rPr>
        <w:t>1</w:t>
      </w:r>
      <w:r w:rsidRPr="006D722E">
        <w:rPr>
          <w:rFonts w:ascii="Times New Roman" w:hAnsi="Times New Roman"/>
        </w:rPr>
        <w:t>知</w:t>
      </w:r>
      <w:del w:id="1881" w:author="zhengping jin" w:date="2024-08-10T14:11:00Z" w16du:dateUtc="2024-08-10T06:11:00Z">
        <w:r w:rsidR="008F2F09" w:rsidDel="000B0F90">
          <w:rPr>
            <w:rFonts w:ascii="Times New Roman" w:hAnsi="Times New Roman" w:hint="eastAsia"/>
          </w:rPr>
          <w:delText>该</w:delText>
        </w:r>
      </w:del>
      <w:ins w:id="1882" w:author="zhengping jin" w:date="2024-08-10T14:11:00Z" w16du:dateUtc="2024-08-10T06:11:00Z">
        <w:r w:rsidR="000B0F90">
          <w:rPr>
            <w:rFonts w:ascii="Times New Roman" w:hAnsi="Times New Roman" w:hint="eastAsia"/>
          </w:rPr>
          <w:t xml:space="preserve">, </w:t>
        </w:r>
      </w:ins>
      <w:r w:rsidR="008F2F09">
        <w:rPr>
          <w:rFonts w:ascii="Times New Roman" w:hAnsi="Times New Roman" w:hint="eastAsia"/>
        </w:rPr>
        <w:t>结论</w:t>
      </w:r>
      <w:r w:rsidRPr="006D722E">
        <w:rPr>
          <w:rFonts w:ascii="Times New Roman" w:hAnsi="Times New Roman"/>
        </w:rPr>
        <w:t>成立</w:t>
      </w:r>
      <w:r w:rsidRPr="006D722E">
        <w:rPr>
          <w:rFonts w:ascii="Times New Roman" w:hAnsi="Times New Roman"/>
        </w:rPr>
        <w:t>.</w:t>
      </w:r>
    </w:p>
    <w:p w14:paraId="7964FC10" w14:textId="77777777" w:rsidR="00FB49DC" w:rsidRPr="006D722E" w:rsidRDefault="00FB49DC" w:rsidP="00FB49DC">
      <w:pPr>
        <w:snapToGrid w:val="0"/>
        <w:spacing w:line="360" w:lineRule="auto"/>
        <w:jc w:val="left"/>
        <w:rPr>
          <w:rFonts w:ascii="Times New Roman" w:hAnsi="Times New Roman"/>
        </w:rPr>
      </w:pPr>
    </w:p>
    <w:p w14:paraId="3226EAE6" w14:textId="6D56E5B2" w:rsidR="00FB49DC" w:rsidRPr="006D722E" w:rsidRDefault="00FB49DC" w:rsidP="008F2F09">
      <w:pPr>
        <w:snapToGrid w:val="0"/>
        <w:spacing w:line="360" w:lineRule="auto"/>
        <w:ind w:firstLineChars="200" w:firstLine="420"/>
        <w:jc w:val="left"/>
        <w:rPr>
          <w:rFonts w:ascii="Times New Roman" w:hAnsi="Times New Roman"/>
        </w:rPr>
      </w:pPr>
      <w:r w:rsidRPr="006D722E">
        <w:rPr>
          <w:rFonts w:ascii="Times New Roman" w:hAnsi="Times New Roman"/>
          <w:b/>
        </w:rPr>
        <w:t>推论</w:t>
      </w:r>
      <w:r w:rsidR="008F2F09">
        <w:rPr>
          <w:rFonts w:ascii="Times New Roman" w:hAnsi="Times New Roman" w:hint="eastAsia"/>
          <w:b/>
        </w:rPr>
        <w:t>3</w:t>
      </w:r>
      <w:r w:rsidR="008F2F09">
        <w:rPr>
          <w:rFonts w:ascii="Times New Roman" w:hAnsi="Times New Roman"/>
          <w:b/>
        </w:rPr>
        <w:t>.3.4</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是奇素数，那么</w:t>
      </w:r>
    </w:p>
    <w:p w14:paraId="1A0E416A" w14:textId="11BFE410" w:rsidR="00FB49DC" w:rsidRPr="006D722E" w:rsidRDefault="00FB49DC" w:rsidP="00FB49DC">
      <w:pPr>
        <w:snapToGrid w:val="0"/>
        <w:spacing w:line="360" w:lineRule="auto"/>
        <w:ind w:firstLine="420"/>
        <w:jc w:val="center"/>
        <w:rPr>
          <w:rFonts w:ascii="Times New Roman" w:hAnsi="Times New Roman"/>
        </w:rPr>
      </w:pPr>
      <w:r w:rsidRPr="006D722E">
        <w:rPr>
          <w:rFonts w:ascii="Times New Roman" w:hAnsi="Times New Roman"/>
        </w:rPr>
        <w:object w:dxaOrig="2880" w:dyaOrig="760" w14:anchorId="7E6115F6">
          <v:shape id="_x0000_i1199" type="#_x0000_t75" style="width:2in;height:37.35pt" o:ole="">
            <v:imagedata r:id="rId564" o:title=""/>
          </v:shape>
          <o:OLEObject Type="Embed" ProgID="Unknown" ShapeID="_x0000_i1199" DrawAspect="Content" ObjectID="_1790422358" r:id="rId565"/>
        </w:object>
      </w:r>
      <w:ins w:id="1883" w:author="zhengping jin" w:date="2024-08-10T14:12:00Z" w16du:dateUtc="2024-08-10T06:12:00Z">
        <w:r w:rsidR="00FD50A2">
          <w:rPr>
            <w:rFonts w:ascii="Times New Roman" w:hAnsi="Times New Roman" w:hint="eastAsia"/>
          </w:rPr>
          <w:t>.</w:t>
        </w:r>
      </w:ins>
    </w:p>
    <w:p w14:paraId="2FF03A67" w14:textId="6A4E948F" w:rsidR="00FB49DC" w:rsidRPr="006D722E" w:rsidRDefault="00FB49DC" w:rsidP="008F2F09">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根据定理</w:t>
      </w:r>
      <w:r w:rsidR="008F2F09" w:rsidRPr="008F2F09">
        <w:rPr>
          <w:rFonts w:ascii="Times New Roman" w:hAnsi="Times New Roman" w:hint="eastAsia"/>
        </w:rPr>
        <w:t>3</w:t>
      </w:r>
      <w:r w:rsidR="008F2F09" w:rsidRPr="008F2F09">
        <w:rPr>
          <w:rFonts w:ascii="Times New Roman" w:hAnsi="Times New Roman"/>
        </w:rPr>
        <w:t>.3.6</w:t>
      </w: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del w:id="1884" w:author="zhengping jin" w:date="2024-10-12T17:59:00Z" w16du:dateUtc="2024-10-12T09:59:00Z">
        <w:r w:rsidRPr="006D722E" w:rsidDel="00483024">
          <w:rPr>
            <w:rFonts w:ascii="Times New Roman" w:hAnsi="Times New Roman" w:hint="eastAsia"/>
          </w:rPr>
          <w:delText>我们</w:delText>
        </w:r>
      </w:del>
      <w:ins w:id="1885" w:author="zhengping jin" w:date="2024-10-12T17:59:00Z" w16du:dateUtc="2024-10-12T09:59:00Z">
        <w:r w:rsidR="00483024">
          <w:rPr>
            <w:rFonts w:ascii="Times New Roman" w:hAnsi="Times New Roman" w:hint="eastAsia"/>
          </w:rPr>
          <w:t>，</w:t>
        </w:r>
      </w:ins>
      <w:r w:rsidRPr="006D722E">
        <w:rPr>
          <w:rFonts w:ascii="Times New Roman" w:hAnsi="Times New Roman"/>
        </w:rPr>
        <w:t>有</w:t>
      </w:r>
    </w:p>
    <w:p w14:paraId="2DFD526B" w14:textId="0D08763C" w:rsidR="00FB49DC" w:rsidRPr="006D722E" w:rsidRDefault="00FB49DC" w:rsidP="00FB49DC">
      <w:pPr>
        <w:snapToGrid w:val="0"/>
        <w:spacing w:line="360" w:lineRule="auto"/>
        <w:ind w:firstLine="405"/>
        <w:jc w:val="center"/>
        <w:rPr>
          <w:rFonts w:ascii="Times New Roman" w:hAnsi="Times New Roman"/>
        </w:rPr>
      </w:pPr>
      <w:r w:rsidRPr="006D722E">
        <w:rPr>
          <w:rFonts w:ascii="Times New Roman" w:hAnsi="Times New Roman"/>
          <w:position w:val="-30"/>
        </w:rPr>
        <w:object w:dxaOrig="1460" w:dyaOrig="760" w14:anchorId="6D94695D">
          <v:shape id="_x0000_i1200" type="#_x0000_t75" style="width:72.9pt;height:38.3pt" o:ole="">
            <v:imagedata r:id="rId546" o:title=""/>
          </v:shape>
          <o:OLEObject Type="Embed" ProgID="Equation.DSMT4" ShapeID="_x0000_i1200" DrawAspect="Content" ObjectID="_1790422359" r:id="rId566"/>
        </w:object>
      </w:r>
      <w:ins w:id="1886" w:author="zhengping jin" w:date="2024-08-10T14:12:00Z" w16du:dateUtc="2024-08-10T06:12:00Z">
        <w:r w:rsidR="00FD50A2">
          <w:rPr>
            <w:rFonts w:ascii="Times New Roman" w:hAnsi="Times New Roman" w:hint="eastAsia"/>
          </w:rPr>
          <w:t>.</w:t>
        </w:r>
      </w:ins>
    </w:p>
    <w:p w14:paraId="6A4F93E8" w14:textId="77777777" w:rsidR="00FB49DC" w:rsidRPr="006D722E" w:rsidRDefault="00FB49DC" w:rsidP="00FB49DC">
      <w:pPr>
        <w:snapToGrid w:val="0"/>
        <w:spacing w:line="360" w:lineRule="auto"/>
        <w:ind w:firstLineChars="391" w:firstLine="821"/>
        <w:jc w:val="left"/>
        <w:rPr>
          <w:rFonts w:ascii="Times New Roman" w:hAnsi="Times New Roman"/>
        </w:rPr>
      </w:pPr>
      <w:r w:rsidRPr="006D722E">
        <w:rPr>
          <w:rFonts w:ascii="Times New Roman" w:hAnsi="Times New Roman"/>
        </w:rPr>
        <w:t>若</w:t>
      </w:r>
      <w:r w:rsidRPr="006D722E">
        <w:rPr>
          <w:rFonts w:ascii="Times New Roman" w:hAnsi="Times New Roman"/>
          <w:position w:val="-10"/>
        </w:rPr>
        <w:object w:dxaOrig="1480" w:dyaOrig="320" w14:anchorId="719AFD4F">
          <v:shape id="_x0000_i1201" type="#_x0000_t75" style="width:72.9pt;height:15.5pt" o:ole="">
            <v:imagedata r:id="rId567" o:title=""/>
          </v:shape>
          <o:OLEObject Type="Embed" ProgID="Equation.DSMT4" ShapeID="_x0000_i1201" DrawAspect="Content" ObjectID="_1790422360" r:id="rId568"/>
        </w:object>
      </w:r>
      <w:r w:rsidRPr="006D722E">
        <w:rPr>
          <w:rFonts w:ascii="Times New Roman" w:hAnsi="Times New Roman"/>
        </w:rPr>
        <w:t>，则存在正整数</w:t>
      </w:r>
      <w:r w:rsidRPr="006D722E">
        <w:rPr>
          <w:rFonts w:ascii="Times New Roman" w:hAnsi="Times New Roman"/>
          <w:i/>
        </w:rPr>
        <w:t>k</w:t>
      </w:r>
      <w:r w:rsidRPr="006D722E">
        <w:rPr>
          <w:rFonts w:ascii="Times New Roman" w:hAnsi="Times New Roman"/>
        </w:rPr>
        <w:t>使得</w:t>
      </w:r>
      <w:r w:rsidRPr="006D722E">
        <w:rPr>
          <w:rFonts w:ascii="Times New Roman" w:hAnsi="Times New Roman"/>
          <w:position w:val="-10"/>
        </w:rPr>
        <w:object w:dxaOrig="999" w:dyaOrig="320" w14:anchorId="61F4A886">
          <v:shape id="_x0000_i1202" type="#_x0000_t75" style="width:49.65pt;height:15.5pt" o:ole="">
            <v:imagedata r:id="rId569" o:title=""/>
          </v:shape>
          <o:OLEObject Type="Embed" ProgID="Equation.DSMT4" ShapeID="_x0000_i1202" DrawAspect="Content" ObjectID="_1790422361" r:id="rId570"/>
        </w:object>
      </w:r>
      <w:r w:rsidRPr="006D722E">
        <w:rPr>
          <w:rFonts w:ascii="Times New Roman" w:hAnsi="Times New Roman"/>
        </w:rPr>
        <w:t xml:space="preserve">. </w:t>
      </w:r>
      <w:r w:rsidRPr="006D722E">
        <w:rPr>
          <w:rFonts w:ascii="Times New Roman" w:hAnsi="Times New Roman"/>
        </w:rPr>
        <w:t>从而</w:t>
      </w:r>
    </w:p>
    <w:p w14:paraId="09EA1E99" w14:textId="0AA1E5CD" w:rsidR="00FB49DC" w:rsidRPr="006D722E" w:rsidRDefault="00FB49DC" w:rsidP="00FB49DC">
      <w:pPr>
        <w:snapToGrid w:val="0"/>
        <w:spacing w:line="360" w:lineRule="auto"/>
        <w:ind w:firstLine="405"/>
        <w:jc w:val="center"/>
        <w:rPr>
          <w:rFonts w:ascii="Times New Roman" w:hAnsi="Times New Roman"/>
        </w:rPr>
      </w:pPr>
      <w:r w:rsidRPr="006D722E">
        <w:rPr>
          <w:rFonts w:ascii="Times New Roman" w:hAnsi="Times New Roman"/>
          <w:position w:val="-30"/>
        </w:rPr>
        <w:object w:dxaOrig="3060" w:dyaOrig="760" w14:anchorId="01F1FB05">
          <v:shape id="_x0000_i1203" type="#_x0000_t75" style="width:153.55pt;height:38.3pt" o:ole="">
            <v:imagedata r:id="rId571" o:title=""/>
          </v:shape>
          <o:OLEObject Type="Embed" ProgID="Equation.DSMT4" ShapeID="_x0000_i1203" DrawAspect="Content" ObjectID="_1790422362" r:id="rId572"/>
        </w:object>
      </w:r>
      <w:ins w:id="1887" w:author="zhengping jin" w:date="2024-08-10T14:12:00Z" w16du:dateUtc="2024-08-10T06:12:00Z">
        <w:r w:rsidR="00FD50A2">
          <w:rPr>
            <w:rFonts w:ascii="Times New Roman" w:hAnsi="Times New Roman" w:hint="eastAsia"/>
          </w:rPr>
          <w:t>.</w:t>
        </w:r>
      </w:ins>
    </w:p>
    <w:p w14:paraId="75A49BF6" w14:textId="77777777" w:rsidR="00FB49DC" w:rsidRPr="006D722E" w:rsidRDefault="00FB49DC" w:rsidP="00FB49DC">
      <w:pPr>
        <w:snapToGrid w:val="0"/>
        <w:spacing w:line="360" w:lineRule="auto"/>
        <w:jc w:val="left"/>
        <w:rPr>
          <w:rFonts w:ascii="Times New Roman" w:hAnsi="Times New Roman"/>
        </w:rPr>
      </w:pPr>
      <w:r w:rsidRPr="006D722E">
        <w:rPr>
          <w:rFonts w:ascii="Times New Roman" w:hAnsi="Times New Roman"/>
        </w:rPr>
        <w:t xml:space="preserve">   </w:t>
      </w:r>
      <w:r w:rsidRPr="006D722E">
        <w:rPr>
          <w:rFonts w:ascii="Times New Roman" w:hAnsi="Times New Roman" w:hint="eastAsia"/>
        </w:rPr>
        <w:t xml:space="preserve">    </w:t>
      </w:r>
      <w:r w:rsidRPr="006D722E">
        <w:rPr>
          <w:rFonts w:ascii="Times New Roman" w:hAnsi="Times New Roman"/>
        </w:rPr>
        <w:t xml:space="preserve"> </w:t>
      </w:r>
      <w:r w:rsidRPr="006D722E">
        <w:rPr>
          <w:rFonts w:ascii="Times New Roman" w:hAnsi="Times New Roman"/>
        </w:rPr>
        <w:t>若</w:t>
      </w:r>
      <w:r w:rsidRPr="006D722E">
        <w:rPr>
          <w:rFonts w:ascii="Times New Roman" w:hAnsi="Times New Roman"/>
          <w:position w:val="-10"/>
        </w:rPr>
        <w:object w:dxaOrig="1500" w:dyaOrig="320" w14:anchorId="3B37963B">
          <v:shape id="_x0000_i1204" type="#_x0000_t75" style="width:76.1pt;height:15.5pt" o:ole="">
            <v:imagedata r:id="rId573" o:title=""/>
          </v:shape>
          <o:OLEObject Type="Embed" ProgID="Equation.DSMT4" ShapeID="_x0000_i1204" DrawAspect="Content" ObjectID="_1790422363" r:id="rId574"/>
        </w:object>
      </w:r>
      <w:r w:rsidRPr="006D722E">
        <w:rPr>
          <w:rFonts w:ascii="Times New Roman" w:hAnsi="Times New Roman"/>
        </w:rPr>
        <w:t>，则存在正整数</w:t>
      </w:r>
      <w:r w:rsidRPr="006D722E">
        <w:rPr>
          <w:rFonts w:ascii="Times New Roman" w:hAnsi="Times New Roman"/>
          <w:i/>
        </w:rPr>
        <w:t>k</w:t>
      </w:r>
      <w:r w:rsidRPr="006D722E">
        <w:rPr>
          <w:rFonts w:ascii="Times New Roman" w:hAnsi="Times New Roman"/>
        </w:rPr>
        <w:t>使得</w:t>
      </w:r>
      <w:r w:rsidRPr="006D722E">
        <w:rPr>
          <w:rFonts w:ascii="Times New Roman" w:hAnsi="Times New Roman"/>
          <w:position w:val="-10"/>
        </w:rPr>
        <w:object w:dxaOrig="1020" w:dyaOrig="320" w14:anchorId="5E8B1DBD">
          <v:shape id="_x0000_i1205" type="#_x0000_t75" style="width:51.5pt;height:15.5pt" o:ole="">
            <v:imagedata r:id="rId575" o:title=""/>
          </v:shape>
          <o:OLEObject Type="Embed" ProgID="Equation.DSMT4" ShapeID="_x0000_i1205" DrawAspect="Content" ObjectID="_1790422364" r:id="rId576"/>
        </w:object>
      </w:r>
      <w:r w:rsidRPr="006D722E">
        <w:rPr>
          <w:rFonts w:ascii="Times New Roman" w:hAnsi="Times New Roman"/>
        </w:rPr>
        <w:t xml:space="preserve">. </w:t>
      </w:r>
      <w:r w:rsidRPr="006D722E">
        <w:rPr>
          <w:rFonts w:ascii="Times New Roman" w:hAnsi="Times New Roman"/>
        </w:rPr>
        <w:t>从而</w:t>
      </w:r>
    </w:p>
    <w:p w14:paraId="4700180A" w14:textId="01D993F8"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30"/>
        </w:rPr>
        <w:object w:dxaOrig="3420" w:dyaOrig="760" w14:anchorId="1A00D75F">
          <v:shape id="_x0000_i1206" type="#_x0000_t75" style="width:170.45pt;height:38.3pt" o:ole="">
            <v:imagedata r:id="rId577" o:title=""/>
          </v:shape>
          <o:OLEObject Type="Embed" ProgID="Equation.DSMT4" ShapeID="_x0000_i1206" DrawAspect="Content" ObjectID="_1790422365" r:id="rId578"/>
        </w:object>
      </w:r>
      <w:ins w:id="1888" w:author="zhengping jin" w:date="2024-08-10T14:12:00Z" w16du:dateUtc="2024-08-10T06:12:00Z">
        <w:r w:rsidR="00FD50A2">
          <w:rPr>
            <w:rFonts w:ascii="Times New Roman" w:hAnsi="Times New Roman" w:hint="eastAsia"/>
          </w:rPr>
          <w:t>.</w:t>
        </w:r>
      </w:ins>
    </w:p>
    <w:p w14:paraId="56EEBCC9" w14:textId="77777777" w:rsidR="00FB49DC" w:rsidRPr="006D722E" w:rsidRDefault="00FB49DC" w:rsidP="00FB49DC">
      <w:pPr>
        <w:snapToGrid w:val="0"/>
        <w:spacing w:line="360" w:lineRule="auto"/>
        <w:ind w:firstLine="420"/>
        <w:jc w:val="left"/>
        <w:rPr>
          <w:rFonts w:ascii="Times New Roman" w:hAnsi="Times New Roman"/>
          <w:b/>
        </w:rPr>
      </w:pPr>
    </w:p>
    <w:p w14:paraId="4B189B17" w14:textId="6AE4487B" w:rsidR="00FB49DC" w:rsidRPr="006D722E" w:rsidRDefault="008F2F09" w:rsidP="00FB49DC">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.3.10 </w:t>
      </w:r>
      <w:r w:rsidR="00FB49DC" w:rsidRPr="006D722E">
        <w:rPr>
          <w:rFonts w:ascii="Times New Roman" w:hAnsi="Times New Roman"/>
        </w:rPr>
        <w:t>判断</w:t>
      </w:r>
      <w:r w:rsidR="007B33BC" w:rsidRPr="006D722E">
        <w:rPr>
          <w:rFonts w:ascii="Times New Roman" w:hAnsi="Times New Roman"/>
        </w:rPr>
        <w:t>同余方程</w:t>
      </w:r>
      <w:ins w:id="1889" w:author="zhengping jin" w:date="2024-08-10T15:16:00Z" w16du:dateUtc="2024-08-10T07:16:00Z">
        <w:r w:rsidR="00FF3088" w:rsidRPr="00FF3088">
          <w:rPr>
            <w:rFonts w:ascii="Times New Roman" w:hAnsi="Times New Roman"/>
            <w:i/>
            <w:iCs/>
            <w:rPrChange w:id="1890" w:author="zhengping jin" w:date="2024-08-10T15:17:00Z" w16du:dateUtc="2024-08-10T07:17:00Z">
              <w:rPr>
                <w:rFonts w:ascii="Times New Roman" w:hAnsi="Times New Roman"/>
              </w:rPr>
            </w:rPrChange>
          </w:rPr>
          <w:t>x</w:t>
        </w:r>
        <w:r w:rsidR="00FF3088" w:rsidRPr="00FF3088">
          <w:rPr>
            <w:rFonts w:ascii="Times New Roman" w:hAnsi="Times New Roman"/>
            <w:vertAlign w:val="superscript"/>
            <w:rPrChange w:id="1891" w:author="zhengping jin" w:date="2024-08-10T15:17:00Z" w16du:dateUtc="2024-08-10T07:17:00Z">
              <w:rPr>
                <w:rFonts w:ascii="Times New Roman" w:hAnsi="Times New Roman"/>
              </w:rPr>
            </w:rPrChange>
          </w:rPr>
          <w:t>2</w:t>
        </w:r>
        <w:r w:rsidR="00FF3088">
          <w:rPr>
            <w:rFonts w:ascii="Lucida Sans Unicode" w:hAnsi="Lucida Sans Unicode" w:cs="Lucida Sans Unicode"/>
          </w:rPr>
          <w:t>≡</w:t>
        </w:r>
        <w:r w:rsidR="00FF3088">
          <w:rPr>
            <w:rFonts w:ascii="Times New Roman" w:hAnsi="Times New Roman" w:hint="eastAsia"/>
          </w:rPr>
          <w:t xml:space="preserve">2 (mod </w:t>
        </w:r>
      </w:ins>
      <w:ins w:id="1892" w:author="zhengping jin" w:date="2024-08-10T15:17:00Z" w16du:dateUtc="2024-08-10T07:17:00Z">
        <w:r w:rsidR="00FF3088">
          <w:rPr>
            <w:rFonts w:ascii="Times New Roman" w:hAnsi="Times New Roman" w:hint="eastAsia"/>
          </w:rPr>
          <w:t>4088459</w:t>
        </w:r>
      </w:ins>
      <w:ins w:id="1893" w:author="zhengping jin" w:date="2024-08-10T15:16:00Z" w16du:dateUtc="2024-08-10T07:16:00Z">
        <w:r w:rsidR="00FF3088">
          <w:rPr>
            <w:rFonts w:ascii="Times New Roman" w:hAnsi="Times New Roman" w:hint="eastAsia"/>
          </w:rPr>
          <w:t>)</w:t>
        </w:r>
      </w:ins>
      <w:del w:id="1894" w:author="zhengping jin" w:date="2024-08-10T15:17:00Z" w16du:dateUtc="2024-08-10T07:17:00Z">
        <w:r w:rsidR="00FB49DC" w:rsidRPr="006D722E" w:rsidDel="00FF3088">
          <w:rPr>
            <w:rFonts w:ascii="Times New Roman" w:hAnsi="Times New Roman"/>
            <w:position w:val="-10"/>
          </w:rPr>
          <w:object w:dxaOrig="1800" w:dyaOrig="360" w14:anchorId="2D5306B8">
            <v:shape id="_x0000_i1207" type="#_x0000_t75" style="width:90.7pt;height:18.7pt" o:ole="">
              <v:imagedata r:id="rId579" o:title=""/>
            </v:shape>
            <o:OLEObject Type="Embed" ProgID="Equation.DSMT4" ShapeID="_x0000_i1207" DrawAspect="Content" ObjectID="_1790422366" r:id="rId580"/>
          </w:object>
        </w:r>
      </w:del>
      <w:r w:rsidR="00FB49DC" w:rsidRPr="006D722E">
        <w:rPr>
          <w:rFonts w:ascii="Times New Roman" w:hAnsi="Times New Roman"/>
        </w:rPr>
        <w:t>是否有解，有解时求出其解数</w:t>
      </w:r>
      <w:r w:rsidR="00FB49DC" w:rsidRPr="006D722E">
        <w:rPr>
          <w:rFonts w:ascii="Times New Roman" w:hAnsi="Times New Roman"/>
        </w:rPr>
        <w:t>.</w:t>
      </w:r>
    </w:p>
    <w:p w14:paraId="0A028E9C" w14:textId="763AED47" w:rsidR="00FB49DC" w:rsidRPr="006D722E" w:rsidRDefault="00FB49DC" w:rsidP="00FB49DC">
      <w:pPr>
        <w:snapToGrid w:val="0"/>
        <w:spacing w:line="360" w:lineRule="auto"/>
        <w:ind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 xml:space="preserve"> </w:t>
      </w:r>
      <w:del w:id="1895" w:author="zhengping jin" w:date="2024-08-10T15:17:00Z" w16du:dateUtc="2024-08-10T07:17:00Z">
        <w:r w:rsidRPr="006D722E" w:rsidDel="00FF3088">
          <w:rPr>
            <w:rFonts w:ascii="Times New Roman" w:hAnsi="Times New Roman"/>
            <w:position w:val="-6"/>
          </w:rPr>
          <w:object w:dxaOrig="1359" w:dyaOrig="279" w14:anchorId="653584F4">
            <v:shape id="_x0000_i1208" type="#_x0000_t75" style="width:67.45pt;height:14.6pt" o:ole="">
              <v:imagedata r:id="rId581" o:title=""/>
            </v:shape>
            <o:OLEObject Type="Embed" ProgID="Equation.DSMT4" ShapeID="_x0000_i1208" DrawAspect="Content" ObjectID="_1790422367" r:id="rId582"/>
          </w:object>
        </w:r>
      </w:del>
      <w:ins w:id="1896" w:author="zhengping jin" w:date="2024-08-10T15:17:00Z" w16du:dateUtc="2024-08-10T07:17:00Z">
        <w:r w:rsidR="00FF3088">
          <w:rPr>
            <w:rFonts w:ascii="Times New Roman" w:hAnsi="Times New Roman" w:hint="eastAsia"/>
          </w:rPr>
          <w:t>4088459=</w:t>
        </w:r>
      </w:ins>
      <w:ins w:id="1897" w:author="zhengping jin" w:date="2024-08-10T15:16:00Z" w16du:dateUtc="2024-08-10T07:16:00Z">
        <w:r w:rsidR="00FF3088">
          <w:rPr>
            <w:rFonts w:ascii="Times New Roman" w:hAnsi="Times New Roman" w:hint="eastAsia"/>
          </w:rPr>
          <w:t>2017</w:t>
        </w:r>
        <w:r w:rsidR="00FF3088">
          <w:rPr>
            <w:rFonts w:ascii="Times New Roman" w:hAnsi="Times New Roman"/>
          </w:rPr>
          <w:sym w:font="Wingdings" w:char="F09E"/>
        </w:r>
        <w:r w:rsidR="00FF3088">
          <w:rPr>
            <w:rFonts w:ascii="Times New Roman" w:hAnsi="Times New Roman" w:hint="eastAsia"/>
          </w:rPr>
          <w:t>2027</w:t>
        </w:r>
      </w:ins>
      <w:r w:rsidRPr="006D722E">
        <w:rPr>
          <w:rFonts w:ascii="Times New Roman" w:hAnsi="Times New Roman"/>
        </w:rPr>
        <w:t>不是素数，原</w:t>
      </w:r>
      <w:r w:rsidR="007B33BC" w:rsidRPr="006D722E">
        <w:rPr>
          <w:rFonts w:ascii="Times New Roman" w:hAnsi="Times New Roman"/>
        </w:rPr>
        <w:t>同余方程</w:t>
      </w:r>
      <w:r w:rsidRPr="006D722E">
        <w:rPr>
          <w:rFonts w:ascii="Times New Roman" w:hAnsi="Times New Roman"/>
        </w:rPr>
        <w:t>等价于</w:t>
      </w:r>
    </w:p>
    <w:p w14:paraId="1F25B491" w14:textId="1F1C5E3E" w:rsidR="00FB49DC" w:rsidRPr="006D722E" w:rsidRDefault="00000000" w:rsidP="00FB49DC">
      <w:pPr>
        <w:snapToGrid w:val="0"/>
        <w:spacing w:line="360" w:lineRule="auto"/>
        <w:ind w:firstLine="420"/>
        <w:jc w:val="center"/>
        <w:rPr>
          <w:rFonts w:ascii="Times New Roman" w:hAnsi="Times New Roman"/>
        </w:rPr>
      </w:pPr>
      <m:oMath>
        <m:d>
          <m:dPr>
            <m:begChr m:val="{"/>
            <m:endChr m:val=""/>
            <m:ctrlPr>
              <w:ins w:id="1898" w:author="zhengping jin" w:date="2024-08-10T15:18:00Z" w16du:dateUtc="2024-08-10T07:18:00Z">
                <w:rPr>
                  <w:rFonts w:ascii="Cambria Math" w:hAnsi="Cambria Math"/>
                  <w:i/>
                </w:rPr>
              </w:ins>
            </m:ctrlPr>
          </m:dPr>
          <m:e>
            <m:eqArr>
              <m:eqArrPr>
                <m:ctrlPr>
                  <w:ins w:id="1899" w:author="zhengping jin" w:date="2024-08-10T15:18:00Z" w16du:dateUtc="2024-08-10T07:18:00Z">
                    <w:rPr>
                      <w:rFonts w:ascii="Cambria Math" w:hAnsi="Cambria Math"/>
                      <w:i/>
                    </w:rPr>
                  </w:ins>
                </m:ctrlPr>
              </m:eqArrPr>
              <m:e>
                <m:sSup>
                  <m:sSupPr>
                    <m:ctrlPr>
                      <w:ins w:id="1900" w:author="zhengping jin" w:date="2024-08-10T15:18:00Z" w16du:dateUtc="2024-08-10T07:18:00Z">
                        <w:rPr>
                          <w:rFonts w:ascii="Cambria Math" w:hAnsi="Cambria Math"/>
                          <w:i/>
                        </w:rPr>
                      </w:ins>
                    </m:ctrlPr>
                  </m:sSupPr>
                  <m:e>
                    <m:r>
                      <w:ins w:id="1901" w:author="zhengping jin" w:date="2024-08-10T15:18:00Z" w16du:dateUtc="2024-08-10T07:18:00Z">
                        <w:rPr>
                          <w:rFonts w:ascii="Cambria Math" w:hAnsi="Cambria Math"/>
                        </w:rPr>
                        <m:t>x</m:t>
                      </w:ins>
                    </m:r>
                  </m:e>
                  <m:sup>
                    <m:r>
                      <w:ins w:id="1902" w:author="zhengping jin" w:date="2024-08-10T15:18:00Z" w16du:dateUtc="2024-08-10T07:18:00Z">
                        <w:rPr>
                          <w:rFonts w:ascii="Cambria Math" w:hAnsi="Cambria Math"/>
                        </w:rPr>
                        <m:t>2</m:t>
                      </w:ins>
                    </m:r>
                  </m:sup>
                </m:sSup>
                <m:r>
                  <w:ins w:id="1903" w:author="zhengping jin" w:date="2024-08-10T15:18:00Z" w16du:dateUtc="2024-08-10T07:18:00Z">
                    <w:rPr>
                      <w:rFonts w:ascii="Cambria Math" w:hAnsi="Cambria Math"/>
                    </w:rPr>
                    <m:t>≡2 (</m:t>
                  </w:ins>
                </m:r>
                <m:r>
                  <w:ins w:id="1904" w:author="zhengping jin" w:date="2024-08-10T15:19:00Z" w16du:dateUtc="2024-08-10T07:19:00Z">
                    <w:rPr>
                      <w:rFonts w:ascii="Cambria Math" w:hAnsi="Cambria Math"/>
                    </w:rPr>
                    <m:t>mod 2017</m:t>
                  </w:ins>
                </m:r>
                <m:r>
                  <w:ins w:id="1905" w:author="zhengping jin" w:date="2024-08-10T15:18:00Z" w16du:dateUtc="2024-08-10T07:18:00Z">
                    <w:rPr>
                      <w:rFonts w:ascii="Cambria Math" w:hAnsi="Cambria Math"/>
                    </w:rPr>
                    <m:t>)</m:t>
                  </w:ins>
                </m:r>
              </m:e>
              <m:e>
                <m:sSup>
                  <m:sSupPr>
                    <m:ctrlPr>
                      <w:ins w:id="1906" w:author="zhengping jin" w:date="2024-08-10T15:19:00Z" w16du:dateUtc="2024-08-10T07:19:00Z">
                        <w:rPr>
                          <w:rFonts w:ascii="Cambria Math" w:hAnsi="Cambria Math"/>
                          <w:i/>
                        </w:rPr>
                      </w:ins>
                    </m:ctrlPr>
                  </m:sSupPr>
                  <m:e>
                    <m:r>
                      <w:ins w:id="1907" w:author="zhengping jin" w:date="2024-08-10T15:19:00Z" w16du:dateUtc="2024-08-10T07:19:00Z">
                        <w:rPr>
                          <w:rFonts w:ascii="Cambria Math" w:hAnsi="Cambria Math"/>
                        </w:rPr>
                        <m:t>x</m:t>
                      </w:ins>
                    </m:r>
                  </m:e>
                  <m:sup>
                    <m:r>
                      <w:ins w:id="1908" w:author="zhengping jin" w:date="2024-08-10T15:19:00Z" w16du:dateUtc="2024-08-10T07:19:00Z">
                        <w:rPr>
                          <w:rFonts w:ascii="Cambria Math" w:hAnsi="Cambria Math"/>
                        </w:rPr>
                        <m:t>2</m:t>
                      </w:ins>
                    </m:r>
                  </m:sup>
                </m:sSup>
                <m:r>
                  <w:ins w:id="1909" w:author="zhengping jin" w:date="2024-08-10T15:19:00Z" w16du:dateUtc="2024-08-10T07:19:00Z">
                    <w:rPr>
                      <w:rFonts w:ascii="Cambria Math" w:hAnsi="Cambria Math"/>
                    </w:rPr>
                    <m:t>≡2 (mod 2027)</m:t>
                  </w:ins>
                </m:r>
              </m:e>
            </m:eqArr>
          </m:e>
        </m:d>
      </m:oMath>
      <w:del w:id="1910" w:author="zhengping jin" w:date="2024-08-10T15:19:00Z" w16du:dateUtc="2024-08-10T07:19:00Z">
        <w:r w:rsidR="00FB49DC" w:rsidRPr="006D722E" w:rsidDel="00FF3088">
          <w:rPr>
            <w:rFonts w:ascii="Times New Roman" w:hAnsi="Times New Roman"/>
            <w:position w:val="-34"/>
          </w:rPr>
          <w:object w:dxaOrig="1860" w:dyaOrig="800" w14:anchorId="513A62C0">
            <v:shape id="_x0000_i1209" type="#_x0000_t75" style="width:92.5pt;height:40.1pt" o:ole="">
              <v:imagedata r:id="rId583" o:title=""/>
            </v:shape>
            <o:OLEObject Type="Embed" ProgID="Equation.DSMT4" ShapeID="_x0000_i1209" DrawAspect="Content" ObjectID="_1790422368" r:id="rId584"/>
          </w:object>
        </w:r>
      </w:del>
      <w:ins w:id="1911" w:author="zhengping jin" w:date="2024-08-10T15:19:00Z" w16du:dateUtc="2024-08-10T07:19:00Z">
        <w:r w:rsidR="00FF3088">
          <w:rPr>
            <w:rFonts w:ascii="Times New Roman" w:hAnsi="Times New Roman" w:hint="eastAsia"/>
          </w:rPr>
          <w:t>.</w:t>
        </w:r>
      </w:ins>
    </w:p>
    <w:p w14:paraId="048CD381" w14:textId="77777777" w:rsidR="00FB49DC" w:rsidRPr="006D722E" w:rsidRDefault="00FB49DC" w:rsidP="00FB49DC">
      <w:pPr>
        <w:snapToGrid w:val="0"/>
        <w:spacing w:line="360" w:lineRule="auto"/>
        <w:ind w:firstLineChars="450" w:firstLine="945"/>
        <w:jc w:val="left"/>
        <w:rPr>
          <w:rFonts w:ascii="Times New Roman" w:hAnsi="Times New Roman"/>
        </w:rPr>
      </w:pPr>
      <w:r w:rsidRPr="006D722E">
        <w:rPr>
          <w:rFonts w:ascii="Times New Roman" w:hAnsi="Times New Roman"/>
        </w:rPr>
        <w:t>因为</w:t>
      </w:r>
    </w:p>
    <w:p w14:paraId="299AB183" w14:textId="6AE69694" w:rsidR="00FB49DC" w:rsidRPr="006D722E" w:rsidRDefault="00000000" w:rsidP="00FB49DC">
      <w:pPr>
        <w:snapToGrid w:val="0"/>
        <w:spacing w:line="360" w:lineRule="auto"/>
        <w:jc w:val="center"/>
        <w:rPr>
          <w:rFonts w:ascii="Times New Roman" w:hAnsi="Times New Roman"/>
        </w:rPr>
      </w:pPr>
      <m:oMath>
        <m:d>
          <m:dPr>
            <m:ctrlPr>
              <w:ins w:id="1912" w:author="zhengping jin" w:date="2024-08-10T15:21:00Z" w16du:dateUtc="2024-08-10T07:21:00Z">
                <w:rPr>
                  <w:rFonts w:ascii="Cambria Math" w:hAnsi="Cambria Math"/>
                  <w:i/>
                </w:rPr>
              </w:ins>
            </m:ctrlPr>
          </m:dPr>
          <m:e>
            <m:box>
              <m:boxPr>
                <m:ctrlPr>
                  <w:ins w:id="1913" w:author="zhengping jin" w:date="2024-08-10T15:21:00Z" w16du:dateUtc="2024-08-10T07:21:00Z">
                    <w:rPr>
                      <w:rFonts w:ascii="Cambria Math" w:hAnsi="Cambria Math"/>
                      <w:i/>
                    </w:rPr>
                  </w:ins>
                </m:ctrlPr>
              </m:boxPr>
              <m:e>
                <m:argPr>
                  <m:argSz m:val="-1"/>
                </m:argPr>
                <m:f>
                  <m:fPr>
                    <m:ctrlPr>
                      <w:ins w:id="1914" w:author="zhengping jin" w:date="2024-08-10T15:21:00Z" w16du:dateUtc="2024-08-10T07:21:00Z">
                        <w:rPr>
                          <w:rFonts w:ascii="Cambria Math" w:hAnsi="Cambria Math"/>
                          <w:i/>
                        </w:rPr>
                      </w:ins>
                    </m:ctrlPr>
                  </m:fPr>
                  <m:num>
                    <m:r>
                      <w:ins w:id="1915" w:author="zhengping jin" w:date="2024-08-10T15:21:00Z" w16du:dateUtc="2024-08-10T07:21:00Z">
                        <w:rPr>
                          <w:rFonts w:ascii="Cambria Math" w:hAnsi="Cambria Math"/>
                        </w:rPr>
                        <m:t>2</m:t>
                      </w:ins>
                    </m:r>
                  </m:num>
                  <m:den>
                    <m:r>
                      <w:ins w:id="1916" w:author="zhengping jin" w:date="2024-08-10T15:21:00Z" w16du:dateUtc="2024-08-10T07:21:00Z">
                        <w:rPr>
                          <w:rFonts w:ascii="Cambria Math" w:hAnsi="Cambria Math"/>
                        </w:rPr>
                        <m:t>2027</m:t>
                      </w:ins>
                    </m:r>
                  </m:den>
                </m:f>
              </m:e>
            </m:box>
          </m:e>
        </m:d>
        <m:r>
          <w:ins w:id="1917" w:author="zhengping jin" w:date="2024-08-10T15:21:00Z" w16du:dateUtc="2024-08-10T07:21:00Z">
            <w:rPr>
              <w:rFonts w:ascii="Cambria Math" w:hAnsi="Cambria Math"/>
            </w:rPr>
            <m:t>=</m:t>
          </w:ins>
        </m:r>
        <m:sSup>
          <m:sSupPr>
            <m:ctrlPr>
              <w:ins w:id="1918" w:author="zhengping jin" w:date="2024-08-10T15:22:00Z" w16du:dateUtc="2024-08-10T07:22:00Z">
                <w:rPr>
                  <w:rFonts w:ascii="Cambria Math" w:hAnsi="Cambria Math"/>
                  <w:i/>
                </w:rPr>
              </w:ins>
            </m:ctrlPr>
          </m:sSupPr>
          <m:e>
            <m:r>
              <w:ins w:id="1919" w:author="zhengping jin" w:date="2024-08-10T15:22:00Z" w16du:dateUtc="2024-08-10T07:22:00Z">
                <w:rPr>
                  <w:rFonts w:ascii="Cambria Math" w:hAnsi="Cambria Math"/>
                </w:rPr>
                <m:t>(-1)</m:t>
              </w:ins>
            </m:r>
          </m:e>
          <m:sup>
            <m:f>
              <m:fPr>
                <m:type m:val="lin"/>
                <m:ctrlPr>
                  <w:ins w:id="1920" w:author="zhengping jin" w:date="2024-08-10T15:22:00Z" w16du:dateUtc="2024-08-10T07:22:00Z">
                    <w:rPr>
                      <w:rFonts w:ascii="Cambria Math" w:hAnsi="Cambria Math"/>
                      <w:i/>
                    </w:rPr>
                  </w:ins>
                </m:ctrlPr>
              </m:fPr>
              <m:num>
                <m:r>
                  <w:ins w:id="1921" w:author="zhengping jin" w:date="2024-08-10T15:22:00Z" w16du:dateUtc="2024-08-10T07:22:00Z">
                    <w:rPr>
                      <w:rFonts w:ascii="Cambria Math" w:hAnsi="Cambria Math"/>
                    </w:rPr>
                    <m:t>(</m:t>
                  </w:ins>
                </m:r>
                <m:sSup>
                  <m:sSupPr>
                    <m:ctrlPr>
                      <w:ins w:id="1922" w:author="zhengping jin" w:date="2024-08-10T15:22:00Z" w16du:dateUtc="2024-08-10T07:22:00Z">
                        <w:rPr>
                          <w:rFonts w:ascii="Cambria Math" w:hAnsi="Cambria Math"/>
                          <w:i/>
                        </w:rPr>
                      </w:ins>
                    </m:ctrlPr>
                  </m:sSupPr>
                  <m:e>
                    <m:r>
                      <w:ins w:id="1923" w:author="zhengping jin" w:date="2024-08-10T15:22:00Z" w16du:dateUtc="2024-08-10T07:22:00Z">
                        <w:rPr>
                          <w:rFonts w:ascii="Cambria Math" w:hAnsi="Cambria Math"/>
                        </w:rPr>
                        <m:t>2027</m:t>
                      </w:ins>
                    </m:r>
                  </m:e>
                  <m:sup>
                    <m:r>
                      <w:ins w:id="1924" w:author="zhengping jin" w:date="2024-08-10T15:22:00Z" w16du:dateUtc="2024-08-10T07:22:00Z">
                        <w:rPr>
                          <w:rFonts w:ascii="Cambria Math" w:hAnsi="Cambria Math"/>
                        </w:rPr>
                        <m:t>2</m:t>
                      </w:ins>
                    </m:r>
                  </m:sup>
                </m:sSup>
                <m:r>
                  <w:ins w:id="1925" w:author="zhengping jin" w:date="2024-08-10T15:23:00Z" w16du:dateUtc="2024-08-10T07:23:00Z">
                    <w:rPr>
                      <w:rFonts w:ascii="Cambria Math" w:hAnsi="Cambria Math"/>
                    </w:rPr>
                    <m:t>-1</m:t>
                  </w:ins>
                </m:r>
                <m:r>
                  <w:ins w:id="1926" w:author="zhengping jin" w:date="2024-08-10T15:22:00Z" w16du:dateUtc="2024-08-10T07:22:00Z">
                    <w:rPr>
                      <w:rFonts w:ascii="Cambria Math" w:hAnsi="Cambria Math"/>
                    </w:rPr>
                    <m:t>)</m:t>
                  </w:ins>
                </m:r>
              </m:num>
              <m:den>
                <m:r>
                  <w:ins w:id="1927" w:author="zhengping jin" w:date="2024-08-10T15:23:00Z" w16du:dateUtc="2024-08-10T07:23:00Z">
                    <w:rPr>
                      <w:rFonts w:ascii="Cambria Math" w:hAnsi="Cambria Math"/>
                    </w:rPr>
                    <m:t>8</m:t>
                  </w:ins>
                </m:r>
              </m:den>
            </m:f>
          </m:sup>
        </m:sSup>
        <m:r>
          <w:ins w:id="1928" w:author="zhengping jin" w:date="2024-08-10T15:23:00Z" w16du:dateUtc="2024-08-10T07:23:00Z">
            <w:rPr>
              <w:rFonts w:ascii="Cambria Math" w:hAnsi="Cambria Math"/>
            </w:rPr>
            <m:t>=-1</m:t>
          </w:ins>
        </m:r>
      </m:oMath>
      <w:ins w:id="1929" w:author="zhengping jin" w:date="2024-08-10T15:23:00Z" w16du:dateUtc="2024-08-10T07:23:00Z">
        <w:r w:rsidR="00FF3088">
          <w:rPr>
            <w:rFonts w:ascii="Times New Roman" w:hAnsi="Times New Roman" w:hint="eastAsia"/>
          </w:rPr>
          <w:t>,</w:t>
        </w:r>
      </w:ins>
      <w:del w:id="1930" w:author="zhengping jin" w:date="2024-08-10T15:23:00Z" w16du:dateUtc="2024-08-10T07:23:00Z">
        <w:r w:rsidR="00FB49DC" w:rsidRPr="006D722E" w:rsidDel="00FF3088">
          <w:rPr>
            <w:rFonts w:ascii="Times New Roman" w:hAnsi="Times New Roman"/>
            <w:position w:val="-28"/>
          </w:rPr>
          <w:object w:dxaOrig="2280" w:dyaOrig="680" w14:anchorId="47EB3EFC">
            <v:shape id="_x0000_i1210" type="#_x0000_t75" style="width:114.85pt;height:34.65pt" o:ole="">
              <v:imagedata r:id="rId585" o:title=""/>
            </v:shape>
            <o:OLEObject Type="Embed" ProgID="Equation.DSMT4" ShapeID="_x0000_i1210" DrawAspect="Content" ObjectID="_1790422369" r:id="rId586"/>
          </w:object>
        </w:r>
      </w:del>
    </w:p>
    <w:p w14:paraId="2E98CA87" w14:textId="5B8347E2" w:rsidR="00FB49DC" w:rsidRPr="006D722E" w:rsidRDefault="00FB49DC" w:rsidP="00FB49DC">
      <w:pPr>
        <w:snapToGrid w:val="0"/>
        <w:spacing w:line="360" w:lineRule="auto"/>
        <w:ind w:firstLineChars="450" w:firstLine="945"/>
        <w:jc w:val="left"/>
        <w:rPr>
          <w:rFonts w:ascii="Times New Roman" w:hAnsi="Times New Roman"/>
        </w:rPr>
      </w:pPr>
      <w:r w:rsidRPr="006D722E">
        <w:rPr>
          <w:rFonts w:ascii="Times New Roman" w:hAnsi="Times New Roman"/>
        </w:rPr>
        <w:t>故</w:t>
      </w:r>
      <w:r w:rsidR="008F2F09">
        <w:rPr>
          <w:rFonts w:ascii="Times New Roman" w:hAnsi="Times New Roman" w:hint="eastAsia"/>
        </w:rPr>
        <w:t>该</w:t>
      </w:r>
      <w:r w:rsidR="007B33BC" w:rsidRPr="006D722E">
        <w:rPr>
          <w:rFonts w:ascii="Times New Roman" w:hAnsi="Times New Roman"/>
        </w:rPr>
        <w:t>同余方程</w:t>
      </w:r>
      <w:r w:rsidRPr="006D722E">
        <w:rPr>
          <w:rFonts w:ascii="Times New Roman" w:hAnsi="Times New Roman"/>
        </w:rPr>
        <w:t>组无解</w:t>
      </w:r>
      <w:r w:rsidR="008F2F09">
        <w:rPr>
          <w:rFonts w:ascii="Times New Roman" w:hAnsi="Times New Roman" w:hint="eastAsia"/>
        </w:rPr>
        <w:t>,</w:t>
      </w:r>
      <w:r w:rsidRPr="006D722E">
        <w:rPr>
          <w:rFonts w:ascii="Times New Roman" w:hAnsi="Times New Roman"/>
        </w:rPr>
        <w:t xml:space="preserve"> </w:t>
      </w:r>
      <w:r w:rsidRPr="006D722E">
        <w:rPr>
          <w:rFonts w:ascii="Times New Roman" w:hAnsi="Times New Roman"/>
        </w:rPr>
        <w:t>原</w:t>
      </w:r>
      <w:r w:rsidR="007B33BC" w:rsidRPr="006D722E">
        <w:rPr>
          <w:rFonts w:ascii="Times New Roman" w:hAnsi="Times New Roman"/>
        </w:rPr>
        <w:t>同余方程</w:t>
      </w:r>
      <w:r w:rsidRPr="006D722E">
        <w:rPr>
          <w:rFonts w:ascii="Times New Roman" w:hAnsi="Times New Roman"/>
        </w:rPr>
        <w:t>无解</w:t>
      </w:r>
      <w:r w:rsidRPr="006D722E">
        <w:rPr>
          <w:rFonts w:ascii="Times New Roman" w:hAnsi="Times New Roman"/>
        </w:rPr>
        <w:t>.</w:t>
      </w:r>
    </w:p>
    <w:p w14:paraId="29584325" w14:textId="77777777" w:rsidR="008F2F09" w:rsidRDefault="008F2F09" w:rsidP="00FB49DC">
      <w:pPr>
        <w:snapToGrid w:val="0"/>
        <w:spacing w:line="360" w:lineRule="auto"/>
        <w:ind w:firstLine="420"/>
        <w:jc w:val="left"/>
        <w:rPr>
          <w:rFonts w:ascii="Times New Roman" w:hAnsi="Times New Roman"/>
          <w:i/>
          <w:iCs/>
          <w:szCs w:val="21"/>
        </w:rPr>
      </w:pPr>
    </w:p>
    <w:p w14:paraId="52C1DB6D" w14:textId="54F27362" w:rsidR="00FB49DC" w:rsidRPr="006D722E" w:rsidRDefault="00581E14" w:rsidP="00581E14">
      <w:pPr>
        <w:snapToGrid w:val="0"/>
        <w:spacing w:line="360" w:lineRule="auto"/>
        <w:ind w:firstLine="420"/>
        <w:jc w:val="left"/>
        <w:rPr>
          <w:rFonts w:ascii="Times New Roman" w:hAnsi="Times New Roman"/>
          <w:szCs w:val="21"/>
        </w:rPr>
      </w:pPr>
      <w:ins w:id="1931" w:author="zhengping jin" w:date="2024-08-10T15:35:00Z" w16du:dateUtc="2024-08-10T07:35:00Z">
        <w:r>
          <w:rPr>
            <w:rFonts w:ascii="Times New Roman" w:hAnsi="Times New Roman" w:hint="eastAsia"/>
            <w:szCs w:val="21"/>
          </w:rPr>
          <w:t>为进一步简化</w:t>
        </w:r>
      </w:ins>
      <w:ins w:id="1932" w:author="zhengping jin" w:date="2024-08-10T15:36:00Z" w16du:dateUtc="2024-08-10T07:36:00Z">
        <w:r>
          <w:rPr>
            <w:rFonts w:ascii="Times New Roman" w:hAnsi="Times New Roman" w:hint="eastAsia"/>
            <w:szCs w:val="21"/>
          </w:rPr>
          <w:t>二次剩余判别问题</w:t>
        </w:r>
        <w:r>
          <w:rPr>
            <w:rFonts w:ascii="Times New Roman" w:hAnsi="Times New Roman" w:hint="eastAsia"/>
            <w:szCs w:val="21"/>
          </w:rPr>
          <w:t xml:space="preserve">, </w:t>
        </w:r>
      </w:ins>
      <w:ins w:id="1933" w:author="zhengping jin" w:date="2024-08-10T15:34:00Z" w16du:dateUtc="2024-08-10T07:34:00Z">
        <w:r w:rsidRPr="00581E14">
          <w:rPr>
            <w:rFonts w:ascii="Times New Roman" w:hAnsi="Times New Roman" w:hint="eastAsia"/>
            <w:szCs w:val="21"/>
            <w:rPrChange w:id="1934" w:author="zhengping jin" w:date="2024-08-10T15:35:00Z" w16du:dateUtc="2024-08-10T07:35:00Z">
              <w:rPr>
                <w:rFonts w:ascii="Times New Roman" w:hAnsi="Times New Roman" w:hint="eastAsia"/>
                <w:i/>
                <w:iCs/>
                <w:szCs w:val="21"/>
              </w:rPr>
            </w:rPrChange>
          </w:rPr>
          <w:t>设</w:t>
        </w:r>
        <w:r w:rsidRPr="00581E14">
          <w:rPr>
            <w:rFonts w:ascii="Times New Roman" w:hAnsi="Times New Roman" w:hint="eastAsia"/>
            <w:i/>
            <w:iCs/>
            <w:szCs w:val="21"/>
          </w:rPr>
          <w:t>p</w:t>
        </w:r>
        <w:r w:rsidRPr="00581E14">
          <w:rPr>
            <w:rFonts w:ascii="Times New Roman" w:hAnsi="Times New Roman"/>
            <w:szCs w:val="21"/>
            <w:rPrChange w:id="1935" w:author="zhengping jin" w:date="2024-08-10T15:35:00Z" w16du:dateUtc="2024-08-10T07:35:00Z">
              <w:rPr>
                <w:rFonts w:ascii="Times New Roman" w:hAnsi="Times New Roman"/>
                <w:i/>
                <w:iCs/>
                <w:szCs w:val="21"/>
              </w:rPr>
            </w:rPrChange>
          </w:rPr>
          <w:t>,</w:t>
        </w:r>
      </w:ins>
      <w:ins w:id="1936" w:author="zhengping jin" w:date="2024-08-10T15:36:00Z" w16du:dateUtc="2024-08-10T07:36:00Z">
        <w:r>
          <w:rPr>
            <w:rFonts w:ascii="Times New Roman" w:hAnsi="Times New Roman" w:hint="eastAsia"/>
            <w:szCs w:val="21"/>
          </w:rPr>
          <w:t xml:space="preserve"> </w:t>
        </w:r>
      </w:ins>
      <w:ins w:id="1937" w:author="zhengping jin" w:date="2024-08-10T15:34:00Z" w16du:dateUtc="2024-08-10T07:34:00Z">
        <w:r w:rsidRPr="00581E14">
          <w:rPr>
            <w:rFonts w:ascii="Times New Roman" w:hAnsi="Times New Roman" w:hint="eastAsia"/>
            <w:i/>
            <w:iCs/>
            <w:szCs w:val="21"/>
          </w:rPr>
          <w:t>q</w:t>
        </w:r>
        <w:r w:rsidRPr="00581E14">
          <w:rPr>
            <w:rFonts w:ascii="Times New Roman" w:hAnsi="Times New Roman" w:hint="eastAsia"/>
            <w:szCs w:val="21"/>
            <w:rPrChange w:id="1938" w:author="zhengping jin" w:date="2024-08-10T15:35:00Z" w16du:dateUtc="2024-08-10T07:35:00Z">
              <w:rPr>
                <w:rFonts w:ascii="Times New Roman" w:hAnsi="Times New Roman" w:hint="eastAsia"/>
                <w:i/>
                <w:iCs/>
                <w:szCs w:val="21"/>
              </w:rPr>
            </w:rPrChange>
          </w:rPr>
          <w:t>是不同的奇素数</w:t>
        </w:r>
      </w:ins>
      <w:ins w:id="1939" w:author="zhengping jin" w:date="2024-08-10T15:36:00Z" w16du:dateUtc="2024-08-10T07:36:00Z">
        <w:r>
          <w:rPr>
            <w:rFonts w:ascii="Times New Roman" w:hAnsi="Times New Roman" w:hint="eastAsia"/>
            <w:szCs w:val="21"/>
          </w:rPr>
          <w:t xml:space="preserve">, </w:t>
        </w:r>
      </w:ins>
      <w:ins w:id="1940" w:author="zhengping jin" w:date="2024-08-10T15:37:00Z" w16du:dateUtc="2024-08-10T07:37:00Z">
        <w:r>
          <w:rPr>
            <w:rFonts w:ascii="Times New Roman" w:hAnsi="Times New Roman" w:hint="eastAsia"/>
            <w:szCs w:val="21"/>
          </w:rPr>
          <w:t>下面给出</w:t>
        </w:r>
      </w:ins>
      <w:ins w:id="1941" w:author="zhengping jin" w:date="2024-08-10T15:34:00Z" w16du:dateUtc="2024-08-10T07:34:00Z">
        <w:r w:rsidRPr="00581E14">
          <w:rPr>
            <w:rFonts w:ascii="Times New Roman" w:hAnsi="Times New Roman" w:hint="eastAsia"/>
            <w:szCs w:val="21"/>
            <w:rPrChange w:id="1942" w:author="zhengping jin" w:date="2024-08-10T15:35:00Z" w16du:dateUtc="2024-08-10T07:35:00Z">
              <w:rPr>
                <w:rFonts w:ascii="Times New Roman" w:hAnsi="Times New Roman" w:hint="eastAsia"/>
                <w:i/>
                <w:iCs/>
                <w:szCs w:val="21"/>
              </w:rPr>
            </w:rPrChange>
          </w:rPr>
          <w:t>二次同余</w:t>
        </w:r>
      </w:ins>
      <w:ins w:id="1943" w:author="zhengping jin" w:date="2024-08-10T15:37:00Z" w16du:dateUtc="2024-08-10T07:37:00Z">
        <w:r>
          <w:rPr>
            <w:rFonts w:ascii="Times New Roman" w:hAnsi="Times New Roman" w:hint="eastAsia"/>
            <w:szCs w:val="21"/>
          </w:rPr>
          <w:t>方程</w:t>
        </w:r>
        <w:r w:rsidRPr="00581E14">
          <w:rPr>
            <w:rFonts w:ascii="Times New Roman" w:hAnsi="Times New Roman"/>
            <w:i/>
            <w:iCs/>
            <w:szCs w:val="21"/>
            <w:rPrChange w:id="1944" w:author="zhengping jin" w:date="2024-08-10T15:37:00Z" w16du:dateUtc="2024-08-10T07:37:00Z">
              <w:rPr>
                <w:rFonts w:ascii="Times New Roman" w:hAnsi="Times New Roman"/>
                <w:szCs w:val="21"/>
              </w:rPr>
            </w:rPrChange>
          </w:rPr>
          <w:t>x</w:t>
        </w:r>
        <w:r w:rsidRPr="00F04669">
          <w:rPr>
            <w:rFonts w:ascii="Times New Roman" w:hAnsi="Times New Roman" w:hint="eastAsia"/>
            <w:szCs w:val="21"/>
          </w:rPr>
          <w:t>²≡</w:t>
        </w:r>
        <w:r w:rsidRPr="00581E14">
          <w:rPr>
            <w:rFonts w:ascii="Times New Roman" w:hAnsi="Times New Roman"/>
            <w:i/>
            <w:iCs/>
            <w:szCs w:val="21"/>
            <w:rPrChange w:id="1945" w:author="zhengping jin" w:date="2024-08-10T15:37:00Z" w16du:dateUtc="2024-08-10T07:37:00Z">
              <w:rPr>
                <w:rFonts w:ascii="Times New Roman" w:hAnsi="Times New Roman"/>
                <w:szCs w:val="21"/>
              </w:rPr>
            </w:rPrChange>
          </w:rPr>
          <w:t>q</w:t>
        </w:r>
        <w:r w:rsidRPr="00F04669">
          <w:rPr>
            <w:rFonts w:ascii="Times New Roman" w:hAnsi="Times New Roman" w:hint="eastAsia"/>
            <w:szCs w:val="21"/>
          </w:rPr>
          <w:t xml:space="preserve"> (mod </w:t>
        </w:r>
        <w:r w:rsidRPr="00581E14">
          <w:rPr>
            <w:rFonts w:ascii="Times New Roman" w:hAnsi="Times New Roman"/>
            <w:i/>
            <w:iCs/>
            <w:szCs w:val="21"/>
            <w:rPrChange w:id="1946" w:author="zhengping jin" w:date="2024-08-10T15:37:00Z" w16du:dateUtc="2024-08-10T07:37:00Z">
              <w:rPr>
                <w:rFonts w:ascii="Times New Roman" w:hAnsi="Times New Roman"/>
                <w:szCs w:val="21"/>
              </w:rPr>
            </w:rPrChange>
          </w:rPr>
          <w:t>p</w:t>
        </w:r>
        <w:r w:rsidRPr="00F04669">
          <w:rPr>
            <w:rFonts w:ascii="Times New Roman" w:hAnsi="Times New Roman" w:hint="eastAsia"/>
            <w:szCs w:val="21"/>
          </w:rPr>
          <w:t>)</w:t>
        </w:r>
      </w:ins>
      <w:ins w:id="1947" w:author="zhengping jin" w:date="2024-08-10T15:34:00Z" w16du:dateUtc="2024-08-10T07:34:00Z">
        <w:r w:rsidRPr="00581E14">
          <w:rPr>
            <w:rFonts w:ascii="Times New Roman" w:hAnsi="Times New Roman" w:hint="eastAsia"/>
            <w:szCs w:val="21"/>
            <w:rPrChange w:id="1948" w:author="zhengping jin" w:date="2024-08-10T15:35:00Z" w16du:dateUtc="2024-08-10T07:35:00Z">
              <w:rPr>
                <w:rFonts w:ascii="Times New Roman" w:hAnsi="Times New Roman" w:hint="eastAsia"/>
                <w:i/>
                <w:iCs/>
                <w:szCs w:val="21"/>
              </w:rPr>
            </w:rPrChange>
          </w:rPr>
          <w:t>与</w:t>
        </w:r>
        <w:r w:rsidRPr="00581E14">
          <w:rPr>
            <w:rFonts w:ascii="Times New Roman" w:hAnsi="Times New Roman" w:hint="eastAsia"/>
            <w:i/>
            <w:iCs/>
            <w:szCs w:val="21"/>
          </w:rPr>
          <w:t>x</w:t>
        </w:r>
        <w:r w:rsidRPr="00581E14">
          <w:rPr>
            <w:rFonts w:ascii="Times New Roman" w:hAnsi="Times New Roman" w:hint="eastAsia"/>
            <w:szCs w:val="21"/>
            <w:rPrChange w:id="1949" w:author="zhengping jin" w:date="2024-08-10T15:35:00Z" w16du:dateUtc="2024-08-10T07:35:00Z">
              <w:rPr>
                <w:rFonts w:ascii="Times New Roman" w:hAnsi="Times New Roman" w:hint="eastAsia"/>
                <w:i/>
                <w:iCs/>
                <w:szCs w:val="21"/>
              </w:rPr>
            </w:rPrChange>
          </w:rPr>
          <w:t>²</w:t>
        </w:r>
        <w:r w:rsidRPr="00581E14">
          <w:rPr>
            <w:rFonts w:ascii="Times New Roman" w:hAnsi="Times New Roman"/>
            <w:szCs w:val="21"/>
            <w:rPrChange w:id="1950" w:author="zhengping jin" w:date="2024-08-10T15:35:00Z" w16du:dateUtc="2024-08-10T07:35:00Z">
              <w:rPr>
                <w:rFonts w:ascii="Times New Roman" w:hAnsi="Times New Roman"/>
                <w:i/>
                <w:iCs/>
                <w:szCs w:val="21"/>
              </w:rPr>
            </w:rPrChange>
          </w:rPr>
          <w:t xml:space="preserve"> </w:t>
        </w:r>
        <w:r w:rsidRPr="00581E14">
          <w:rPr>
            <w:rFonts w:ascii="Times New Roman" w:hAnsi="Times New Roman" w:hint="eastAsia"/>
            <w:szCs w:val="21"/>
            <w:rPrChange w:id="1951" w:author="zhengping jin" w:date="2024-08-10T15:35:00Z" w16du:dateUtc="2024-08-10T07:35:00Z">
              <w:rPr>
                <w:rFonts w:ascii="Times New Roman" w:hAnsi="Times New Roman" w:hint="eastAsia"/>
                <w:i/>
                <w:iCs/>
                <w:szCs w:val="21"/>
              </w:rPr>
            </w:rPrChange>
          </w:rPr>
          <w:t>≡</w:t>
        </w:r>
        <w:r w:rsidRPr="00581E14">
          <w:rPr>
            <w:rFonts w:ascii="Times New Roman" w:hAnsi="Times New Roman" w:hint="eastAsia"/>
            <w:i/>
            <w:iCs/>
            <w:szCs w:val="21"/>
          </w:rPr>
          <w:t>p</w:t>
        </w:r>
        <w:r w:rsidRPr="00581E14">
          <w:rPr>
            <w:rFonts w:ascii="Times New Roman" w:hAnsi="Times New Roman"/>
            <w:szCs w:val="21"/>
            <w:rPrChange w:id="1952" w:author="zhengping jin" w:date="2024-08-10T15:35:00Z" w16du:dateUtc="2024-08-10T07:35:00Z">
              <w:rPr>
                <w:rFonts w:ascii="Times New Roman" w:hAnsi="Times New Roman"/>
                <w:i/>
                <w:iCs/>
                <w:szCs w:val="21"/>
              </w:rPr>
            </w:rPrChange>
          </w:rPr>
          <w:t xml:space="preserve"> (mod </w:t>
        </w:r>
        <w:r w:rsidRPr="00581E14">
          <w:rPr>
            <w:rFonts w:ascii="Times New Roman" w:hAnsi="Times New Roman" w:hint="eastAsia"/>
            <w:i/>
            <w:iCs/>
            <w:szCs w:val="21"/>
          </w:rPr>
          <w:t>q</w:t>
        </w:r>
        <w:r w:rsidRPr="00581E14">
          <w:rPr>
            <w:rFonts w:ascii="Times New Roman" w:hAnsi="Times New Roman"/>
            <w:szCs w:val="21"/>
            <w:rPrChange w:id="1953" w:author="zhengping jin" w:date="2024-08-10T15:35:00Z" w16du:dateUtc="2024-08-10T07:35:00Z">
              <w:rPr>
                <w:rFonts w:ascii="Times New Roman" w:hAnsi="Times New Roman"/>
                <w:i/>
                <w:iCs/>
                <w:szCs w:val="21"/>
              </w:rPr>
            </w:rPrChange>
          </w:rPr>
          <w:t>)</w:t>
        </w:r>
        <w:r w:rsidRPr="00581E14">
          <w:rPr>
            <w:rFonts w:ascii="Times New Roman" w:hAnsi="Times New Roman" w:hint="eastAsia"/>
            <w:szCs w:val="21"/>
            <w:rPrChange w:id="1954" w:author="zhengping jin" w:date="2024-08-10T15:35:00Z" w16du:dateUtc="2024-08-10T07:35:00Z">
              <w:rPr>
                <w:rFonts w:ascii="Times New Roman" w:hAnsi="Times New Roman" w:hint="eastAsia"/>
                <w:i/>
                <w:iCs/>
                <w:szCs w:val="21"/>
              </w:rPr>
            </w:rPrChange>
          </w:rPr>
          <w:t>之间的联系</w:t>
        </w:r>
        <w:r w:rsidRPr="00581E14">
          <w:rPr>
            <w:rFonts w:ascii="Times New Roman" w:hAnsi="Times New Roman"/>
            <w:szCs w:val="21"/>
            <w:rPrChange w:id="1955" w:author="zhengping jin" w:date="2024-08-10T15:35:00Z" w16du:dateUtc="2024-08-10T07:35:00Z">
              <w:rPr>
                <w:rFonts w:ascii="Times New Roman" w:hAnsi="Times New Roman"/>
                <w:i/>
                <w:iCs/>
                <w:szCs w:val="21"/>
              </w:rPr>
            </w:rPrChange>
          </w:rPr>
          <w:t>,</w:t>
        </w:r>
      </w:ins>
      <w:ins w:id="1956" w:author="zhengping jin" w:date="2024-08-10T15:38:00Z" w16du:dateUtc="2024-08-10T07:38:00Z">
        <w:r>
          <w:rPr>
            <w:rFonts w:ascii="Times New Roman" w:hAnsi="Times New Roman" w:hint="eastAsia"/>
            <w:szCs w:val="21"/>
          </w:rPr>
          <w:t xml:space="preserve"> </w:t>
        </w:r>
      </w:ins>
      <w:ins w:id="1957" w:author="zhengping jin" w:date="2024-08-10T15:34:00Z" w16du:dateUtc="2024-08-10T07:34:00Z">
        <w:r w:rsidRPr="00581E14">
          <w:rPr>
            <w:rFonts w:ascii="Times New Roman" w:hAnsi="Times New Roman" w:hint="eastAsia"/>
            <w:szCs w:val="21"/>
            <w:rPrChange w:id="1958" w:author="zhengping jin" w:date="2024-08-10T15:35:00Z" w16du:dateUtc="2024-08-10T07:35:00Z">
              <w:rPr>
                <w:rFonts w:ascii="Times New Roman" w:hAnsi="Times New Roman" w:hint="eastAsia"/>
                <w:i/>
                <w:iCs/>
                <w:szCs w:val="21"/>
              </w:rPr>
            </w:rPrChange>
          </w:rPr>
          <w:t>即</w:t>
        </w:r>
        <w:r w:rsidRPr="00581E14">
          <w:rPr>
            <w:rFonts w:ascii="Times New Roman" w:hAnsi="Times New Roman" w:hint="eastAsia"/>
            <w:i/>
            <w:iCs/>
            <w:szCs w:val="21"/>
          </w:rPr>
          <w:t>q</w:t>
        </w:r>
        <w:r w:rsidRPr="00581E14">
          <w:rPr>
            <w:rFonts w:ascii="Times New Roman" w:hAnsi="Times New Roman" w:hint="eastAsia"/>
            <w:szCs w:val="21"/>
            <w:rPrChange w:id="1959" w:author="zhengping jin" w:date="2024-08-10T15:35:00Z" w16du:dateUtc="2024-08-10T07:35:00Z">
              <w:rPr>
                <w:rFonts w:ascii="Times New Roman" w:hAnsi="Times New Roman" w:hint="eastAsia"/>
                <w:i/>
                <w:iCs/>
                <w:szCs w:val="21"/>
              </w:rPr>
            </w:rPrChange>
          </w:rPr>
          <w:t>模</w:t>
        </w:r>
        <w:r w:rsidRPr="00581E14">
          <w:rPr>
            <w:rFonts w:ascii="Times New Roman" w:hAnsi="Times New Roman" w:hint="eastAsia"/>
            <w:i/>
            <w:iCs/>
            <w:szCs w:val="21"/>
          </w:rPr>
          <w:t>p</w:t>
        </w:r>
        <w:r w:rsidRPr="00581E14">
          <w:rPr>
            <w:rFonts w:ascii="Times New Roman" w:hAnsi="Times New Roman" w:hint="eastAsia"/>
            <w:szCs w:val="21"/>
            <w:rPrChange w:id="1960" w:author="zhengping jin" w:date="2024-08-10T15:35:00Z" w16du:dateUtc="2024-08-10T07:35:00Z">
              <w:rPr>
                <w:rFonts w:ascii="Times New Roman" w:hAnsi="Times New Roman" w:hint="eastAsia"/>
                <w:i/>
                <w:iCs/>
                <w:szCs w:val="21"/>
              </w:rPr>
            </w:rPrChange>
          </w:rPr>
          <w:t>平方剩余与</w:t>
        </w:r>
        <w:r w:rsidRPr="00581E14">
          <w:rPr>
            <w:rFonts w:ascii="Times New Roman" w:hAnsi="Times New Roman" w:hint="eastAsia"/>
            <w:i/>
            <w:iCs/>
            <w:szCs w:val="21"/>
          </w:rPr>
          <w:t>p</w:t>
        </w:r>
        <w:r w:rsidRPr="00581E14">
          <w:rPr>
            <w:rFonts w:ascii="Times New Roman" w:hAnsi="Times New Roman" w:hint="eastAsia"/>
            <w:szCs w:val="21"/>
            <w:rPrChange w:id="1961" w:author="zhengping jin" w:date="2024-08-10T15:35:00Z" w16du:dateUtc="2024-08-10T07:35:00Z">
              <w:rPr>
                <w:rFonts w:ascii="Times New Roman" w:hAnsi="Times New Roman" w:hint="eastAsia"/>
                <w:i/>
                <w:iCs/>
                <w:szCs w:val="21"/>
              </w:rPr>
            </w:rPrChange>
          </w:rPr>
          <w:t>模</w:t>
        </w:r>
        <w:r w:rsidRPr="00581E14">
          <w:rPr>
            <w:rFonts w:ascii="Times New Roman" w:hAnsi="Times New Roman" w:hint="eastAsia"/>
            <w:i/>
            <w:iCs/>
            <w:szCs w:val="21"/>
          </w:rPr>
          <w:t>q</w:t>
        </w:r>
        <w:r w:rsidRPr="00581E14">
          <w:rPr>
            <w:rFonts w:ascii="Times New Roman" w:hAnsi="Times New Roman" w:hint="eastAsia"/>
            <w:szCs w:val="21"/>
            <w:rPrChange w:id="1962" w:author="zhengping jin" w:date="2024-08-10T15:35:00Z" w16du:dateUtc="2024-08-10T07:35:00Z">
              <w:rPr>
                <w:rFonts w:ascii="Times New Roman" w:hAnsi="Times New Roman" w:hint="eastAsia"/>
                <w:i/>
                <w:iCs/>
                <w:szCs w:val="21"/>
              </w:rPr>
            </w:rPrChange>
          </w:rPr>
          <w:t>平方剩余之间的联系</w:t>
        </w:r>
      </w:ins>
      <w:ins w:id="1963" w:author="zhengping jin" w:date="2024-08-10T15:39:00Z" w16du:dateUtc="2024-08-10T07:39:00Z">
        <w:r>
          <w:rPr>
            <w:rFonts w:ascii="Times New Roman" w:hAnsi="Times New Roman" w:hint="eastAsia"/>
            <w:szCs w:val="21"/>
          </w:rPr>
          <w:t>——</w:t>
        </w:r>
      </w:ins>
      <w:ins w:id="1964" w:author="zhengping jin" w:date="2024-08-10T15:34:00Z" w16du:dateUtc="2024-08-10T07:34:00Z">
        <w:r w:rsidRPr="00581E14">
          <w:rPr>
            <w:rFonts w:ascii="Times New Roman" w:hAnsi="Times New Roman" w:hint="eastAsia"/>
            <w:szCs w:val="21"/>
            <w:rPrChange w:id="1965" w:author="zhengping jin" w:date="2024-08-10T15:35:00Z" w16du:dateUtc="2024-08-10T07:35:00Z">
              <w:rPr>
                <w:rFonts w:ascii="Times New Roman" w:hAnsi="Times New Roman" w:hint="eastAsia"/>
                <w:i/>
                <w:iCs/>
                <w:szCs w:val="21"/>
              </w:rPr>
            </w:rPrChange>
          </w:rPr>
          <w:t>二次互反律</w:t>
        </w:r>
        <w:r w:rsidRPr="00581E14">
          <w:rPr>
            <w:rFonts w:ascii="Times New Roman" w:hAnsi="Times New Roman"/>
            <w:szCs w:val="21"/>
            <w:rPrChange w:id="1966" w:author="zhengping jin" w:date="2024-08-10T15:35:00Z" w16du:dateUtc="2024-08-10T07:35:00Z">
              <w:rPr>
                <w:rFonts w:ascii="Times New Roman" w:hAnsi="Times New Roman"/>
                <w:i/>
                <w:iCs/>
                <w:szCs w:val="21"/>
              </w:rPr>
            </w:rPrChange>
          </w:rPr>
          <w:t>.</w:t>
        </w:r>
      </w:ins>
      <w:ins w:id="1967" w:author="zhengping jin" w:date="2024-08-10T15:39:00Z" w16du:dateUtc="2024-08-10T07:39:00Z">
        <w:r>
          <w:rPr>
            <w:rFonts w:ascii="Times New Roman" w:hAnsi="Times New Roman" w:hint="eastAsia"/>
            <w:szCs w:val="21"/>
          </w:rPr>
          <w:t xml:space="preserve"> </w:t>
        </w:r>
      </w:ins>
      <w:ins w:id="1968" w:author="zhengping jin" w:date="2024-08-10T15:34:00Z" w16du:dateUtc="2024-08-10T07:34:00Z">
        <w:r w:rsidRPr="00581E14">
          <w:rPr>
            <w:rFonts w:ascii="Times New Roman" w:hAnsi="Times New Roman" w:hint="eastAsia"/>
            <w:szCs w:val="21"/>
            <w:rPrChange w:id="1969" w:author="zhengping jin" w:date="2024-08-10T15:35:00Z" w16du:dateUtc="2024-08-10T07:35:00Z">
              <w:rPr>
                <w:rFonts w:ascii="Times New Roman" w:hAnsi="Times New Roman" w:hint="eastAsia"/>
                <w:i/>
                <w:iCs/>
                <w:szCs w:val="21"/>
              </w:rPr>
            </w:rPrChange>
          </w:rPr>
          <w:t>同时</w:t>
        </w:r>
        <w:r w:rsidRPr="00581E14">
          <w:rPr>
            <w:rFonts w:ascii="Times New Roman" w:hAnsi="Times New Roman"/>
            <w:szCs w:val="21"/>
            <w:rPrChange w:id="1970" w:author="zhengping jin" w:date="2024-08-10T15:35:00Z" w16du:dateUtc="2024-08-10T07:35:00Z">
              <w:rPr>
                <w:rFonts w:ascii="Times New Roman" w:hAnsi="Times New Roman"/>
                <w:i/>
                <w:iCs/>
                <w:szCs w:val="21"/>
              </w:rPr>
            </w:rPrChange>
          </w:rPr>
          <w:t>,</w:t>
        </w:r>
      </w:ins>
      <w:ins w:id="1971" w:author="zhengping jin" w:date="2024-08-10T15:39:00Z" w16du:dateUtc="2024-08-10T07:39:00Z">
        <w:r>
          <w:rPr>
            <w:rFonts w:ascii="Times New Roman" w:hAnsi="Times New Roman" w:hint="eastAsia"/>
            <w:szCs w:val="21"/>
          </w:rPr>
          <w:t xml:space="preserve"> </w:t>
        </w:r>
      </w:ins>
      <w:ins w:id="1972" w:author="zhengping jin" w:date="2024-08-10T15:34:00Z" w16du:dateUtc="2024-08-10T07:34:00Z">
        <w:r w:rsidRPr="00581E14">
          <w:rPr>
            <w:rFonts w:ascii="Times New Roman" w:hAnsi="Times New Roman" w:hint="eastAsia"/>
            <w:szCs w:val="21"/>
            <w:rPrChange w:id="1973" w:author="zhengping jin" w:date="2024-08-10T15:35:00Z" w16du:dateUtc="2024-08-10T07:35:00Z">
              <w:rPr>
                <w:rFonts w:ascii="Times New Roman" w:hAnsi="Times New Roman" w:hint="eastAsia"/>
                <w:i/>
                <w:iCs/>
                <w:szCs w:val="21"/>
              </w:rPr>
            </w:rPrChange>
          </w:rPr>
          <w:t>基于勒让得符号的函数性质、二次互反律以及欧几里</w:t>
        </w:r>
      </w:ins>
      <w:ins w:id="1974" w:author="zhengping jin" w:date="2024-08-10T15:39:00Z" w16du:dateUtc="2024-08-10T07:39:00Z">
        <w:r>
          <w:rPr>
            <w:rFonts w:ascii="Times New Roman" w:hAnsi="Times New Roman" w:hint="eastAsia"/>
            <w:szCs w:val="21"/>
          </w:rPr>
          <w:t>德</w:t>
        </w:r>
      </w:ins>
      <w:ins w:id="1975" w:author="zhengping jin" w:date="2024-08-10T15:34:00Z" w16du:dateUtc="2024-08-10T07:34:00Z">
        <w:r w:rsidRPr="00581E14">
          <w:rPr>
            <w:rFonts w:ascii="Times New Roman" w:hAnsi="Times New Roman" w:hint="eastAsia"/>
            <w:szCs w:val="21"/>
            <w:rPrChange w:id="1976" w:author="zhengping jin" w:date="2024-08-10T15:35:00Z" w16du:dateUtc="2024-08-10T07:35:00Z">
              <w:rPr>
                <w:rFonts w:ascii="Times New Roman" w:hAnsi="Times New Roman" w:hint="eastAsia"/>
                <w:i/>
                <w:iCs/>
                <w:szCs w:val="21"/>
              </w:rPr>
            </w:rPrChange>
          </w:rPr>
          <w:t>除法</w:t>
        </w:r>
        <w:r w:rsidRPr="00581E14">
          <w:rPr>
            <w:rFonts w:ascii="Times New Roman" w:hAnsi="Times New Roman"/>
            <w:szCs w:val="21"/>
            <w:rPrChange w:id="1977" w:author="zhengping jin" w:date="2024-08-10T15:35:00Z" w16du:dateUtc="2024-08-10T07:35:00Z">
              <w:rPr>
                <w:rFonts w:ascii="Times New Roman" w:hAnsi="Times New Roman"/>
                <w:i/>
                <w:iCs/>
                <w:szCs w:val="21"/>
              </w:rPr>
            </w:rPrChange>
          </w:rPr>
          <w:t>,</w:t>
        </w:r>
      </w:ins>
      <w:ins w:id="1978" w:author="zhengping jin" w:date="2024-08-10T15:39:00Z" w16du:dateUtc="2024-08-10T07:39:00Z">
        <w:r>
          <w:rPr>
            <w:rFonts w:ascii="Times New Roman" w:hAnsi="Times New Roman" w:hint="eastAsia"/>
            <w:szCs w:val="21"/>
          </w:rPr>
          <w:t xml:space="preserve"> </w:t>
        </w:r>
      </w:ins>
      <w:ins w:id="1979" w:author="zhengping jin" w:date="2024-08-10T15:34:00Z" w16du:dateUtc="2024-08-10T07:34:00Z">
        <w:r w:rsidRPr="00581E14">
          <w:rPr>
            <w:rFonts w:ascii="Times New Roman" w:hAnsi="Times New Roman" w:hint="eastAsia"/>
            <w:szCs w:val="21"/>
            <w:rPrChange w:id="1980" w:author="zhengping jin" w:date="2024-08-10T15:35:00Z" w16du:dateUtc="2024-08-10T07:35:00Z">
              <w:rPr>
                <w:rFonts w:ascii="Times New Roman" w:hAnsi="Times New Roman" w:hint="eastAsia"/>
                <w:i/>
                <w:iCs/>
                <w:szCs w:val="21"/>
              </w:rPr>
            </w:rPrChange>
          </w:rPr>
          <w:t>可以将模数较大的二次剩余判别问题转为模数较小的二次剩余判别问题</w:t>
        </w:r>
        <w:r w:rsidRPr="00581E14">
          <w:rPr>
            <w:rFonts w:ascii="Times New Roman" w:hAnsi="Times New Roman"/>
            <w:szCs w:val="21"/>
            <w:rPrChange w:id="1981" w:author="zhengping jin" w:date="2024-08-10T15:35:00Z" w16du:dateUtc="2024-08-10T07:35:00Z">
              <w:rPr>
                <w:rFonts w:ascii="Times New Roman" w:hAnsi="Times New Roman"/>
                <w:i/>
                <w:iCs/>
                <w:szCs w:val="21"/>
              </w:rPr>
            </w:rPrChange>
          </w:rPr>
          <w:t>,</w:t>
        </w:r>
      </w:ins>
      <w:ins w:id="1982" w:author="zhengping jin" w:date="2024-08-10T15:39:00Z" w16du:dateUtc="2024-08-10T07:39:00Z">
        <w:r>
          <w:rPr>
            <w:rFonts w:ascii="Times New Roman" w:hAnsi="Times New Roman" w:hint="eastAsia"/>
            <w:szCs w:val="21"/>
          </w:rPr>
          <w:t xml:space="preserve"> </w:t>
        </w:r>
      </w:ins>
      <w:ins w:id="1983" w:author="zhengping jin" w:date="2024-08-10T15:34:00Z" w16du:dateUtc="2024-08-10T07:34:00Z">
        <w:r w:rsidRPr="00581E14">
          <w:rPr>
            <w:rFonts w:ascii="Times New Roman" w:hAnsi="Times New Roman" w:hint="eastAsia"/>
            <w:szCs w:val="21"/>
            <w:rPrChange w:id="1984" w:author="zhengping jin" w:date="2024-08-10T15:35:00Z" w16du:dateUtc="2024-08-10T07:35:00Z">
              <w:rPr>
                <w:rFonts w:ascii="Times New Roman" w:hAnsi="Times New Roman" w:hint="eastAsia"/>
                <w:i/>
                <w:iCs/>
                <w:szCs w:val="21"/>
              </w:rPr>
            </w:rPrChange>
          </w:rPr>
          <w:t>并最后归结为较少的几个情况</w:t>
        </w:r>
        <w:r w:rsidRPr="00581E14">
          <w:rPr>
            <w:rFonts w:ascii="Times New Roman" w:hAnsi="Times New Roman"/>
            <w:szCs w:val="21"/>
            <w:rPrChange w:id="1985" w:author="zhengping jin" w:date="2024-08-10T15:35:00Z" w16du:dateUtc="2024-08-10T07:35:00Z">
              <w:rPr>
                <w:rFonts w:ascii="Times New Roman" w:hAnsi="Times New Roman"/>
                <w:i/>
                <w:iCs/>
                <w:szCs w:val="21"/>
              </w:rPr>
            </w:rPrChange>
          </w:rPr>
          <w:t>,</w:t>
        </w:r>
      </w:ins>
      <w:ins w:id="1986" w:author="zhengping jin" w:date="2024-08-10T15:40:00Z" w16du:dateUtc="2024-08-10T07:40:00Z">
        <w:r>
          <w:rPr>
            <w:rFonts w:ascii="Times New Roman" w:hAnsi="Times New Roman" w:hint="eastAsia"/>
            <w:szCs w:val="21"/>
          </w:rPr>
          <w:t xml:space="preserve"> </w:t>
        </w:r>
      </w:ins>
      <w:ins w:id="1987" w:author="zhengping jin" w:date="2024-08-10T15:34:00Z" w16du:dateUtc="2024-08-10T07:34:00Z">
        <w:r w:rsidRPr="00581E14">
          <w:rPr>
            <w:rFonts w:ascii="Times New Roman" w:hAnsi="Times New Roman" w:hint="eastAsia"/>
            <w:szCs w:val="21"/>
            <w:rPrChange w:id="1988" w:author="zhengping jin" w:date="2024-08-10T15:35:00Z" w16du:dateUtc="2024-08-10T07:35:00Z">
              <w:rPr>
                <w:rFonts w:ascii="Times New Roman" w:hAnsi="Times New Roman" w:hint="eastAsia"/>
                <w:i/>
                <w:iCs/>
                <w:szCs w:val="21"/>
              </w:rPr>
            </w:rPrChange>
          </w:rPr>
          <w:t>从而通过快速计算判断整数</w:t>
        </w:r>
        <w:r w:rsidRPr="00581E14">
          <w:rPr>
            <w:rFonts w:ascii="Times New Roman" w:hAnsi="Times New Roman" w:hint="eastAsia"/>
            <w:i/>
            <w:iCs/>
            <w:szCs w:val="21"/>
          </w:rPr>
          <w:t>a</w:t>
        </w:r>
        <w:r w:rsidRPr="00581E14">
          <w:rPr>
            <w:rFonts w:ascii="Times New Roman" w:hAnsi="Times New Roman" w:hint="eastAsia"/>
            <w:szCs w:val="21"/>
            <w:rPrChange w:id="1989" w:author="zhengping jin" w:date="2024-08-10T15:35:00Z" w16du:dateUtc="2024-08-10T07:35:00Z">
              <w:rPr>
                <w:rFonts w:ascii="Times New Roman" w:hAnsi="Times New Roman" w:hint="eastAsia"/>
                <w:i/>
                <w:iCs/>
                <w:szCs w:val="21"/>
              </w:rPr>
            </w:rPrChange>
          </w:rPr>
          <w:t>是否为模</w:t>
        </w:r>
        <w:r w:rsidRPr="00581E14">
          <w:rPr>
            <w:rFonts w:ascii="Times New Roman" w:hAnsi="Times New Roman" w:hint="eastAsia"/>
            <w:i/>
            <w:iCs/>
            <w:szCs w:val="21"/>
          </w:rPr>
          <w:t>p</w:t>
        </w:r>
        <w:r w:rsidRPr="00581E14">
          <w:rPr>
            <w:rFonts w:ascii="Times New Roman" w:hAnsi="Times New Roman" w:hint="eastAsia"/>
            <w:szCs w:val="21"/>
            <w:rPrChange w:id="1990" w:author="zhengping jin" w:date="2024-08-10T15:35:00Z" w16du:dateUtc="2024-08-10T07:35:00Z">
              <w:rPr>
                <w:rFonts w:ascii="Times New Roman" w:hAnsi="Times New Roman" w:hint="eastAsia"/>
                <w:i/>
                <w:iCs/>
                <w:szCs w:val="21"/>
              </w:rPr>
            </w:rPrChange>
          </w:rPr>
          <w:t>平方剩余</w:t>
        </w:r>
        <w:r w:rsidRPr="00581E14">
          <w:rPr>
            <w:rFonts w:ascii="Times New Roman" w:hAnsi="Times New Roman"/>
            <w:szCs w:val="21"/>
            <w:rPrChange w:id="1991" w:author="zhengping jin" w:date="2024-08-10T15:35:00Z" w16du:dateUtc="2024-08-10T07:35:00Z">
              <w:rPr>
                <w:rFonts w:ascii="Times New Roman" w:hAnsi="Times New Roman"/>
                <w:i/>
                <w:iCs/>
                <w:szCs w:val="21"/>
              </w:rPr>
            </w:rPrChange>
          </w:rPr>
          <w:t>.</w:t>
        </w:r>
      </w:ins>
      <w:del w:id="1992" w:author="zhengping jin" w:date="2024-08-10T15:40:00Z" w16du:dateUtc="2024-08-10T07:40:00Z">
        <w:r w:rsidR="00FB49DC" w:rsidRPr="006D722E" w:rsidDel="00581E14">
          <w:rPr>
            <w:rFonts w:ascii="Times New Roman" w:hAnsi="Times New Roman"/>
            <w:i/>
            <w:iCs/>
            <w:szCs w:val="21"/>
          </w:rPr>
          <w:delText>q</w:delText>
        </w:r>
        <w:r w:rsidR="00FB49DC" w:rsidRPr="006D722E" w:rsidDel="00581E14">
          <w:rPr>
            <w:rFonts w:ascii="Times New Roman" w:hAnsi="Times New Roman"/>
            <w:szCs w:val="21"/>
          </w:rPr>
          <w:delText>模</w:delText>
        </w:r>
        <w:r w:rsidR="00FB49DC" w:rsidRPr="006D722E" w:rsidDel="00581E14">
          <w:rPr>
            <w:rFonts w:ascii="Times New Roman" w:hAnsi="Times New Roman"/>
            <w:i/>
            <w:iCs/>
            <w:szCs w:val="21"/>
          </w:rPr>
          <w:delText>p</w:delText>
        </w:r>
        <w:r w:rsidR="00FB49DC" w:rsidRPr="006D722E" w:rsidDel="00581E14">
          <w:rPr>
            <w:rFonts w:ascii="Times New Roman" w:hAnsi="Times New Roman"/>
            <w:szCs w:val="21"/>
          </w:rPr>
          <w:delText>平方剩余与</w:delText>
        </w:r>
        <w:r w:rsidR="00FB49DC" w:rsidRPr="006D722E" w:rsidDel="00581E14">
          <w:rPr>
            <w:rFonts w:ascii="Times New Roman" w:hAnsi="Times New Roman"/>
            <w:i/>
            <w:iCs/>
            <w:szCs w:val="21"/>
          </w:rPr>
          <w:delText>p</w:delText>
        </w:r>
        <w:r w:rsidR="00FB49DC" w:rsidRPr="006D722E" w:rsidDel="00581E14">
          <w:rPr>
            <w:rFonts w:ascii="Times New Roman" w:hAnsi="Times New Roman"/>
            <w:szCs w:val="21"/>
          </w:rPr>
          <w:delText>模</w:delText>
        </w:r>
        <w:r w:rsidR="00FB49DC" w:rsidRPr="006D722E" w:rsidDel="00581E14">
          <w:rPr>
            <w:rFonts w:ascii="Times New Roman" w:hAnsi="Times New Roman"/>
            <w:i/>
            <w:iCs/>
            <w:szCs w:val="21"/>
          </w:rPr>
          <w:delText>q</w:delText>
        </w:r>
        <w:r w:rsidR="00FB49DC" w:rsidRPr="006D722E" w:rsidDel="00581E14">
          <w:rPr>
            <w:rFonts w:ascii="Times New Roman" w:hAnsi="Times New Roman"/>
            <w:szCs w:val="21"/>
          </w:rPr>
          <w:delText>平方剩余之间有很重要的联系</w:delText>
        </w:r>
        <w:r w:rsidR="00FB49DC" w:rsidRPr="006D722E" w:rsidDel="00581E14">
          <w:rPr>
            <w:rFonts w:ascii="Times New Roman" w:hAnsi="Times New Roman" w:hint="eastAsia"/>
            <w:szCs w:val="21"/>
          </w:rPr>
          <w:delText>.</w:delText>
        </w:r>
      </w:del>
    </w:p>
    <w:p w14:paraId="47F19C39" w14:textId="39C9085E" w:rsidR="00FB49DC" w:rsidRPr="006D722E" w:rsidRDefault="008F2F09" w:rsidP="008F2F09">
      <w:pPr>
        <w:snapToGrid w:val="0"/>
        <w:spacing w:line="360" w:lineRule="auto"/>
        <w:ind w:firstLineChars="200" w:firstLine="420"/>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.3.</w:t>
      </w:r>
      <w:del w:id="1993" w:author="zhengping jin" w:date="2024-08-10T15:58:00Z" w16du:dateUtc="2024-08-10T07:58:00Z">
        <w:r w:rsidDel="003C0493">
          <w:rPr>
            <w:rFonts w:ascii="Times New Roman" w:hAnsi="Times New Roman"/>
            <w:b/>
          </w:rPr>
          <w:delText>6</w:delText>
        </w:r>
        <w:r w:rsidRPr="006D722E" w:rsidDel="003C0493">
          <w:rPr>
            <w:rFonts w:ascii="Times New Roman" w:hAnsi="Times New Roman"/>
            <w:b/>
          </w:rPr>
          <w:delText xml:space="preserve"> </w:delText>
        </w:r>
      </w:del>
      <w:ins w:id="1994" w:author="zhengping jin" w:date="2024-08-10T15:58:00Z" w16du:dateUtc="2024-08-10T07:58:00Z">
        <w:r w:rsidR="003C0493">
          <w:rPr>
            <w:rFonts w:ascii="Times New Roman" w:hAnsi="Times New Roman" w:hint="eastAsia"/>
            <w:b/>
          </w:rPr>
          <w:t>7</w:t>
        </w:r>
        <w:r w:rsidR="003C0493" w:rsidRPr="006D722E">
          <w:rPr>
            <w:rFonts w:ascii="Times New Roman" w:hAnsi="Times New Roman"/>
            <w:b/>
          </w:rPr>
          <w:t xml:space="preserve"> </w:t>
        </w:r>
      </w:ins>
      <w:r w:rsidR="00FB49DC" w:rsidRPr="006D722E">
        <w:rPr>
          <w:rFonts w:ascii="Times New Roman" w:hAnsi="Times New Roman"/>
        </w:rPr>
        <w:t>（二次互反律）若</w:t>
      </w:r>
      <w:r w:rsidR="00FB49DC" w:rsidRPr="006D722E">
        <w:rPr>
          <w:rFonts w:ascii="Times New Roman" w:hAnsi="Times New Roman"/>
          <w:i/>
        </w:rPr>
        <w:t>p</w:t>
      </w:r>
      <w:r w:rsidR="00FB49DC" w:rsidRPr="006D722E">
        <w:rPr>
          <w:rFonts w:ascii="Times New Roman" w:hAnsi="Times New Roman"/>
        </w:rPr>
        <w:t>，</w:t>
      </w:r>
      <w:r w:rsidR="00FB49DC" w:rsidRPr="006D722E">
        <w:rPr>
          <w:rFonts w:ascii="Times New Roman" w:hAnsi="Times New Roman"/>
          <w:i/>
        </w:rPr>
        <w:t>q</w:t>
      </w:r>
      <w:r w:rsidR="00FB49DC" w:rsidRPr="006D722E">
        <w:rPr>
          <w:rFonts w:ascii="Times New Roman" w:hAnsi="Times New Roman"/>
        </w:rPr>
        <w:t>是互素奇素数，则</w:t>
      </w:r>
    </w:p>
    <w:p w14:paraId="1B02FF77" w14:textId="35AAD6E0" w:rsidR="00FB49DC" w:rsidRPr="006D722E" w:rsidRDefault="00FB49DC" w:rsidP="008F2F09">
      <w:pPr>
        <w:snapToGrid w:val="0"/>
        <w:spacing w:line="360" w:lineRule="auto"/>
        <w:ind w:firstLine="420"/>
        <w:jc w:val="center"/>
        <w:rPr>
          <w:rFonts w:ascii="Times New Roman" w:hAnsi="Times New Roman"/>
        </w:rPr>
      </w:pPr>
      <w:r w:rsidRPr="006D722E">
        <w:rPr>
          <w:rFonts w:ascii="Times New Roman" w:hAnsi="Times New Roman"/>
          <w:position w:val="-30"/>
        </w:rPr>
        <w:object w:dxaOrig="2140" w:dyaOrig="720" w14:anchorId="26DC1E38">
          <v:shape id="_x0000_i1211" type="#_x0000_t75" style="width:106.65pt;height:36.45pt" o:ole="">
            <v:imagedata r:id="rId587" o:title=""/>
          </v:shape>
          <o:OLEObject Type="Embed" ProgID="Equation.DSMT4" ShapeID="_x0000_i1211" DrawAspect="Content" ObjectID="_1790422370" r:id="rId588"/>
        </w:object>
      </w:r>
      <w:ins w:id="1995" w:author="zhengping jin" w:date="2024-08-10T15:41:00Z" w16du:dateUtc="2024-08-10T07:41:00Z">
        <w:r w:rsidR="00581E14">
          <w:rPr>
            <w:rFonts w:ascii="Times New Roman" w:hAnsi="Times New Roman" w:hint="eastAsia"/>
          </w:rPr>
          <w:t>.</w:t>
        </w:r>
      </w:ins>
    </w:p>
    <w:p w14:paraId="54B415FB" w14:textId="7B1EDA6D" w:rsidR="00581E14" w:rsidRPr="005B6C5D" w:rsidRDefault="00581E14">
      <w:pPr>
        <w:snapToGrid w:val="0"/>
        <w:spacing w:line="360" w:lineRule="auto"/>
        <w:ind w:firstLine="420"/>
        <w:rPr>
          <w:ins w:id="1996" w:author="zhengping jin" w:date="2024-08-10T15:41:00Z" w16du:dateUtc="2024-08-10T07:41:00Z"/>
          <w:rFonts w:ascii="Times New Roman" w:hAnsi="Times New Roman"/>
          <w:szCs w:val="21"/>
        </w:rPr>
        <w:pPrChange w:id="1997" w:author="zhengping jin" w:date="2024-08-10T15:41:00Z" w16du:dateUtc="2024-08-10T07:41:00Z">
          <w:pPr>
            <w:snapToGrid w:val="0"/>
            <w:spacing w:line="360" w:lineRule="auto"/>
            <w:ind w:firstLine="420"/>
            <w:jc w:val="left"/>
          </w:pPr>
        </w:pPrChange>
      </w:pPr>
      <w:ins w:id="1998" w:author="zhengping jin" w:date="2024-08-10T15:41:00Z" w16du:dateUtc="2024-08-10T07:41:00Z">
        <w:r w:rsidRPr="00581E14">
          <w:rPr>
            <w:rFonts w:ascii="Times New Roman" w:hAnsi="Times New Roman" w:hint="eastAsia"/>
            <w:b/>
            <w:bCs/>
            <w:szCs w:val="21"/>
            <w:rPrChange w:id="1999" w:author="zhengping jin" w:date="2024-08-10T15:41:00Z" w16du:dateUtc="2024-08-10T07:41:00Z">
              <w:rPr>
                <w:rFonts w:ascii="Times New Roman" w:hAnsi="Times New Roman" w:hint="eastAsia"/>
                <w:szCs w:val="21"/>
              </w:rPr>
            </w:rPrChange>
          </w:rPr>
          <w:t>注</w:t>
        </w:r>
        <w:r w:rsidRPr="005B6C5D">
          <w:rPr>
            <w:rFonts w:ascii="Times New Roman" w:hAnsi="Times New Roman" w:hint="eastAsia"/>
            <w:szCs w:val="21"/>
          </w:rPr>
          <w:t xml:space="preserve"> </w:t>
        </w:r>
        <w:r w:rsidRPr="005B6C5D">
          <w:rPr>
            <w:rFonts w:ascii="Times New Roman" w:hAnsi="Times New Roman" w:hint="eastAsia"/>
            <w:szCs w:val="21"/>
          </w:rPr>
          <w:t>欧拉和勒让得都曾经提出过二次互反律的猜想</w:t>
        </w:r>
        <w:r w:rsidRPr="005B6C5D">
          <w:rPr>
            <w:rFonts w:ascii="Times New Roman" w:hAnsi="Times New Roman" w:hint="eastAsia"/>
            <w:szCs w:val="21"/>
          </w:rPr>
          <w:t>.</w:t>
        </w:r>
        <w:r>
          <w:rPr>
            <w:rFonts w:ascii="Times New Roman" w:hAnsi="Times New Roman" w:hint="eastAsia"/>
            <w:szCs w:val="21"/>
          </w:rPr>
          <w:t xml:space="preserve"> </w:t>
        </w:r>
        <w:r w:rsidRPr="005B6C5D">
          <w:rPr>
            <w:rFonts w:ascii="Times New Roman" w:hAnsi="Times New Roman" w:hint="eastAsia"/>
            <w:szCs w:val="21"/>
          </w:rPr>
          <w:t>但第一个严格的证明是由高斯在</w:t>
        </w:r>
        <w:r w:rsidRPr="005B6C5D">
          <w:rPr>
            <w:rFonts w:ascii="Times New Roman" w:hAnsi="Times New Roman" w:hint="eastAsia"/>
            <w:szCs w:val="21"/>
          </w:rPr>
          <w:t>1796</w:t>
        </w:r>
        <w:r w:rsidRPr="005B6C5D">
          <w:rPr>
            <w:rFonts w:ascii="Times New Roman" w:hAnsi="Times New Roman" w:hint="eastAsia"/>
            <w:szCs w:val="21"/>
          </w:rPr>
          <w:t>年做出的</w:t>
        </w:r>
        <w:r w:rsidRPr="005B6C5D">
          <w:rPr>
            <w:rFonts w:ascii="Times New Roman" w:hAnsi="Times New Roman" w:hint="eastAsia"/>
            <w:szCs w:val="21"/>
          </w:rPr>
          <w:t>,</w:t>
        </w:r>
        <w:r>
          <w:rPr>
            <w:rFonts w:ascii="Times New Roman" w:hAnsi="Times New Roman" w:hint="eastAsia"/>
            <w:szCs w:val="21"/>
          </w:rPr>
          <w:t xml:space="preserve"> </w:t>
        </w:r>
        <w:r w:rsidRPr="005B6C5D">
          <w:rPr>
            <w:rFonts w:ascii="Times New Roman" w:hAnsi="Times New Roman" w:hint="eastAsia"/>
            <w:szCs w:val="21"/>
          </w:rPr>
          <w:t>随后他又发现了另外</w:t>
        </w:r>
        <w:r w:rsidRPr="005B6C5D">
          <w:rPr>
            <w:rFonts w:ascii="Times New Roman" w:hAnsi="Times New Roman" w:hint="eastAsia"/>
            <w:szCs w:val="21"/>
          </w:rPr>
          <w:t>7</w:t>
        </w:r>
        <w:r w:rsidRPr="005B6C5D">
          <w:rPr>
            <w:rFonts w:ascii="Times New Roman" w:hAnsi="Times New Roman" w:hint="eastAsia"/>
            <w:szCs w:val="21"/>
          </w:rPr>
          <w:t>个不同的证明</w:t>
        </w:r>
        <w:r w:rsidRPr="005B6C5D">
          <w:rPr>
            <w:rFonts w:ascii="Times New Roman" w:hAnsi="Times New Roman" w:hint="eastAsia"/>
            <w:szCs w:val="21"/>
          </w:rPr>
          <w:t>.</w:t>
        </w:r>
        <w:r>
          <w:rPr>
            <w:rFonts w:ascii="Times New Roman" w:hAnsi="Times New Roman" w:hint="eastAsia"/>
            <w:szCs w:val="21"/>
          </w:rPr>
          <w:t xml:space="preserve"> </w:t>
        </w:r>
        <w:r w:rsidRPr="005B6C5D">
          <w:rPr>
            <w:rFonts w:ascii="Times New Roman" w:hAnsi="Times New Roman" w:hint="eastAsia"/>
            <w:szCs w:val="21"/>
          </w:rPr>
          <w:t>在《算</w:t>
        </w:r>
      </w:ins>
      <w:ins w:id="2000" w:author="zhengping jin" w:date="2024-08-11T16:21:00Z" w16du:dateUtc="2024-08-11T08:21:00Z">
        <w:r w:rsidR="003D5F7A">
          <w:rPr>
            <w:rFonts w:ascii="Times New Roman" w:hAnsi="Times New Roman" w:hint="eastAsia"/>
            <w:szCs w:val="21"/>
          </w:rPr>
          <w:t>术</w:t>
        </w:r>
      </w:ins>
      <w:ins w:id="2001" w:author="zhengping jin" w:date="2024-08-10T15:41:00Z" w16du:dateUtc="2024-08-10T07:41:00Z">
        <w:r w:rsidRPr="005B6C5D">
          <w:rPr>
            <w:rFonts w:ascii="Times New Roman" w:hAnsi="Times New Roman" w:hint="eastAsia"/>
            <w:szCs w:val="21"/>
          </w:rPr>
          <w:t>研究》一书和相关论文中</w:t>
        </w:r>
        <w:r w:rsidRPr="005B6C5D">
          <w:rPr>
            <w:rFonts w:ascii="Times New Roman" w:hAnsi="Times New Roman" w:hint="eastAsia"/>
            <w:szCs w:val="21"/>
          </w:rPr>
          <w:t>,</w:t>
        </w:r>
        <w:r>
          <w:rPr>
            <w:rFonts w:ascii="Times New Roman" w:hAnsi="Times New Roman" w:hint="eastAsia"/>
            <w:szCs w:val="21"/>
          </w:rPr>
          <w:t xml:space="preserve"> </w:t>
        </w:r>
        <w:r w:rsidRPr="005B6C5D">
          <w:rPr>
            <w:rFonts w:ascii="Times New Roman" w:hAnsi="Times New Roman" w:hint="eastAsia"/>
            <w:szCs w:val="21"/>
          </w:rPr>
          <w:t>高斯将其称为“基石”</w:t>
        </w:r>
        <w:r w:rsidRPr="005B6C5D">
          <w:rPr>
            <w:rFonts w:ascii="Times New Roman" w:hAnsi="Times New Roman" w:hint="eastAsia"/>
            <w:szCs w:val="21"/>
          </w:rPr>
          <w:t>.</w:t>
        </w:r>
        <w:r>
          <w:rPr>
            <w:rFonts w:ascii="Times New Roman" w:hAnsi="Times New Roman" w:hint="eastAsia"/>
            <w:szCs w:val="21"/>
          </w:rPr>
          <w:t xml:space="preserve"> </w:t>
        </w:r>
        <w:r w:rsidRPr="005B6C5D">
          <w:rPr>
            <w:rFonts w:ascii="Times New Roman" w:hAnsi="Times New Roman" w:hint="eastAsia"/>
            <w:szCs w:val="21"/>
          </w:rPr>
          <w:t>私下里高斯把二次互反律誉为算术理论中的宝石</w:t>
        </w:r>
        <w:r w:rsidRPr="005B6C5D">
          <w:rPr>
            <w:rFonts w:ascii="Times New Roman" w:hAnsi="Times New Roman" w:hint="eastAsia"/>
            <w:szCs w:val="21"/>
          </w:rPr>
          <w:t>,</w:t>
        </w:r>
        <w:r>
          <w:rPr>
            <w:rFonts w:ascii="Times New Roman" w:hAnsi="Times New Roman" w:hint="eastAsia"/>
            <w:szCs w:val="21"/>
          </w:rPr>
          <w:t xml:space="preserve"> </w:t>
        </w:r>
        <w:r w:rsidRPr="005B6C5D">
          <w:rPr>
            <w:rFonts w:ascii="Times New Roman" w:hAnsi="Times New Roman" w:hint="eastAsia"/>
            <w:szCs w:val="21"/>
          </w:rPr>
          <w:t>是一个黄金定律</w:t>
        </w:r>
        <w:r w:rsidRPr="005B6C5D">
          <w:rPr>
            <w:rFonts w:ascii="Times New Roman" w:hAnsi="Times New Roman" w:hint="eastAsia"/>
            <w:szCs w:val="21"/>
          </w:rPr>
          <w:t>.</w:t>
        </w:r>
      </w:ins>
    </w:p>
    <w:p w14:paraId="691FB40C" w14:textId="0D4B8C0F" w:rsidR="00F02E40" w:rsidRPr="00581E14" w:rsidDel="00581E14" w:rsidRDefault="00581E14" w:rsidP="00581E14">
      <w:pPr>
        <w:snapToGrid w:val="0"/>
        <w:spacing w:line="360" w:lineRule="auto"/>
        <w:ind w:firstLine="420"/>
        <w:jc w:val="left"/>
        <w:rPr>
          <w:del w:id="2002" w:author="zhengping jin" w:date="2024-08-10T15:42:00Z" w16du:dateUtc="2024-08-10T07:42:00Z"/>
          <w:rFonts w:ascii="Times New Roman" w:hAnsi="Times New Roman"/>
          <w:b/>
          <w:rPrChange w:id="2003" w:author="zhengping jin" w:date="2024-08-10T15:43:00Z" w16du:dateUtc="2024-08-10T07:43:00Z">
            <w:rPr>
              <w:del w:id="2004" w:author="zhengping jin" w:date="2024-08-10T15:42:00Z" w16du:dateUtc="2024-08-10T07:42:00Z"/>
              <w:rFonts w:ascii="Times New Roman" w:hAnsi="Times New Roman"/>
              <w:b/>
              <w:highlight w:val="yellow"/>
            </w:rPr>
          </w:rPrChange>
        </w:rPr>
      </w:pPr>
      <w:ins w:id="2005" w:author="zhengping jin" w:date="2024-08-10T15:41:00Z" w16du:dateUtc="2024-08-10T07:41:00Z">
        <w:r w:rsidRPr="005B6C5D">
          <w:rPr>
            <w:rFonts w:ascii="Times New Roman" w:hAnsi="Times New Roman" w:hint="eastAsia"/>
            <w:szCs w:val="21"/>
          </w:rPr>
          <w:t>高斯</w:t>
        </w:r>
        <w:proofErr w:type="gramStart"/>
        <w:r w:rsidRPr="005B6C5D">
          <w:rPr>
            <w:rFonts w:ascii="Times New Roman" w:hAnsi="Times New Roman" w:hint="eastAsia"/>
            <w:szCs w:val="21"/>
          </w:rPr>
          <w:t>之后雅</w:t>
        </w:r>
        <w:proofErr w:type="gramEnd"/>
        <w:r w:rsidRPr="005B6C5D">
          <w:rPr>
            <w:rFonts w:ascii="Times New Roman" w:hAnsi="Times New Roman" w:hint="eastAsia"/>
            <w:szCs w:val="21"/>
          </w:rPr>
          <w:t>可比、柯西、刘维尔、克罗内克、弗洛贝尼乌斯等也相继给出了新的证明</w:t>
        </w:r>
        <w:r w:rsidRPr="005B6C5D">
          <w:rPr>
            <w:rFonts w:ascii="Times New Roman" w:hAnsi="Times New Roman" w:hint="eastAsia"/>
            <w:szCs w:val="21"/>
          </w:rPr>
          <w:t>.</w:t>
        </w:r>
        <w:r w:rsidRPr="005B6C5D">
          <w:rPr>
            <w:rFonts w:ascii="Times New Roman" w:hAnsi="Times New Roman" w:hint="eastAsia"/>
            <w:szCs w:val="21"/>
          </w:rPr>
          <w:t>至今，二次互反律已有超过两百个不同的证明</w:t>
        </w:r>
        <w:r w:rsidRPr="005B6C5D">
          <w:rPr>
            <w:rFonts w:ascii="Times New Roman" w:hAnsi="Times New Roman" w:hint="eastAsia"/>
            <w:szCs w:val="21"/>
          </w:rPr>
          <w:t>.</w:t>
        </w:r>
      </w:ins>
      <w:ins w:id="2006" w:author="zhengping jin" w:date="2024-08-10T15:42:00Z" w16du:dateUtc="2024-08-10T07:42:00Z">
        <w:r>
          <w:rPr>
            <w:rFonts w:ascii="Times New Roman" w:hAnsi="Times New Roman" w:hint="eastAsia"/>
            <w:szCs w:val="21"/>
          </w:rPr>
          <w:t xml:space="preserve"> </w:t>
        </w:r>
      </w:ins>
    </w:p>
    <w:p w14:paraId="5ED072CC" w14:textId="374019BD" w:rsidR="00F02E40" w:rsidRPr="00581E14" w:rsidRDefault="00FC2A4D" w:rsidP="00F02E40">
      <w:pPr>
        <w:snapToGrid w:val="0"/>
        <w:spacing w:line="360" w:lineRule="auto"/>
        <w:ind w:firstLine="420"/>
        <w:jc w:val="left"/>
        <w:rPr>
          <w:rFonts w:ascii="Times New Roman" w:hAnsi="Times New Roman"/>
          <w:rPrChange w:id="2007" w:author="zhengping jin" w:date="2024-08-10T15:43:00Z" w16du:dateUtc="2024-08-10T07:43:00Z">
            <w:rPr>
              <w:rFonts w:ascii="Times New Roman" w:hAnsi="Times New Roman"/>
              <w:highlight w:val="yellow"/>
            </w:rPr>
          </w:rPrChange>
        </w:rPr>
      </w:pPr>
      <w:del w:id="2008" w:author="zhengping jin" w:date="2024-08-10T15:23:00Z" w16du:dateUtc="2024-08-10T07:23:00Z">
        <w:r w:rsidRPr="00581E14" w:rsidDel="00511345">
          <w:rPr>
            <w:rFonts w:ascii="Times New Roman" w:hAnsi="Times New Roman" w:hint="eastAsia"/>
            <w:b/>
            <w:color w:val="FF0000"/>
            <w:rPrChange w:id="2009" w:author="zhengping jin" w:date="2024-08-10T15:43:00Z" w16du:dateUtc="2024-08-10T07:43:00Z">
              <w:rPr>
                <w:rFonts w:ascii="Times New Roman" w:hAnsi="Times New Roman" w:hint="eastAsia"/>
                <w:b/>
                <w:color w:val="FF0000"/>
                <w:highlight w:val="yellow"/>
              </w:rPr>
            </w:rPrChange>
          </w:rPr>
          <w:delText>证明与描述的语言，请小金补一下</w:delText>
        </w:r>
        <w:r w:rsidR="00F02E40" w:rsidRPr="00581E14" w:rsidDel="00511345">
          <w:rPr>
            <w:rFonts w:ascii="Times New Roman" w:hAnsi="Times New Roman" w:hint="eastAsia"/>
            <w:b/>
            <w:color w:val="FF0000"/>
            <w:rPrChange w:id="2010" w:author="zhengping jin" w:date="2024-08-10T15:43:00Z" w16du:dateUtc="2024-08-10T07:43:00Z">
              <w:rPr>
                <w:rFonts w:ascii="Times New Roman" w:hAnsi="Times New Roman" w:hint="eastAsia"/>
                <w:b/>
                <w:color w:val="FF0000"/>
                <w:highlight w:val="yellow"/>
              </w:rPr>
            </w:rPrChange>
          </w:rPr>
          <w:delText>。</w:delText>
        </w:r>
      </w:del>
      <w:r w:rsidR="00F02E40" w:rsidRPr="00581E14">
        <w:rPr>
          <w:rFonts w:ascii="Times New Roman" w:hAnsi="Times New Roman" w:hint="eastAsia"/>
          <w:rPrChange w:id="2011" w:author="zhengping jin" w:date="2024-08-10T15:43:00Z" w16du:dateUtc="2024-08-10T07:43:00Z">
            <w:rPr>
              <w:rFonts w:ascii="Times New Roman" w:hAnsi="Times New Roman" w:hint="eastAsia"/>
              <w:highlight w:val="yellow"/>
            </w:rPr>
          </w:rPrChange>
        </w:rPr>
        <w:t>下面给出</w:t>
      </w:r>
      <w:del w:id="2012" w:author="zhengping jin" w:date="2024-08-10T15:42:00Z" w16du:dateUtc="2024-08-10T07:42:00Z">
        <w:r w:rsidR="00F02E40" w:rsidRPr="00581E14" w:rsidDel="00581E14">
          <w:rPr>
            <w:rFonts w:ascii="Times New Roman" w:hAnsi="Times New Roman" w:hint="eastAsia"/>
            <w:rPrChange w:id="2013" w:author="zhengping jin" w:date="2024-08-10T15:43:00Z" w16du:dateUtc="2024-08-10T07:43:00Z">
              <w:rPr>
                <w:rFonts w:ascii="Times New Roman" w:hAnsi="Times New Roman" w:hint="eastAsia"/>
                <w:highlight w:val="yellow"/>
              </w:rPr>
            </w:rPrChange>
          </w:rPr>
          <w:delText>二次互反律</w:delText>
        </w:r>
      </w:del>
      <w:ins w:id="2014" w:author="zhengping jin" w:date="2024-08-10T15:42:00Z" w16du:dateUtc="2024-08-10T07:42:00Z">
        <w:r w:rsidR="00581E14" w:rsidRPr="00581E14">
          <w:rPr>
            <w:rFonts w:ascii="Times New Roman" w:hAnsi="Times New Roman" w:hint="eastAsia"/>
            <w:rPrChange w:id="2015" w:author="zhengping jin" w:date="2024-08-10T15:43:00Z" w16du:dateUtc="2024-08-10T07:43:00Z">
              <w:rPr>
                <w:rFonts w:ascii="Times New Roman" w:hAnsi="Times New Roman" w:hint="eastAsia"/>
                <w:highlight w:val="yellow"/>
              </w:rPr>
            </w:rPrChange>
          </w:rPr>
          <w:t>其中</w:t>
        </w:r>
      </w:ins>
      <w:r w:rsidR="00F02E40" w:rsidRPr="00581E14">
        <w:rPr>
          <w:rFonts w:ascii="Times New Roman" w:hAnsi="Times New Roman" w:hint="eastAsia"/>
          <w:rPrChange w:id="2016" w:author="zhengping jin" w:date="2024-08-10T15:43:00Z" w16du:dateUtc="2024-08-10T07:43:00Z">
            <w:rPr>
              <w:rFonts w:ascii="Times New Roman" w:hAnsi="Times New Roman" w:hint="eastAsia"/>
              <w:highlight w:val="yellow"/>
            </w:rPr>
          </w:rPrChange>
        </w:rPr>
        <w:t>的</w:t>
      </w:r>
      <w:ins w:id="2017" w:author="zhengping jin" w:date="2024-08-10T15:42:00Z" w16du:dateUtc="2024-08-10T07:42:00Z">
        <w:r w:rsidR="00581E14" w:rsidRPr="00581E14">
          <w:rPr>
            <w:rFonts w:ascii="Times New Roman" w:hAnsi="Times New Roman" w:hint="eastAsia"/>
            <w:rPrChange w:id="2018" w:author="zhengping jin" w:date="2024-08-10T15:43:00Z" w16du:dateUtc="2024-08-10T07:43:00Z">
              <w:rPr>
                <w:rFonts w:ascii="Times New Roman" w:hAnsi="Times New Roman" w:hint="eastAsia"/>
                <w:highlight w:val="yellow"/>
              </w:rPr>
            </w:rPrChange>
          </w:rPr>
          <w:t>一种</w:t>
        </w:r>
      </w:ins>
      <w:r w:rsidR="00F02E40" w:rsidRPr="00581E14">
        <w:rPr>
          <w:rFonts w:ascii="Times New Roman" w:hAnsi="Times New Roman" w:hint="eastAsia"/>
          <w:rPrChange w:id="2019" w:author="zhengping jin" w:date="2024-08-10T15:43:00Z" w16du:dateUtc="2024-08-10T07:43:00Z">
            <w:rPr>
              <w:rFonts w:ascii="Times New Roman" w:hAnsi="Times New Roman" w:hint="eastAsia"/>
              <w:highlight w:val="yellow"/>
            </w:rPr>
          </w:rPrChange>
        </w:rPr>
        <w:t>证明</w:t>
      </w:r>
      <w:r w:rsidR="00F02E40" w:rsidRPr="00581E14">
        <w:rPr>
          <w:rFonts w:ascii="Times New Roman" w:hAnsi="Times New Roman"/>
          <w:rPrChange w:id="2020" w:author="zhengping jin" w:date="2024-08-10T15:43:00Z" w16du:dateUtc="2024-08-10T07:43:00Z">
            <w:rPr>
              <w:rFonts w:ascii="Times New Roman" w:hAnsi="Times New Roman"/>
              <w:highlight w:val="yellow"/>
            </w:rPr>
          </w:rPrChange>
        </w:rPr>
        <w:t>.</w:t>
      </w:r>
    </w:p>
    <w:p w14:paraId="7DD0E48E" w14:textId="1B4D299B" w:rsidR="00F02E40" w:rsidRPr="00581E14" w:rsidDel="002352DA" w:rsidRDefault="00F02E40" w:rsidP="00F02E40">
      <w:pPr>
        <w:snapToGrid w:val="0"/>
        <w:spacing w:line="360" w:lineRule="auto"/>
        <w:ind w:firstLineChars="200" w:firstLine="420"/>
        <w:jc w:val="left"/>
        <w:rPr>
          <w:del w:id="2021" w:author="zhengping jin" w:date="2024-08-10T15:45:00Z" w16du:dateUtc="2024-08-10T07:45:00Z"/>
          <w:rFonts w:ascii="Times New Roman" w:hAnsi="Times New Roman"/>
          <w:rPrChange w:id="2022" w:author="zhengping jin" w:date="2024-08-10T15:43:00Z" w16du:dateUtc="2024-08-10T07:43:00Z">
            <w:rPr>
              <w:del w:id="2023" w:author="zhengping jin" w:date="2024-08-10T15:45:00Z" w16du:dateUtc="2024-08-10T07:45:00Z"/>
              <w:rFonts w:ascii="Times New Roman" w:hAnsi="Times New Roman"/>
              <w:highlight w:val="yellow"/>
            </w:rPr>
          </w:rPrChange>
        </w:rPr>
      </w:pPr>
      <w:r w:rsidRPr="00581E14">
        <w:rPr>
          <w:rFonts w:ascii="Times New Roman" w:hAnsi="Times New Roman" w:hint="eastAsia"/>
          <w:rPrChange w:id="2024" w:author="zhengping jin" w:date="2024-08-10T15:43:00Z" w16du:dateUtc="2024-08-10T07:43:00Z">
            <w:rPr>
              <w:rFonts w:ascii="Times New Roman" w:hAnsi="Times New Roman" w:hint="eastAsia"/>
              <w:highlight w:val="yellow"/>
            </w:rPr>
          </w:rPrChange>
        </w:rPr>
        <w:t>证：</w:t>
      </w:r>
    </w:p>
    <w:p w14:paraId="51DD23BB" w14:textId="7F2F644F" w:rsidR="00F02E40" w:rsidRPr="00581E14" w:rsidDel="002352DA" w:rsidRDefault="00F02E40">
      <w:pPr>
        <w:snapToGrid w:val="0"/>
        <w:spacing w:line="360" w:lineRule="auto"/>
        <w:ind w:firstLineChars="200" w:firstLine="420"/>
        <w:jc w:val="left"/>
        <w:rPr>
          <w:del w:id="2025" w:author="zhengping jin" w:date="2024-08-10T15:45:00Z" w16du:dateUtc="2024-08-10T07:45:00Z"/>
          <w:rFonts w:ascii="Times New Roman" w:hAnsi="Times New Roman"/>
          <w:rPrChange w:id="2026" w:author="zhengping jin" w:date="2024-08-10T15:43:00Z" w16du:dateUtc="2024-08-10T07:43:00Z">
            <w:rPr>
              <w:del w:id="2027" w:author="zhengping jin" w:date="2024-08-10T15:45:00Z" w16du:dateUtc="2024-08-10T07:45:00Z"/>
              <w:rFonts w:ascii="Times New Roman" w:hAnsi="Times New Roman"/>
              <w:highlight w:val="yellow"/>
            </w:rPr>
          </w:rPrChange>
        </w:rPr>
        <w:pPrChange w:id="2028" w:author="zhengping jin" w:date="2024-08-10T15:45:00Z" w16du:dateUtc="2024-08-10T07:45:00Z">
          <w:pPr>
            <w:snapToGrid w:val="0"/>
            <w:spacing w:line="360" w:lineRule="auto"/>
            <w:ind w:firstLine="420"/>
            <w:jc w:val="center"/>
          </w:pPr>
        </w:pPrChange>
      </w:pPr>
      <w:del w:id="2029" w:author="zhengping jin" w:date="2024-08-10T15:45:00Z" w16du:dateUtc="2024-08-10T07:45:00Z">
        <w:r w:rsidRPr="00982287" w:rsidDel="002352DA">
          <w:rPr>
            <w:rFonts w:ascii="Times New Roman" w:hAnsi="Times New Roman"/>
            <w:position w:val="-30"/>
          </w:rPr>
          <w:object w:dxaOrig="2120" w:dyaOrig="720" w14:anchorId="5A34D3CD">
            <v:shape id="_x0000_i1212" type="#_x0000_t75" style="width:106.65pt;height:36.45pt" o:ole="">
              <v:imagedata r:id="rId589" o:title=""/>
            </v:shape>
            <o:OLEObject Type="Embed" ProgID="Equation.DSMT4" ShapeID="_x0000_i1212" DrawAspect="Content" ObjectID="_1790422371" r:id="rId590"/>
          </w:object>
        </w:r>
      </w:del>
    </w:p>
    <w:p w14:paraId="2BB0986C" w14:textId="187389D2" w:rsidR="00F02E40" w:rsidRPr="00581E14" w:rsidRDefault="00F02E40">
      <w:pPr>
        <w:snapToGrid w:val="0"/>
        <w:spacing w:line="360" w:lineRule="auto"/>
        <w:ind w:firstLineChars="200" w:firstLine="420"/>
        <w:jc w:val="left"/>
        <w:rPr>
          <w:rFonts w:ascii="Times New Roman" w:hAnsi="Times New Roman"/>
          <w:rPrChange w:id="2030" w:author="zhengping jin" w:date="2024-08-10T15:43:00Z" w16du:dateUtc="2024-08-10T07:43:00Z">
            <w:rPr>
              <w:rFonts w:ascii="Times New Roman" w:hAnsi="Times New Roman"/>
              <w:highlight w:val="yellow"/>
            </w:rPr>
          </w:rPrChange>
        </w:rPr>
        <w:pPrChange w:id="2031" w:author="zhengping jin" w:date="2024-08-10T15:45:00Z" w16du:dateUtc="2024-08-10T07:45:00Z">
          <w:pPr>
            <w:snapToGrid w:val="0"/>
            <w:spacing w:line="360" w:lineRule="auto"/>
            <w:ind w:firstLineChars="350" w:firstLine="735"/>
            <w:jc w:val="left"/>
          </w:pPr>
        </w:pPrChange>
      </w:pPr>
      <w:r w:rsidRPr="00581E14">
        <w:rPr>
          <w:rFonts w:ascii="Times New Roman" w:hAnsi="Times New Roman" w:hint="eastAsia"/>
          <w:rPrChange w:id="2032" w:author="zhengping jin" w:date="2024-08-10T15:43:00Z" w16du:dateUtc="2024-08-10T07:43:00Z">
            <w:rPr>
              <w:rFonts w:ascii="Times New Roman" w:hAnsi="Times New Roman" w:hint="eastAsia"/>
              <w:highlight w:val="yellow"/>
            </w:rPr>
          </w:rPrChange>
        </w:rPr>
        <w:t>因为（</w:t>
      </w:r>
      <w:r w:rsidRPr="00581E14">
        <w:rPr>
          <w:rFonts w:ascii="Times New Roman" w:hAnsi="Times New Roman"/>
          <w:rPrChange w:id="2033" w:author="zhengping jin" w:date="2024-08-10T15:43:00Z" w16du:dateUtc="2024-08-10T07:43:00Z">
            <w:rPr>
              <w:rFonts w:ascii="Times New Roman" w:hAnsi="Times New Roman"/>
              <w:highlight w:val="yellow"/>
            </w:rPr>
          </w:rPrChange>
        </w:rPr>
        <w:t>2</w:t>
      </w:r>
      <w:r w:rsidRPr="00581E14">
        <w:rPr>
          <w:rFonts w:ascii="Times New Roman" w:hAnsi="Times New Roman" w:hint="eastAsia"/>
          <w:rPrChange w:id="2034" w:author="zhengping jin" w:date="2024-08-10T15:43:00Z" w16du:dateUtc="2024-08-10T07:43:00Z">
            <w:rPr>
              <w:rFonts w:ascii="Times New Roman" w:hAnsi="Times New Roman" w:hint="eastAsia"/>
              <w:highlight w:val="yellow"/>
            </w:rPr>
          </w:rPrChange>
        </w:rPr>
        <w:t>，</w:t>
      </w:r>
      <w:proofErr w:type="spellStart"/>
      <w:r w:rsidRPr="00581E14">
        <w:rPr>
          <w:rFonts w:ascii="Times New Roman" w:hAnsi="Times New Roman"/>
          <w:i/>
          <w:rPrChange w:id="2035" w:author="zhengping jin" w:date="2024-08-10T15:43:00Z" w16du:dateUtc="2024-08-10T07:43:00Z">
            <w:rPr>
              <w:rFonts w:ascii="Times New Roman" w:hAnsi="Times New Roman"/>
              <w:i/>
              <w:highlight w:val="yellow"/>
            </w:rPr>
          </w:rPrChange>
        </w:rPr>
        <w:t>pq</w:t>
      </w:r>
      <w:proofErr w:type="spellEnd"/>
      <w:r w:rsidRPr="00581E14">
        <w:rPr>
          <w:rFonts w:ascii="Times New Roman" w:hAnsi="Times New Roman" w:hint="eastAsia"/>
          <w:rPrChange w:id="2036" w:author="zhengping jin" w:date="2024-08-10T15:43:00Z" w16du:dateUtc="2024-08-10T07:43:00Z">
            <w:rPr>
              <w:rFonts w:ascii="Times New Roman" w:hAnsi="Times New Roman" w:hint="eastAsia"/>
              <w:highlight w:val="yellow"/>
            </w:rPr>
          </w:rPrChange>
        </w:rPr>
        <w:t>）</w:t>
      </w:r>
      <w:r w:rsidRPr="00581E14">
        <w:rPr>
          <w:rFonts w:ascii="Times New Roman" w:hAnsi="Times New Roman"/>
          <w:rPrChange w:id="2037" w:author="zhengping jin" w:date="2024-08-10T15:43:00Z" w16du:dateUtc="2024-08-10T07:43:00Z">
            <w:rPr>
              <w:rFonts w:ascii="Times New Roman" w:hAnsi="Times New Roman"/>
              <w:highlight w:val="yellow"/>
            </w:rPr>
          </w:rPrChange>
        </w:rPr>
        <w:t>=1</w:t>
      </w:r>
      <w:r w:rsidRPr="00581E14">
        <w:rPr>
          <w:rFonts w:ascii="Times New Roman" w:hAnsi="Times New Roman" w:hint="eastAsia"/>
          <w:rPrChange w:id="2038" w:author="zhengping jin" w:date="2024-08-10T15:43:00Z" w16du:dateUtc="2024-08-10T07:43:00Z">
            <w:rPr>
              <w:rFonts w:ascii="Times New Roman" w:hAnsi="Times New Roman" w:hint="eastAsia"/>
              <w:highlight w:val="yellow"/>
            </w:rPr>
          </w:rPrChange>
        </w:rPr>
        <w:t>，</w:t>
      </w:r>
      <w:del w:id="2039" w:author="zhengping jin" w:date="2024-08-10T15:46:00Z" w16du:dateUtc="2024-08-10T07:46:00Z">
        <w:r w:rsidRPr="00581E14" w:rsidDel="002352DA">
          <w:rPr>
            <w:rFonts w:ascii="Times New Roman" w:hAnsi="Times New Roman" w:hint="eastAsia"/>
            <w:rPrChange w:id="2040" w:author="zhengping jin" w:date="2024-08-10T15:43:00Z" w16du:dateUtc="2024-08-10T07:43:00Z">
              <w:rPr>
                <w:rFonts w:ascii="Times New Roman" w:hAnsi="Times New Roman" w:hint="eastAsia"/>
                <w:highlight w:val="yellow"/>
              </w:rPr>
            </w:rPrChange>
          </w:rPr>
          <w:delText>我们</w:delText>
        </w:r>
      </w:del>
      <w:ins w:id="2041" w:author="zhengping jin" w:date="2024-08-10T15:46:00Z" w16du:dateUtc="2024-08-10T07:46:00Z">
        <w:r w:rsidR="002352DA">
          <w:rPr>
            <w:rFonts w:ascii="Times New Roman" w:hAnsi="Times New Roman" w:hint="eastAsia"/>
          </w:rPr>
          <w:t>根据定理</w:t>
        </w:r>
        <w:r w:rsidR="002352DA">
          <w:rPr>
            <w:rFonts w:ascii="Times New Roman" w:hAnsi="Times New Roman" w:hint="eastAsia"/>
          </w:rPr>
          <w:t xml:space="preserve"> 3.3.6</w:t>
        </w:r>
        <w:r w:rsidR="002352DA">
          <w:rPr>
            <w:rFonts w:ascii="Times New Roman" w:hAnsi="Times New Roman" w:hint="eastAsia"/>
          </w:rPr>
          <w:t>，</w:t>
        </w:r>
      </w:ins>
      <w:r w:rsidRPr="00581E14">
        <w:rPr>
          <w:rFonts w:ascii="Times New Roman" w:hAnsi="Times New Roman" w:hint="eastAsia"/>
          <w:rPrChange w:id="2042" w:author="zhengping jin" w:date="2024-08-10T15:43:00Z" w16du:dateUtc="2024-08-10T07:43:00Z">
            <w:rPr>
              <w:rFonts w:ascii="Times New Roman" w:hAnsi="Times New Roman" w:hint="eastAsia"/>
              <w:highlight w:val="yellow"/>
            </w:rPr>
          </w:rPrChange>
        </w:rPr>
        <w:t>有</w:t>
      </w:r>
    </w:p>
    <w:p w14:paraId="30D438C2" w14:textId="7549E1AB" w:rsidR="00F02E40" w:rsidRPr="00581E14" w:rsidRDefault="00F02E40" w:rsidP="00F02E40">
      <w:pPr>
        <w:snapToGrid w:val="0"/>
        <w:spacing w:line="360" w:lineRule="auto"/>
        <w:jc w:val="center"/>
        <w:rPr>
          <w:rFonts w:ascii="Times New Roman" w:hAnsi="Times New Roman"/>
          <w:rPrChange w:id="2043" w:author="zhengping jin" w:date="2024-08-10T15:43:00Z" w16du:dateUtc="2024-08-10T07:43:00Z">
            <w:rPr>
              <w:rFonts w:ascii="Times New Roman" w:hAnsi="Times New Roman"/>
              <w:highlight w:val="yellow"/>
            </w:rPr>
          </w:rPrChange>
        </w:rPr>
      </w:pPr>
      <w:r w:rsidRPr="00581E14">
        <w:rPr>
          <w:rFonts w:ascii="Times New Roman" w:hAnsi="Times New Roman"/>
          <w:position w:val="-30"/>
          <w:rPrChange w:id="2044" w:author="zhengping jin" w:date="2024-08-10T15:43:00Z" w16du:dateUtc="2024-08-10T07:43:00Z">
            <w:rPr>
              <w:rFonts w:ascii="Times New Roman" w:hAnsi="Times New Roman"/>
              <w:position w:val="-30"/>
              <w:highlight w:val="yellow"/>
            </w:rPr>
          </w:rPrChange>
        </w:rPr>
        <w:t xml:space="preserve"> </w:t>
      </w:r>
      <w:r w:rsidRPr="00982287">
        <w:rPr>
          <w:rFonts w:ascii="Times New Roman" w:hAnsi="Times New Roman"/>
          <w:position w:val="-30"/>
        </w:rPr>
        <w:object w:dxaOrig="3860" w:dyaOrig="800" w14:anchorId="37AE4634">
          <v:shape id="_x0000_i1213" type="#_x0000_t75" style="width:193.65pt;height:40.1pt" o:ole="">
            <v:imagedata r:id="rId591" o:title=""/>
          </v:shape>
          <o:OLEObject Type="Embed" ProgID="Equation.DSMT4" ShapeID="_x0000_i1213" DrawAspect="Content" ObjectID="_1790422372" r:id="rId592"/>
        </w:object>
      </w:r>
      <w:ins w:id="2045" w:author="zhengping jin" w:date="2024-08-10T15:47:00Z" w16du:dateUtc="2024-08-10T07:47:00Z">
        <w:r w:rsidR="002352DA">
          <w:rPr>
            <w:rFonts w:ascii="Times New Roman" w:hAnsi="Times New Roman" w:hint="eastAsia"/>
          </w:rPr>
          <w:t>.</w:t>
        </w:r>
      </w:ins>
    </w:p>
    <w:p w14:paraId="589235EE" w14:textId="77777777" w:rsidR="00F02E40" w:rsidRPr="00581E14" w:rsidRDefault="00F02E40" w:rsidP="00F02E40">
      <w:pPr>
        <w:snapToGrid w:val="0"/>
        <w:spacing w:line="360" w:lineRule="auto"/>
        <w:ind w:firstLineChars="300" w:firstLine="630"/>
        <w:jc w:val="left"/>
        <w:rPr>
          <w:rFonts w:ascii="Times New Roman" w:hAnsi="Times New Roman"/>
          <w:rPrChange w:id="2046" w:author="zhengping jin" w:date="2024-08-10T15:43:00Z" w16du:dateUtc="2024-08-10T07:43:00Z">
            <w:rPr>
              <w:rFonts w:ascii="Times New Roman" w:hAnsi="Times New Roman"/>
              <w:highlight w:val="yellow"/>
            </w:rPr>
          </w:rPrChange>
        </w:rPr>
      </w:pPr>
      <w:r w:rsidRPr="00581E14">
        <w:rPr>
          <w:rFonts w:ascii="Times New Roman" w:hAnsi="Times New Roman" w:hint="eastAsia"/>
          <w:rPrChange w:id="2047" w:author="zhengping jin" w:date="2024-08-10T15:43:00Z" w16du:dateUtc="2024-08-10T07:43:00Z">
            <w:rPr>
              <w:rFonts w:ascii="Times New Roman" w:hAnsi="Times New Roman" w:hint="eastAsia"/>
              <w:highlight w:val="yellow"/>
            </w:rPr>
          </w:rPrChange>
        </w:rPr>
        <w:t>所以只需证明</w:t>
      </w:r>
    </w:p>
    <w:p w14:paraId="7C2BC1ED" w14:textId="77CAFF27" w:rsidR="00F02E40" w:rsidRPr="00581E14" w:rsidDel="00307F5A" w:rsidRDefault="00F02E40" w:rsidP="00F02E40">
      <w:pPr>
        <w:snapToGrid w:val="0"/>
        <w:spacing w:line="360" w:lineRule="auto"/>
        <w:jc w:val="center"/>
        <w:rPr>
          <w:del w:id="2048" w:author="zhengping jin" w:date="2024-08-10T15:54:00Z" w16du:dateUtc="2024-08-10T07:54:00Z"/>
          <w:rFonts w:ascii="Times New Roman" w:hAnsi="Times New Roman"/>
          <w:rPrChange w:id="2049" w:author="zhengping jin" w:date="2024-08-10T15:43:00Z" w16du:dateUtc="2024-08-10T07:43:00Z">
            <w:rPr>
              <w:del w:id="2050" w:author="zhengping jin" w:date="2024-08-10T15:54:00Z" w16du:dateUtc="2024-08-10T07:54:00Z"/>
              <w:rFonts w:ascii="Times New Roman" w:hAnsi="Times New Roman"/>
              <w:highlight w:val="yellow"/>
            </w:rPr>
          </w:rPrChange>
        </w:rPr>
      </w:pPr>
      <w:r w:rsidRPr="00982287">
        <w:rPr>
          <w:rFonts w:ascii="Times New Roman" w:hAnsi="Times New Roman"/>
          <w:position w:val="-30"/>
        </w:rPr>
        <w:object w:dxaOrig="3180" w:dyaOrig="880" w14:anchorId="33C7FBE1">
          <v:shape id="_x0000_i1214" type="#_x0000_t75" style="width:159.05pt;height:44.2pt" o:ole="">
            <v:imagedata r:id="rId593" o:title=""/>
          </v:shape>
          <o:OLEObject Type="Embed" ProgID="Equation.DSMT4" ShapeID="_x0000_i1214" DrawAspect="Content" ObjectID="_1790422373" r:id="rId594"/>
        </w:object>
      </w:r>
      <w:ins w:id="2051" w:author="zhengping jin" w:date="2024-08-10T15:47:00Z" w16du:dateUtc="2024-08-10T07:47:00Z">
        <w:r w:rsidR="002352DA">
          <w:rPr>
            <w:rFonts w:ascii="Times New Roman" w:hAnsi="Times New Roman" w:hint="eastAsia"/>
          </w:rPr>
          <w:t>.</w:t>
        </w:r>
      </w:ins>
    </w:p>
    <w:p w14:paraId="35BB9277" w14:textId="77777777" w:rsidR="00F02E40" w:rsidRPr="00581E14" w:rsidRDefault="00F02E40" w:rsidP="00F02E40">
      <w:pPr>
        <w:snapToGrid w:val="0"/>
        <w:spacing w:line="360" w:lineRule="auto"/>
        <w:jc w:val="center"/>
        <w:rPr>
          <w:rFonts w:ascii="Times New Roman" w:hAnsi="Times New Roman"/>
          <w:rPrChange w:id="2052" w:author="zhengping jin" w:date="2024-08-10T15:43:00Z" w16du:dateUtc="2024-08-10T07:43:00Z">
            <w:rPr>
              <w:rFonts w:ascii="Times New Roman" w:hAnsi="Times New Roman"/>
              <w:highlight w:val="yellow"/>
            </w:rPr>
          </w:rPrChange>
        </w:rPr>
      </w:pPr>
    </w:p>
    <w:p w14:paraId="77EEB253" w14:textId="0B2CE548" w:rsidR="00F02E40" w:rsidRDefault="002352DA" w:rsidP="00F02E40">
      <w:pPr>
        <w:snapToGrid w:val="0"/>
        <w:spacing w:line="360" w:lineRule="auto"/>
        <w:ind w:firstLineChars="300" w:firstLine="630"/>
        <w:jc w:val="left"/>
        <w:rPr>
          <w:ins w:id="2053" w:author="zhengping jin" w:date="2024-08-10T15:49:00Z" w16du:dateUtc="2024-08-10T07:49:00Z"/>
          <w:rFonts w:ascii="Times New Roman" w:hAnsi="Times New Roman"/>
        </w:rPr>
      </w:pPr>
      <w:ins w:id="2054" w:author="zhengping jin" w:date="2024-08-10T15:49:00Z" w16du:dateUtc="2024-08-10T07:49:00Z">
        <w:r>
          <w:rPr>
            <w:rFonts w:ascii="Times New Roman" w:hAnsi="Times New Roman" w:hint="eastAsia"/>
          </w:rPr>
          <w:t>事实上</w:t>
        </w:r>
        <w:r>
          <w:rPr>
            <w:rFonts w:ascii="Times New Roman" w:hAnsi="Times New Roman" w:hint="eastAsia"/>
          </w:rPr>
          <w:t xml:space="preserve">, </w:t>
        </w:r>
      </w:ins>
      <w:r w:rsidR="00F02E40" w:rsidRPr="00581E14">
        <w:rPr>
          <w:rFonts w:ascii="Times New Roman" w:hAnsi="Times New Roman" w:hint="eastAsia"/>
          <w:rPrChange w:id="2055" w:author="zhengping jin" w:date="2024-08-10T15:43:00Z" w16du:dateUtc="2024-08-10T07:43:00Z">
            <w:rPr>
              <w:rFonts w:ascii="Times New Roman" w:hAnsi="Times New Roman" w:hint="eastAsia"/>
              <w:highlight w:val="yellow"/>
            </w:rPr>
          </w:rPrChange>
        </w:rPr>
        <w:t>考查长为</w:t>
      </w:r>
      <w:r w:rsidR="00F02E40" w:rsidRPr="00982287">
        <w:rPr>
          <w:rFonts w:ascii="Times New Roman" w:hAnsi="Times New Roman"/>
          <w:position w:val="-24"/>
        </w:rPr>
        <w:object w:dxaOrig="260" w:dyaOrig="620" w14:anchorId="1A16A90D">
          <v:shape id="_x0000_i1215" type="#_x0000_t75" style="width:14.15pt;height:30.55pt" o:ole="">
            <v:imagedata r:id="rId595" o:title=""/>
          </v:shape>
          <o:OLEObject Type="Embed" ProgID="Equation.DSMT4" ShapeID="_x0000_i1215" DrawAspect="Content" ObjectID="_1790422374" r:id="rId596"/>
        </w:object>
      </w:r>
      <w:r w:rsidR="00F02E40" w:rsidRPr="00581E14">
        <w:rPr>
          <w:rFonts w:ascii="Times New Roman" w:hAnsi="Times New Roman" w:hint="eastAsia"/>
          <w:rPrChange w:id="2056" w:author="zhengping jin" w:date="2024-08-10T15:43:00Z" w16du:dateUtc="2024-08-10T07:43:00Z">
            <w:rPr>
              <w:rFonts w:ascii="Times New Roman" w:hAnsi="Times New Roman" w:hint="eastAsia"/>
              <w:highlight w:val="yellow"/>
            </w:rPr>
          </w:rPrChange>
        </w:rPr>
        <w:t>，宽为</w:t>
      </w:r>
      <w:r w:rsidR="00F02E40" w:rsidRPr="00982287">
        <w:rPr>
          <w:rFonts w:ascii="Times New Roman" w:hAnsi="Times New Roman"/>
          <w:position w:val="-24"/>
        </w:rPr>
        <w:object w:dxaOrig="240" w:dyaOrig="620" w14:anchorId="7260280B">
          <v:shape id="_x0000_i1216" type="#_x0000_t75" style="width:11.4pt;height:30.55pt" o:ole="">
            <v:imagedata r:id="rId597" o:title=""/>
          </v:shape>
          <o:OLEObject Type="Embed" ProgID="Equation.DSMT4" ShapeID="_x0000_i1216" DrawAspect="Content" ObjectID="_1790422375" r:id="rId598"/>
        </w:object>
      </w:r>
      <w:r w:rsidR="00F02E40" w:rsidRPr="00581E14">
        <w:rPr>
          <w:rFonts w:ascii="Times New Roman" w:hAnsi="Times New Roman" w:hint="eastAsia"/>
          <w:rPrChange w:id="2057" w:author="zhengping jin" w:date="2024-08-10T15:43:00Z" w16du:dateUtc="2024-08-10T07:43:00Z">
            <w:rPr>
              <w:rFonts w:ascii="Times New Roman" w:hAnsi="Times New Roman" w:hint="eastAsia"/>
              <w:highlight w:val="yellow"/>
            </w:rPr>
          </w:rPrChange>
        </w:rPr>
        <w:t>的长方形内的整点个数</w:t>
      </w:r>
      <w:ins w:id="2058" w:author="zhengping jin" w:date="2024-08-10T15:47:00Z" w16du:dateUtc="2024-08-10T07:47:00Z">
        <w:r>
          <w:rPr>
            <w:rFonts w:ascii="Times New Roman" w:hAnsi="Times New Roman" w:hint="eastAsia"/>
          </w:rPr>
          <w:t xml:space="preserve">, </w:t>
        </w:r>
        <w:r>
          <w:rPr>
            <w:rFonts w:ascii="Times New Roman" w:hAnsi="Times New Roman" w:hint="eastAsia"/>
          </w:rPr>
          <w:t>如图</w:t>
        </w:r>
        <w:r>
          <w:rPr>
            <w:rFonts w:ascii="Times New Roman" w:hAnsi="Times New Roman" w:hint="eastAsia"/>
          </w:rPr>
          <w:t>3.</w:t>
        </w:r>
      </w:ins>
      <w:ins w:id="2059" w:author="zhengping jin" w:date="2024-08-13T10:02:00Z" w16du:dateUtc="2024-08-13T02:02:00Z">
        <w:r w:rsidR="00D650D9">
          <w:rPr>
            <w:rFonts w:ascii="Times New Roman" w:hAnsi="Times New Roman" w:hint="eastAsia"/>
          </w:rPr>
          <w:t>2</w:t>
        </w:r>
      </w:ins>
      <w:ins w:id="2060" w:author="zhengping jin" w:date="2024-08-10T15:47:00Z" w16du:dateUtc="2024-08-10T07:47:00Z">
        <w:r>
          <w:rPr>
            <w:rFonts w:ascii="Times New Roman" w:hAnsi="Times New Roman" w:hint="eastAsia"/>
          </w:rPr>
          <w:t>所示</w:t>
        </w:r>
      </w:ins>
      <w:r w:rsidR="00F02E40" w:rsidRPr="00581E14">
        <w:rPr>
          <w:rFonts w:ascii="Times New Roman" w:hAnsi="Times New Roman" w:hint="eastAsia"/>
          <w:rPrChange w:id="2061" w:author="zhengping jin" w:date="2024-08-10T15:43:00Z" w16du:dateUtc="2024-08-10T07:43:00Z">
            <w:rPr>
              <w:rFonts w:ascii="Times New Roman" w:hAnsi="Times New Roman" w:hint="eastAsia"/>
              <w:highlight w:val="yellow"/>
            </w:rPr>
          </w:rPrChange>
        </w:rPr>
        <w:t>：</w:t>
      </w:r>
    </w:p>
    <w:p w14:paraId="6FA71E05" w14:textId="19AEB1CA" w:rsidR="00C2553F" w:rsidRDefault="0003051F" w:rsidP="00F02E40">
      <w:pPr>
        <w:snapToGrid w:val="0"/>
        <w:spacing w:line="360" w:lineRule="auto"/>
        <w:ind w:firstLineChars="300" w:firstLine="630"/>
        <w:jc w:val="left"/>
        <w:rPr>
          <w:ins w:id="2062" w:author="zhengping jin" w:date="2024-08-10T15:49:00Z" w16du:dateUtc="2024-08-10T07:49:00Z"/>
          <w:rFonts w:ascii="Times New Roman" w:hAnsi="Times New Roman"/>
        </w:rPr>
      </w:pPr>
      <w:ins w:id="2063" w:author="zhengping jin" w:date="2024-08-10T15:53:00Z" w16du:dateUtc="2024-08-10T07:53:00Z">
        <w:r>
          <w:rPr>
            <w:noProof/>
          </w:rPr>
          <w:drawing>
            <wp:inline distT="0" distB="0" distL="0" distR="0" wp14:anchorId="5DE75511" wp14:editId="50DD4C97">
              <wp:extent cx="4154994" cy="2425164"/>
              <wp:effectExtent l="0" t="0" r="0" b="0"/>
              <wp:docPr id="108921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8799" name=""/>
                      <pic:cNvPicPr/>
                    </pic:nvPicPr>
                    <pic:blipFill>
                      <a:blip r:embed="rId599"/>
                      <a:stretch>
                        <a:fillRect/>
                      </a:stretch>
                    </pic:blipFill>
                    <pic:spPr>
                      <a:xfrm>
                        <a:off x="0" y="0"/>
                        <a:ext cx="4166494" cy="2431876"/>
                      </a:xfrm>
                      <a:prstGeom prst="rect">
                        <a:avLst/>
                      </a:prstGeom>
                    </pic:spPr>
                  </pic:pic>
                </a:graphicData>
              </a:graphic>
            </wp:inline>
          </w:drawing>
        </w:r>
      </w:ins>
    </w:p>
    <w:p w14:paraId="627C5284" w14:textId="3AC99CC1" w:rsidR="00C2553F" w:rsidRPr="00581E14" w:rsidRDefault="00C2553F">
      <w:pPr>
        <w:snapToGrid w:val="0"/>
        <w:spacing w:line="360" w:lineRule="auto"/>
        <w:ind w:firstLineChars="300" w:firstLine="630"/>
        <w:jc w:val="center"/>
        <w:rPr>
          <w:rFonts w:ascii="Times New Roman" w:hAnsi="Times New Roman"/>
          <w:rPrChange w:id="2064" w:author="zhengping jin" w:date="2024-08-10T15:43:00Z" w16du:dateUtc="2024-08-10T07:43:00Z">
            <w:rPr>
              <w:rFonts w:ascii="Times New Roman" w:hAnsi="Times New Roman"/>
              <w:highlight w:val="yellow"/>
            </w:rPr>
          </w:rPrChange>
        </w:rPr>
        <w:pPrChange w:id="2065" w:author="zhengping jin" w:date="2024-08-10T15:50:00Z" w16du:dateUtc="2024-08-10T07:50:00Z">
          <w:pPr>
            <w:snapToGrid w:val="0"/>
            <w:spacing w:line="360" w:lineRule="auto"/>
            <w:ind w:firstLineChars="300" w:firstLine="630"/>
            <w:jc w:val="left"/>
          </w:pPr>
        </w:pPrChange>
      </w:pPr>
      <w:ins w:id="2066" w:author="zhengping jin" w:date="2024-08-10T15:49:00Z" w16du:dateUtc="2024-08-10T07:49:00Z">
        <w:r>
          <w:rPr>
            <w:rFonts w:ascii="Times New Roman" w:hAnsi="Times New Roman" w:hint="eastAsia"/>
          </w:rPr>
          <w:t>图</w:t>
        </w:r>
        <w:r>
          <w:rPr>
            <w:rFonts w:ascii="Times New Roman" w:hAnsi="Times New Roman" w:hint="eastAsia"/>
          </w:rPr>
          <w:t xml:space="preserve"> 3.</w:t>
        </w:r>
      </w:ins>
      <w:ins w:id="2067" w:author="zhengping jin" w:date="2024-08-13T10:02:00Z" w16du:dateUtc="2024-08-13T02:02:00Z">
        <w:r w:rsidR="00D650D9">
          <w:rPr>
            <w:rFonts w:ascii="Times New Roman" w:hAnsi="Times New Roman" w:hint="eastAsia"/>
          </w:rPr>
          <w:t>2</w:t>
        </w:r>
      </w:ins>
      <w:ins w:id="2068" w:author="zhengping jin" w:date="2024-08-10T15:49:00Z" w16du:dateUtc="2024-08-10T07:49:00Z">
        <w:r>
          <w:rPr>
            <w:rFonts w:ascii="Times New Roman" w:hAnsi="Times New Roman" w:hint="eastAsia"/>
          </w:rPr>
          <w:t xml:space="preserve"> </w:t>
        </w:r>
        <w:r>
          <w:rPr>
            <w:rFonts w:ascii="Times New Roman" w:hAnsi="Times New Roman" w:hint="eastAsia"/>
          </w:rPr>
          <w:t>二次互反</w:t>
        </w:r>
      </w:ins>
      <w:ins w:id="2069" w:author="zhengping jin" w:date="2024-10-13T16:13:00Z" w16du:dateUtc="2024-10-13T08:13:00Z">
        <w:r w:rsidR="00BB070C">
          <w:rPr>
            <w:rFonts w:ascii="Times New Roman" w:hAnsi="Times New Roman" w:hint="eastAsia"/>
          </w:rPr>
          <w:t>律</w:t>
        </w:r>
      </w:ins>
      <w:ins w:id="2070" w:author="zhengping jin" w:date="2024-08-10T15:49:00Z" w16du:dateUtc="2024-08-10T07:49:00Z">
        <w:r>
          <w:rPr>
            <w:rFonts w:ascii="Times New Roman" w:hAnsi="Times New Roman" w:hint="eastAsia"/>
          </w:rPr>
          <w:t>的</w:t>
        </w:r>
      </w:ins>
      <w:ins w:id="2071" w:author="zhengping jin" w:date="2024-08-10T15:50:00Z" w16du:dateUtc="2024-08-10T07:50:00Z">
        <w:r>
          <w:rPr>
            <w:rFonts w:ascii="Times New Roman" w:hAnsi="Times New Roman" w:hint="eastAsia"/>
          </w:rPr>
          <w:t>证明</w:t>
        </w:r>
      </w:ins>
    </w:p>
    <w:p w14:paraId="1B3C04DA" w14:textId="77777777" w:rsidR="00F02E40" w:rsidRPr="00581E14" w:rsidRDefault="00F02E40">
      <w:pPr>
        <w:snapToGrid w:val="0"/>
        <w:spacing w:line="360" w:lineRule="auto"/>
        <w:ind w:firstLineChars="350" w:firstLine="735"/>
        <w:rPr>
          <w:rFonts w:ascii="Times New Roman" w:hAnsi="Times New Roman"/>
          <w:rPrChange w:id="2072" w:author="zhengping jin" w:date="2024-08-10T15:43:00Z" w16du:dateUtc="2024-08-10T07:43:00Z">
            <w:rPr>
              <w:rFonts w:ascii="Times New Roman" w:hAnsi="Times New Roman"/>
              <w:highlight w:val="yellow"/>
            </w:rPr>
          </w:rPrChange>
        </w:rPr>
        <w:pPrChange w:id="2073" w:author="zhengping jin" w:date="2024-08-10T15:48:00Z" w16du:dateUtc="2024-08-10T07:48:00Z">
          <w:pPr>
            <w:snapToGrid w:val="0"/>
            <w:spacing w:line="360" w:lineRule="auto"/>
            <w:ind w:firstLineChars="350" w:firstLine="735"/>
            <w:jc w:val="left"/>
          </w:pPr>
        </w:pPrChange>
      </w:pPr>
      <w:r w:rsidRPr="00581E14">
        <w:rPr>
          <w:rFonts w:ascii="Times New Roman" w:hAnsi="Times New Roman" w:hint="eastAsia"/>
          <w:rPrChange w:id="2074" w:author="zhengping jin" w:date="2024-08-10T15:43:00Z" w16du:dateUtc="2024-08-10T07:43:00Z">
            <w:rPr>
              <w:rFonts w:ascii="Times New Roman" w:hAnsi="Times New Roman" w:hint="eastAsia"/>
              <w:highlight w:val="yellow"/>
            </w:rPr>
          </w:rPrChange>
        </w:rPr>
        <w:t>在垂直直线</w:t>
      </w:r>
      <w:r w:rsidRPr="00581E14">
        <w:rPr>
          <w:rFonts w:ascii="Times New Roman" w:hAnsi="Times New Roman"/>
          <w:i/>
          <w:rPrChange w:id="2075" w:author="zhengping jin" w:date="2024-08-10T15:43:00Z" w16du:dateUtc="2024-08-10T07:43:00Z">
            <w:rPr>
              <w:rFonts w:ascii="Times New Roman" w:hAnsi="Times New Roman"/>
              <w:i/>
              <w:highlight w:val="yellow"/>
            </w:rPr>
          </w:rPrChange>
        </w:rPr>
        <w:t>ST</w:t>
      </w:r>
      <w:r w:rsidRPr="00581E14">
        <w:rPr>
          <w:rFonts w:ascii="Times New Roman" w:hAnsi="Times New Roman" w:hint="eastAsia"/>
          <w:rPrChange w:id="2076" w:author="zhengping jin" w:date="2024-08-10T15:43:00Z" w16du:dateUtc="2024-08-10T07:43:00Z">
            <w:rPr>
              <w:rFonts w:ascii="Times New Roman" w:hAnsi="Times New Roman" w:hint="eastAsia"/>
              <w:highlight w:val="yellow"/>
            </w:rPr>
          </w:rPrChange>
        </w:rPr>
        <w:t>上，整点个数为</w:t>
      </w:r>
      <w:r w:rsidRPr="00982287">
        <w:rPr>
          <w:rFonts w:ascii="Times New Roman" w:hAnsi="Times New Roman"/>
          <w:position w:val="-30"/>
        </w:rPr>
        <w:object w:dxaOrig="580" w:dyaOrig="720" w14:anchorId="6DED2368">
          <v:shape id="_x0000_i1217" type="#_x0000_t75" style="width:30.1pt;height:36.45pt" o:ole="">
            <v:imagedata r:id="rId600" o:title=""/>
          </v:shape>
          <o:OLEObject Type="Embed" ProgID="Equation.DSMT4" ShapeID="_x0000_i1217" DrawAspect="Content" ObjectID="_1790422376" r:id="rId601"/>
        </w:object>
      </w:r>
      <w:r w:rsidRPr="00581E14">
        <w:rPr>
          <w:rFonts w:ascii="Times New Roman" w:hAnsi="Times New Roman" w:hint="eastAsia"/>
          <w:rPrChange w:id="2077" w:author="zhengping jin" w:date="2024-08-10T15:43:00Z" w16du:dateUtc="2024-08-10T07:43:00Z">
            <w:rPr>
              <w:rFonts w:ascii="Times New Roman" w:hAnsi="Times New Roman" w:hint="eastAsia"/>
              <w:highlight w:val="yellow"/>
            </w:rPr>
          </w:rPrChange>
        </w:rPr>
        <w:t>，因此，下三角形内的整点个数为</w:t>
      </w:r>
      <w:r w:rsidRPr="00982287">
        <w:rPr>
          <w:rFonts w:ascii="Times New Roman" w:hAnsi="Times New Roman"/>
        </w:rPr>
        <w:object w:dxaOrig="859" w:dyaOrig="880" w14:anchorId="3D743EE6">
          <v:shape id="_x0000_i1218" type="#_x0000_t75" style="width:42.85pt;height:44.2pt" o:ole="">
            <v:imagedata r:id="rId602" o:title=""/>
          </v:shape>
          <o:OLEObject Type="Embed" ProgID="Unknown" ShapeID="_x0000_i1218" DrawAspect="Content" ObjectID="_1790422377" r:id="rId603"/>
        </w:object>
      </w:r>
      <w:r w:rsidRPr="00581E14">
        <w:rPr>
          <w:rFonts w:ascii="Times New Roman" w:hAnsi="Times New Roman" w:hint="eastAsia"/>
          <w:rPrChange w:id="2078" w:author="zhengping jin" w:date="2024-08-10T15:43:00Z" w16du:dateUtc="2024-08-10T07:43:00Z">
            <w:rPr>
              <w:rFonts w:ascii="Times New Roman" w:hAnsi="Times New Roman" w:hint="eastAsia"/>
              <w:highlight w:val="yellow"/>
            </w:rPr>
          </w:rPrChange>
        </w:rPr>
        <w:t>；</w:t>
      </w:r>
    </w:p>
    <w:p w14:paraId="6892EBD8" w14:textId="77777777" w:rsidR="00F02E40" w:rsidRPr="00581E14" w:rsidRDefault="00F02E40">
      <w:pPr>
        <w:snapToGrid w:val="0"/>
        <w:spacing w:line="360" w:lineRule="auto"/>
        <w:ind w:firstLineChars="350" w:firstLine="735"/>
        <w:rPr>
          <w:rFonts w:ascii="Times New Roman" w:hAnsi="Times New Roman"/>
          <w:rPrChange w:id="2079" w:author="zhengping jin" w:date="2024-08-10T15:43:00Z" w16du:dateUtc="2024-08-10T07:43:00Z">
            <w:rPr>
              <w:rFonts w:ascii="Times New Roman" w:hAnsi="Times New Roman"/>
              <w:highlight w:val="yellow"/>
            </w:rPr>
          </w:rPrChange>
        </w:rPr>
        <w:pPrChange w:id="2080" w:author="zhengping jin" w:date="2024-08-10T15:48:00Z" w16du:dateUtc="2024-08-10T07:48:00Z">
          <w:pPr>
            <w:snapToGrid w:val="0"/>
            <w:spacing w:line="360" w:lineRule="auto"/>
            <w:ind w:firstLineChars="350" w:firstLine="735"/>
            <w:jc w:val="left"/>
          </w:pPr>
        </w:pPrChange>
      </w:pPr>
      <w:r w:rsidRPr="00581E14">
        <w:rPr>
          <w:rFonts w:ascii="Times New Roman" w:hAnsi="Times New Roman" w:hint="eastAsia"/>
          <w:rPrChange w:id="2081" w:author="zhengping jin" w:date="2024-08-10T15:43:00Z" w16du:dateUtc="2024-08-10T07:43:00Z">
            <w:rPr>
              <w:rFonts w:ascii="Times New Roman" w:hAnsi="Times New Roman" w:hint="eastAsia"/>
              <w:highlight w:val="yellow"/>
            </w:rPr>
          </w:rPrChange>
        </w:rPr>
        <w:t>在水平直线</w:t>
      </w:r>
      <w:r w:rsidRPr="00581E14">
        <w:rPr>
          <w:rFonts w:ascii="Times New Roman" w:hAnsi="Times New Roman"/>
          <w:i/>
          <w:rPrChange w:id="2082" w:author="zhengping jin" w:date="2024-08-10T15:43:00Z" w16du:dateUtc="2024-08-10T07:43:00Z">
            <w:rPr>
              <w:rFonts w:ascii="Times New Roman" w:hAnsi="Times New Roman"/>
              <w:i/>
              <w:highlight w:val="yellow"/>
            </w:rPr>
          </w:rPrChange>
        </w:rPr>
        <w:t>NM</w:t>
      </w:r>
      <w:r w:rsidRPr="00581E14">
        <w:rPr>
          <w:rFonts w:ascii="Times New Roman" w:hAnsi="Times New Roman" w:hint="eastAsia"/>
          <w:rPrChange w:id="2083" w:author="zhengping jin" w:date="2024-08-10T15:43:00Z" w16du:dateUtc="2024-08-10T07:43:00Z">
            <w:rPr>
              <w:rFonts w:ascii="Times New Roman" w:hAnsi="Times New Roman" w:hint="eastAsia"/>
              <w:highlight w:val="yellow"/>
            </w:rPr>
          </w:rPrChange>
        </w:rPr>
        <w:t>上，整点个数为</w:t>
      </w:r>
      <w:r w:rsidRPr="00982287">
        <w:rPr>
          <w:rFonts w:ascii="Times New Roman" w:hAnsi="Times New Roman"/>
          <w:position w:val="-30"/>
        </w:rPr>
        <w:object w:dxaOrig="600" w:dyaOrig="720" w14:anchorId="2F9DC99C">
          <v:shape id="_x0000_i1219" type="#_x0000_t75" style="width:30.1pt;height:36.45pt" o:ole="">
            <v:imagedata r:id="rId604" o:title=""/>
          </v:shape>
          <o:OLEObject Type="Embed" ProgID="Equation.DSMT4" ShapeID="_x0000_i1219" DrawAspect="Content" ObjectID="_1790422378" r:id="rId605"/>
        </w:object>
      </w:r>
      <w:r w:rsidRPr="00581E14">
        <w:rPr>
          <w:rFonts w:ascii="Times New Roman" w:hAnsi="Times New Roman" w:hint="eastAsia"/>
          <w:rPrChange w:id="2084" w:author="zhengping jin" w:date="2024-08-10T15:43:00Z" w16du:dateUtc="2024-08-10T07:43:00Z">
            <w:rPr>
              <w:rFonts w:ascii="Times New Roman" w:hAnsi="Times New Roman" w:hint="eastAsia"/>
              <w:highlight w:val="yellow"/>
            </w:rPr>
          </w:rPrChange>
        </w:rPr>
        <w:t>，因此，下三角形内的整点个数为</w:t>
      </w:r>
      <w:r w:rsidRPr="00982287">
        <w:rPr>
          <w:rFonts w:ascii="Times New Roman" w:hAnsi="Times New Roman"/>
        </w:rPr>
        <w:object w:dxaOrig="900" w:dyaOrig="880" w14:anchorId="534C2729">
          <v:shape id="_x0000_i1220" type="#_x0000_t75" style="width:44.65pt;height:44.2pt" o:ole="">
            <v:imagedata r:id="rId606" o:title=""/>
          </v:shape>
          <o:OLEObject Type="Embed" ProgID="Unknown" ShapeID="_x0000_i1220" DrawAspect="Content" ObjectID="_1790422379" r:id="rId607"/>
        </w:object>
      </w:r>
      <w:r w:rsidRPr="00581E14">
        <w:rPr>
          <w:rFonts w:ascii="Times New Roman" w:hAnsi="Times New Roman"/>
          <w:rPrChange w:id="2085" w:author="zhengping jin" w:date="2024-08-10T15:43:00Z" w16du:dateUtc="2024-08-10T07:43:00Z">
            <w:rPr>
              <w:rFonts w:ascii="Times New Roman" w:hAnsi="Times New Roman"/>
              <w:highlight w:val="yellow"/>
            </w:rPr>
          </w:rPrChange>
        </w:rPr>
        <w:t>.</w:t>
      </w:r>
    </w:p>
    <w:p w14:paraId="676EB6B3" w14:textId="77777777" w:rsidR="00F02E40" w:rsidRPr="00581E14" w:rsidRDefault="00F02E40" w:rsidP="00F02E40">
      <w:pPr>
        <w:snapToGrid w:val="0"/>
        <w:spacing w:line="360" w:lineRule="auto"/>
        <w:ind w:firstLineChars="350" w:firstLine="735"/>
        <w:jc w:val="left"/>
        <w:rPr>
          <w:rFonts w:ascii="Times New Roman" w:hAnsi="Times New Roman"/>
          <w:rPrChange w:id="2086" w:author="zhengping jin" w:date="2024-08-10T15:43:00Z" w16du:dateUtc="2024-08-10T07:43:00Z">
            <w:rPr>
              <w:rFonts w:ascii="Times New Roman" w:hAnsi="Times New Roman"/>
              <w:highlight w:val="yellow"/>
            </w:rPr>
          </w:rPrChange>
        </w:rPr>
      </w:pPr>
      <w:r w:rsidRPr="00581E14">
        <w:rPr>
          <w:rFonts w:ascii="Times New Roman" w:hAnsi="Times New Roman" w:hint="eastAsia"/>
          <w:rPrChange w:id="2087" w:author="zhengping jin" w:date="2024-08-10T15:43:00Z" w16du:dateUtc="2024-08-10T07:43:00Z">
            <w:rPr>
              <w:rFonts w:ascii="Times New Roman" w:hAnsi="Times New Roman" w:hint="eastAsia"/>
              <w:highlight w:val="yellow"/>
            </w:rPr>
          </w:rPrChange>
        </w:rPr>
        <w:t>因为对角线上无整点，所以长方形内整点个数为</w:t>
      </w:r>
    </w:p>
    <w:p w14:paraId="1D63ED30" w14:textId="177FF300" w:rsidR="00F02E40" w:rsidRPr="00581E14" w:rsidRDefault="00F02E40" w:rsidP="00F02E40">
      <w:pPr>
        <w:snapToGrid w:val="0"/>
        <w:spacing w:line="360" w:lineRule="auto"/>
        <w:ind w:firstLine="420"/>
        <w:jc w:val="center"/>
        <w:rPr>
          <w:rFonts w:ascii="Times New Roman" w:hAnsi="Times New Roman"/>
          <w:rPrChange w:id="2088" w:author="zhengping jin" w:date="2024-08-10T15:43:00Z" w16du:dateUtc="2024-08-10T07:43:00Z">
            <w:rPr>
              <w:rFonts w:ascii="Times New Roman" w:hAnsi="Times New Roman"/>
              <w:highlight w:val="yellow"/>
            </w:rPr>
          </w:rPrChange>
        </w:rPr>
      </w:pPr>
      <w:r w:rsidRPr="00982287">
        <w:rPr>
          <w:rFonts w:ascii="Times New Roman" w:hAnsi="Times New Roman"/>
          <w:position w:val="-30"/>
        </w:rPr>
        <w:object w:dxaOrig="3180" w:dyaOrig="880" w14:anchorId="2B87204B">
          <v:shape id="_x0000_i1221" type="#_x0000_t75" style="width:159.05pt;height:44.2pt" o:ole="">
            <v:imagedata r:id="rId593" o:title=""/>
          </v:shape>
          <o:OLEObject Type="Embed" ProgID="Equation.DSMT4" ShapeID="_x0000_i1221" DrawAspect="Content" ObjectID="_1790422380" r:id="rId608"/>
        </w:object>
      </w:r>
      <w:ins w:id="2089" w:author="zhengping jin" w:date="2024-08-10T15:48:00Z" w16du:dateUtc="2024-08-10T07:48:00Z">
        <w:r w:rsidR="002352DA">
          <w:rPr>
            <w:rFonts w:ascii="Times New Roman" w:hAnsi="Times New Roman" w:hint="eastAsia"/>
          </w:rPr>
          <w:t>.</w:t>
        </w:r>
      </w:ins>
    </w:p>
    <w:p w14:paraId="3D344629" w14:textId="66E1BA57" w:rsidR="00FC2A4D" w:rsidDel="002352DA" w:rsidRDefault="00F02E40" w:rsidP="00F02E40">
      <w:pPr>
        <w:snapToGrid w:val="0"/>
        <w:spacing w:line="360" w:lineRule="auto"/>
        <w:ind w:firstLineChars="300" w:firstLine="630"/>
        <w:jc w:val="left"/>
        <w:rPr>
          <w:del w:id="2090" w:author="zhengping jin" w:date="2024-08-10T15:49:00Z" w16du:dateUtc="2024-08-10T07:49:00Z"/>
          <w:rFonts w:ascii="Times New Roman" w:hAnsi="Times New Roman"/>
          <w:b/>
        </w:rPr>
      </w:pPr>
      <w:del w:id="2091" w:author="zhengping jin" w:date="2024-08-10T15:49:00Z" w16du:dateUtc="2024-08-10T07:49:00Z">
        <w:r w:rsidRPr="00581E14" w:rsidDel="002352DA">
          <w:rPr>
            <w:rFonts w:ascii="Times New Roman" w:hAnsi="Times New Roman" w:hint="eastAsia"/>
            <w:rPrChange w:id="2092" w:author="zhengping jin" w:date="2024-08-10T15:43:00Z" w16du:dateUtc="2024-08-10T07:43:00Z">
              <w:rPr>
                <w:rFonts w:ascii="Times New Roman" w:hAnsi="Times New Roman" w:hint="eastAsia"/>
                <w:highlight w:val="yellow"/>
              </w:rPr>
            </w:rPrChange>
          </w:rPr>
          <w:delText>这就完成了定理的证明，</w:delText>
        </w:r>
      </w:del>
    </w:p>
    <w:p w14:paraId="1F1DE0C5" w14:textId="77777777" w:rsidR="00FC2A4D" w:rsidRPr="006D722E" w:rsidRDefault="00FC2A4D" w:rsidP="00FB49DC">
      <w:pPr>
        <w:snapToGrid w:val="0"/>
        <w:spacing w:line="360" w:lineRule="auto"/>
        <w:ind w:firstLine="420"/>
        <w:jc w:val="left"/>
        <w:rPr>
          <w:rFonts w:ascii="Times New Roman" w:hAnsi="Times New Roman"/>
          <w:b/>
        </w:rPr>
      </w:pPr>
    </w:p>
    <w:p w14:paraId="2C3197BA" w14:textId="30E784BA" w:rsidR="00FB49DC" w:rsidRPr="006D722E" w:rsidRDefault="008F2F09" w:rsidP="008F2F09">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.3.11 </w:t>
      </w:r>
      <w:r w:rsidRPr="008F2F09">
        <w:rPr>
          <w:rFonts w:ascii="Times New Roman" w:hAnsi="Times New Roman" w:hint="eastAsia"/>
        </w:rPr>
        <w:t>证明</w:t>
      </w:r>
      <w:r w:rsidR="00FB49DC" w:rsidRPr="006D722E">
        <w:rPr>
          <w:rFonts w:ascii="Times New Roman" w:hAnsi="Times New Roman"/>
        </w:rPr>
        <w:t>2</w:t>
      </w:r>
      <w:r w:rsidR="00FB49DC" w:rsidRPr="006D722E">
        <w:rPr>
          <w:rFonts w:ascii="Times New Roman" w:hAnsi="Times New Roman"/>
        </w:rPr>
        <w:t>是模</w:t>
      </w:r>
      <w:r w:rsidR="00FB49DC" w:rsidRPr="006D722E">
        <w:rPr>
          <w:rFonts w:ascii="Times New Roman" w:hAnsi="Times New Roman"/>
        </w:rPr>
        <w:t>17</w:t>
      </w:r>
      <w:r w:rsidR="00FB49DC" w:rsidRPr="006D722E">
        <w:rPr>
          <w:rFonts w:ascii="Times New Roman" w:hAnsi="Times New Roman"/>
        </w:rPr>
        <w:t>平方剩余；</w:t>
      </w:r>
      <w:r w:rsidR="00FB49DC" w:rsidRPr="006D722E">
        <w:rPr>
          <w:rFonts w:ascii="Times New Roman" w:hAnsi="Times New Roman"/>
        </w:rPr>
        <w:t>3</w:t>
      </w:r>
      <w:r w:rsidR="00FB49DC" w:rsidRPr="006D722E">
        <w:rPr>
          <w:rFonts w:ascii="Times New Roman" w:hAnsi="Times New Roman"/>
        </w:rPr>
        <w:t>是模</w:t>
      </w:r>
      <w:r w:rsidR="00FB49DC" w:rsidRPr="006D722E">
        <w:rPr>
          <w:rFonts w:ascii="Times New Roman" w:hAnsi="Times New Roman"/>
        </w:rPr>
        <w:t>17</w:t>
      </w:r>
      <w:r w:rsidR="00FB49DC" w:rsidRPr="006D722E">
        <w:rPr>
          <w:rFonts w:ascii="Times New Roman" w:hAnsi="Times New Roman"/>
        </w:rPr>
        <w:t>平方非剩余</w:t>
      </w:r>
      <w:r w:rsidR="00FB49DC" w:rsidRPr="006D722E">
        <w:rPr>
          <w:rFonts w:ascii="Times New Roman" w:hAnsi="Times New Roman"/>
        </w:rPr>
        <w:t>.</w:t>
      </w:r>
    </w:p>
    <w:p w14:paraId="79BD54DC" w14:textId="0381278E" w:rsidR="00FB49DC" w:rsidRPr="006D722E" w:rsidRDefault="008F2F09" w:rsidP="008F2F09">
      <w:pPr>
        <w:snapToGrid w:val="0"/>
        <w:spacing w:line="360" w:lineRule="auto"/>
        <w:ind w:firstLine="420"/>
        <w:jc w:val="left"/>
        <w:rPr>
          <w:rFonts w:ascii="Times New Roman" w:hAnsi="Times New Roman"/>
        </w:rPr>
      </w:pPr>
      <w:r>
        <w:rPr>
          <w:rFonts w:ascii="Times New Roman" w:hAnsi="Times New Roman" w:hint="eastAsia"/>
          <w:b/>
        </w:rPr>
        <w:t>证</w:t>
      </w:r>
      <w:r w:rsidR="00FB49DC" w:rsidRPr="006D722E">
        <w:rPr>
          <w:rFonts w:ascii="Times New Roman" w:hAnsi="Times New Roman"/>
          <w:b/>
        </w:rPr>
        <w:t xml:space="preserve"> </w:t>
      </w:r>
      <w:r w:rsidR="00FB49DC" w:rsidRPr="006D722E">
        <w:rPr>
          <w:rFonts w:ascii="Times New Roman" w:hAnsi="Times New Roman"/>
        </w:rPr>
        <w:t>根据</w:t>
      </w:r>
      <w:r w:rsidRPr="008F2F09">
        <w:rPr>
          <w:rFonts w:ascii="Times New Roman" w:hAnsi="Times New Roman"/>
        </w:rPr>
        <w:t>定理</w:t>
      </w:r>
      <w:r w:rsidRPr="008F2F09">
        <w:rPr>
          <w:rFonts w:ascii="Times New Roman" w:hAnsi="Times New Roman" w:hint="eastAsia"/>
        </w:rPr>
        <w:t>3</w:t>
      </w:r>
      <w:r w:rsidRPr="008F2F09">
        <w:rPr>
          <w:rFonts w:ascii="Times New Roman" w:hAnsi="Times New Roman"/>
        </w:rPr>
        <w:t>.3.6</w:t>
      </w:r>
      <w:r w:rsidR="00FB49DC" w:rsidRPr="006D722E">
        <w:rPr>
          <w:rFonts w:ascii="Times New Roman" w:hAnsi="Times New Roman"/>
        </w:rPr>
        <w:t>，有</w:t>
      </w:r>
      <w:r w:rsidR="00FB49DC" w:rsidRPr="006D722E">
        <w:rPr>
          <w:rFonts w:ascii="Times New Roman" w:hAnsi="Times New Roman"/>
          <w:position w:val="-28"/>
        </w:rPr>
        <w:object w:dxaOrig="2799" w:dyaOrig="740" w14:anchorId="6580078F">
          <v:shape id="_x0000_i1222" type="#_x0000_t75" style="width:139.45pt;height:36.45pt" o:ole="">
            <v:imagedata r:id="rId609" o:title=""/>
          </v:shape>
          <o:OLEObject Type="Embed" ProgID="Equation.DSMT4" ShapeID="_x0000_i1222" DrawAspect="Content" ObjectID="_1790422381" r:id="rId610"/>
        </w:object>
      </w:r>
      <w:ins w:id="2093" w:author="zhengping jin" w:date="2024-08-10T16:01:00Z" w16du:dateUtc="2024-08-10T08:01:00Z">
        <w:r w:rsidR="00EA5741">
          <w:rPr>
            <w:rFonts w:ascii="Times New Roman" w:hAnsi="Times New Roman" w:hint="eastAsia"/>
          </w:rPr>
          <w:t>.</w:t>
        </w:r>
      </w:ins>
    </w:p>
    <w:p w14:paraId="6F6D7FF1"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因此，</w:t>
      </w:r>
      <w:r w:rsidRPr="006D722E">
        <w:rPr>
          <w:rFonts w:ascii="Times New Roman" w:hAnsi="Times New Roman"/>
        </w:rPr>
        <w:t>2</w:t>
      </w:r>
      <w:r w:rsidRPr="006D722E">
        <w:rPr>
          <w:rFonts w:ascii="Times New Roman" w:hAnsi="Times New Roman"/>
        </w:rPr>
        <w:t>是模</w:t>
      </w:r>
      <w:r w:rsidRPr="006D722E">
        <w:rPr>
          <w:rFonts w:ascii="Times New Roman" w:hAnsi="Times New Roman"/>
        </w:rPr>
        <w:t>17</w:t>
      </w:r>
      <w:r w:rsidRPr="006D722E">
        <w:rPr>
          <w:rFonts w:ascii="Times New Roman" w:hAnsi="Times New Roman"/>
        </w:rPr>
        <w:t>平方剩余</w:t>
      </w:r>
      <w:r w:rsidRPr="006D722E">
        <w:rPr>
          <w:rFonts w:ascii="Times New Roman" w:hAnsi="Times New Roman"/>
        </w:rPr>
        <w:t>.</w:t>
      </w:r>
    </w:p>
    <w:p w14:paraId="5B5B7A3D" w14:textId="354DDB6D" w:rsidR="00FB49DC" w:rsidRPr="006D722E" w:rsidRDefault="00FB49DC" w:rsidP="0022567D">
      <w:pPr>
        <w:snapToGrid w:val="0"/>
        <w:spacing w:line="360" w:lineRule="auto"/>
        <w:ind w:firstLineChars="400" w:firstLine="840"/>
        <w:jc w:val="left"/>
        <w:rPr>
          <w:rFonts w:ascii="Times New Roman" w:hAnsi="Times New Roman"/>
        </w:rPr>
      </w:pPr>
      <w:r w:rsidRPr="006D722E">
        <w:rPr>
          <w:rFonts w:ascii="Times New Roman" w:hAnsi="Times New Roman"/>
        </w:rPr>
        <w:t>根据</w:t>
      </w:r>
      <w:ins w:id="2094" w:author="zhengping jin" w:date="2024-08-10T16:23:00Z" w16du:dateUtc="2024-08-10T08:23:00Z">
        <w:r w:rsidR="006D0E76">
          <w:rPr>
            <w:rFonts w:ascii="Times New Roman" w:hAnsi="Times New Roman" w:hint="eastAsia"/>
          </w:rPr>
          <w:t>二次互反律</w:t>
        </w:r>
      </w:ins>
      <w:ins w:id="2095" w:author="zhengping jin" w:date="2024-10-13T16:23:00Z" w16du:dateUtc="2024-10-13T08:23:00Z">
        <w:r w:rsidR="007B1DCB">
          <w:rPr>
            <w:rFonts w:ascii="Times New Roman" w:hAnsi="Times New Roman" w:hint="eastAsia"/>
          </w:rPr>
          <w:t xml:space="preserve"> (</w:t>
        </w:r>
      </w:ins>
      <w:r w:rsidR="008F2F09" w:rsidRPr="008F2F09">
        <w:rPr>
          <w:rFonts w:ascii="Times New Roman" w:hAnsi="Times New Roman"/>
        </w:rPr>
        <w:t>定理</w:t>
      </w:r>
      <w:r w:rsidR="008F2F09" w:rsidRPr="008F2F09">
        <w:rPr>
          <w:rFonts w:ascii="Times New Roman" w:hAnsi="Times New Roman" w:hint="eastAsia"/>
        </w:rPr>
        <w:t>3</w:t>
      </w:r>
      <w:r w:rsidR="008F2F09" w:rsidRPr="008F2F09">
        <w:rPr>
          <w:rFonts w:ascii="Times New Roman" w:hAnsi="Times New Roman"/>
        </w:rPr>
        <w:t>.3.</w:t>
      </w:r>
      <w:del w:id="2096" w:author="zhengping jin" w:date="2024-08-10T15:58:00Z" w16du:dateUtc="2024-08-10T07:58:00Z">
        <w:r w:rsidR="008F2F09" w:rsidRPr="008F2F09" w:rsidDel="003C0493">
          <w:rPr>
            <w:rFonts w:ascii="Times New Roman" w:hAnsi="Times New Roman"/>
          </w:rPr>
          <w:delText>6</w:delText>
        </w:r>
      </w:del>
      <w:ins w:id="2097" w:author="zhengping jin" w:date="2024-08-10T15:58:00Z" w16du:dateUtc="2024-08-10T07:58:00Z">
        <w:r w:rsidR="003C0493">
          <w:rPr>
            <w:rFonts w:ascii="Times New Roman" w:hAnsi="Times New Roman" w:hint="eastAsia"/>
          </w:rPr>
          <w:t>7</w:t>
        </w:r>
      </w:ins>
      <w:ins w:id="2098" w:author="zhengping jin" w:date="2024-10-13T16:23:00Z" w16du:dateUtc="2024-10-13T08:23:00Z">
        <w:r w:rsidR="007B1DCB">
          <w:rPr>
            <w:rFonts w:ascii="Times New Roman" w:hAnsi="Times New Roman" w:hint="eastAsia"/>
          </w:rPr>
          <w:t>)</w:t>
        </w:r>
      </w:ins>
      <w:r w:rsidRPr="006D722E">
        <w:rPr>
          <w:rFonts w:ascii="Times New Roman" w:hAnsi="Times New Roman"/>
        </w:rPr>
        <w:t>，</w:t>
      </w:r>
      <w:r w:rsidRPr="006D722E">
        <w:rPr>
          <w:rFonts w:ascii="Times New Roman" w:hAnsi="Times New Roman"/>
          <w:position w:val="-28"/>
        </w:rPr>
        <w:object w:dxaOrig="2280" w:dyaOrig="700" w14:anchorId="7BAEE225">
          <v:shape id="_x0000_i1223" type="#_x0000_t75" style="width:113.9pt;height:34.65pt" o:ole="">
            <v:imagedata r:id="rId611" o:title=""/>
          </v:shape>
          <o:OLEObject Type="Embed" ProgID="Equation.DSMT4" ShapeID="_x0000_i1223" DrawAspect="Content" ObjectID="_1790422382" r:id="rId612"/>
        </w:object>
      </w:r>
      <w:ins w:id="2099" w:author="zhengping jin" w:date="2024-08-10T16:01:00Z" w16du:dateUtc="2024-08-10T08:01:00Z">
        <w:r w:rsidR="00EA5741">
          <w:rPr>
            <w:rFonts w:ascii="Times New Roman" w:hAnsi="Times New Roman" w:hint="eastAsia"/>
          </w:rPr>
          <w:t>.</w:t>
        </w:r>
      </w:ins>
    </w:p>
    <w:p w14:paraId="009176F1" w14:textId="7A3614A7" w:rsidR="00FB49DC" w:rsidRPr="006D722E" w:rsidRDefault="00FB49DC" w:rsidP="0022567D">
      <w:pPr>
        <w:snapToGrid w:val="0"/>
        <w:spacing w:line="360" w:lineRule="auto"/>
        <w:ind w:firstLineChars="400" w:firstLine="840"/>
        <w:jc w:val="left"/>
        <w:rPr>
          <w:rFonts w:ascii="Times New Roman" w:hAnsi="Times New Roman"/>
        </w:rPr>
      </w:pPr>
      <w:r w:rsidRPr="006D722E">
        <w:rPr>
          <w:rFonts w:ascii="Times New Roman" w:hAnsi="Times New Roman"/>
        </w:rPr>
        <w:t>又根据</w:t>
      </w:r>
      <w:r w:rsidR="008F2F09" w:rsidRPr="008F2F09">
        <w:rPr>
          <w:rFonts w:ascii="Times New Roman" w:hAnsi="Times New Roman"/>
        </w:rPr>
        <w:t>定理</w:t>
      </w:r>
      <w:r w:rsidR="008F2F09" w:rsidRPr="008F2F09">
        <w:rPr>
          <w:rFonts w:ascii="Times New Roman" w:hAnsi="Times New Roman" w:hint="eastAsia"/>
        </w:rPr>
        <w:t>3</w:t>
      </w:r>
      <w:r w:rsidR="008F2F09" w:rsidRPr="008F2F09">
        <w:rPr>
          <w:rFonts w:ascii="Times New Roman" w:hAnsi="Times New Roman"/>
        </w:rPr>
        <w:t>.3.5</w:t>
      </w:r>
      <w:r w:rsidRPr="006D722E">
        <w:rPr>
          <w:rFonts w:ascii="Times New Roman" w:hAnsi="Times New Roman"/>
        </w:rPr>
        <w:t>，</w:t>
      </w:r>
      <w:r w:rsidRPr="006D722E">
        <w:rPr>
          <w:rFonts w:ascii="Times New Roman" w:hAnsi="Times New Roman"/>
          <w:position w:val="-28"/>
        </w:rPr>
        <w:object w:dxaOrig="2659" w:dyaOrig="700" w14:anchorId="7F26A68A">
          <v:shape id="_x0000_i1224" type="#_x0000_t75" style="width:133.05pt;height:34.65pt" o:ole="">
            <v:imagedata r:id="rId613" o:title=""/>
          </v:shape>
          <o:OLEObject Type="Embed" ProgID="Equation.DSMT4" ShapeID="_x0000_i1224" DrawAspect="Content" ObjectID="_1790422383" r:id="rId614"/>
        </w:object>
      </w:r>
      <w:ins w:id="2100" w:author="zhengping jin" w:date="2024-08-10T16:01:00Z" w16du:dateUtc="2024-08-10T08:01:00Z">
        <w:r w:rsidR="00EA5741">
          <w:rPr>
            <w:rFonts w:ascii="Times New Roman" w:hAnsi="Times New Roman" w:hint="eastAsia"/>
          </w:rPr>
          <w:t>.</w:t>
        </w:r>
      </w:ins>
    </w:p>
    <w:p w14:paraId="1B8DCC6F" w14:textId="51E3E89E" w:rsidR="00FB49DC" w:rsidRPr="006D722E" w:rsidRDefault="00FB49DC" w:rsidP="0022567D">
      <w:pPr>
        <w:snapToGrid w:val="0"/>
        <w:spacing w:line="360" w:lineRule="auto"/>
        <w:ind w:firstLineChars="400" w:firstLine="840"/>
        <w:jc w:val="left"/>
        <w:rPr>
          <w:rFonts w:ascii="Times New Roman" w:hAnsi="Times New Roman"/>
        </w:rPr>
      </w:pPr>
      <w:del w:id="2101" w:author="zhengping jin" w:date="2024-10-13T16:26:00Z" w16du:dateUtc="2024-10-13T08:26:00Z">
        <w:r w:rsidRPr="006D722E" w:rsidDel="007B1DCB">
          <w:rPr>
            <w:rFonts w:ascii="Times New Roman" w:hAnsi="Times New Roman"/>
          </w:rPr>
          <w:lastRenderedPageBreak/>
          <w:delText>因此</w:delText>
        </w:r>
      </w:del>
      <w:ins w:id="2102" w:author="zhengping jin" w:date="2024-10-13T16:26:00Z" w16du:dateUtc="2024-10-13T08:26:00Z">
        <w:r w:rsidR="007B1DCB">
          <w:rPr>
            <w:rFonts w:ascii="Times New Roman" w:hAnsi="Times New Roman" w:hint="eastAsia"/>
          </w:rPr>
          <w:t>则</w:t>
        </w:r>
      </w:ins>
      <w:r w:rsidRPr="006D722E">
        <w:rPr>
          <w:rFonts w:ascii="Times New Roman" w:hAnsi="Times New Roman"/>
        </w:rPr>
        <w:t>，</w:t>
      </w:r>
      <w:r w:rsidRPr="006D722E">
        <w:rPr>
          <w:rFonts w:ascii="Times New Roman" w:hAnsi="Times New Roman"/>
          <w:position w:val="-28"/>
        </w:rPr>
        <w:object w:dxaOrig="1040" w:dyaOrig="680" w14:anchorId="08CFFB24">
          <v:shape id="_x0000_i1225" type="#_x0000_t75" style="width:51.5pt;height:34.65pt" o:ole="">
            <v:imagedata r:id="rId615" o:title=""/>
          </v:shape>
          <o:OLEObject Type="Embed" ProgID="Equation.DSMT4" ShapeID="_x0000_i1225" DrawAspect="Content" ObjectID="_1790422384" r:id="rId616"/>
        </w:object>
      </w:r>
      <w:ins w:id="2103" w:author="zhengping jin" w:date="2024-08-10T16:01:00Z" w16du:dateUtc="2024-08-10T08:01:00Z">
        <w:r w:rsidR="00EA5741">
          <w:rPr>
            <w:rFonts w:ascii="Times New Roman" w:hAnsi="Times New Roman" w:hint="eastAsia"/>
          </w:rPr>
          <w:t>.</w:t>
        </w:r>
      </w:ins>
    </w:p>
    <w:p w14:paraId="29E87DCA" w14:textId="668796AD" w:rsidR="00FB49DC" w:rsidRPr="006D722E" w:rsidRDefault="008F2F09" w:rsidP="008F2F09">
      <w:pPr>
        <w:snapToGrid w:val="0"/>
        <w:spacing w:line="360" w:lineRule="auto"/>
        <w:ind w:firstLineChars="400" w:firstLine="840"/>
        <w:jc w:val="left"/>
        <w:rPr>
          <w:rFonts w:ascii="Times New Roman" w:hAnsi="Times New Roman"/>
        </w:rPr>
      </w:pPr>
      <w:r>
        <w:rPr>
          <w:rFonts w:ascii="Times New Roman" w:hAnsi="Times New Roman" w:hint="eastAsia"/>
        </w:rPr>
        <w:t>因此，</w:t>
      </w:r>
      <w:r w:rsidR="00FB49DC" w:rsidRPr="006D722E">
        <w:rPr>
          <w:rFonts w:ascii="Times New Roman" w:hAnsi="Times New Roman"/>
        </w:rPr>
        <w:t>3</w:t>
      </w:r>
      <w:r w:rsidR="00FB49DC" w:rsidRPr="006D722E">
        <w:rPr>
          <w:rFonts w:ascii="Times New Roman" w:hAnsi="Times New Roman"/>
        </w:rPr>
        <w:t>是模</w:t>
      </w:r>
      <w:r w:rsidR="00FB49DC" w:rsidRPr="006D722E">
        <w:rPr>
          <w:rFonts w:ascii="Times New Roman" w:hAnsi="Times New Roman"/>
        </w:rPr>
        <w:t>17</w:t>
      </w:r>
      <w:r w:rsidR="00FB49DC" w:rsidRPr="006D722E">
        <w:rPr>
          <w:rFonts w:ascii="Times New Roman" w:hAnsi="Times New Roman"/>
        </w:rPr>
        <w:t>的平方非剩余</w:t>
      </w:r>
      <w:r w:rsidR="00FB49DC" w:rsidRPr="006D722E">
        <w:rPr>
          <w:rFonts w:ascii="Times New Roman" w:hAnsi="Times New Roman"/>
        </w:rPr>
        <w:t>.</w:t>
      </w:r>
    </w:p>
    <w:p w14:paraId="572E8274" w14:textId="77777777" w:rsidR="00FB49DC" w:rsidRPr="006D722E" w:rsidRDefault="00FB49DC" w:rsidP="00FB49DC">
      <w:pPr>
        <w:snapToGrid w:val="0"/>
        <w:spacing w:line="360" w:lineRule="auto"/>
        <w:ind w:firstLineChars="300" w:firstLine="630"/>
        <w:jc w:val="left"/>
        <w:rPr>
          <w:rFonts w:ascii="Times New Roman" w:hAnsi="Times New Roman"/>
        </w:rPr>
      </w:pPr>
    </w:p>
    <w:p w14:paraId="2E4F6E57" w14:textId="6608F011" w:rsidR="00FB49DC" w:rsidRPr="006D722E" w:rsidRDefault="00462663" w:rsidP="00462663">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.3.12 </w:t>
      </w:r>
      <w:r w:rsidR="00FB49DC" w:rsidRPr="006D722E">
        <w:rPr>
          <w:rFonts w:ascii="Times New Roman" w:hAnsi="Times New Roman"/>
        </w:rPr>
        <w:t>判断</w:t>
      </w:r>
      <w:r w:rsidR="007B33BC" w:rsidRPr="006D722E">
        <w:rPr>
          <w:rFonts w:ascii="Times New Roman" w:hAnsi="Times New Roman"/>
        </w:rPr>
        <w:t>同余方程</w:t>
      </w:r>
      <w:del w:id="2104" w:author="zhengping jin" w:date="2024-08-10T16:22:00Z" w16du:dateUtc="2024-08-10T08:22:00Z">
        <w:r w:rsidR="00FB49DC" w:rsidRPr="006D722E" w:rsidDel="006D0E76">
          <w:rPr>
            <w:rFonts w:ascii="Times New Roman" w:hAnsi="Times New Roman"/>
            <w:position w:val="-10"/>
          </w:rPr>
          <w:object w:dxaOrig="1920" w:dyaOrig="360" w14:anchorId="2DE2430F">
            <v:shape id="_x0000_i1226" type="#_x0000_t75" style="width:96.15pt;height:18.7pt" o:ole="">
              <v:imagedata r:id="rId617" o:title=""/>
            </v:shape>
            <o:OLEObject Type="Embed" ProgID="Equation.DSMT4" ShapeID="_x0000_i1226" DrawAspect="Content" ObjectID="_1790422385" r:id="rId618"/>
          </w:object>
        </w:r>
      </w:del>
      <w:ins w:id="2105" w:author="zhengping jin" w:date="2024-08-10T16:21:00Z" w16du:dateUtc="2024-08-10T08:21:00Z">
        <w:r w:rsidR="006D0E76" w:rsidRPr="006D0E76">
          <w:rPr>
            <w:rFonts w:ascii="Times New Roman" w:hAnsi="Times New Roman"/>
            <w:i/>
            <w:iCs/>
            <w:rPrChange w:id="2106" w:author="zhengping jin" w:date="2024-08-10T16:22:00Z" w16du:dateUtc="2024-08-10T08:22:00Z">
              <w:rPr>
                <w:rFonts w:ascii="Times New Roman" w:hAnsi="Times New Roman"/>
              </w:rPr>
            </w:rPrChange>
          </w:rPr>
          <w:t>x</w:t>
        </w:r>
        <w:r w:rsidR="006D0E76" w:rsidRPr="006D0E76">
          <w:rPr>
            <w:rFonts w:ascii="Times New Roman" w:hAnsi="Times New Roman"/>
            <w:vertAlign w:val="superscript"/>
            <w:rPrChange w:id="2107" w:author="zhengping jin" w:date="2024-08-10T16:22:00Z" w16du:dateUtc="2024-08-10T08:22:00Z">
              <w:rPr>
                <w:rFonts w:ascii="Times New Roman" w:hAnsi="Times New Roman"/>
              </w:rPr>
            </w:rPrChange>
          </w:rPr>
          <w:t>2</w:t>
        </w:r>
      </w:ins>
      <w:ins w:id="2108" w:author="zhengping jin" w:date="2024-08-10T16:22:00Z" w16du:dateUtc="2024-08-10T08:22:00Z">
        <w:r w:rsidR="006D0E76">
          <w:rPr>
            <w:rFonts w:ascii="Lucida Sans Unicode" w:hAnsi="Lucida Sans Unicode" w:cs="Lucida Sans Unicode"/>
          </w:rPr>
          <w:t>≡</w:t>
        </w:r>
        <w:r w:rsidR="006D0E76">
          <w:rPr>
            <w:rFonts w:ascii="Times New Roman" w:hAnsi="Times New Roman" w:hint="eastAsia"/>
          </w:rPr>
          <w:t xml:space="preserve">1037 (mod 2027) </w:t>
        </w:r>
      </w:ins>
      <w:r w:rsidR="00FB49DC" w:rsidRPr="006D722E">
        <w:rPr>
          <w:rFonts w:ascii="Times New Roman" w:hAnsi="Times New Roman"/>
        </w:rPr>
        <w:t>是否有解？</w:t>
      </w:r>
    </w:p>
    <w:p w14:paraId="5B99F4F5" w14:textId="5875FADC" w:rsidR="004D1729" w:rsidRDefault="00FB49DC" w:rsidP="00FB49DC">
      <w:pPr>
        <w:snapToGrid w:val="0"/>
        <w:spacing w:line="360" w:lineRule="auto"/>
        <w:ind w:firstLine="420"/>
        <w:jc w:val="left"/>
        <w:rPr>
          <w:ins w:id="2109" w:author="zhengping jin" w:date="2024-08-10T16:27:00Z" w16du:dateUtc="2024-08-10T08:27:00Z"/>
          <w:rFonts w:ascii="Times New Roman" w:hAnsi="Times New Roman"/>
          <w:bCs/>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hint="eastAsia"/>
          <w:b/>
        </w:rPr>
        <w:t xml:space="preserve"> </w:t>
      </w:r>
      <w:ins w:id="2110" w:author="zhengping jin" w:date="2024-08-10T16:23:00Z" w16du:dateUtc="2024-08-10T08:23:00Z">
        <w:r w:rsidR="006D0E76" w:rsidRPr="006D0E76">
          <w:rPr>
            <w:rFonts w:ascii="Times New Roman" w:hAnsi="Times New Roman" w:hint="eastAsia"/>
            <w:bCs/>
          </w:rPr>
          <w:t>根据二次互反律</w:t>
        </w:r>
      </w:ins>
      <w:ins w:id="2111" w:author="zhengping jin" w:date="2024-10-13T16:19:00Z" w16du:dateUtc="2024-10-13T08:19:00Z">
        <w:r w:rsidR="00BB070C">
          <w:rPr>
            <w:rFonts w:ascii="Times New Roman" w:hAnsi="Times New Roman" w:hint="eastAsia"/>
            <w:bCs/>
          </w:rPr>
          <w:t>（</w:t>
        </w:r>
      </w:ins>
      <w:ins w:id="2112" w:author="zhengping jin" w:date="2024-08-10T16:23:00Z" w16du:dateUtc="2024-08-10T08:23:00Z">
        <w:r w:rsidR="006D0E76" w:rsidRPr="006D0E76">
          <w:rPr>
            <w:rFonts w:ascii="Times New Roman" w:hAnsi="Times New Roman" w:hint="eastAsia"/>
            <w:bCs/>
          </w:rPr>
          <w:t>定理</w:t>
        </w:r>
        <w:r w:rsidR="006D0E76" w:rsidRPr="006D0E76">
          <w:rPr>
            <w:rFonts w:ascii="Times New Roman" w:hAnsi="Times New Roman" w:hint="eastAsia"/>
            <w:bCs/>
          </w:rPr>
          <w:t>3.3.7</w:t>
        </w:r>
      </w:ins>
      <w:ins w:id="2113" w:author="zhengping jin" w:date="2024-10-13T16:19:00Z" w16du:dateUtc="2024-10-13T08:19:00Z">
        <w:r w:rsidR="00BB070C">
          <w:rPr>
            <w:rFonts w:ascii="Times New Roman" w:hAnsi="Times New Roman" w:hint="eastAsia"/>
            <w:bCs/>
          </w:rPr>
          <w:t>）</w:t>
        </w:r>
      </w:ins>
      <w:ins w:id="2114" w:author="zhengping jin" w:date="2024-08-10T16:23:00Z" w16du:dateUtc="2024-08-10T08:23:00Z">
        <w:r w:rsidR="006D0E76" w:rsidRPr="006D0E76">
          <w:rPr>
            <w:rFonts w:ascii="Times New Roman" w:hAnsi="Times New Roman" w:hint="eastAsia"/>
            <w:bCs/>
          </w:rPr>
          <w:t>，</w:t>
        </w:r>
      </w:ins>
    </w:p>
    <w:p w14:paraId="4C88416B" w14:textId="00F3755B" w:rsidR="004D1729" w:rsidRPr="00982287" w:rsidRDefault="00000000">
      <w:pPr>
        <w:snapToGrid w:val="0"/>
        <w:spacing w:line="360" w:lineRule="auto"/>
        <w:ind w:firstLine="420"/>
        <w:jc w:val="center"/>
        <w:rPr>
          <w:ins w:id="2115" w:author="zhengping jin" w:date="2024-08-10T16:27:00Z" w16du:dateUtc="2024-08-10T08:27:00Z"/>
          <w:rFonts w:ascii="Times New Roman" w:hAnsi="Times New Roman"/>
          <w:bCs/>
          <w:iCs/>
        </w:rPr>
        <w:pPrChange w:id="2116" w:author="zhengping jin" w:date="2024-08-10T16:27:00Z" w16du:dateUtc="2024-08-10T08:27:00Z">
          <w:pPr>
            <w:snapToGrid w:val="0"/>
            <w:spacing w:line="360" w:lineRule="auto"/>
            <w:ind w:firstLine="420"/>
            <w:jc w:val="left"/>
          </w:pPr>
        </w:pPrChange>
      </w:pPr>
      <m:oMath>
        <m:d>
          <m:dPr>
            <m:ctrlPr>
              <w:ins w:id="2117" w:author="zhengping jin" w:date="2024-08-10T16:28:00Z" w16du:dateUtc="2024-08-10T08:28:00Z">
                <w:rPr>
                  <w:rFonts w:ascii="Cambria Math" w:hAnsi="Cambria Math"/>
                  <w:bCs/>
                  <w:i/>
                </w:rPr>
              </w:ins>
            </m:ctrlPr>
          </m:dPr>
          <m:e>
            <m:box>
              <m:boxPr>
                <m:ctrlPr>
                  <w:ins w:id="2118" w:author="zhengping jin" w:date="2024-08-10T16:28:00Z" w16du:dateUtc="2024-08-10T08:28:00Z">
                    <w:rPr>
                      <w:rFonts w:ascii="Cambria Math" w:hAnsi="Cambria Math"/>
                      <w:bCs/>
                      <w:i/>
                    </w:rPr>
                  </w:ins>
                </m:ctrlPr>
              </m:boxPr>
              <m:e>
                <m:argPr>
                  <m:argSz m:val="-1"/>
                </m:argPr>
                <m:f>
                  <m:fPr>
                    <m:ctrlPr>
                      <w:ins w:id="2119" w:author="zhengping jin" w:date="2024-08-10T16:28:00Z" w16du:dateUtc="2024-08-10T08:28:00Z">
                        <w:rPr>
                          <w:rFonts w:ascii="Cambria Math" w:hAnsi="Cambria Math"/>
                          <w:bCs/>
                          <w:i/>
                        </w:rPr>
                      </w:ins>
                    </m:ctrlPr>
                  </m:fPr>
                  <m:num>
                    <m:r>
                      <w:ins w:id="2120" w:author="zhengping jin" w:date="2024-08-10T16:28:00Z" w16du:dateUtc="2024-08-10T08:28:00Z">
                        <w:rPr>
                          <w:rFonts w:ascii="Cambria Math" w:hAnsi="Cambria Math" w:hint="eastAsia"/>
                        </w:rPr>
                        <m:t>1037</m:t>
                      </w:ins>
                    </m:r>
                  </m:num>
                  <m:den>
                    <m:r>
                      <w:ins w:id="2121" w:author="zhengping jin" w:date="2024-08-10T16:28:00Z" w16du:dateUtc="2024-08-10T08:28:00Z">
                        <w:rPr>
                          <w:rFonts w:ascii="Cambria Math" w:hAnsi="Cambria Math" w:hint="eastAsia"/>
                        </w:rPr>
                        <m:t>2027</m:t>
                      </w:ins>
                    </m:r>
                  </m:den>
                </m:f>
              </m:e>
            </m:box>
          </m:e>
        </m:d>
        <m:r>
          <w:ins w:id="2122" w:author="zhengping jin" w:date="2024-08-10T16:28:00Z" w16du:dateUtc="2024-08-10T08:28:00Z">
            <w:rPr>
              <w:rFonts w:ascii="Cambria Math" w:hAnsi="Cambria Math" w:hint="eastAsia"/>
            </w:rPr>
            <m:t>=</m:t>
          </w:ins>
        </m:r>
        <m:sSup>
          <m:sSupPr>
            <m:ctrlPr>
              <w:ins w:id="2123" w:author="zhengping jin" w:date="2024-08-10T16:28:00Z" w16du:dateUtc="2024-08-10T08:28:00Z">
                <w:rPr>
                  <w:rFonts w:ascii="Cambria Math" w:hAnsi="Cambria Math"/>
                  <w:bCs/>
                  <w:iCs/>
                </w:rPr>
              </w:ins>
            </m:ctrlPr>
          </m:sSupPr>
          <m:e>
            <m:r>
              <w:ins w:id="2124" w:author="zhengping jin" w:date="2024-08-10T16:29:00Z" w16du:dateUtc="2024-08-10T08:29:00Z">
                <m:rPr>
                  <m:sty m:val="p"/>
                </m:rPr>
                <w:rPr>
                  <w:rFonts w:ascii="Cambria Math" w:hAnsi="Cambria Math"/>
                </w:rPr>
                <m:t>(-1)</m:t>
              </w:ins>
            </m:r>
          </m:e>
          <m:sup>
            <m:box>
              <m:boxPr>
                <m:ctrlPr>
                  <w:ins w:id="2125" w:author="zhengping jin" w:date="2024-08-10T16:29:00Z" w16du:dateUtc="2024-08-10T08:29:00Z">
                    <w:rPr>
                      <w:rFonts w:ascii="Cambria Math" w:hAnsi="Cambria Math"/>
                      <w:bCs/>
                      <w:i/>
                      <w:iCs/>
                    </w:rPr>
                  </w:ins>
                </m:ctrlPr>
              </m:boxPr>
              <m:e>
                <m:argPr>
                  <m:argSz m:val="-1"/>
                </m:argPr>
                <m:f>
                  <m:fPr>
                    <m:ctrlPr>
                      <w:ins w:id="2126" w:author="zhengping jin" w:date="2024-08-10T16:29:00Z" w16du:dateUtc="2024-08-10T08:29:00Z">
                        <w:rPr>
                          <w:rFonts w:ascii="Cambria Math" w:hAnsi="Cambria Math"/>
                          <w:bCs/>
                          <w:i/>
                          <w:iCs/>
                        </w:rPr>
                      </w:ins>
                    </m:ctrlPr>
                  </m:fPr>
                  <m:num>
                    <m:r>
                      <w:ins w:id="2127" w:author="zhengping jin" w:date="2024-08-10T16:30:00Z" w16du:dateUtc="2024-08-10T08:30:00Z">
                        <w:rPr>
                          <w:rFonts w:ascii="Cambria Math" w:hAnsi="Cambria Math"/>
                        </w:rPr>
                        <m:t>1037-1</m:t>
                      </w:ins>
                    </m:r>
                  </m:num>
                  <m:den>
                    <m:r>
                      <w:ins w:id="2128" w:author="zhengping jin" w:date="2024-08-10T16:30:00Z" w16du:dateUtc="2024-08-10T08:30:00Z">
                        <w:rPr>
                          <w:rFonts w:ascii="Cambria Math" w:hAnsi="Cambria Math"/>
                        </w:rPr>
                        <m:t>2</m:t>
                      </w:ins>
                    </m:r>
                  </m:den>
                </m:f>
                <m:r>
                  <w:ins w:id="2129" w:author="zhengping jin" w:date="2024-08-10T16:33:00Z" w16du:dateUtc="2024-08-10T08:33:00Z">
                    <w:rPr>
                      <w:rFonts w:ascii="Cambria Math" w:hAnsi="Cambria Math"/>
                      <w:bCs/>
                      <w:i/>
                      <w:iCs/>
                    </w:rPr>
                    <w:sym w:font="Wingdings" w:char="F09E"/>
                  </w:ins>
                </m:r>
                <m:box>
                  <m:boxPr>
                    <m:ctrlPr>
                      <w:ins w:id="2130" w:author="zhengping jin" w:date="2024-08-10T16:33:00Z" w16du:dateUtc="2024-08-10T08:33:00Z">
                        <w:rPr>
                          <w:rFonts w:ascii="Cambria Math" w:hAnsi="Cambria Math"/>
                          <w:bCs/>
                          <w:i/>
                          <w:iCs/>
                        </w:rPr>
                      </w:ins>
                    </m:ctrlPr>
                  </m:boxPr>
                  <m:e>
                    <m:argPr>
                      <m:argSz m:val="-1"/>
                    </m:argPr>
                    <m:r>
                      <w:ins w:id="2131" w:author="zhengping jin" w:date="2024-08-10T16:33:00Z" w16du:dateUtc="2024-08-10T08:33:00Z">
                        <w:rPr>
                          <w:rFonts w:ascii="Cambria Math" w:hAnsi="Cambria Math"/>
                        </w:rPr>
                        <m:t xml:space="preserve"> </m:t>
                      </w:ins>
                    </m:r>
                    <m:f>
                      <m:fPr>
                        <m:ctrlPr>
                          <w:ins w:id="2132" w:author="zhengping jin" w:date="2024-08-10T16:33:00Z" w16du:dateUtc="2024-08-10T08:33:00Z">
                            <w:rPr>
                              <w:rFonts w:ascii="Cambria Math" w:hAnsi="Cambria Math"/>
                              <w:bCs/>
                              <w:i/>
                              <w:iCs/>
                            </w:rPr>
                          </w:ins>
                        </m:ctrlPr>
                      </m:fPr>
                      <m:num>
                        <m:r>
                          <w:ins w:id="2133" w:author="zhengping jin" w:date="2024-08-10T16:33:00Z" w16du:dateUtc="2024-08-10T08:33:00Z">
                            <w:rPr>
                              <w:rFonts w:ascii="Cambria Math" w:hAnsi="Cambria Math"/>
                            </w:rPr>
                            <m:t>2027-1</m:t>
                          </w:ins>
                        </m:r>
                      </m:num>
                      <m:den>
                        <m:r>
                          <w:ins w:id="2134" w:author="zhengping jin" w:date="2024-08-10T16:33:00Z" w16du:dateUtc="2024-08-10T08:33:00Z">
                            <w:rPr>
                              <w:rFonts w:ascii="Cambria Math" w:hAnsi="Cambria Math"/>
                            </w:rPr>
                            <m:t>2</m:t>
                          </w:ins>
                        </m:r>
                      </m:den>
                    </m:f>
                  </m:e>
                </m:box>
              </m:e>
            </m:box>
          </m:sup>
        </m:sSup>
        <m:d>
          <m:dPr>
            <m:ctrlPr>
              <w:ins w:id="2135" w:author="zhengping jin" w:date="2024-08-10T16:31:00Z" w16du:dateUtc="2024-08-10T08:31:00Z">
                <w:rPr>
                  <w:rFonts w:ascii="Cambria Math" w:hAnsi="Cambria Math"/>
                  <w:bCs/>
                  <w:i/>
                  <w:iCs/>
                </w:rPr>
              </w:ins>
            </m:ctrlPr>
          </m:dPr>
          <m:e>
            <m:box>
              <m:boxPr>
                <m:ctrlPr>
                  <w:ins w:id="2136" w:author="zhengping jin" w:date="2024-08-10T16:31:00Z" w16du:dateUtc="2024-08-10T08:31:00Z">
                    <w:rPr>
                      <w:rFonts w:ascii="Cambria Math" w:hAnsi="Cambria Math"/>
                      <w:bCs/>
                      <w:i/>
                      <w:iCs/>
                    </w:rPr>
                  </w:ins>
                </m:ctrlPr>
              </m:boxPr>
              <m:e>
                <m:argPr>
                  <m:argSz m:val="-1"/>
                </m:argPr>
                <m:f>
                  <m:fPr>
                    <m:ctrlPr>
                      <w:ins w:id="2137" w:author="zhengping jin" w:date="2024-08-10T16:31:00Z" w16du:dateUtc="2024-08-10T08:31:00Z">
                        <w:rPr>
                          <w:rFonts w:ascii="Cambria Math" w:hAnsi="Cambria Math"/>
                          <w:bCs/>
                          <w:i/>
                          <w:iCs/>
                        </w:rPr>
                      </w:ins>
                    </m:ctrlPr>
                  </m:fPr>
                  <m:num>
                    <m:r>
                      <w:ins w:id="2138" w:author="zhengping jin" w:date="2024-08-10T16:31:00Z" w16du:dateUtc="2024-08-10T08:31:00Z">
                        <w:rPr>
                          <w:rFonts w:ascii="Cambria Math" w:hAnsi="Cambria Math"/>
                        </w:rPr>
                        <m:t>2027</m:t>
                      </w:ins>
                    </m:r>
                  </m:num>
                  <m:den>
                    <m:r>
                      <w:ins w:id="2139" w:author="zhengping jin" w:date="2024-08-10T16:31:00Z" w16du:dateUtc="2024-08-10T08:31:00Z">
                        <w:rPr>
                          <w:rFonts w:ascii="Cambria Math" w:hAnsi="Cambria Math"/>
                        </w:rPr>
                        <m:t>1037</m:t>
                      </w:ins>
                    </m:r>
                  </m:den>
                </m:f>
              </m:e>
            </m:box>
          </m:e>
        </m:d>
      </m:oMath>
      <w:ins w:id="2140" w:author="zhengping jin" w:date="2024-08-10T16:32:00Z" w16du:dateUtc="2024-08-10T08:32:00Z">
        <w:r w:rsidR="004D1729">
          <w:rPr>
            <w:rFonts w:ascii="Times New Roman" w:hAnsi="Times New Roman" w:hint="eastAsia"/>
            <w:bCs/>
            <w:iCs/>
          </w:rPr>
          <w:t>.</w:t>
        </w:r>
      </w:ins>
    </w:p>
    <w:p w14:paraId="3848BD0C" w14:textId="71BFF6D9" w:rsidR="00FB49DC" w:rsidRPr="006D722E" w:rsidRDefault="00FB49DC" w:rsidP="00FB49DC">
      <w:pPr>
        <w:snapToGrid w:val="0"/>
        <w:spacing w:line="360" w:lineRule="auto"/>
        <w:ind w:firstLine="420"/>
        <w:jc w:val="left"/>
        <w:rPr>
          <w:rFonts w:ascii="Times New Roman" w:hAnsi="Times New Roman"/>
        </w:rPr>
      </w:pPr>
      <w:del w:id="2141" w:author="zhengping jin" w:date="2024-08-11T16:23:00Z" w16du:dateUtc="2024-08-11T08:23:00Z">
        <w:r w:rsidRPr="006D722E" w:rsidDel="003D5F7A">
          <w:rPr>
            <w:rFonts w:ascii="Times New Roman" w:hAnsi="Times New Roman"/>
          </w:rPr>
          <w:delText>因为</w:delText>
        </w:r>
        <w:r w:rsidRPr="006D722E" w:rsidDel="003D5F7A">
          <w:rPr>
            <w:rFonts w:ascii="Times New Roman" w:hAnsi="Times New Roman"/>
          </w:rPr>
          <w:delText>227</w:delText>
        </w:r>
        <w:r w:rsidRPr="006D722E" w:rsidDel="003D5F7A">
          <w:rPr>
            <w:rFonts w:ascii="Times New Roman" w:hAnsi="Times New Roman"/>
          </w:rPr>
          <w:delText>是素数，</w:delText>
        </w:r>
      </w:del>
      <w:r w:rsidRPr="006D722E">
        <w:rPr>
          <w:rFonts w:ascii="Times New Roman" w:hAnsi="Times New Roman"/>
        </w:rPr>
        <w:t>根据</w:t>
      </w:r>
      <w:r w:rsidR="00462663" w:rsidRPr="00462663">
        <w:rPr>
          <w:rFonts w:ascii="Times New Roman" w:hAnsi="Times New Roman"/>
        </w:rPr>
        <w:t>定理</w:t>
      </w:r>
      <w:r w:rsidR="00462663" w:rsidRPr="00462663">
        <w:rPr>
          <w:rFonts w:ascii="Times New Roman" w:hAnsi="Times New Roman" w:hint="eastAsia"/>
        </w:rPr>
        <w:t>3</w:t>
      </w:r>
      <w:r w:rsidR="00462663" w:rsidRPr="00462663">
        <w:rPr>
          <w:rFonts w:ascii="Times New Roman" w:hAnsi="Times New Roman"/>
        </w:rPr>
        <w:t>.3.5</w:t>
      </w:r>
      <w:r w:rsidRPr="006D722E">
        <w:rPr>
          <w:rFonts w:ascii="Times New Roman" w:hAnsi="Times New Roman"/>
        </w:rPr>
        <w:t>，</w:t>
      </w:r>
    </w:p>
    <w:p w14:paraId="59894D19" w14:textId="21B84F12" w:rsidR="00FB49DC" w:rsidRPr="006D722E" w:rsidRDefault="00000000" w:rsidP="00FB49DC">
      <w:pPr>
        <w:snapToGrid w:val="0"/>
        <w:spacing w:line="360" w:lineRule="auto"/>
        <w:ind w:firstLine="420"/>
        <w:jc w:val="center"/>
        <w:rPr>
          <w:rFonts w:ascii="Times New Roman" w:hAnsi="Times New Roman"/>
        </w:rPr>
      </w:pPr>
      <m:oMath>
        <m:d>
          <m:dPr>
            <m:ctrlPr>
              <w:ins w:id="2142" w:author="zhengping jin" w:date="2024-08-11T16:23:00Z" w16du:dateUtc="2024-08-11T08:23:00Z">
                <w:rPr>
                  <w:rFonts w:ascii="Cambria Math" w:hAnsi="Cambria Math"/>
                  <w:bCs/>
                  <w:i/>
                  <w:iCs/>
                </w:rPr>
              </w:ins>
            </m:ctrlPr>
          </m:dPr>
          <m:e>
            <m:box>
              <m:boxPr>
                <m:ctrlPr>
                  <w:ins w:id="2143" w:author="zhengping jin" w:date="2024-08-11T16:23:00Z" w16du:dateUtc="2024-08-11T08:23:00Z">
                    <w:rPr>
                      <w:rFonts w:ascii="Cambria Math" w:hAnsi="Cambria Math"/>
                      <w:bCs/>
                      <w:i/>
                      <w:iCs/>
                    </w:rPr>
                  </w:ins>
                </m:ctrlPr>
              </m:boxPr>
              <m:e>
                <m:argPr>
                  <m:argSz m:val="-1"/>
                </m:argPr>
                <m:f>
                  <m:fPr>
                    <m:ctrlPr>
                      <w:ins w:id="2144" w:author="zhengping jin" w:date="2024-08-11T16:23:00Z" w16du:dateUtc="2024-08-11T08:23:00Z">
                        <w:rPr>
                          <w:rFonts w:ascii="Cambria Math" w:hAnsi="Cambria Math"/>
                          <w:bCs/>
                          <w:i/>
                          <w:iCs/>
                        </w:rPr>
                      </w:ins>
                    </m:ctrlPr>
                  </m:fPr>
                  <m:num>
                    <m:r>
                      <w:ins w:id="2145" w:author="zhengping jin" w:date="2024-08-11T16:23:00Z" w16du:dateUtc="2024-08-11T08:23:00Z">
                        <w:rPr>
                          <w:rFonts w:ascii="Cambria Math" w:hAnsi="Cambria Math"/>
                        </w:rPr>
                        <m:t>2027</m:t>
                      </w:ins>
                    </m:r>
                  </m:num>
                  <m:den>
                    <m:r>
                      <w:ins w:id="2146" w:author="zhengping jin" w:date="2024-08-11T16:23:00Z" w16du:dateUtc="2024-08-11T08:23:00Z">
                        <w:rPr>
                          <w:rFonts w:ascii="Cambria Math" w:hAnsi="Cambria Math"/>
                        </w:rPr>
                        <m:t>1037</m:t>
                      </w:ins>
                    </m:r>
                  </m:den>
                </m:f>
              </m:e>
            </m:box>
          </m:e>
        </m:d>
      </m:oMath>
      <w:ins w:id="2147" w:author="zhengping jin" w:date="2024-08-11T16:23:00Z" w16du:dateUtc="2024-08-11T08:23:00Z">
        <w:r w:rsidR="003D5F7A">
          <w:rPr>
            <w:rFonts w:ascii="Times New Roman" w:hAnsi="Times New Roman" w:hint="eastAsia"/>
            <w:bCs/>
            <w:iCs/>
          </w:rPr>
          <w:t>=</w:t>
        </w:r>
      </w:ins>
      <m:oMath>
        <m:d>
          <m:dPr>
            <m:ctrlPr>
              <w:ins w:id="2148" w:author="zhengping jin" w:date="2024-08-11T16:23:00Z" w16du:dateUtc="2024-08-11T08:23:00Z">
                <w:rPr>
                  <w:rFonts w:ascii="Cambria Math" w:hAnsi="Cambria Math"/>
                  <w:bCs/>
                  <w:i/>
                  <w:iCs/>
                </w:rPr>
              </w:ins>
            </m:ctrlPr>
          </m:dPr>
          <m:e>
            <m:box>
              <m:boxPr>
                <m:ctrlPr>
                  <w:ins w:id="2149" w:author="zhengping jin" w:date="2024-08-11T16:23:00Z" w16du:dateUtc="2024-08-11T08:23:00Z">
                    <w:rPr>
                      <w:rFonts w:ascii="Cambria Math" w:hAnsi="Cambria Math"/>
                      <w:bCs/>
                      <w:i/>
                      <w:iCs/>
                    </w:rPr>
                  </w:ins>
                </m:ctrlPr>
              </m:boxPr>
              <m:e>
                <m:argPr>
                  <m:argSz m:val="-1"/>
                </m:argPr>
                <m:f>
                  <m:fPr>
                    <m:ctrlPr>
                      <w:ins w:id="2150" w:author="zhengping jin" w:date="2024-08-11T16:23:00Z" w16du:dateUtc="2024-08-11T08:23:00Z">
                        <w:rPr>
                          <w:rFonts w:ascii="Cambria Math" w:hAnsi="Cambria Math"/>
                          <w:bCs/>
                          <w:i/>
                          <w:iCs/>
                        </w:rPr>
                      </w:ins>
                    </m:ctrlPr>
                  </m:fPr>
                  <m:num>
                    <m:r>
                      <w:ins w:id="2151" w:author="zhengping jin" w:date="2024-08-11T16:24:00Z" w16du:dateUtc="2024-08-11T08:24:00Z">
                        <w:rPr>
                          <w:rFonts w:ascii="Cambria Math" w:hAnsi="Cambria Math" w:hint="eastAsia"/>
                        </w:rPr>
                        <m:t>990</m:t>
                      </w:ins>
                    </m:r>
                  </m:num>
                  <m:den>
                    <m:r>
                      <w:ins w:id="2152" w:author="zhengping jin" w:date="2024-08-11T16:23:00Z" w16du:dateUtc="2024-08-11T08:23:00Z">
                        <w:rPr>
                          <w:rFonts w:ascii="Cambria Math" w:hAnsi="Cambria Math"/>
                        </w:rPr>
                        <m:t>1037</m:t>
                      </w:ins>
                    </m:r>
                  </m:den>
                </m:f>
              </m:e>
            </m:box>
          </m:e>
        </m:d>
      </m:oMath>
      <w:ins w:id="2153" w:author="zhengping jin" w:date="2024-08-11T16:24:00Z" w16du:dateUtc="2024-08-11T08:24:00Z">
        <w:r w:rsidR="003D5F7A">
          <w:rPr>
            <w:rFonts w:ascii="Times New Roman" w:hAnsi="Times New Roman" w:hint="eastAsia"/>
            <w:bCs/>
            <w:iCs/>
          </w:rPr>
          <w:t>=</w:t>
        </w:r>
      </w:ins>
      <m:oMath>
        <m:d>
          <m:dPr>
            <m:ctrlPr>
              <w:ins w:id="2154" w:author="zhengping jin" w:date="2024-08-11T16:24:00Z" w16du:dateUtc="2024-08-11T08:24:00Z">
                <w:rPr>
                  <w:rFonts w:ascii="Cambria Math" w:hAnsi="Cambria Math"/>
                  <w:bCs/>
                  <w:i/>
                  <w:iCs/>
                </w:rPr>
              </w:ins>
            </m:ctrlPr>
          </m:dPr>
          <m:e>
            <m:box>
              <m:boxPr>
                <m:ctrlPr>
                  <w:ins w:id="2155" w:author="zhengping jin" w:date="2024-08-11T16:24:00Z" w16du:dateUtc="2024-08-11T08:24:00Z">
                    <w:rPr>
                      <w:rFonts w:ascii="Cambria Math" w:hAnsi="Cambria Math"/>
                      <w:bCs/>
                      <w:i/>
                      <w:iCs/>
                    </w:rPr>
                  </w:ins>
                </m:ctrlPr>
              </m:boxPr>
              <m:e>
                <m:argPr>
                  <m:argSz m:val="-1"/>
                </m:argPr>
                <m:f>
                  <m:fPr>
                    <m:ctrlPr>
                      <w:ins w:id="2156" w:author="zhengping jin" w:date="2024-08-11T16:24:00Z" w16du:dateUtc="2024-08-11T08:24:00Z">
                        <w:rPr>
                          <w:rFonts w:ascii="Cambria Math" w:hAnsi="Cambria Math"/>
                          <w:bCs/>
                          <w:i/>
                          <w:iCs/>
                        </w:rPr>
                      </w:ins>
                    </m:ctrlPr>
                  </m:fPr>
                  <m:num>
                    <m:r>
                      <w:ins w:id="2157" w:author="zhengping jin" w:date="2024-08-11T16:24:00Z" w16du:dateUtc="2024-08-11T08:24:00Z">
                        <w:rPr>
                          <w:rFonts w:ascii="Cambria Math" w:hAnsi="Cambria Math" w:hint="eastAsia"/>
                        </w:rPr>
                        <m:t>2</m:t>
                      </w:ins>
                    </m:r>
                  </m:num>
                  <m:den>
                    <m:r>
                      <w:ins w:id="2158" w:author="zhengping jin" w:date="2024-08-11T16:24:00Z" w16du:dateUtc="2024-08-11T08:24:00Z">
                        <w:rPr>
                          <w:rFonts w:ascii="Cambria Math" w:hAnsi="Cambria Math"/>
                        </w:rPr>
                        <m:t>1037</m:t>
                      </w:ins>
                    </m:r>
                  </m:den>
                </m:f>
              </m:e>
            </m:box>
          </m:e>
        </m:d>
        <m:d>
          <m:dPr>
            <m:ctrlPr>
              <w:ins w:id="2159" w:author="zhengping jin" w:date="2024-08-11T16:27:00Z" w16du:dateUtc="2024-08-11T08:27:00Z">
                <w:rPr>
                  <w:rFonts w:ascii="Cambria Math" w:hAnsi="Cambria Math"/>
                  <w:bCs/>
                  <w:i/>
                  <w:iCs/>
                </w:rPr>
              </w:ins>
            </m:ctrlPr>
          </m:dPr>
          <m:e>
            <m:box>
              <m:boxPr>
                <m:ctrlPr>
                  <w:ins w:id="2160" w:author="zhengping jin" w:date="2024-08-11T16:27:00Z" w16du:dateUtc="2024-08-11T08:27:00Z">
                    <w:rPr>
                      <w:rFonts w:ascii="Cambria Math" w:hAnsi="Cambria Math"/>
                      <w:bCs/>
                      <w:i/>
                      <w:iCs/>
                    </w:rPr>
                  </w:ins>
                </m:ctrlPr>
              </m:boxPr>
              <m:e>
                <m:argPr>
                  <m:argSz m:val="-1"/>
                </m:argPr>
                <m:f>
                  <m:fPr>
                    <m:ctrlPr>
                      <w:ins w:id="2161" w:author="zhengping jin" w:date="2024-08-11T16:27:00Z" w16du:dateUtc="2024-08-11T08:27:00Z">
                        <w:rPr>
                          <w:rFonts w:ascii="Cambria Math" w:hAnsi="Cambria Math"/>
                          <w:bCs/>
                          <w:i/>
                          <w:iCs/>
                        </w:rPr>
                      </w:ins>
                    </m:ctrlPr>
                  </m:fPr>
                  <m:num>
                    <m:sSup>
                      <m:sSupPr>
                        <m:ctrlPr>
                          <w:ins w:id="2162" w:author="zhengping jin" w:date="2024-08-11T16:27:00Z" w16du:dateUtc="2024-08-11T08:27:00Z">
                            <w:rPr>
                              <w:rFonts w:ascii="Cambria Math" w:hAnsi="Cambria Math"/>
                              <w:bCs/>
                              <w:i/>
                              <w:iCs/>
                            </w:rPr>
                          </w:ins>
                        </m:ctrlPr>
                      </m:sSupPr>
                      <m:e>
                        <m:r>
                          <w:ins w:id="2163" w:author="zhengping jin" w:date="2024-08-11T16:27:00Z" w16du:dateUtc="2024-08-11T08:27:00Z">
                            <w:rPr>
                              <w:rFonts w:ascii="Cambria Math" w:hAnsi="Cambria Math" w:hint="eastAsia"/>
                            </w:rPr>
                            <m:t>3</m:t>
                          </w:ins>
                        </m:r>
                      </m:e>
                      <m:sup>
                        <m:r>
                          <w:ins w:id="2164" w:author="zhengping jin" w:date="2024-08-11T16:27:00Z" w16du:dateUtc="2024-08-11T08:27:00Z">
                            <w:rPr>
                              <w:rFonts w:ascii="Cambria Math" w:hAnsi="Cambria Math" w:hint="eastAsia"/>
                            </w:rPr>
                            <m:t>2</m:t>
                          </w:ins>
                        </m:r>
                      </m:sup>
                    </m:sSup>
                  </m:num>
                  <m:den>
                    <m:r>
                      <w:ins w:id="2165" w:author="zhengping jin" w:date="2024-08-11T16:27:00Z" w16du:dateUtc="2024-08-11T08:27:00Z">
                        <w:rPr>
                          <w:rFonts w:ascii="Cambria Math" w:hAnsi="Cambria Math" w:hint="eastAsia"/>
                        </w:rPr>
                        <m:t>1037</m:t>
                      </w:ins>
                    </m:r>
                  </m:den>
                </m:f>
              </m:e>
            </m:box>
          </m:e>
        </m:d>
        <m:d>
          <m:dPr>
            <m:ctrlPr>
              <w:ins w:id="2166" w:author="zhengping jin" w:date="2024-08-11T16:25:00Z" w16du:dateUtc="2024-08-11T08:25:00Z">
                <w:rPr>
                  <w:rFonts w:ascii="Cambria Math" w:hAnsi="Cambria Math"/>
                  <w:bCs/>
                  <w:i/>
                  <w:iCs/>
                </w:rPr>
              </w:ins>
            </m:ctrlPr>
          </m:dPr>
          <m:e>
            <m:box>
              <m:boxPr>
                <m:ctrlPr>
                  <w:ins w:id="2167" w:author="zhengping jin" w:date="2024-08-11T16:25:00Z" w16du:dateUtc="2024-08-11T08:25:00Z">
                    <w:rPr>
                      <w:rFonts w:ascii="Cambria Math" w:hAnsi="Cambria Math"/>
                      <w:bCs/>
                      <w:i/>
                      <w:iCs/>
                    </w:rPr>
                  </w:ins>
                </m:ctrlPr>
              </m:boxPr>
              <m:e>
                <m:argPr>
                  <m:argSz m:val="-1"/>
                </m:argPr>
                <m:f>
                  <m:fPr>
                    <m:ctrlPr>
                      <w:ins w:id="2168" w:author="zhengping jin" w:date="2024-08-11T16:25:00Z" w16du:dateUtc="2024-08-11T08:25:00Z">
                        <w:rPr>
                          <w:rFonts w:ascii="Cambria Math" w:hAnsi="Cambria Math"/>
                          <w:bCs/>
                          <w:i/>
                          <w:iCs/>
                        </w:rPr>
                      </w:ins>
                    </m:ctrlPr>
                  </m:fPr>
                  <m:num>
                    <m:r>
                      <w:ins w:id="2169" w:author="zhengping jin" w:date="2024-08-11T16:27:00Z" w16du:dateUtc="2024-08-11T08:27:00Z">
                        <w:rPr>
                          <w:rFonts w:ascii="Cambria Math" w:hAnsi="Cambria Math" w:hint="eastAsia"/>
                        </w:rPr>
                        <m:t>5</m:t>
                      </w:ins>
                    </m:r>
                  </m:num>
                  <m:den>
                    <m:r>
                      <w:ins w:id="2170" w:author="zhengping jin" w:date="2024-08-11T16:25:00Z" w16du:dateUtc="2024-08-11T08:25:00Z">
                        <w:rPr>
                          <w:rFonts w:ascii="Cambria Math" w:hAnsi="Cambria Math"/>
                        </w:rPr>
                        <m:t>1037</m:t>
                      </w:ins>
                    </m:r>
                  </m:den>
                </m:f>
              </m:e>
            </m:box>
          </m:e>
        </m:d>
        <m:d>
          <m:dPr>
            <m:ctrlPr>
              <w:ins w:id="2171" w:author="zhengping jin" w:date="2024-08-11T16:27:00Z" w16du:dateUtc="2024-08-11T08:27:00Z">
                <w:rPr>
                  <w:rFonts w:ascii="Cambria Math" w:hAnsi="Cambria Math"/>
                  <w:bCs/>
                  <w:i/>
                  <w:iCs/>
                </w:rPr>
              </w:ins>
            </m:ctrlPr>
          </m:dPr>
          <m:e>
            <m:box>
              <m:boxPr>
                <m:ctrlPr>
                  <w:ins w:id="2172" w:author="zhengping jin" w:date="2024-08-11T16:27:00Z" w16du:dateUtc="2024-08-11T08:27:00Z">
                    <w:rPr>
                      <w:rFonts w:ascii="Cambria Math" w:hAnsi="Cambria Math"/>
                      <w:bCs/>
                      <w:i/>
                      <w:iCs/>
                    </w:rPr>
                  </w:ins>
                </m:ctrlPr>
              </m:boxPr>
              <m:e>
                <m:argPr>
                  <m:argSz m:val="-1"/>
                </m:argPr>
                <m:f>
                  <m:fPr>
                    <m:ctrlPr>
                      <w:ins w:id="2173" w:author="zhengping jin" w:date="2024-08-11T16:27:00Z" w16du:dateUtc="2024-08-11T08:27:00Z">
                        <w:rPr>
                          <w:rFonts w:ascii="Cambria Math" w:hAnsi="Cambria Math"/>
                          <w:bCs/>
                          <w:i/>
                          <w:iCs/>
                        </w:rPr>
                      </w:ins>
                    </m:ctrlPr>
                  </m:fPr>
                  <m:num>
                    <m:r>
                      <w:ins w:id="2174" w:author="zhengping jin" w:date="2024-08-11T16:27:00Z" w16du:dateUtc="2024-08-11T08:27:00Z">
                        <w:rPr>
                          <w:rFonts w:ascii="Cambria Math" w:hAnsi="Cambria Math" w:hint="eastAsia"/>
                        </w:rPr>
                        <m:t>11</m:t>
                      </w:ins>
                    </m:r>
                  </m:num>
                  <m:den>
                    <m:r>
                      <w:ins w:id="2175" w:author="zhengping jin" w:date="2024-08-11T16:27:00Z" w16du:dateUtc="2024-08-11T08:27:00Z">
                        <w:rPr>
                          <w:rFonts w:ascii="Cambria Math" w:hAnsi="Cambria Math" w:hint="eastAsia"/>
                        </w:rPr>
                        <m:t>103</m:t>
                      </w:ins>
                    </m:r>
                    <m:r>
                      <w:ins w:id="2176" w:author="zhengping jin" w:date="2024-08-11T16:28:00Z" w16du:dateUtc="2024-08-11T08:28:00Z">
                        <w:rPr>
                          <w:rFonts w:ascii="Cambria Math" w:hAnsi="Cambria Math" w:hint="eastAsia"/>
                        </w:rPr>
                        <m:t>7</m:t>
                      </w:ins>
                    </m:r>
                  </m:den>
                </m:f>
              </m:e>
            </m:box>
          </m:e>
        </m:d>
      </m:oMath>
      <w:del w:id="2177" w:author="zhengping jin" w:date="2024-08-11T16:28:00Z" w16du:dateUtc="2024-08-11T08:28:00Z">
        <w:r w:rsidR="00FB49DC" w:rsidRPr="006D722E" w:rsidDel="003D5F7A">
          <w:rPr>
            <w:rFonts w:ascii="Times New Roman" w:hAnsi="Times New Roman"/>
            <w:position w:val="-32"/>
          </w:rPr>
          <w:object w:dxaOrig="5140" w:dyaOrig="760" w14:anchorId="5C336C04">
            <v:shape id="_x0000_i1227" type="#_x0000_t75" style="width:257pt;height:38.3pt" o:ole="">
              <v:imagedata r:id="rId619" o:title=""/>
            </v:shape>
            <o:OLEObject Type="Embed" ProgID="Equation.DSMT4" ShapeID="_x0000_i1227" DrawAspect="Content" ObjectID="_1790422386" r:id="rId620"/>
          </w:object>
        </w:r>
      </w:del>
      <w:ins w:id="2178" w:author="zhengping jin" w:date="2024-08-11T16:28:00Z" w16du:dateUtc="2024-08-11T08:28:00Z">
        <w:r w:rsidR="003D5F7A">
          <w:rPr>
            <w:rFonts w:ascii="Times New Roman" w:hAnsi="Times New Roman" w:hint="eastAsia"/>
          </w:rPr>
          <w:t>=</w:t>
        </w:r>
      </w:ins>
      <m:oMath>
        <m:d>
          <m:dPr>
            <m:ctrlPr>
              <w:ins w:id="2179" w:author="zhengping jin" w:date="2024-08-11T16:28:00Z" w16du:dateUtc="2024-08-11T08:28:00Z">
                <w:rPr>
                  <w:rFonts w:ascii="Cambria Math" w:hAnsi="Cambria Math"/>
                  <w:bCs/>
                  <w:i/>
                  <w:iCs/>
                </w:rPr>
              </w:ins>
            </m:ctrlPr>
          </m:dPr>
          <m:e>
            <m:box>
              <m:boxPr>
                <m:ctrlPr>
                  <w:ins w:id="2180" w:author="zhengping jin" w:date="2024-08-11T16:28:00Z" w16du:dateUtc="2024-08-11T08:28:00Z">
                    <w:rPr>
                      <w:rFonts w:ascii="Cambria Math" w:hAnsi="Cambria Math"/>
                      <w:bCs/>
                      <w:i/>
                      <w:iCs/>
                    </w:rPr>
                  </w:ins>
                </m:ctrlPr>
              </m:boxPr>
              <m:e>
                <m:argPr>
                  <m:argSz m:val="-1"/>
                </m:argPr>
                <m:f>
                  <m:fPr>
                    <m:ctrlPr>
                      <w:ins w:id="2181" w:author="zhengping jin" w:date="2024-08-11T16:28:00Z" w16du:dateUtc="2024-08-11T08:28:00Z">
                        <w:rPr>
                          <w:rFonts w:ascii="Cambria Math" w:hAnsi="Cambria Math"/>
                          <w:bCs/>
                          <w:i/>
                          <w:iCs/>
                        </w:rPr>
                      </w:ins>
                    </m:ctrlPr>
                  </m:fPr>
                  <m:num>
                    <m:r>
                      <w:ins w:id="2182" w:author="zhengping jin" w:date="2024-08-11T16:28:00Z" w16du:dateUtc="2024-08-11T08:28:00Z">
                        <w:rPr>
                          <w:rFonts w:ascii="Cambria Math" w:hAnsi="Cambria Math" w:hint="eastAsia"/>
                        </w:rPr>
                        <m:t>2</m:t>
                      </w:ins>
                    </m:r>
                  </m:num>
                  <m:den>
                    <m:r>
                      <w:ins w:id="2183" w:author="zhengping jin" w:date="2024-08-11T16:28:00Z" w16du:dateUtc="2024-08-11T08:28:00Z">
                        <w:rPr>
                          <w:rFonts w:ascii="Cambria Math" w:hAnsi="Cambria Math"/>
                        </w:rPr>
                        <m:t>1037</m:t>
                      </w:ins>
                    </m:r>
                  </m:den>
                </m:f>
              </m:e>
            </m:box>
          </m:e>
        </m:d>
        <m:d>
          <m:dPr>
            <m:ctrlPr>
              <w:ins w:id="2184" w:author="zhengping jin" w:date="2024-08-11T16:28:00Z" w16du:dateUtc="2024-08-11T08:28:00Z">
                <w:rPr>
                  <w:rFonts w:ascii="Cambria Math" w:hAnsi="Cambria Math"/>
                  <w:bCs/>
                  <w:i/>
                  <w:iCs/>
                </w:rPr>
              </w:ins>
            </m:ctrlPr>
          </m:dPr>
          <m:e>
            <m:box>
              <m:boxPr>
                <m:ctrlPr>
                  <w:ins w:id="2185" w:author="zhengping jin" w:date="2024-08-11T16:28:00Z" w16du:dateUtc="2024-08-11T08:28:00Z">
                    <w:rPr>
                      <w:rFonts w:ascii="Cambria Math" w:hAnsi="Cambria Math"/>
                      <w:bCs/>
                      <w:i/>
                      <w:iCs/>
                    </w:rPr>
                  </w:ins>
                </m:ctrlPr>
              </m:boxPr>
              <m:e>
                <m:argPr>
                  <m:argSz m:val="-1"/>
                </m:argPr>
                <m:f>
                  <m:fPr>
                    <m:ctrlPr>
                      <w:ins w:id="2186" w:author="zhengping jin" w:date="2024-08-11T16:28:00Z" w16du:dateUtc="2024-08-11T08:28:00Z">
                        <w:rPr>
                          <w:rFonts w:ascii="Cambria Math" w:hAnsi="Cambria Math"/>
                          <w:bCs/>
                          <w:i/>
                          <w:iCs/>
                        </w:rPr>
                      </w:ins>
                    </m:ctrlPr>
                  </m:fPr>
                  <m:num>
                    <m:r>
                      <w:ins w:id="2187" w:author="zhengping jin" w:date="2024-08-11T16:28:00Z" w16du:dateUtc="2024-08-11T08:28:00Z">
                        <w:rPr>
                          <w:rFonts w:ascii="Cambria Math" w:hAnsi="Cambria Math" w:hint="eastAsia"/>
                        </w:rPr>
                        <m:t>5</m:t>
                      </w:ins>
                    </m:r>
                  </m:num>
                  <m:den>
                    <m:r>
                      <w:ins w:id="2188" w:author="zhengping jin" w:date="2024-08-11T16:28:00Z" w16du:dateUtc="2024-08-11T08:28:00Z">
                        <w:rPr>
                          <w:rFonts w:ascii="Cambria Math" w:hAnsi="Cambria Math"/>
                        </w:rPr>
                        <m:t>1037</m:t>
                      </w:ins>
                    </m:r>
                  </m:den>
                </m:f>
              </m:e>
            </m:box>
          </m:e>
        </m:d>
        <m:d>
          <m:dPr>
            <m:ctrlPr>
              <w:ins w:id="2189" w:author="zhengping jin" w:date="2024-08-11T16:28:00Z" w16du:dateUtc="2024-08-11T08:28:00Z">
                <w:rPr>
                  <w:rFonts w:ascii="Cambria Math" w:hAnsi="Cambria Math"/>
                  <w:bCs/>
                  <w:i/>
                  <w:iCs/>
                </w:rPr>
              </w:ins>
            </m:ctrlPr>
          </m:dPr>
          <m:e>
            <m:box>
              <m:boxPr>
                <m:ctrlPr>
                  <w:ins w:id="2190" w:author="zhengping jin" w:date="2024-08-11T16:28:00Z" w16du:dateUtc="2024-08-11T08:28:00Z">
                    <w:rPr>
                      <w:rFonts w:ascii="Cambria Math" w:hAnsi="Cambria Math"/>
                      <w:bCs/>
                      <w:i/>
                      <w:iCs/>
                    </w:rPr>
                  </w:ins>
                </m:ctrlPr>
              </m:boxPr>
              <m:e>
                <m:argPr>
                  <m:argSz m:val="-1"/>
                </m:argPr>
                <m:f>
                  <m:fPr>
                    <m:ctrlPr>
                      <w:ins w:id="2191" w:author="zhengping jin" w:date="2024-08-11T16:28:00Z" w16du:dateUtc="2024-08-11T08:28:00Z">
                        <w:rPr>
                          <w:rFonts w:ascii="Cambria Math" w:hAnsi="Cambria Math"/>
                          <w:bCs/>
                          <w:i/>
                          <w:iCs/>
                        </w:rPr>
                      </w:ins>
                    </m:ctrlPr>
                  </m:fPr>
                  <m:num>
                    <m:r>
                      <w:ins w:id="2192" w:author="zhengping jin" w:date="2024-08-11T16:28:00Z" w16du:dateUtc="2024-08-11T08:28:00Z">
                        <w:rPr>
                          <w:rFonts w:ascii="Cambria Math" w:hAnsi="Cambria Math" w:hint="eastAsia"/>
                        </w:rPr>
                        <m:t>11</m:t>
                      </w:ins>
                    </m:r>
                  </m:num>
                  <m:den>
                    <m:r>
                      <w:ins w:id="2193" w:author="zhengping jin" w:date="2024-08-11T16:28:00Z" w16du:dateUtc="2024-08-11T08:28:00Z">
                        <w:rPr>
                          <w:rFonts w:ascii="Cambria Math" w:hAnsi="Cambria Math" w:hint="eastAsia"/>
                        </w:rPr>
                        <m:t>1037</m:t>
                      </w:ins>
                    </m:r>
                  </m:den>
                </m:f>
              </m:e>
            </m:box>
          </m:e>
        </m:d>
      </m:oMath>
      <w:ins w:id="2194" w:author="zhengping jin" w:date="2024-10-13T16:37:00Z" w16du:dateUtc="2024-10-13T08:37:00Z">
        <w:r w:rsidR="00ED273C">
          <w:rPr>
            <w:rFonts w:ascii="Times New Roman" w:hAnsi="Times New Roman" w:hint="eastAsia"/>
            <w:bCs/>
            <w:iCs/>
          </w:rPr>
          <w:t>.</w:t>
        </w:r>
      </w:ins>
    </w:p>
    <w:p w14:paraId="0875CDFB" w14:textId="0CAAFC97" w:rsidR="00FB49DC" w:rsidRPr="006D722E" w:rsidRDefault="00FB49DC">
      <w:pPr>
        <w:snapToGrid w:val="0"/>
        <w:spacing w:line="360" w:lineRule="auto"/>
        <w:ind w:firstLineChars="202" w:firstLine="424"/>
        <w:jc w:val="left"/>
        <w:rPr>
          <w:rFonts w:ascii="Times New Roman" w:hAnsi="Times New Roman"/>
        </w:rPr>
        <w:pPrChange w:id="2195" w:author="zhengping jin" w:date="2024-08-11T16:28:00Z" w16du:dateUtc="2024-08-11T08:28:00Z">
          <w:pPr>
            <w:snapToGrid w:val="0"/>
            <w:spacing w:line="360" w:lineRule="auto"/>
            <w:ind w:firstLineChars="400" w:firstLine="840"/>
            <w:jc w:val="left"/>
          </w:pPr>
        </w:pPrChange>
      </w:pPr>
      <w:r w:rsidRPr="006D722E">
        <w:rPr>
          <w:rFonts w:ascii="Times New Roman" w:hAnsi="Times New Roman"/>
        </w:rPr>
        <w:t>由</w:t>
      </w:r>
      <w:r w:rsidR="00462663" w:rsidRPr="00462663">
        <w:rPr>
          <w:rFonts w:ascii="Times New Roman" w:hAnsi="Times New Roman"/>
        </w:rPr>
        <w:t>定理</w:t>
      </w:r>
      <w:r w:rsidR="00462663" w:rsidRPr="00462663">
        <w:rPr>
          <w:rFonts w:ascii="Times New Roman" w:hAnsi="Times New Roman" w:hint="eastAsia"/>
        </w:rPr>
        <w:t>3</w:t>
      </w:r>
      <w:r w:rsidR="00462663" w:rsidRPr="00462663">
        <w:rPr>
          <w:rFonts w:ascii="Times New Roman" w:hAnsi="Times New Roman"/>
        </w:rPr>
        <w:t>.3.6</w:t>
      </w:r>
      <w:r w:rsidRPr="006D722E">
        <w:rPr>
          <w:rFonts w:ascii="Times New Roman" w:hAnsi="Times New Roman"/>
        </w:rPr>
        <w:t>，我们有</w:t>
      </w:r>
      <m:oMath>
        <m:d>
          <m:dPr>
            <m:ctrlPr>
              <w:ins w:id="2196" w:author="zhengping jin" w:date="2024-08-11T16:28:00Z" w16du:dateUtc="2024-08-11T08:28:00Z">
                <w:rPr>
                  <w:rFonts w:ascii="Cambria Math" w:hAnsi="Cambria Math"/>
                  <w:bCs/>
                  <w:i/>
                  <w:iCs/>
                </w:rPr>
              </w:ins>
            </m:ctrlPr>
          </m:dPr>
          <m:e>
            <m:box>
              <m:boxPr>
                <m:ctrlPr>
                  <w:ins w:id="2197" w:author="zhengping jin" w:date="2024-08-11T16:28:00Z" w16du:dateUtc="2024-08-11T08:28:00Z">
                    <w:rPr>
                      <w:rFonts w:ascii="Cambria Math" w:hAnsi="Cambria Math"/>
                      <w:bCs/>
                      <w:i/>
                      <w:iCs/>
                    </w:rPr>
                  </w:ins>
                </m:ctrlPr>
              </m:boxPr>
              <m:e>
                <m:argPr>
                  <m:argSz m:val="-1"/>
                </m:argPr>
                <m:f>
                  <m:fPr>
                    <m:ctrlPr>
                      <w:ins w:id="2198" w:author="zhengping jin" w:date="2024-08-11T16:28:00Z" w16du:dateUtc="2024-08-11T08:28:00Z">
                        <w:rPr>
                          <w:rFonts w:ascii="Cambria Math" w:hAnsi="Cambria Math"/>
                          <w:bCs/>
                          <w:i/>
                          <w:iCs/>
                        </w:rPr>
                      </w:ins>
                    </m:ctrlPr>
                  </m:fPr>
                  <m:num>
                    <m:r>
                      <w:ins w:id="2199" w:author="zhengping jin" w:date="2024-08-11T16:28:00Z" w16du:dateUtc="2024-08-11T08:28:00Z">
                        <w:rPr>
                          <w:rFonts w:ascii="Cambria Math" w:hAnsi="Cambria Math" w:hint="eastAsia"/>
                        </w:rPr>
                        <m:t>2</m:t>
                      </w:ins>
                    </m:r>
                  </m:num>
                  <m:den>
                    <m:r>
                      <w:ins w:id="2200" w:author="zhengping jin" w:date="2024-08-11T16:28:00Z" w16du:dateUtc="2024-08-11T08:28:00Z">
                        <w:rPr>
                          <w:rFonts w:ascii="Cambria Math" w:hAnsi="Cambria Math"/>
                        </w:rPr>
                        <m:t>1037</m:t>
                      </w:ins>
                    </m:r>
                  </m:den>
                </m:f>
              </m:e>
            </m:box>
          </m:e>
        </m:d>
        <m:r>
          <w:ins w:id="2201" w:author="zhengping jin" w:date="2024-08-11T16:28:00Z" w16du:dateUtc="2024-08-11T08:28:00Z">
            <w:rPr>
              <w:rFonts w:ascii="Cambria Math" w:hAnsi="Cambria Math" w:hint="eastAsia"/>
            </w:rPr>
            <m:t>=</m:t>
          </w:ins>
        </m:r>
        <m:sSup>
          <m:sSupPr>
            <m:ctrlPr>
              <w:ins w:id="2202" w:author="zhengping jin" w:date="2024-08-11T16:29:00Z" w16du:dateUtc="2024-08-11T08:29:00Z">
                <w:rPr>
                  <w:rFonts w:ascii="Cambria Math" w:hAnsi="Cambria Math"/>
                  <w:bCs/>
                  <w:i/>
                  <w:iCs/>
                </w:rPr>
              </w:ins>
            </m:ctrlPr>
          </m:sSupPr>
          <m:e>
            <m:r>
              <w:ins w:id="2203" w:author="zhengping jin" w:date="2024-08-11T16:29:00Z" w16du:dateUtc="2024-08-11T08:29:00Z">
                <m:rPr>
                  <m:sty m:val="p"/>
                </m:rPr>
                <w:rPr>
                  <w:rFonts w:ascii="Cambria Math" w:hAnsi="Cambria Math" w:hint="eastAsia"/>
                </w:rPr>
                <m:t>（</m:t>
              </w:ins>
            </m:r>
            <m:r>
              <w:ins w:id="2204" w:author="zhengping jin" w:date="2024-08-11T16:29:00Z" w16du:dateUtc="2024-08-11T08:29:00Z">
                <m:rPr>
                  <m:sty m:val="p"/>
                </m:rPr>
                <w:rPr>
                  <w:rFonts w:ascii="Cambria Math" w:hAnsi="Cambria Math" w:cs="Cambria Math"/>
                </w:rPr>
                <m:t>-</m:t>
              </w:ins>
            </m:r>
            <m:r>
              <w:ins w:id="2205" w:author="zhengping jin" w:date="2024-08-11T16:29:00Z" w16du:dateUtc="2024-08-11T08:29:00Z">
                <m:rPr>
                  <m:sty m:val="p"/>
                </m:rPr>
                <w:rPr>
                  <w:rFonts w:ascii="Cambria Math" w:hAnsi="Cambria Math" w:hint="eastAsia"/>
                </w:rPr>
                <m:t>1</m:t>
              </w:ins>
            </m:r>
            <m:r>
              <w:ins w:id="2206" w:author="zhengping jin" w:date="2024-08-11T16:29:00Z" w16du:dateUtc="2024-08-11T08:29:00Z">
                <m:rPr>
                  <m:sty m:val="p"/>
                </m:rPr>
                <w:rPr>
                  <w:rFonts w:ascii="Cambria Math" w:hAnsi="Cambria Math" w:hint="eastAsia"/>
                </w:rPr>
                <m:t>）</m:t>
              </w:ins>
            </m:r>
          </m:e>
          <m:sup>
            <m:f>
              <m:fPr>
                <m:ctrlPr>
                  <w:ins w:id="2207" w:author="zhengping jin" w:date="2024-08-11T16:29:00Z" w16du:dateUtc="2024-08-11T08:29:00Z">
                    <w:rPr>
                      <w:rFonts w:ascii="Cambria Math" w:hAnsi="Cambria Math"/>
                      <w:bCs/>
                      <w:i/>
                      <w:iCs/>
                    </w:rPr>
                  </w:ins>
                </m:ctrlPr>
              </m:fPr>
              <m:num>
                <m:sSup>
                  <m:sSupPr>
                    <m:ctrlPr>
                      <w:ins w:id="2208" w:author="zhengping jin" w:date="2024-08-11T16:29:00Z" w16du:dateUtc="2024-08-11T08:29:00Z">
                        <w:rPr>
                          <w:rFonts w:ascii="Cambria Math" w:hAnsi="Cambria Math"/>
                          <w:bCs/>
                          <w:i/>
                          <w:iCs/>
                        </w:rPr>
                      </w:ins>
                    </m:ctrlPr>
                  </m:sSupPr>
                  <m:e>
                    <m:r>
                      <w:ins w:id="2209" w:author="zhengping jin" w:date="2024-08-11T16:29:00Z" w16du:dateUtc="2024-08-11T08:29:00Z">
                        <w:rPr>
                          <w:rFonts w:ascii="Cambria Math" w:hAnsi="Cambria Math" w:hint="eastAsia"/>
                        </w:rPr>
                        <m:t>1037</m:t>
                      </w:ins>
                    </m:r>
                  </m:e>
                  <m:sup>
                    <m:r>
                      <w:ins w:id="2210" w:author="zhengping jin" w:date="2024-08-11T16:30:00Z" w16du:dateUtc="2024-08-11T08:30:00Z">
                        <w:rPr>
                          <w:rFonts w:ascii="Cambria Math" w:hAnsi="Cambria Math" w:hint="eastAsia"/>
                        </w:rPr>
                        <m:t>2</m:t>
                      </w:ins>
                    </m:r>
                  </m:sup>
                </m:sSup>
                <m:r>
                  <w:ins w:id="2211" w:author="zhengping jin" w:date="2024-08-11T16:30:00Z" w16du:dateUtc="2024-08-11T08:30:00Z">
                    <w:rPr>
                      <w:rFonts w:ascii="Cambria Math" w:hAnsi="Cambria Math" w:cs="Cambria Math"/>
                    </w:rPr>
                    <m:t>-</m:t>
                  </w:ins>
                </m:r>
                <m:r>
                  <w:ins w:id="2212" w:author="zhengping jin" w:date="2024-08-11T16:30:00Z" w16du:dateUtc="2024-08-11T08:30:00Z">
                    <w:rPr>
                      <w:rFonts w:ascii="Cambria Math" w:hAnsi="Cambria Math" w:hint="eastAsia"/>
                    </w:rPr>
                    <m:t>1</m:t>
                  </w:ins>
                </m:r>
              </m:num>
              <m:den>
                <m:r>
                  <w:ins w:id="2213" w:author="zhengping jin" w:date="2024-08-11T16:30:00Z" w16du:dateUtc="2024-08-11T08:30:00Z">
                    <w:rPr>
                      <w:rFonts w:ascii="Cambria Math" w:hAnsi="Cambria Math" w:hint="eastAsia"/>
                    </w:rPr>
                    <m:t>8</m:t>
                  </w:ins>
                </m:r>
              </m:den>
            </m:f>
          </m:sup>
        </m:sSup>
        <m:r>
          <w:ins w:id="2214" w:author="zhengping jin" w:date="2024-08-11T16:30:00Z" w16du:dateUtc="2024-08-11T08:30:00Z">
            <w:rPr>
              <w:rFonts w:ascii="Cambria Math" w:hAnsi="Cambria Math" w:hint="eastAsia"/>
            </w:rPr>
            <m:t>=</m:t>
          </w:ins>
        </m:r>
        <m:sSup>
          <m:sSupPr>
            <m:ctrlPr>
              <w:ins w:id="2215" w:author="zhengping jin" w:date="2024-08-11T16:30:00Z" w16du:dateUtc="2024-08-11T08:30:00Z">
                <w:rPr>
                  <w:rFonts w:ascii="Cambria Math" w:hAnsi="Cambria Math"/>
                  <w:bCs/>
                  <w:i/>
                  <w:iCs/>
                </w:rPr>
              </w:ins>
            </m:ctrlPr>
          </m:sSupPr>
          <m:e>
            <m:r>
              <w:ins w:id="2216" w:author="zhengping jin" w:date="2024-08-11T16:30:00Z" w16du:dateUtc="2024-08-11T08:30:00Z">
                <m:rPr>
                  <m:sty m:val="p"/>
                </m:rPr>
                <w:rPr>
                  <w:rFonts w:ascii="Cambria Math" w:hAnsi="Cambria Math" w:hint="eastAsia"/>
                </w:rPr>
                <m:t>（</m:t>
              </w:ins>
            </m:r>
            <m:r>
              <w:ins w:id="2217" w:author="zhengping jin" w:date="2024-08-11T16:30:00Z" w16du:dateUtc="2024-08-11T08:30:00Z">
                <m:rPr>
                  <m:sty m:val="p"/>
                </m:rPr>
                <w:rPr>
                  <w:rFonts w:ascii="Cambria Math" w:hAnsi="Cambria Math" w:cs="Cambria Math"/>
                </w:rPr>
                <m:t>-</m:t>
              </w:ins>
            </m:r>
            <m:r>
              <w:ins w:id="2218" w:author="zhengping jin" w:date="2024-08-11T16:30:00Z" w16du:dateUtc="2024-08-11T08:30:00Z">
                <m:rPr>
                  <m:sty m:val="p"/>
                </m:rPr>
                <w:rPr>
                  <w:rFonts w:ascii="Cambria Math" w:hAnsi="Cambria Math" w:hint="eastAsia"/>
                </w:rPr>
                <m:t>1</m:t>
              </w:ins>
            </m:r>
            <m:r>
              <w:ins w:id="2219" w:author="zhengping jin" w:date="2024-08-11T16:30:00Z" w16du:dateUtc="2024-08-11T08:30:00Z">
                <m:rPr>
                  <m:sty m:val="p"/>
                </m:rPr>
                <w:rPr>
                  <w:rFonts w:ascii="Cambria Math" w:hAnsi="Cambria Math" w:hint="eastAsia"/>
                </w:rPr>
                <m:t>）</m:t>
              </w:ins>
            </m:r>
          </m:e>
          <m:sup>
            <m:f>
              <m:fPr>
                <m:ctrlPr>
                  <w:ins w:id="2220" w:author="zhengping jin" w:date="2024-08-11T16:30:00Z" w16du:dateUtc="2024-08-11T08:30:00Z">
                    <w:rPr>
                      <w:rFonts w:ascii="Cambria Math" w:hAnsi="Cambria Math"/>
                      <w:bCs/>
                      <w:i/>
                      <w:iCs/>
                    </w:rPr>
                  </w:ins>
                </m:ctrlPr>
              </m:fPr>
              <m:num>
                <m:r>
                  <w:ins w:id="2221" w:author="zhengping jin" w:date="2024-08-11T16:31:00Z" w16du:dateUtc="2024-08-11T08:31:00Z">
                    <w:rPr>
                      <w:rFonts w:ascii="Cambria Math" w:hAnsi="Cambria Math" w:hint="eastAsia"/>
                    </w:rPr>
                    <m:t>1038</m:t>
                  </w:ins>
                </m:r>
                <m:r>
                  <w:ins w:id="2222" w:author="zhengping jin" w:date="2024-08-11T16:31:00Z" w16du:dateUtc="2024-08-11T08:31:00Z">
                    <w:rPr>
                      <w:rFonts w:ascii="Cambria Math" w:hAnsi="Cambria Math"/>
                      <w:bCs/>
                      <w:i/>
                      <w:iCs/>
                    </w:rPr>
                    <w:sym w:font="Wingdings" w:char="F09E"/>
                  </w:ins>
                </m:r>
                <m:r>
                  <w:ins w:id="2223" w:author="zhengping jin" w:date="2024-08-11T16:31:00Z" w16du:dateUtc="2024-08-11T08:31:00Z">
                    <w:rPr>
                      <w:rFonts w:ascii="Cambria Math" w:hAnsi="Cambria Math" w:hint="eastAsia"/>
                    </w:rPr>
                    <m:t>1036</m:t>
                  </w:ins>
                </m:r>
              </m:num>
              <m:den>
                <m:r>
                  <w:ins w:id="2224" w:author="zhengping jin" w:date="2024-08-11T16:30:00Z" w16du:dateUtc="2024-08-11T08:30:00Z">
                    <w:rPr>
                      <w:rFonts w:ascii="Cambria Math" w:hAnsi="Cambria Math" w:hint="eastAsia"/>
                    </w:rPr>
                    <m:t>8</m:t>
                  </w:ins>
                </m:r>
              </m:den>
            </m:f>
          </m:sup>
        </m:sSup>
        <m:r>
          <w:ins w:id="2225" w:author="zhengping jin" w:date="2024-08-11T16:33:00Z" w16du:dateUtc="2024-08-11T08:33:00Z">
            <w:rPr>
              <w:rFonts w:ascii="Cambria Math" w:hAnsi="Cambria Math" w:hint="eastAsia"/>
            </w:rPr>
            <m:t>=</m:t>
          </w:ins>
        </m:r>
        <m:r>
          <w:ins w:id="2226" w:author="zhengping jin" w:date="2024-08-11T16:33:00Z" w16du:dateUtc="2024-08-11T08:33:00Z">
            <w:rPr>
              <w:rFonts w:ascii="Cambria Math" w:hAnsi="Cambria Math" w:cs="Cambria Math"/>
            </w:rPr>
            <m:t>-</m:t>
          </w:ins>
        </m:r>
        <m:r>
          <w:ins w:id="2227" w:author="zhengping jin" w:date="2024-08-11T16:33:00Z" w16du:dateUtc="2024-08-11T08:33:00Z">
            <w:rPr>
              <w:rFonts w:ascii="Cambria Math" w:hAnsi="Cambria Math" w:hint="eastAsia"/>
            </w:rPr>
            <m:t>1</m:t>
          </w:ins>
        </m:r>
      </m:oMath>
      <w:r w:rsidR="00462663">
        <w:rPr>
          <w:rFonts w:ascii="Times New Roman" w:hAnsi="Times New Roman" w:hint="eastAsia"/>
        </w:rPr>
        <w:t xml:space="preserve"> </w:t>
      </w:r>
      <w:del w:id="2228" w:author="zhengping jin" w:date="2024-08-11T16:33:00Z" w16du:dateUtc="2024-08-11T08:33:00Z">
        <w:r w:rsidRPr="006D722E" w:rsidDel="00D94FB2">
          <w:rPr>
            <w:rFonts w:ascii="Times New Roman" w:hAnsi="Times New Roman"/>
            <w:position w:val="-28"/>
          </w:rPr>
          <w:object w:dxaOrig="3440" w:dyaOrig="740" w14:anchorId="3BC3BFED">
            <v:shape id="_x0000_i1228" type="#_x0000_t75" style="width:171.8pt;height:36.45pt" o:ole="">
              <v:imagedata r:id="rId621" o:title=""/>
            </v:shape>
            <o:OLEObject Type="Embed" ProgID="Equation.DSMT4" ShapeID="_x0000_i1228" DrawAspect="Content" ObjectID="_1790422387" r:id="rId622"/>
          </w:object>
        </w:r>
      </w:del>
    </w:p>
    <w:p w14:paraId="0693EE02" w14:textId="3F49AF55" w:rsidR="00FB49DC" w:rsidRDefault="00FB49DC" w:rsidP="00D94FB2">
      <w:pPr>
        <w:snapToGrid w:val="0"/>
        <w:spacing w:line="360" w:lineRule="auto"/>
        <w:ind w:firstLineChars="202" w:firstLine="424"/>
        <w:jc w:val="left"/>
        <w:rPr>
          <w:ins w:id="2229" w:author="zhengping jin" w:date="2024-08-11T16:38:00Z" w16du:dateUtc="2024-08-11T08:38:00Z"/>
          <w:rFonts w:ascii="Times New Roman" w:hAnsi="Times New Roman"/>
          <w:bCs/>
        </w:rPr>
      </w:pPr>
      <w:r w:rsidRPr="006D722E">
        <w:rPr>
          <w:rFonts w:ascii="Times New Roman" w:hAnsi="Times New Roman"/>
        </w:rPr>
        <w:t>又有</w:t>
      </w:r>
      <w:r w:rsidR="00462663">
        <w:rPr>
          <w:rFonts w:ascii="Times New Roman" w:hAnsi="Times New Roman" w:hint="eastAsia"/>
        </w:rPr>
        <w:t xml:space="preserve"> </w:t>
      </w:r>
      <m:oMath>
        <m:d>
          <m:dPr>
            <m:ctrlPr>
              <w:ins w:id="2230" w:author="zhengping jin" w:date="2024-08-11T16:33:00Z" w16du:dateUtc="2024-08-11T08:33:00Z">
                <w:rPr>
                  <w:rFonts w:ascii="Cambria Math" w:hAnsi="Cambria Math"/>
                  <w:bCs/>
                  <w:i/>
                  <w:iCs/>
                </w:rPr>
              </w:ins>
            </m:ctrlPr>
          </m:dPr>
          <m:e>
            <m:box>
              <m:boxPr>
                <m:ctrlPr>
                  <w:ins w:id="2231" w:author="zhengping jin" w:date="2024-08-11T16:33:00Z" w16du:dateUtc="2024-08-11T08:33:00Z">
                    <w:rPr>
                      <w:rFonts w:ascii="Cambria Math" w:hAnsi="Cambria Math"/>
                      <w:bCs/>
                      <w:i/>
                      <w:iCs/>
                    </w:rPr>
                  </w:ins>
                </m:ctrlPr>
              </m:boxPr>
              <m:e>
                <m:argPr>
                  <m:argSz m:val="-1"/>
                </m:argPr>
                <m:f>
                  <m:fPr>
                    <m:ctrlPr>
                      <w:ins w:id="2232" w:author="zhengping jin" w:date="2024-08-11T16:33:00Z" w16du:dateUtc="2024-08-11T08:33:00Z">
                        <w:rPr>
                          <w:rFonts w:ascii="Cambria Math" w:hAnsi="Cambria Math"/>
                          <w:bCs/>
                          <w:i/>
                          <w:iCs/>
                        </w:rPr>
                      </w:ins>
                    </m:ctrlPr>
                  </m:fPr>
                  <m:num>
                    <m:r>
                      <w:ins w:id="2233" w:author="zhengping jin" w:date="2024-08-11T16:33:00Z" w16du:dateUtc="2024-08-11T08:33:00Z">
                        <w:rPr>
                          <w:rFonts w:ascii="Cambria Math" w:hAnsi="Cambria Math" w:hint="eastAsia"/>
                        </w:rPr>
                        <m:t>5</m:t>
                      </w:ins>
                    </m:r>
                  </m:num>
                  <m:den>
                    <m:r>
                      <w:ins w:id="2234" w:author="zhengping jin" w:date="2024-08-11T16:33:00Z" w16du:dateUtc="2024-08-11T08:33:00Z">
                        <w:rPr>
                          <w:rFonts w:ascii="Cambria Math" w:hAnsi="Cambria Math"/>
                        </w:rPr>
                        <m:t>1037</m:t>
                      </w:ins>
                    </m:r>
                  </m:den>
                </m:f>
              </m:e>
            </m:box>
          </m:e>
        </m:d>
        <m:r>
          <w:ins w:id="2235" w:author="zhengping jin" w:date="2024-08-11T16:33:00Z" w16du:dateUtc="2024-08-11T08:33:00Z">
            <w:rPr>
              <w:rFonts w:ascii="Cambria Math" w:hAnsi="Cambria Math" w:hint="eastAsia"/>
            </w:rPr>
            <m:t>=</m:t>
          </w:ins>
        </m:r>
        <m:sSup>
          <m:sSupPr>
            <m:ctrlPr>
              <w:ins w:id="2236" w:author="zhengping jin" w:date="2024-08-11T16:34:00Z" w16du:dateUtc="2024-08-11T08:34:00Z">
                <w:rPr>
                  <w:rFonts w:ascii="Cambria Math" w:hAnsi="Cambria Math"/>
                  <w:bCs/>
                  <w:i/>
                  <w:iCs/>
                </w:rPr>
              </w:ins>
            </m:ctrlPr>
          </m:sSupPr>
          <m:e>
            <m:r>
              <w:ins w:id="2237" w:author="zhengping jin" w:date="2024-08-11T16:34:00Z" w16du:dateUtc="2024-08-11T08:34:00Z">
                <m:rPr>
                  <m:sty m:val="p"/>
                </m:rPr>
                <w:rPr>
                  <w:rFonts w:ascii="Cambria Math" w:hAnsi="Cambria Math" w:hint="eastAsia"/>
                </w:rPr>
                <m:t>（</m:t>
              </w:ins>
            </m:r>
            <m:r>
              <w:ins w:id="2238" w:author="zhengping jin" w:date="2024-08-11T16:34:00Z" w16du:dateUtc="2024-08-11T08:34:00Z">
                <m:rPr>
                  <m:sty m:val="p"/>
                </m:rPr>
                <w:rPr>
                  <w:rFonts w:ascii="Cambria Math" w:hAnsi="Cambria Math" w:cs="Cambria Math"/>
                </w:rPr>
                <m:t>-</m:t>
              </w:ins>
            </m:r>
            <m:r>
              <w:ins w:id="2239" w:author="zhengping jin" w:date="2024-08-11T16:34:00Z" w16du:dateUtc="2024-08-11T08:34:00Z">
                <m:rPr>
                  <m:sty m:val="p"/>
                </m:rPr>
                <w:rPr>
                  <w:rFonts w:ascii="Cambria Math" w:hAnsi="Cambria Math" w:hint="eastAsia"/>
                </w:rPr>
                <m:t>1</m:t>
              </w:ins>
            </m:r>
            <m:r>
              <w:ins w:id="2240" w:author="zhengping jin" w:date="2024-08-11T16:34:00Z" w16du:dateUtc="2024-08-11T08:34:00Z">
                <m:rPr>
                  <m:sty m:val="p"/>
                </m:rPr>
                <w:rPr>
                  <w:rFonts w:ascii="Cambria Math" w:hAnsi="Cambria Math" w:hint="eastAsia"/>
                </w:rPr>
                <m:t>）</m:t>
              </w:ins>
            </m:r>
          </m:e>
          <m:sup>
            <m:box>
              <m:boxPr>
                <m:ctrlPr>
                  <w:ins w:id="2241" w:author="zhengping jin" w:date="2024-08-11T16:34:00Z" w16du:dateUtc="2024-08-11T08:34:00Z">
                    <w:rPr>
                      <w:rFonts w:ascii="Cambria Math" w:hAnsi="Cambria Math"/>
                      <w:bCs/>
                      <w:i/>
                      <w:iCs/>
                    </w:rPr>
                  </w:ins>
                </m:ctrlPr>
              </m:boxPr>
              <m:e>
                <m:argPr>
                  <m:argSz m:val="-1"/>
                </m:argPr>
                <m:f>
                  <m:fPr>
                    <m:ctrlPr>
                      <w:ins w:id="2242" w:author="zhengping jin" w:date="2024-08-11T16:34:00Z" w16du:dateUtc="2024-08-11T08:34:00Z">
                        <w:rPr>
                          <w:rFonts w:ascii="Cambria Math" w:hAnsi="Cambria Math"/>
                          <w:bCs/>
                          <w:i/>
                          <w:iCs/>
                        </w:rPr>
                      </w:ins>
                    </m:ctrlPr>
                  </m:fPr>
                  <m:num>
                    <m:r>
                      <w:ins w:id="2243" w:author="zhengping jin" w:date="2024-08-11T16:34:00Z" w16du:dateUtc="2024-08-11T08:34:00Z">
                        <w:rPr>
                          <w:rFonts w:ascii="Cambria Math" w:hAnsi="Cambria Math" w:hint="eastAsia"/>
                        </w:rPr>
                        <m:t>5</m:t>
                      </w:ins>
                    </m:r>
                    <m:r>
                      <w:ins w:id="2244" w:author="zhengping jin" w:date="2024-08-11T16:34:00Z" w16du:dateUtc="2024-08-11T08:34:00Z">
                        <w:rPr>
                          <w:rFonts w:ascii="Cambria Math" w:hAnsi="Cambria Math" w:cs="Cambria Math"/>
                        </w:rPr>
                        <m:t>-</m:t>
                      </w:ins>
                    </m:r>
                    <m:r>
                      <w:ins w:id="2245" w:author="zhengping jin" w:date="2024-08-11T16:34:00Z" w16du:dateUtc="2024-08-11T08:34:00Z">
                        <w:rPr>
                          <w:rFonts w:ascii="Cambria Math" w:hAnsi="Cambria Math" w:hint="eastAsia"/>
                        </w:rPr>
                        <m:t>1</m:t>
                      </w:ins>
                    </m:r>
                  </m:num>
                  <m:den>
                    <m:r>
                      <w:ins w:id="2246" w:author="zhengping jin" w:date="2024-08-11T16:34:00Z" w16du:dateUtc="2024-08-11T08:34:00Z">
                        <w:rPr>
                          <w:rFonts w:ascii="Cambria Math" w:hAnsi="Cambria Math" w:hint="eastAsia"/>
                        </w:rPr>
                        <m:t>2</m:t>
                      </w:ins>
                    </m:r>
                  </m:den>
                </m:f>
              </m:e>
            </m:box>
            <m:r>
              <w:ins w:id="2247" w:author="zhengping jin" w:date="2024-08-11T16:35:00Z" w16du:dateUtc="2024-08-11T08:35:00Z">
                <w:rPr>
                  <w:rFonts w:ascii="Cambria Math" w:hAnsi="Cambria Math"/>
                  <w:bCs/>
                  <w:i/>
                  <w:iCs/>
                </w:rPr>
                <w:sym w:font="Wingdings" w:char="F09E"/>
              </w:ins>
            </m:r>
            <m:box>
              <m:boxPr>
                <m:ctrlPr>
                  <w:ins w:id="2248" w:author="zhengping jin" w:date="2024-08-11T16:35:00Z" w16du:dateUtc="2024-08-11T08:35:00Z">
                    <w:rPr>
                      <w:rFonts w:ascii="Cambria Math" w:hAnsi="Cambria Math"/>
                      <w:bCs/>
                      <w:i/>
                      <w:iCs/>
                    </w:rPr>
                  </w:ins>
                </m:ctrlPr>
              </m:boxPr>
              <m:e>
                <m:argPr>
                  <m:argSz m:val="-1"/>
                </m:argPr>
                <m:f>
                  <m:fPr>
                    <m:ctrlPr>
                      <w:ins w:id="2249" w:author="zhengping jin" w:date="2024-08-11T16:35:00Z" w16du:dateUtc="2024-08-11T08:35:00Z">
                        <w:rPr>
                          <w:rFonts w:ascii="Cambria Math" w:hAnsi="Cambria Math"/>
                          <w:bCs/>
                          <w:i/>
                          <w:iCs/>
                        </w:rPr>
                      </w:ins>
                    </m:ctrlPr>
                  </m:fPr>
                  <m:num>
                    <m:r>
                      <w:ins w:id="2250" w:author="zhengping jin" w:date="2024-08-11T16:35:00Z" w16du:dateUtc="2024-08-11T08:35:00Z">
                        <w:rPr>
                          <w:rFonts w:ascii="Cambria Math" w:hAnsi="Cambria Math" w:hint="eastAsia"/>
                        </w:rPr>
                        <m:t>1037</m:t>
                      </w:ins>
                    </m:r>
                    <m:r>
                      <w:ins w:id="2251" w:author="zhengping jin" w:date="2024-08-11T16:35:00Z" w16du:dateUtc="2024-08-11T08:35:00Z">
                        <w:rPr>
                          <w:rFonts w:ascii="Cambria Math" w:hAnsi="Cambria Math" w:cs="Cambria Math"/>
                        </w:rPr>
                        <m:t>-</m:t>
                      </w:ins>
                    </m:r>
                    <m:r>
                      <w:ins w:id="2252" w:author="zhengping jin" w:date="2024-08-11T16:35:00Z" w16du:dateUtc="2024-08-11T08:35:00Z">
                        <w:rPr>
                          <w:rFonts w:ascii="Cambria Math" w:hAnsi="Cambria Math" w:hint="eastAsia"/>
                        </w:rPr>
                        <m:t>1</m:t>
                      </w:ins>
                    </m:r>
                  </m:num>
                  <m:den>
                    <m:r>
                      <w:ins w:id="2253" w:author="zhengping jin" w:date="2024-08-11T16:35:00Z" w16du:dateUtc="2024-08-11T08:35:00Z">
                        <w:rPr>
                          <w:rFonts w:ascii="Cambria Math" w:hAnsi="Cambria Math" w:hint="eastAsia"/>
                        </w:rPr>
                        <m:t>2</m:t>
                      </w:ins>
                    </m:r>
                  </m:den>
                </m:f>
              </m:e>
            </m:box>
          </m:sup>
        </m:sSup>
        <m:d>
          <m:dPr>
            <m:ctrlPr>
              <w:ins w:id="2254" w:author="zhengping jin" w:date="2024-08-11T16:35:00Z" w16du:dateUtc="2024-08-11T08:35:00Z">
                <w:rPr>
                  <w:rFonts w:ascii="Cambria Math" w:hAnsi="Cambria Math"/>
                  <w:bCs/>
                </w:rPr>
              </w:ins>
            </m:ctrlPr>
          </m:dPr>
          <m:e>
            <m:box>
              <m:boxPr>
                <m:ctrlPr>
                  <w:ins w:id="2255" w:author="zhengping jin" w:date="2024-08-11T16:35:00Z" w16du:dateUtc="2024-08-11T08:35:00Z">
                    <w:rPr>
                      <w:rFonts w:ascii="Cambria Math" w:hAnsi="Cambria Math"/>
                      <w:bCs/>
                    </w:rPr>
                  </w:ins>
                </m:ctrlPr>
              </m:boxPr>
              <m:e>
                <m:argPr>
                  <m:argSz m:val="-1"/>
                </m:argPr>
                <m:f>
                  <m:fPr>
                    <m:ctrlPr>
                      <w:ins w:id="2256" w:author="zhengping jin" w:date="2024-08-11T16:35:00Z" w16du:dateUtc="2024-08-11T08:35:00Z">
                        <w:rPr>
                          <w:rFonts w:ascii="Cambria Math" w:hAnsi="Cambria Math"/>
                          <w:bCs/>
                        </w:rPr>
                      </w:ins>
                    </m:ctrlPr>
                  </m:fPr>
                  <m:num>
                    <m:r>
                      <w:ins w:id="2257" w:author="zhengping jin" w:date="2024-08-11T16:35:00Z" w16du:dateUtc="2024-08-11T08:35:00Z">
                        <m:rPr>
                          <m:sty m:val="p"/>
                        </m:rPr>
                        <w:rPr>
                          <w:rFonts w:ascii="Cambria Math" w:hAnsi="Cambria Math" w:hint="eastAsia"/>
                        </w:rPr>
                        <m:t>1037</m:t>
                      </w:ins>
                    </m:r>
                  </m:num>
                  <m:den>
                    <m:r>
                      <w:ins w:id="2258" w:author="zhengping jin" w:date="2024-08-11T16:35:00Z" w16du:dateUtc="2024-08-11T08:35:00Z">
                        <w:rPr>
                          <w:rFonts w:ascii="Cambria Math" w:hAnsi="Cambria Math" w:hint="eastAsia"/>
                        </w:rPr>
                        <m:t>5</m:t>
                      </w:ins>
                    </m:r>
                  </m:den>
                </m:f>
              </m:e>
            </m:box>
          </m:e>
        </m:d>
        <m:r>
          <w:ins w:id="2259" w:author="zhengping jin" w:date="2024-08-11T16:36:00Z" w16du:dateUtc="2024-08-11T08:36:00Z">
            <w:rPr>
              <w:rFonts w:ascii="Cambria Math" w:hAnsi="Cambria Math" w:hint="eastAsia"/>
            </w:rPr>
            <m:t>=</m:t>
          </w:ins>
        </m:r>
        <m:d>
          <m:dPr>
            <m:ctrlPr>
              <w:ins w:id="2260" w:author="zhengping jin" w:date="2024-08-11T16:36:00Z" w16du:dateUtc="2024-08-11T08:36:00Z">
                <w:rPr>
                  <w:rFonts w:ascii="Cambria Math" w:hAnsi="Cambria Math"/>
                  <w:bCs/>
                  <w:i/>
                </w:rPr>
              </w:ins>
            </m:ctrlPr>
          </m:dPr>
          <m:e>
            <m:f>
              <m:fPr>
                <m:ctrlPr>
                  <w:ins w:id="2261" w:author="zhengping jin" w:date="2024-08-11T16:36:00Z" w16du:dateUtc="2024-08-11T08:36:00Z">
                    <w:rPr>
                      <w:rFonts w:ascii="Cambria Math" w:hAnsi="Cambria Math"/>
                      <w:bCs/>
                      <w:i/>
                    </w:rPr>
                  </w:ins>
                </m:ctrlPr>
              </m:fPr>
              <m:num>
                <m:r>
                  <w:ins w:id="2262" w:author="zhengping jin" w:date="2024-08-11T16:36:00Z" w16du:dateUtc="2024-08-11T08:36:00Z">
                    <w:rPr>
                      <w:rFonts w:ascii="Cambria Math" w:hAnsi="Cambria Math" w:hint="eastAsia"/>
                    </w:rPr>
                    <m:t>2</m:t>
                  </w:ins>
                </m:r>
              </m:num>
              <m:den>
                <m:r>
                  <w:ins w:id="2263" w:author="zhengping jin" w:date="2024-08-11T16:36:00Z" w16du:dateUtc="2024-08-11T08:36:00Z">
                    <w:rPr>
                      <w:rFonts w:ascii="Cambria Math" w:hAnsi="Cambria Math" w:hint="eastAsia"/>
                    </w:rPr>
                    <m:t>5</m:t>
                  </w:ins>
                </m:r>
              </m:den>
            </m:f>
          </m:e>
        </m:d>
        <m:sSup>
          <m:sSupPr>
            <m:ctrlPr>
              <w:ins w:id="2264" w:author="zhengping jin" w:date="2024-08-11T16:37:00Z" w16du:dateUtc="2024-08-11T08:37:00Z">
                <w:rPr>
                  <w:rFonts w:ascii="Cambria Math" w:hAnsi="Cambria Math"/>
                  <w:bCs/>
                  <w:i/>
                </w:rPr>
              </w:ins>
            </m:ctrlPr>
          </m:sSupPr>
          <m:e>
            <m:r>
              <w:ins w:id="2265" w:author="zhengping jin" w:date="2024-08-11T16:41:00Z" w16du:dateUtc="2024-08-11T08:41:00Z">
                <m:rPr>
                  <m:sty m:val="p"/>
                </m:rPr>
                <w:rPr>
                  <w:rFonts w:ascii="Cambria Math" w:hAnsi="Cambria Math" w:hint="eastAsia"/>
                </w:rPr>
                <m:t>=</m:t>
              </w:ins>
            </m:r>
            <m:r>
              <w:ins w:id="2266" w:author="zhengping jin" w:date="2024-08-11T16:37:00Z" w16du:dateUtc="2024-08-11T08:37:00Z">
                <m:rPr>
                  <m:sty m:val="p"/>
                </m:rPr>
                <w:rPr>
                  <w:rFonts w:ascii="Cambria Math" w:hAnsi="Cambria Math" w:hint="eastAsia"/>
                </w:rPr>
                <m:t>（</m:t>
              </w:ins>
            </m:r>
            <m:r>
              <w:ins w:id="2267" w:author="zhengping jin" w:date="2024-08-11T16:37:00Z" w16du:dateUtc="2024-08-11T08:37:00Z">
                <m:rPr>
                  <m:sty m:val="p"/>
                </m:rPr>
                <w:rPr>
                  <w:rFonts w:ascii="Cambria Math" w:hAnsi="Cambria Math" w:cs="Cambria Math"/>
                </w:rPr>
                <m:t>-</m:t>
              </w:ins>
            </m:r>
            <m:r>
              <w:ins w:id="2268" w:author="zhengping jin" w:date="2024-08-11T16:37:00Z" w16du:dateUtc="2024-08-11T08:37:00Z">
                <m:rPr>
                  <m:sty m:val="p"/>
                </m:rPr>
                <w:rPr>
                  <w:rFonts w:ascii="Cambria Math" w:hAnsi="Cambria Math" w:hint="eastAsia"/>
                </w:rPr>
                <m:t>1</m:t>
              </w:ins>
            </m:r>
            <m:r>
              <w:ins w:id="2269" w:author="zhengping jin" w:date="2024-08-11T16:37:00Z" w16du:dateUtc="2024-08-11T08:37:00Z">
                <m:rPr>
                  <m:sty m:val="p"/>
                </m:rPr>
                <w:rPr>
                  <w:rFonts w:ascii="Cambria Math" w:hAnsi="Cambria Math" w:hint="eastAsia"/>
                </w:rPr>
                <m:t>）</m:t>
              </w:ins>
            </m:r>
          </m:e>
          <m:sup>
            <m:box>
              <m:boxPr>
                <m:ctrlPr>
                  <w:ins w:id="2270" w:author="zhengping jin" w:date="2024-08-11T16:38:00Z" w16du:dateUtc="2024-08-11T08:38:00Z">
                    <w:rPr>
                      <w:rFonts w:ascii="Cambria Math" w:hAnsi="Cambria Math"/>
                      <w:bCs/>
                      <w:i/>
                    </w:rPr>
                  </w:ins>
                </m:ctrlPr>
              </m:boxPr>
              <m:e>
                <m:argPr>
                  <m:argSz m:val="-1"/>
                </m:argPr>
                <m:f>
                  <m:fPr>
                    <m:ctrlPr>
                      <w:ins w:id="2271" w:author="zhengping jin" w:date="2024-08-11T16:38:00Z" w16du:dateUtc="2024-08-11T08:38:00Z">
                        <w:rPr>
                          <w:rFonts w:ascii="Cambria Math" w:hAnsi="Cambria Math"/>
                          <w:bCs/>
                          <w:i/>
                        </w:rPr>
                      </w:ins>
                    </m:ctrlPr>
                  </m:fPr>
                  <m:num>
                    <m:sSup>
                      <m:sSupPr>
                        <m:ctrlPr>
                          <w:ins w:id="2272" w:author="zhengping jin" w:date="2024-08-11T16:38:00Z" w16du:dateUtc="2024-08-11T08:38:00Z">
                            <w:rPr>
                              <w:rFonts w:ascii="Cambria Math" w:hAnsi="Cambria Math"/>
                              <w:bCs/>
                              <w:i/>
                            </w:rPr>
                          </w:ins>
                        </m:ctrlPr>
                      </m:sSupPr>
                      <m:e>
                        <m:r>
                          <w:ins w:id="2273" w:author="zhengping jin" w:date="2024-08-11T16:38:00Z" w16du:dateUtc="2024-08-11T08:38:00Z">
                            <w:rPr>
                              <w:rFonts w:ascii="Cambria Math" w:hAnsi="Cambria Math" w:hint="eastAsia"/>
                            </w:rPr>
                            <m:t>5</m:t>
                          </w:ins>
                        </m:r>
                      </m:e>
                      <m:sup>
                        <m:r>
                          <w:ins w:id="2274" w:author="zhengping jin" w:date="2024-08-11T16:38:00Z" w16du:dateUtc="2024-08-11T08:38:00Z">
                            <w:rPr>
                              <w:rFonts w:ascii="Cambria Math" w:hAnsi="Cambria Math" w:hint="eastAsia"/>
                            </w:rPr>
                            <m:t>2</m:t>
                          </w:ins>
                        </m:r>
                      </m:sup>
                    </m:sSup>
                    <m:r>
                      <w:ins w:id="2275" w:author="zhengping jin" w:date="2024-08-11T16:38:00Z" w16du:dateUtc="2024-08-11T08:38:00Z">
                        <w:rPr>
                          <w:rFonts w:ascii="Cambria Math" w:hAnsi="Cambria Math" w:cs="Cambria Math"/>
                        </w:rPr>
                        <m:t>-</m:t>
                      </w:ins>
                    </m:r>
                    <m:r>
                      <w:ins w:id="2276" w:author="zhengping jin" w:date="2024-08-11T16:38:00Z" w16du:dateUtc="2024-08-11T08:38:00Z">
                        <w:rPr>
                          <w:rFonts w:ascii="Cambria Math" w:hAnsi="Cambria Math" w:hint="eastAsia"/>
                        </w:rPr>
                        <m:t>1</m:t>
                      </w:ins>
                    </m:r>
                  </m:num>
                  <m:den>
                    <m:r>
                      <w:ins w:id="2277" w:author="zhengping jin" w:date="2024-08-11T16:38:00Z" w16du:dateUtc="2024-08-11T08:38:00Z">
                        <w:rPr>
                          <w:rFonts w:ascii="Cambria Math" w:hAnsi="Cambria Math" w:hint="eastAsia"/>
                        </w:rPr>
                        <m:t>8</m:t>
                      </w:ins>
                    </m:r>
                  </m:den>
                </m:f>
              </m:e>
            </m:box>
          </m:sup>
        </m:sSup>
        <m:r>
          <w:ins w:id="2278" w:author="zhengping jin" w:date="2024-08-11T16:41:00Z" w16du:dateUtc="2024-08-11T08:41:00Z">
            <m:rPr>
              <m:sty m:val="p"/>
            </m:rPr>
            <w:rPr>
              <w:rFonts w:ascii="Cambria Math" w:hAnsi="Cambria Math" w:cs="Cambria Math" w:hint="eastAsia"/>
            </w:rPr>
            <m:t>=</m:t>
          </w:ins>
        </m:r>
        <m:r>
          <w:ins w:id="2279" w:author="zhengping jin" w:date="2024-08-11T16:40:00Z" w16du:dateUtc="2024-08-11T08:40:00Z">
            <m:rPr>
              <m:sty m:val="p"/>
            </m:rPr>
            <w:rPr>
              <w:rFonts w:ascii="Cambria Math" w:hAnsi="Cambria Math" w:cs="Cambria Math"/>
            </w:rPr>
            <m:t>-</m:t>
          </w:ins>
        </m:r>
        <m:r>
          <w:ins w:id="2280" w:author="zhengping jin" w:date="2024-08-11T16:40:00Z" w16du:dateUtc="2024-08-11T08:40:00Z">
            <m:rPr>
              <m:sty m:val="p"/>
            </m:rPr>
            <w:rPr>
              <w:rFonts w:ascii="Cambria Math" w:hAnsi="Cambria Math" w:hint="eastAsia"/>
            </w:rPr>
            <m:t>1</m:t>
          </w:ins>
        </m:r>
      </m:oMath>
      <w:ins w:id="2281" w:author="zhengping jin" w:date="2024-08-11T16:41:00Z" w16du:dateUtc="2024-08-11T08:41:00Z">
        <w:r w:rsidR="00D94FB2">
          <w:rPr>
            <w:rFonts w:ascii="Times New Roman" w:hAnsi="Times New Roman" w:hint="eastAsia"/>
            <w:bCs/>
          </w:rPr>
          <w:t>.</w:t>
        </w:r>
      </w:ins>
      <w:del w:id="2282" w:author="zhengping jin" w:date="2024-08-11T16:38:00Z" w16du:dateUtc="2024-08-11T08:38:00Z">
        <w:r w:rsidRPr="006D722E" w:rsidDel="00D94FB2">
          <w:rPr>
            <w:rFonts w:ascii="Times New Roman" w:hAnsi="Times New Roman"/>
            <w:position w:val="-28"/>
          </w:rPr>
          <w:object w:dxaOrig="4700" w:dyaOrig="740" w14:anchorId="5FA6C535">
            <v:shape id="_x0000_i1229" type="#_x0000_t75" style="width:235.6pt;height:36.45pt" o:ole="">
              <v:imagedata r:id="rId623" o:title=""/>
            </v:shape>
            <o:OLEObject Type="Embed" ProgID="Equation.DSMT4" ShapeID="_x0000_i1229" DrawAspect="Content" ObjectID="_1790422388" r:id="rId624"/>
          </w:object>
        </w:r>
      </w:del>
    </w:p>
    <w:p w14:paraId="38DB9016" w14:textId="676BD36B" w:rsidR="00D94FB2" w:rsidRPr="006D722E" w:rsidRDefault="00000000">
      <w:pPr>
        <w:snapToGrid w:val="0"/>
        <w:spacing w:line="360" w:lineRule="auto"/>
        <w:ind w:firstLineChars="202" w:firstLine="424"/>
        <w:jc w:val="left"/>
        <w:rPr>
          <w:rFonts w:ascii="Times New Roman" w:hAnsi="Times New Roman"/>
        </w:rPr>
        <w:pPrChange w:id="2283" w:author="zhengping jin" w:date="2024-08-11T16:33:00Z" w16du:dateUtc="2024-08-11T08:33:00Z">
          <w:pPr>
            <w:snapToGrid w:val="0"/>
            <w:spacing w:line="360" w:lineRule="auto"/>
            <w:ind w:firstLineChars="400" w:firstLine="840"/>
            <w:jc w:val="left"/>
          </w:pPr>
        </w:pPrChange>
      </w:pPr>
      <m:oMath>
        <m:d>
          <m:dPr>
            <m:ctrlPr>
              <w:ins w:id="2284" w:author="zhengping jin" w:date="2024-08-11T16:38:00Z" w16du:dateUtc="2024-08-11T08:38:00Z">
                <w:rPr>
                  <w:rFonts w:ascii="Cambria Math" w:hAnsi="Cambria Math"/>
                  <w:bCs/>
                  <w:i/>
                  <w:iCs/>
                </w:rPr>
              </w:ins>
            </m:ctrlPr>
          </m:dPr>
          <m:e>
            <m:box>
              <m:boxPr>
                <m:ctrlPr>
                  <w:ins w:id="2285" w:author="zhengping jin" w:date="2024-08-11T16:38:00Z" w16du:dateUtc="2024-08-11T08:38:00Z">
                    <w:rPr>
                      <w:rFonts w:ascii="Cambria Math" w:hAnsi="Cambria Math"/>
                      <w:bCs/>
                      <w:i/>
                      <w:iCs/>
                    </w:rPr>
                  </w:ins>
                </m:ctrlPr>
              </m:boxPr>
              <m:e>
                <m:argPr>
                  <m:argSz m:val="-1"/>
                </m:argPr>
                <m:f>
                  <m:fPr>
                    <m:ctrlPr>
                      <w:ins w:id="2286" w:author="zhengping jin" w:date="2024-08-11T16:38:00Z" w16du:dateUtc="2024-08-11T08:38:00Z">
                        <w:rPr>
                          <w:rFonts w:ascii="Cambria Math" w:hAnsi="Cambria Math"/>
                          <w:bCs/>
                          <w:i/>
                          <w:iCs/>
                        </w:rPr>
                      </w:ins>
                    </m:ctrlPr>
                  </m:fPr>
                  <m:num>
                    <m:r>
                      <w:ins w:id="2287" w:author="zhengping jin" w:date="2024-08-11T16:38:00Z" w16du:dateUtc="2024-08-11T08:38:00Z">
                        <w:rPr>
                          <w:rFonts w:ascii="Cambria Math" w:hAnsi="Cambria Math" w:hint="eastAsia"/>
                        </w:rPr>
                        <m:t>11</m:t>
                      </w:ins>
                    </m:r>
                  </m:num>
                  <m:den>
                    <m:r>
                      <w:ins w:id="2288" w:author="zhengping jin" w:date="2024-08-11T16:38:00Z" w16du:dateUtc="2024-08-11T08:38:00Z">
                        <w:rPr>
                          <w:rFonts w:ascii="Cambria Math" w:hAnsi="Cambria Math"/>
                        </w:rPr>
                        <m:t>1037</m:t>
                      </w:ins>
                    </m:r>
                  </m:den>
                </m:f>
              </m:e>
            </m:box>
          </m:e>
        </m:d>
        <m:r>
          <w:ins w:id="2289" w:author="zhengping jin" w:date="2024-08-11T16:38:00Z" w16du:dateUtc="2024-08-11T08:38:00Z">
            <w:rPr>
              <w:rFonts w:ascii="Cambria Math" w:hAnsi="Cambria Math" w:hint="eastAsia"/>
            </w:rPr>
            <m:t>=</m:t>
          </w:ins>
        </m:r>
        <m:sSup>
          <m:sSupPr>
            <m:ctrlPr>
              <w:ins w:id="2290" w:author="zhengping jin" w:date="2024-08-11T16:38:00Z" w16du:dateUtc="2024-08-11T08:38:00Z">
                <w:rPr>
                  <w:rFonts w:ascii="Cambria Math" w:hAnsi="Cambria Math"/>
                  <w:bCs/>
                  <w:i/>
                  <w:iCs/>
                </w:rPr>
              </w:ins>
            </m:ctrlPr>
          </m:sSupPr>
          <m:e>
            <m:r>
              <w:ins w:id="2291" w:author="zhengping jin" w:date="2024-08-11T16:38:00Z" w16du:dateUtc="2024-08-11T08:38:00Z">
                <m:rPr>
                  <m:sty m:val="p"/>
                </m:rPr>
                <w:rPr>
                  <w:rFonts w:ascii="Cambria Math" w:hAnsi="Cambria Math" w:hint="eastAsia"/>
                </w:rPr>
                <m:t>（</m:t>
              </w:ins>
            </m:r>
            <m:r>
              <w:ins w:id="2292" w:author="zhengping jin" w:date="2024-08-11T16:38:00Z" w16du:dateUtc="2024-08-11T08:38:00Z">
                <m:rPr>
                  <m:sty m:val="p"/>
                </m:rPr>
                <w:rPr>
                  <w:rFonts w:ascii="Cambria Math" w:hAnsi="Cambria Math" w:cs="Cambria Math"/>
                </w:rPr>
                <m:t>-</m:t>
              </w:ins>
            </m:r>
            <m:r>
              <w:ins w:id="2293" w:author="zhengping jin" w:date="2024-08-11T16:38:00Z" w16du:dateUtc="2024-08-11T08:38:00Z">
                <m:rPr>
                  <m:sty m:val="p"/>
                </m:rPr>
                <w:rPr>
                  <w:rFonts w:ascii="Cambria Math" w:hAnsi="Cambria Math" w:hint="eastAsia"/>
                </w:rPr>
                <m:t>1</m:t>
              </w:ins>
            </m:r>
            <m:r>
              <w:ins w:id="2294" w:author="zhengping jin" w:date="2024-08-11T16:38:00Z" w16du:dateUtc="2024-08-11T08:38:00Z">
                <m:rPr>
                  <m:sty m:val="p"/>
                </m:rPr>
                <w:rPr>
                  <w:rFonts w:ascii="Cambria Math" w:hAnsi="Cambria Math" w:hint="eastAsia"/>
                </w:rPr>
                <m:t>）</m:t>
              </w:ins>
            </m:r>
          </m:e>
          <m:sup>
            <m:box>
              <m:boxPr>
                <m:ctrlPr>
                  <w:ins w:id="2295" w:author="zhengping jin" w:date="2024-08-11T16:38:00Z" w16du:dateUtc="2024-08-11T08:38:00Z">
                    <w:rPr>
                      <w:rFonts w:ascii="Cambria Math" w:hAnsi="Cambria Math"/>
                      <w:bCs/>
                      <w:i/>
                      <w:iCs/>
                    </w:rPr>
                  </w:ins>
                </m:ctrlPr>
              </m:boxPr>
              <m:e>
                <m:argPr>
                  <m:argSz m:val="-1"/>
                </m:argPr>
                <m:f>
                  <m:fPr>
                    <m:ctrlPr>
                      <w:ins w:id="2296" w:author="zhengping jin" w:date="2024-08-11T16:38:00Z" w16du:dateUtc="2024-08-11T08:38:00Z">
                        <w:rPr>
                          <w:rFonts w:ascii="Cambria Math" w:hAnsi="Cambria Math"/>
                          <w:bCs/>
                          <w:i/>
                          <w:iCs/>
                        </w:rPr>
                      </w:ins>
                    </m:ctrlPr>
                  </m:fPr>
                  <m:num>
                    <m:r>
                      <w:ins w:id="2297" w:author="zhengping jin" w:date="2024-08-11T16:39:00Z" w16du:dateUtc="2024-08-11T08:39:00Z">
                        <w:rPr>
                          <w:rFonts w:ascii="Cambria Math" w:hAnsi="Cambria Math" w:hint="eastAsia"/>
                        </w:rPr>
                        <m:t>11</m:t>
                      </w:ins>
                    </m:r>
                    <m:r>
                      <w:ins w:id="2298" w:author="zhengping jin" w:date="2024-08-11T16:38:00Z" w16du:dateUtc="2024-08-11T08:38:00Z">
                        <w:rPr>
                          <w:rFonts w:ascii="Cambria Math" w:hAnsi="Cambria Math" w:cs="Cambria Math"/>
                        </w:rPr>
                        <m:t>-</m:t>
                      </w:ins>
                    </m:r>
                    <m:r>
                      <w:ins w:id="2299" w:author="zhengping jin" w:date="2024-08-11T16:38:00Z" w16du:dateUtc="2024-08-11T08:38:00Z">
                        <w:rPr>
                          <w:rFonts w:ascii="Cambria Math" w:hAnsi="Cambria Math" w:hint="eastAsia"/>
                        </w:rPr>
                        <m:t>1</m:t>
                      </w:ins>
                    </m:r>
                  </m:num>
                  <m:den>
                    <m:r>
                      <w:ins w:id="2300" w:author="zhengping jin" w:date="2024-08-11T16:38:00Z" w16du:dateUtc="2024-08-11T08:38:00Z">
                        <w:rPr>
                          <w:rFonts w:ascii="Cambria Math" w:hAnsi="Cambria Math" w:hint="eastAsia"/>
                        </w:rPr>
                        <m:t>2</m:t>
                      </w:ins>
                    </m:r>
                  </m:den>
                </m:f>
              </m:e>
            </m:box>
            <m:r>
              <w:ins w:id="2301" w:author="zhengping jin" w:date="2024-08-11T16:38:00Z" w16du:dateUtc="2024-08-11T08:38:00Z">
                <w:rPr>
                  <w:rFonts w:ascii="Cambria Math" w:hAnsi="Cambria Math"/>
                  <w:bCs/>
                  <w:i/>
                  <w:iCs/>
                </w:rPr>
                <w:sym w:font="Wingdings" w:char="F09E"/>
              </w:ins>
            </m:r>
            <m:box>
              <m:boxPr>
                <m:ctrlPr>
                  <w:ins w:id="2302" w:author="zhengping jin" w:date="2024-08-11T16:38:00Z" w16du:dateUtc="2024-08-11T08:38:00Z">
                    <w:rPr>
                      <w:rFonts w:ascii="Cambria Math" w:hAnsi="Cambria Math"/>
                      <w:bCs/>
                      <w:i/>
                      <w:iCs/>
                    </w:rPr>
                  </w:ins>
                </m:ctrlPr>
              </m:boxPr>
              <m:e>
                <m:argPr>
                  <m:argSz m:val="-1"/>
                </m:argPr>
                <m:f>
                  <m:fPr>
                    <m:ctrlPr>
                      <w:ins w:id="2303" w:author="zhengping jin" w:date="2024-08-11T16:38:00Z" w16du:dateUtc="2024-08-11T08:38:00Z">
                        <w:rPr>
                          <w:rFonts w:ascii="Cambria Math" w:hAnsi="Cambria Math"/>
                          <w:bCs/>
                          <w:i/>
                          <w:iCs/>
                        </w:rPr>
                      </w:ins>
                    </m:ctrlPr>
                  </m:fPr>
                  <m:num>
                    <m:r>
                      <w:ins w:id="2304" w:author="zhengping jin" w:date="2024-08-11T16:38:00Z" w16du:dateUtc="2024-08-11T08:38:00Z">
                        <w:rPr>
                          <w:rFonts w:ascii="Cambria Math" w:hAnsi="Cambria Math" w:hint="eastAsia"/>
                        </w:rPr>
                        <m:t>1037</m:t>
                      </w:ins>
                    </m:r>
                    <m:r>
                      <w:ins w:id="2305" w:author="zhengping jin" w:date="2024-08-11T16:38:00Z" w16du:dateUtc="2024-08-11T08:38:00Z">
                        <w:rPr>
                          <w:rFonts w:ascii="Cambria Math" w:hAnsi="Cambria Math" w:cs="Cambria Math"/>
                        </w:rPr>
                        <m:t>-</m:t>
                      </w:ins>
                    </m:r>
                    <m:r>
                      <w:ins w:id="2306" w:author="zhengping jin" w:date="2024-08-11T16:38:00Z" w16du:dateUtc="2024-08-11T08:38:00Z">
                        <w:rPr>
                          <w:rFonts w:ascii="Cambria Math" w:hAnsi="Cambria Math" w:hint="eastAsia"/>
                        </w:rPr>
                        <m:t>1</m:t>
                      </w:ins>
                    </m:r>
                  </m:num>
                  <m:den>
                    <m:r>
                      <w:ins w:id="2307" w:author="zhengping jin" w:date="2024-08-11T16:38:00Z" w16du:dateUtc="2024-08-11T08:38:00Z">
                        <w:rPr>
                          <w:rFonts w:ascii="Cambria Math" w:hAnsi="Cambria Math" w:hint="eastAsia"/>
                        </w:rPr>
                        <m:t>2</m:t>
                      </w:ins>
                    </m:r>
                  </m:den>
                </m:f>
              </m:e>
            </m:box>
          </m:sup>
        </m:sSup>
        <m:d>
          <m:dPr>
            <m:ctrlPr>
              <w:ins w:id="2308" w:author="zhengping jin" w:date="2024-08-11T16:38:00Z" w16du:dateUtc="2024-08-11T08:38:00Z">
                <w:rPr>
                  <w:rFonts w:ascii="Cambria Math" w:hAnsi="Cambria Math"/>
                  <w:bCs/>
                </w:rPr>
              </w:ins>
            </m:ctrlPr>
          </m:dPr>
          <m:e>
            <m:box>
              <m:boxPr>
                <m:ctrlPr>
                  <w:ins w:id="2309" w:author="zhengping jin" w:date="2024-08-11T16:38:00Z" w16du:dateUtc="2024-08-11T08:38:00Z">
                    <w:rPr>
                      <w:rFonts w:ascii="Cambria Math" w:hAnsi="Cambria Math"/>
                      <w:bCs/>
                    </w:rPr>
                  </w:ins>
                </m:ctrlPr>
              </m:boxPr>
              <m:e>
                <m:argPr>
                  <m:argSz m:val="-1"/>
                </m:argPr>
                <m:f>
                  <m:fPr>
                    <m:ctrlPr>
                      <w:ins w:id="2310" w:author="zhengping jin" w:date="2024-08-11T16:38:00Z" w16du:dateUtc="2024-08-11T08:38:00Z">
                        <w:rPr>
                          <w:rFonts w:ascii="Cambria Math" w:hAnsi="Cambria Math"/>
                          <w:bCs/>
                        </w:rPr>
                      </w:ins>
                    </m:ctrlPr>
                  </m:fPr>
                  <m:num>
                    <m:r>
                      <w:ins w:id="2311" w:author="zhengping jin" w:date="2024-08-11T16:38:00Z" w16du:dateUtc="2024-08-11T08:38:00Z">
                        <m:rPr>
                          <m:sty m:val="p"/>
                        </m:rPr>
                        <w:rPr>
                          <w:rFonts w:ascii="Cambria Math" w:hAnsi="Cambria Math" w:hint="eastAsia"/>
                        </w:rPr>
                        <m:t>1037</m:t>
                      </w:ins>
                    </m:r>
                  </m:num>
                  <m:den>
                    <m:r>
                      <w:ins w:id="2312" w:author="zhengping jin" w:date="2024-08-11T16:39:00Z" w16du:dateUtc="2024-08-11T08:39:00Z">
                        <w:rPr>
                          <w:rFonts w:ascii="Cambria Math" w:hAnsi="Cambria Math" w:hint="eastAsia"/>
                        </w:rPr>
                        <m:t>11</m:t>
                      </w:ins>
                    </m:r>
                  </m:den>
                </m:f>
              </m:e>
            </m:box>
          </m:e>
        </m:d>
        <m:r>
          <w:ins w:id="2313" w:author="zhengping jin" w:date="2024-08-11T16:38:00Z" w16du:dateUtc="2024-08-11T08:38:00Z">
            <w:rPr>
              <w:rFonts w:ascii="Cambria Math" w:hAnsi="Cambria Math" w:hint="eastAsia"/>
            </w:rPr>
            <m:t>=</m:t>
          </w:ins>
        </m:r>
        <m:d>
          <m:dPr>
            <m:ctrlPr>
              <w:ins w:id="2314" w:author="zhengping jin" w:date="2024-08-11T16:38:00Z" w16du:dateUtc="2024-08-11T08:38:00Z">
                <w:rPr>
                  <w:rFonts w:ascii="Cambria Math" w:hAnsi="Cambria Math"/>
                  <w:bCs/>
                  <w:i/>
                </w:rPr>
              </w:ins>
            </m:ctrlPr>
          </m:dPr>
          <m:e>
            <m:f>
              <m:fPr>
                <m:ctrlPr>
                  <w:ins w:id="2315" w:author="zhengping jin" w:date="2024-08-11T16:38:00Z" w16du:dateUtc="2024-08-11T08:38:00Z">
                    <w:rPr>
                      <w:rFonts w:ascii="Cambria Math" w:hAnsi="Cambria Math"/>
                      <w:bCs/>
                      <w:i/>
                    </w:rPr>
                  </w:ins>
                </m:ctrlPr>
              </m:fPr>
              <m:num>
                <m:r>
                  <w:ins w:id="2316" w:author="zhengping jin" w:date="2024-08-11T16:39:00Z" w16du:dateUtc="2024-08-11T08:39:00Z">
                    <w:rPr>
                      <w:rFonts w:ascii="Cambria Math" w:hAnsi="Cambria Math" w:hint="eastAsia"/>
                    </w:rPr>
                    <m:t>3</m:t>
                  </w:ins>
                </m:r>
              </m:num>
              <m:den>
                <m:r>
                  <w:ins w:id="2317" w:author="zhengping jin" w:date="2024-08-11T16:40:00Z" w16du:dateUtc="2024-08-11T08:40:00Z">
                    <w:rPr>
                      <w:rFonts w:ascii="Cambria Math" w:hAnsi="Cambria Math" w:hint="eastAsia"/>
                    </w:rPr>
                    <m:t>11</m:t>
                  </w:ins>
                </m:r>
              </m:den>
            </m:f>
          </m:e>
        </m:d>
      </m:oMath>
      <w:ins w:id="2318" w:author="zhengping jin" w:date="2024-08-11T16:42:00Z" w16du:dateUtc="2024-08-11T08:42:00Z">
        <w:r w:rsidR="00ED4017">
          <w:rPr>
            <w:rFonts w:ascii="Times New Roman" w:hAnsi="Times New Roman" w:hint="eastAsia"/>
            <w:bCs/>
          </w:rPr>
          <w:t>=</w:t>
        </w:r>
      </w:ins>
      <m:oMath>
        <m:sSup>
          <m:sSupPr>
            <m:ctrlPr>
              <w:ins w:id="2319" w:author="zhengping jin" w:date="2024-08-11T16:42:00Z" w16du:dateUtc="2024-08-11T08:42:00Z">
                <w:rPr>
                  <w:rFonts w:ascii="Cambria Math" w:hAnsi="Cambria Math"/>
                  <w:bCs/>
                  <w:i/>
                  <w:iCs/>
                </w:rPr>
              </w:ins>
            </m:ctrlPr>
          </m:sSupPr>
          <m:e>
            <m:r>
              <w:ins w:id="2320" w:author="zhengping jin" w:date="2024-08-11T16:42:00Z" w16du:dateUtc="2024-08-11T08:42:00Z">
                <m:rPr>
                  <m:sty m:val="p"/>
                </m:rPr>
                <w:rPr>
                  <w:rFonts w:ascii="Cambria Math" w:hAnsi="Cambria Math" w:hint="eastAsia"/>
                </w:rPr>
                <m:t>（</m:t>
              </w:ins>
            </m:r>
            <m:r>
              <w:ins w:id="2321" w:author="zhengping jin" w:date="2024-08-11T16:42:00Z" w16du:dateUtc="2024-08-11T08:42:00Z">
                <m:rPr>
                  <m:sty m:val="p"/>
                </m:rPr>
                <w:rPr>
                  <w:rFonts w:ascii="Cambria Math" w:hAnsi="Cambria Math" w:cs="Cambria Math"/>
                </w:rPr>
                <m:t>-</m:t>
              </w:ins>
            </m:r>
            <m:r>
              <w:ins w:id="2322" w:author="zhengping jin" w:date="2024-08-11T16:42:00Z" w16du:dateUtc="2024-08-11T08:42:00Z">
                <m:rPr>
                  <m:sty m:val="p"/>
                </m:rPr>
                <w:rPr>
                  <w:rFonts w:ascii="Cambria Math" w:hAnsi="Cambria Math" w:hint="eastAsia"/>
                </w:rPr>
                <m:t>1</m:t>
              </w:ins>
            </m:r>
            <m:r>
              <w:ins w:id="2323" w:author="zhengping jin" w:date="2024-08-11T16:42:00Z" w16du:dateUtc="2024-08-11T08:42:00Z">
                <m:rPr>
                  <m:sty m:val="p"/>
                </m:rPr>
                <w:rPr>
                  <w:rFonts w:ascii="Cambria Math" w:hAnsi="Cambria Math" w:hint="eastAsia"/>
                </w:rPr>
                <m:t>）</m:t>
              </w:ins>
            </m:r>
          </m:e>
          <m:sup>
            <m:box>
              <m:boxPr>
                <m:ctrlPr>
                  <w:ins w:id="2324" w:author="zhengping jin" w:date="2024-08-11T16:42:00Z" w16du:dateUtc="2024-08-11T08:42:00Z">
                    <w:rPr>
                      <w:rFonts w:ascii="Cambria Math" w:hAnsi="Cambria Math"/>
                      <w:bCs/>
                      <w:i/>
                      <w:iCs/>
                    </w:rPr>
                  </w:ins>
                </m:ctrlPr>
              </m:boxPr>
              <m:e>
                <m:argPr>
                  <m:argSz m:val="-1"/>
                </m:argPr>
                <m:f>
                  <m:fPr>
                    <m:ctrlPr>
                      <w:ins w:id="2325" w:author="zhengping jin" w:date="2024-08-11T16:42:00Z" w16du:dateUtc="2024-08-11T08:42:00Z">
                        <w:rPr>
                          <w:rFonts w:ascii="Cambria Math" w:hAnsi="Cambria Math"/>
                          <w:bCs/>
                          <w:i/>
                          <w:iCs/>
                        </w:rPr>
                      </w:ins>
                    </m:ctrlPr>
                  </m:fPr>
                  <m:num>
                    <m:r>
                      <w:ins w:id="2326" w:author="zhengping jin" w:date="2024-08-11T16:42:00Z" w16du:dateUtc="2024-08-11T08:42:00Z">
                        <w:rPr>
                          <w:rFonts w:ascii="Cambria Math" w:hAnsi="Cambria Math"/>
                        </w:rPr>
                        <m:t>3</m:t>
                      </w:ins>
                    </m:r>
                    <m:r>
                      <w:ins w:id="2327" w:author="zhengping jin" w:date="2024-08-11T16:42:00Z" w16du:dateUtc="2024-08-11T08:42:00Z">
                        <w:rPr>
                          <w:rFonts w:ascii="Cambria Math" w:hAnsi="Cambria Math" w:cs="Cambria Math"/>
                        </w:rPr>
                        <m:t>-</m:t>
                      </w:ins>
                    </m:r>
                    <m:r>
                      <w:ins w:id="2328" w:author="zhengping jin" w:date="2024-08-11T16:42:00Z" w16du:dateUtc="2024-08-11T08:42:00Z">
                        <w:rPr>
                          <w:rFonts w:ascii="Cambria Math" w:hAnsi="Cambria Math" w:hint="eastAsia"/>
                        </w:rPr>
                        <m:t>1</m:t>
                      </w:ins>
                    </m:r>
                  </m:num>
                  <m:den>
                    <m:r>
                      <w:ins w:id="2329" w:author="zhengping jin" w:date="2024-08-11T16:42:00Z" w16du:dateUtc="2024-08-11T08:42:00Z">
                        <w:rPr>
                          <w:rFonts w:ascii="Cambria Math" w:hAnsi="Cambria Math" w:hint="eastAsia"/>
                        </w:rPr>
                        <m:t>2</m:t>
                      </w:ins>
                    </m:r>
                  </m:den>
                </m:f>
              </m:e>
            </m:box>
            <m:r>
              <w:ins w:id="2330" w:author="zhengping jin" w:date="2024-08-11T16:42:00Z" w16du:dateUtc="2024-08-11T08:42:00Z">
                <w:rPr>
                  <w:rFonts w:ascii="Cambria Math" w:hAnsi="Cambria Math"/>
                  <w:bCs/>
                  <w:i/>
                  <w:iCs/>
                </w:rPr>
                <w:sym w:font="Wingdings" w:char="F09E"/>
              </w:ins>
            </m:r>
            <m:box>
              <m:boxPr>
                <m:ctrlPr>
                  <w:ins w:id="2331" w:author="zhengping jin" w:date="2024-08-11T16:42:00Z" w16du:dateUtc="2024-08-11T08:42:00Z">
                    <w:rPr>
                      <w:rFonts w:ascii="Cambria Math" w:hAnsi="Cambria Math"/>
                      <w:bCs/>
                      <w:i/>
                      <w:iCs/>
                    </w:rPr>
                  </w:ins>
                </m:ctrlPr>
              </m:boxPr>
              <m:e>
                <m:argPr>
                  <m:argSz m:val="-1"/>
                </m:argPr>
                <m:f>
                  <m:fPr>
                    <m:ctrlPr>
                      <w:ins w:id="2332" w:author="zhengping jin" w:date="2024-08-11T16:42:00Z" w16du:dateUtc="2024-08-11T08:42:00Z">
                        <w:rPr>
                          <w:rFonts w:ascii="Cambria Math" w:hAnsi="Cambria Math"/>
                          <w:bCs/>
                          <w:i/>
                          <w:iCs/>
                        </w:rPr>
                      </w:ins>
                    </m:ctrlPr>
                  </m:fPr>
                  <m:num>
                    <m:r>
                      <w:ins w:id="2333" w:author="zhengping jin" w:date="2024-08-11T16:42:00Z" w16du:dateUtc="2024-08-11T08:42:00Z">
                        <w:rPr>
                          <w:rFonts w:ascii="Cambria Math" w:hAnsi="Cambria Math" w:hint="eastAsia"/>
                        </w:rPr>
                        <m:t>1</m:t>
                      </w:ins>
                    </m:r>
                    <m:r>
                      <w:ins w:id="2334" w:author="zhengping jin" w:date="2024-08-11T16:42:00Z" w16du:dateUtc="2024-08-11T08:42:00Z">
                        <w:rPr>
                          <w:rFonts w:ascii="Cambria Math" w:hAnsi="Cambria Math"/>
                        </w:rPr>
                        <m:t>1</m:t>
                      </w:ins>
                    </m:r>
                    <m:r>
                      <w:ins w:id="2335" w:author="zhengping jin" w:date="2024-08-11T16:42:00Z" w16du:dateUtc="2024-08-11T08:42:00Z">
                        <w:rPr>
                          <w:rFonts w:ascii="Cambria Math" w:hAnsi="Cambria Math" w:cs="Cambria Math"/>
                        </w:rPr>
                        <m:t>-</m:t>
                      </w:ins>
                    </m:r>
                    <m:r>
                      <w:ins w:id="2336" w:author="zhengping jin" w:date="2024-08-11T16:42:00Z" w16du:dateUtc="2024-08-11T08:42:00Z">
                        <w:rPr>
                          <w:rFonts w:ascii="Cambria Math" w:hAnsi="Cambria Math" w:hint="eastAsia"/>
                        </w:rPr>
                        <m:t>1</m:t>
                      </w:ins>
                    </m:r>
                  </m:num>
                  <m:den>
                    <m:r>
                      <w:ins w:id="2337" w:author="zhengping jin" w:date="2024-08-11T16:42:00Z" w16du:dateUtc="2024-08-11T08:42:00Z">
                        <w:rPr>
                          <w:rFonts w:ascii="Cambria Math" w:hAnsi="Cambria Math" w:hint="eastAsia"/>
                        </w:rPr>
                        <m:t>2</m:t>
                      </w:ins>
                    </m:r>
                  </m:den>
                </m:f>
              </m:e>
            </m:box>
          </m:sup>
        </m:sSup>
        <m:d>
          <m:dPr>
            <m:ctrlPr>
              <w:ins w:id="2338" w:author="zhengping jin" w:date="2024-08-11T16:42:00Z" w16du:dateUtc="2024-08-11T08:42:00Z">
                <w:rPr>
                  <w:rFonts w:ascii="Cambria Math" w:hAnsi="Cambria Math"/>
                  <w:bCs/>
                </w:rPr>
              </w:ins>
            </m:ctrlPr>
          </m:dPr>
          <m:e>
            <m:box>
              <m:boxPr>
                <m:ctrlPr>
                  <w:ins w:id="2339" w:author="zhengping jin" w:date="2024-08-11T16:42:00Z" w16du:dateUtc="2024-08-11T08:42:00Z">
                    <w:rPr>
                      <w:rFonts w:ascii="Cambria Math" w:hAnsi="Cambria Math"/>
                      <w:bCs/>
                    </w:rPr>
                  </w:ins>
                </m:ctrlPr>
              </m:boxPr>
              <m:e>
                <m:argPr>
                  <m:argSz m:val="-1"/>
                </m:argPr>
                <m:f>
                  <m:fPr>
                    <m:ctrlPr>
                      <w:ins w:id="2340" w:author="zhengping jin" w:date="2024-08-11T16:42:00Z" w16du:dateUtc="2024-08-11T08:42:00Z">
                        <w:rPr>
                          <w:rFonts w:ascii="Cambria Math" w:hAnsi="Cambria Math"/>
                          <w:bCs/>
                        </w:rPr>
                      </w:ins>
                    </m:ctrlPr>
                  </m:fPr>
                  <m:num>
                    <m:r>
                      <w:ins w:id="2341" w:author="zhengping jin" w:date="2024-08-11T16:42:00Z" w16du:dateUtc="2024-08-11T08:42:00Z">
                        <m:rPr>
                          <m:sty m:val="p"/>
                        </m:rPr>
                        <w:rPr>
                          <w:rFonts w:ascii="Cambria Math" w:hAnsi="Cambria Math"/>
                        </w:rPr>
                        <m:t>11</m:t>
                      </w:ins>
                    </m:r>
                  </m:num>
                  <m:den>
                    <m:r>
                      <w:ins w:id="2342" w:author="zhengping jin" w:date="2024-08-11T16:42:00Z" w16du:dateUtc="2024-08-11T08:42:00Z">
                        <w:rPr>
                          <w:rFonts w:ascii="Cambria Math" w:hAnsi="Cambria Math"/>
                        </w:rPr>
                        <m:t>3</m:t>
                      </w:ins>
                    </m:r>
                  </m:den>
                </m:f>
              </m:e>
            </m:box>
          </m:e>
        </m:d>
      </m:oMath>
      <w:ins w:id="2343" w:author="zhengping jin" w:date="2024-08-11T16:42:00Z" w16du:dateUtc="2024-08-11T08:42:00Z">
        <w:r w:rsidR="00ED4017">
          <w:rPr>
            <w:rFonts w:ascii="Times New Roman" w:hAnsi="Times New Roman" w:hint="eastAsia"/>
            <w:bCs/>
          </w:rPr>
          <w:t>=</w:t>
        </w:r>
      </w:ins>
      <m:oMath>
        <m:r>
          <w:ins w:id="2344" w:author="zhengping jin" w:date="2024-08-11T16:43:00Z" w16du:dateUtc="2024-08-11T08:43:00Z">
            <m:rPr>
              <m:sty m:val="p"/>
            </m:rPr>
            <w:rPr>
              <w:rFonts w:ascii="Cambria Math" w:hAnsi="Cambria Math" w:cs="Cambria Math"/>
            </w:rPr>
            <m:t>-</m:t>
          </w:ins>
        </m:r>
        <m:d>
          <m:dPr>
            <m:ctrlPr>
              <w:ins w:id="2345" w:author="zhengping jin" w:date="2024-08-11T16:43:00Z" w16du:dateUtc="2024-08-11T08:43:00Z">
                <w:rPr>
                  <w:rFonts w:ascii="Cambria Math" w:hAnsi="Cambria Math" w:cs="Cambria Math"/>
                  <w:bCs/>
                  <w:iCs/>
                </w:rPr>
              </w:ins>
            </m:ctrlPr>
          </m:dPr>
          <m:e>
            <m:f>
              <m:fPr>
                <m:ctrlPr>
                  <w:ins w:id="2346" w:author="zhengping jin" w:date="2024-08-11T16:43:00Z" w16du:dateUtc="2024-08-11T08:43:00Z">
                    <w:rPr>
                      <w:rFonts w:ascii="Cambria Math" w:hAnsi="Cambria Math" w:cs="Cambria Math"/>
                      <w:bCs/>
                      <w:i/>
                      <w:iCs/>
                    </w:rPr>
                  </w:ins>
                </m:ctrlPr>
              </m:fPr>
              <m:num>
                <m:r>
                  <w:ins w:id="2347" w:author="zhengping jin" w:date="2024-08-11T16:43:00Z" w16du:dateUtc="2024-08-11T08:43:00Z">
                    <w:rPr>
                      <w:rFonts w:ascii="Cambria Math" w:hAnsi="Cambria Math" w:cs="Cambria Math"/>
                    </w:rPr>
                    <m:t>2</m:t>
                  </w:ins>
                </m:r>
              </m:num>
              <m:den>
                <m:r>
                  <w:ins w:id="2348" w:author="zhengping jin" w:date="2024-08-11T16:43:00Z" w16du:dateUtc="2024-08-11T08:43:00Z">
                    <w:rPr>
                      <w:rFonts w:ascii="Cambria Math" w:hAnsi="Cambria Math" w:cs="Cambria Math"/>
                    </w:rPr>
                    <m:t>3</m:t>
                  </w:ins>
                </m:r>
              </m:den>
            </m:f>
          </m:e>
        </m:d>
        <m:r>
          <w:ins w:id="2349" w:author="zhengping jin" w:date="2024-08-11T16:44:00Z" w16du:dateUtc="2024-08-11T08:44:00Z">
            <m:rPr>
              <m:sty m:val="p"/>
            </m:rPr>
            <w:rPr>
              <w:rFonts w:ascii="Cambria Math" w:hAnsi="Cambria Math" w:cs="Cambria Math" w:hint="eastAsia"/>
            </w:rPr>
            <m:t>=</m:t>
          </w:ins>
        </m:r>
        <m:r>
          <w:ins w:id="2350" w:author="zhengping jin" w:date="2024-08-11T16:44:00Z" w16du:dateUtc="2024-08-11T08:44:00Z">
            <m:rPr>
              <m:sty m:val="p"/>
            </m:rPr>
            <w:rPr>
              <w:rFonts w:ascii="Cambria Math" w:hAnsi="Cambria Math" w:cs="Cambria Math"/>
            </w:rPr>
            <m:t>-</m:t>
          </w:ins>
        </m:r>
        <m:sSup>
          <m:sSupPr>
            <m:ctrlPr>
              <w:ins w:id="2351" w:author="zhengping jin" w:date="2024-08-11T16:44:00Z" w16du:dateUtc="2024-08-11T08:44:00Z">
                <w:rPr>
                  <w:rFonts w:ascii="Cambria Math" w:hAnsi="Cambria Math"/>
                  <w:bCs/>
                  <w:i/>
                </w:rPr>
              </w:ins>
            </m:ctrlPr>
          </m:sSupPr>
          <m:e>
            <m:r>
              <w:ins w:id="2352" w:author="zhengping jin" w:date="2024-08-11T16:44:00Z" w16du:dateUtc="2024-08-11T08:44:00Z">
                <m:rPr>
                  <m:sty m:val="p"/>
                </m:rPr>
                <w:rPr>
                  <w:rFonts w:ascii="Cambria Math" w:hAnsi="Cambria Math" w:hint="eastAsia"/>
                </w:rPr>
                <m:t>（</m:t>
              </w:ins>
            </m:r>
            <m:r>
              <w:ins w:id="2353" w:author="zhengping jin" w:date="2024-08-11T16:44:00Z" w16du:dateUtc="2024-08-11T08:44:00Z">
                <m:rPr>
                  <m:sty m:val="p"/>
                </m:rPr>
                <w:rPr>
                  <w:rFonts w:ascii="Cambria Math" w:hAnsi="Cambria Math" w:cs="Cambria Math"/>
                </w:rPr>
                <m:t>-</m:t>
              </w:ins>
            </m:r>
            <m:r>
              <w:ins w:id="2354" w:author="zhengping jin" w:date="2024-08-11T16:44:00Z" w16du:dateUtc="2024-08-11T08:44:00Z">
                <m:rPr>
                  <m:sty m:val="p"/>
                </m:rPr>
                <w:rPr>
                  <w:rFonts w:ascii="Cambria Math" w:hAnsi="Cambria Math" w:hint="eastAsia"/>
                </w:rPr>
                <m:t>1</m:t>
              </w:ins>
            </m:r>
            <m:r>
              <w:ins w:id="2355" w:author="zhengping jin" w:date="2024-08-11T16:44:00Z" w16du:dateUtc="2024-08-11T08:44:00Z">
                <m:rPr>
                  <m:sty m:val="p"/>
                </m:rPr>
                <w:rPr>
                  <w:rFonts w:ascii="Cambria Math" w:hAnsi="Cambria Math" w:hint="eastAsia"/>
                </w:rPr>
                <m:t>）</m:t>
              </w:ins>
            </m:r>
          </m:e>
          <m:sup>
            <m:box>
              <m:boxPr>
                <m:ctrlPr>
                  <w:ins w:id="2356" w:author="zhengping jin" w:date="2024-08-11T16:44:00Z" w16du:dateUtc="2024-08-11T08:44:00Z">
                    <w:rPr>
                      <w:rFonts w:ascii="Cambria Math" w:hAnsi="Cambria Math"/>
                      <w:bCs/>
                      <w:i/>
                    </w:rPr>
                  </w:ins>
                </m:ctrlPr>
              </m:boxPr>
              <m:e>
                <m:argPr>
                  <m:argSz m:val="-1"/>
                </m:argPr>
                <m:f>
                  <m:fPr>
                    <m:ctrlPr>
                      <w:ins w:id="2357" w:author="zhengping jin" w:date="2024-08-11T16:44:00Z" w16du:dateUtc="2024-08-11T08:44:00Z">
                        <w:rPr>
                          <w:rFonts w:ascii="Cambria Math" w:hAnsi="Cambria Math"/>
                          <w:bCs/>
                          <w:i/>
                        </w:rPr>
                      </w:ins>
                    </m:ctrlPr>
                  </m:fPr>
                  <m:num>
                    <m:sSup>
                      <m:sSupPr>
                        <m:ctrlPr>
                          <w:ins w:id="2358" w:author="zhengping jin" w:date="2024-08-11T16:44:00Z" w16du:dateUtc="2024-08-11T08:44:00Z">
                            <w:rPr>
                              <w:rFonts w:ascii="Cambria Math" w:hAnsi="Cambria Math"/>
                              <w:bCs/>
                              <w:i/>
                            </w:rPr>
                          </w:ins>
                        </m:ctrlPr>
                      </m:sSupPr>
                      <m:e>
                        <m:r>
                          <w:ins w:id="2359" w:author="zhengping jin" w:date="2024-08-11T16:44:00Z" w16du:dateUtc="2024-08-11T08:44:00Z">
                            <w:rPr>
                              <w:rFonts w:ascii="Cambria Math" w:hAnsi="Cambria Math"/>
                            </w:rPr>
                            <m:t>3</m:t>
                          </w:ins>
                        </m:r>
                      </m:e>
                      <m:sup>
                        <m:r>
                          <w:ins w:id="2360" w:author="zhengping jin" w:date="2024-08-11T16:44:00Z" w16du:dateUtc="2024-08-11T08:44:00Z">
                            <w:rPr>
                              <w:rFonts w:ascii="Cambria Math" w:hAnsi="Cambria Math" w:hint="eastAsia"/>
                            </w:rPr>
                            <m:t>2</m:t>
                          </w:ins>
                        </m:r>
                      </m:sup>
                    </m:sSup>
                    <m:r>
                      <w:ins w:id="2361" w:author="zhengping jin" w:date="2024-08-11T16:44:00Z" w16du:dateUtc="2024-08-11T08:44:00Z">
                        <w:rPr>
                          <w:rFonts w:ascii="Cambria Math" w:hAnsi="Cambria Math" w:cs="Cambria Math"/>
                        </w:rPr>
                        <m:t>-</m:t>
                      </w:ins>
                    </m:r>
                    <m:r>
                      <w:ins w:id="2362" w:author="zhengping jin" w:date="2024-08-11T16:44:00Z" w16du:dateUtc="2024-08-11T08:44:00Z">
                        <w:rPr>
                          <w:rFonts w:ascii="Cambria Math" w:hAnsi="Cambria Math" w:hint="eastAsia"/>
                        </w:rPr>
                        <m:t>1</m:t>
                      </w:ins>
                    </m:r>
                  </m:num>
                  <m:den>
                    <m:r>
                      <w:ins w:id="2363" w:author="zhengping jin" w:date="2024-08-11T16:44:00Z" w16du:dateUtc="2024-08-11T08:44:00Z">
                        <w:rPr>
                          <w:rFonts w:ascii="Cambria Math" w:hAnsi="Cambria Math" w:hint="eastAsia"/>
                        </w:rPr>
                        <m:t>8</m:t>
                      </w:ins>
                    </m:r>
                  </m:den>
                </m:f>
              </m:e>
            </m:box>
          </m:sup>
        </m:sSup>
      </m:oMath>
      <w:ins w:id="2364" w:author="zhengping jin" w:date="2024-08-11T16:44:00Z" w16du:dateUtc="2024-08-11T08:44:00Z">
        <w:r w:rsidR="00ED4017">
          <w:rPr>
            <w:rFonts w:ascii="Times New Roman" w:hAnsi="Times New Roman" w:hint="eastAsia"/>
            <w:bCs/>
          </w:rPr>
          <w:t>=1.</w:t>
        </w:r>
      </w:ins>
    </w:p>
    <w:p w14:paraId="4DCF2FE7" w14:textId="34809792" w:rsidR="00FB49DC" w:rsidRPr="006D722E" w:rsidRDefault="00FB49DC">
      <w:pPr>
        <w:snapToGrid w:val="0"/>
        <w:spacing w:line="360" w:lineRule="auto"/>
        <w:ind w:firstLineChars="202" w:firstLine="424"/>
        <w:jc w:val="left"/>
        <w:rPr>
          <w:rFonts w:ascii="Times New Roman" w:hAnsi="Times New Roman"/>
        </w:rPr>
        <w:pPrChange w:id="2365" w:author="zhengping jin" w:date="2024-08-11T16:45:00Z" w16du:dateUtc="2024-08-11T08:45:00Z">
          <w:pPr>
            <w:snapToGrid w:val="0"/>
            <w:spacing w:line="360" w:lineRule="auto"/>
            <w:ind w:firstLineChars="400" w:firstLine="840"/>
            <w:jc w:val="left"/>
          </w:pPr>
        </w:pPrChange>
      </w:pPr>
      <w:r w:rsidRPr="006D722E">
        <w:rPr>
          <w:rFonts w:ascii="Times New Roman" w:hAnsi="Times New Roman"/>
        </w:rPr>
        <w:t>因此，</w:t>
      </w:r>
      <m:oMath>
        <m:d>
          <m:dPr>
            <m:ctrlPr>
              <w:ins w:id="2366" w:author="zhengping jin" w:date="2024-08-11T16:45:00Z" w16du:dateUtc="2024-08-11T08:45:00Z">
                <w:rPr>
                  <w:rFonts w:ascii="Cambria Math" w:hAnsi="Cambria Math"/>
                  <w:bCs/>
                  <w:i/>
                  <w:iCs/>
                </w:rPr>
              </w:ins>
            </m:ctrlPr>
          </m:dPr>
          <m:e>
            <m:box>
              <m:boxPr>
                <m:ctrlPr>
                  <w:ins w:id="2367" w:author="zhengping jin" w:date="2024-08-11T16:45:00Z" w16du:dateUtc="2024-08-11T08:45:00Z">
                    <w:rPr>
                      <w:rFonts w:ascii="Cambria Math" w:hAnsi="Cambria Math"/>
                      <w:bCs/>
                      <w:i/>
                      <w:iCs/>
                    </w:rPr>
                  </w:ins>
                </m:ctrlPr>
              </m:boxPr>
              <m:e>
                <m:argPr>
                  <m:argSz m:val="-1"/>
                </m:argPr>
                <m:f>
                  <m:fPr>
                    <m:ctrlPr>
                      <w:ins w:id="2368" w:author="zhengping jin" w:date="2024-08-11T16:45:00Z" w16du:dateUtc="2024-08-11T08:45:00Z">
                        <w:rPr>
                          <w:rFonts w:ascii="Cambria Math" w:hAnsi="Cambria Math"/>
                          <w:bCs/>
                          <w:i/>
                          <w:iCs/>
                        </w:rPr>
                      </w:ins>
                    </m:ctrlPr>
                  </m:fPr>
                  <m:num>
                    <m:r>
                      <w:ins w:id="2369" w:author="zhengping jin" w:date="2024-08-11T16:45:00Z" w16du:dateUtc="2024-08-11T08:45:00Z">
                        <w:rPr>
                          <w:rFonts w:ascii="Cambria Math" w:hAnsi="Cambria Math"/>
                        </w:rPr>
                        <m:t>1037</m:t>
                      </w:ins>
                    </m:r>
                  </m:num>
                  <m:den>
                    <m:r>
                      <w:ins w:id="2370" w:author="zhengping jin" w:date="2024-08-11T16:45:00Z" w16du:dateUtc="2024-08-11T08:45:00Z">
                        <w:rPr>
                          <w:rFonts w:ascii="Cambria Math" w:hAnsi="Cambria Math"/>
                        </w:rPr>
                        <m:t>2027</m:t>
                      </w:ins>
                    </m:r>
                  </m:den>
                </m:f>
              </m:e>
            </m:box>
          </m:e>
        </m:d>
      </m:oMath>
      <w:del w:id="2371" w:author="zhengping jin" w:date="2024-08-11T16:46:00Z" w16du:dateUtc="2024-08-11T08:46:00Z">
        <w:r w:rsidRPr="006D722E" w:rsidDel="00ED4017">
          <w:rPr>
            <w:rFonts w:ascii="Times New Roman" w:hAnsi="Times New Roman"/>
            <w:position w:val="-28"/>
          </w:rPr>
          <w:object w:dxaOrig="1180" w:dyaOrig="680" w14:anchorId="1BE8617E">
            <v:shape id="_x0000_i1230" type="#_x0000_t75" style="width:59.25pt;height:34.65pt" o:ole="">
              <v:imagedata r:id="rId625" o:title=""/>
            </v:shape>
            <o:OLEObject Type="Embed" ProgID="Equation.DSMT4" ShapeID="_x0000_i1230" DrawAspect="Content" ObjectID="_1790422389" r:id="rId626"/>
          </w:object>
        </w:r>
      </w:del>
      <w:ins w:id="2372" w:author="zhengping jin" w:date="2024-08-11T16:46:00Z" w16du:dateUtc="2024-08-11T08:46:00Z">
        <w:r w:rsidR="00ED4017">
          <w:rPr>
            <w:rFonts w:ascii="Times New Roman" w:hAnsi="Times New Roman" w:hint="eastAsia"/>
          </w:rPr>
          <w:t xml:space="preserve">=1. </w:t>
        </w:r>
        <w:r w:rsidR="00ED4017">
          <w:rPr>
            <w:rFonts w:ascii="Times New Roman" w:hAnsi="Times New Roman" w:hint="eastAsia"/>
          </w:rPr>
          <w:t>故</w:t>
        </w:r>
        <w:r w:rsidR="00ED4017" w:rsidRPr="006D722E">
          <w:rPr>
            <w:rFonts w:ascii="Times New Roman" w:hAnsi="Times New Roman"/>
          </w:rPr>
          <w:t>同余方程</w:t>
        </w:r>
        <w:r w:rsidR="00ED4017" w:rsidRPr="005B6C5D">
          <w:rPr>
            <w:rFonts w:ascii="Times New Roman" w:hAnsi="Times New Roman" w:hint="eastAsia"/>
            <w:i/>
            <w:iCs/>
          </w:rPr>
          <w:t>x</w:t>
        </w:r>
        <w:r w:rsidR="00ED4017" w:rsidRPr="005B6C5D">
          <w:rPr>
            <w:rFonts w:ascii="Times New Roman" w:hAnsi="Times New Roman" w:hint="eastAsia"/>
            <w:vertAlign w:val="superscript"/>
          </w:rPr>
          <w:t>2</w:t>
        </w:r>
        <w:r w:rsidR="00ED4017">
          <w:rPr>
            <w:rFonts w:ascii="Lucida Sans Unicode" w:hAnsi="Lucida Sans Unicode" w:cs="Lucida Sans Unicode"/>
          </w:rPr>
          <w:t>≡</w:t>
        </w:r>
        <w:r w:rsidR="00ED4017">
          <w:rPr>
            <w:rFonts w:ascii="Times New Roman" w:hAnsi="Times New Roman" w:hint="eastAsia"/>
          </w:rPr>
          <w:t xml:space="preserve">1037 (mod 2027) </w:t>
        </w:r>
        <w:r w:rsidR="00ED4017">
          <w:rPr>
            <w:rFonts w:ascii="Times New Roman" w:hAnsi="Times New Roman" w:hint="eastAsia"/>
          </w:rPr>
          <w:t>有解</w:t>
        </w:r>
        <w:r w:rsidR="00ED4017">
          <w:rPr>
            <w:rFonts w:ascii="Times New Roman" w:hAnsi="Times New Roman" w:hint="eastAsia"/>
          </w:rPr>
          <w:t xml:space="preserve">, </w:t>
        </w:r>
        <w:r w:rsidR="00ED4017">
          <w:rPr>
            <w:rFonts w:ascii="Times New Roman" w:hAnsi="Times New Roman" w:hint="eastAsia"/>
          </w:rPr>
          <w:t>且</w:t>
        </w:r>
        <w:proofErr w:type="gramStart"/>
        <w:r w:rsidR="00ED4017">
          <w:rPr>
            <w:rFonts w:ascii="Times New Roman" w:hAnsi="Times New Roman" w:hint="eastAsia"/>
          </w:rPr>
          <w:t>有二解</w:t>
        </w:r>
        <w:proofErr w:type="gramEnd"/>
        <w:r w:rsidR="00ED4017">
          <w:rPr>
            <w:rFonts w:ascii="Times New Roman" w:hAnsi="Times New Roman" w:hint="eastAsia"/>
          </w:rPr>
          <w:t>.</w:t>
        </w:r>
      </w:ins>
    </w:p>
    <w:p w14:paraId="206D7FD2" w14:textId="62C9FAE2" w:rsidR="00FB49DC" w:rsidRPr="006D722E" w:rsidDel="00ED4017" w:rsidRDefault="007B33BC" w:rsidP="00462663">
      <w:pPr>
        <w:snapToGrid w:val="0"/>
        <w:spacing w:line="360" w:lineRule="auto"/>
        <w:ind w:firstLineChars="400" w:firstLine="840"/>
        <w:jc w:val="left"/>
        <w:rPr>
          <w:del w:id="2373" w:author="zhengping jin" w:date="2024-08-11T16:46:00Z" w16du:dateUtc="2024-08-11T08:46:00Z"/>
          <w:rFonts w:ascii="Times New Roman" w:hAnsi="Times New Roman"/>
        </w:rPr>
      </w:pPr>
      <w:del w:id="2374" w:author="zhengping jin" w:date="2024-08-11T16:46:00Z" w16du:dateUtc="2024-08-11T08:46:00Z">
        <w:r w:rsidRPr="006D722E" w:rsidDel="00ED4017">
          <w:rPr>
            <w:rFonts w:ascii="Times New Roman" w:hAnsi="Times New Roman"/>
          </w:rPr>
          <w:delText>同余方程</w:delText>
        </w:r>
        <w:r w:rsidR="00FB49DC" w:rsidRPr="006D722E" w:rsidDel="00ED4017">
          <w:rPr>
            <w:rFonts w:ascii="Times New Roman" w:hAnsi="Times New Roman"/>
            <w:position w:val="-10"/>
          </w:rPr>
          <w:object w:dxaOrig="1920" w:dyaOrig="360" w14:anchorId="3CF0CD14">
            <v:shape id="_x0000_i1231" type="#_x0000_t75" style="width:96.15pt;height:18.7pt" o:ole="">
              <v:imagedata r:id="rId617" o:title=""/>
            </v:shape>
            <o:OLEObject Type="Embed" ProgID="Equation.DSMT4" ShapeID="_x0000_i1231" DrawAspect="Content" ObjectID="_1790422390" r:id="rId627"/>
          </w:object>
        </w:r>
        <w:r w:rsidR="00FB49DC" w:rsidRPr="006D722E" w:rsidDel="00ED4017">
          <w:rPr>
            <w:rFonts w:ascii="Times New Roman" w:hAnsi="Times New Roman"/>
          </w:rPr>
          <w:delText>无解</w:delText>
        </w:r>
        <w:r w:rsidR="00FB49DC" w:rsidRPr="006D722E" w:rsidDel="00ED4017">
          <w:rPr>
            <w:rFonts w:ascii="Times New Roman" w:hAnsi="Times New Roman"/>
          </w:rPr>
          <w:delText>.</w:delText>
        </w:r>
      </w:del>
    </w:p>
    <w:p w14:paraId="23CD5908" w14:textId="77777777" w:rsidR="00FB49DC" w:rsidRPr="006D722E" w:rsidRDefault="00FB49DC" w:rsidP="00FB49DC">
      <w:pPr>
        <w:snapToGrid w:val="0"/>
        <w:spacing w:line="360" w:lineRule="auto"/>
        <w:jc w:val="left"/>
        <w:rPr>
          <w:rFonts w:ascii="Times New Roman" w:hAnsi="Times New Roman"/>
        </w:rPr>
      </w:pPr>
    </w:p>
    <w:p w14:paraId="4E681453" w14:textId="31AC12B9" w:rsidR="00FB49DC" w:rsidRPr="006D722E" w:rsidRDefault="001104F6" w:rsidP="001104F6">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.3.13</w:t>
      </w:r>
      <w:proofErr w:type="gramStart"/>
      <w:r w:rsidR="00FB49DC" w:rsidRPr="006D722E">
        <w:rPr>
          <w:rFonts w:ascii="Times New Roman" w:hAnsi="Times New Roman"/>
        </w:rPr>
        <w:t>求所有奇</w:t>
      </w:r>
      <w:proofErr w:type="gramEnd"/>
      <w:r w:rsidR="00FB49DC" w:rsidRPr="006D722E">
        <w:rPr>
          <w:rFonts w:ascii="Times New Roman" w:hAnsi="Times New Roman"/>
        </w:rPr>
        <w:t>素数</w:t>
      </w:r>
      <w:r w:rsidR="00FB49DC" w:rsidRPr="006D722E">
        <w:rPr>
          <w:rFonts w:ascii="Times New Roman" w:hAnsi="Times New Roman"/>
          <w:i/>
        </w:rPr>
        <w:t>p</w:t>
      </w:r>
      <w:r w:rsidR="00FB49DC" w:rsidRPr="006D722E">
        <w:rPr>
          <w:rFonts w:ascii="Times New Roman" w:hAnsi="Times New Roman"/>
        </w:rPr>
        <w:t>，它以</w:t>
      </w:r>
      <w:r w:rsidR="00FB49DC" w:rsidRPr="006D722E">
        <w:rPr>
          <w:rFonts w:ascii="Times New Roman" w:hAnsi="Times New Roman"/>
        </w:rPr>
        <w:t>3</w:t>
      </w:r>
      <w:r w:rsidR="00FB49DC" w:rsidRPr="006D722E">
        <w:rPr>
          <w:rFonts w:ascii="Times New Roman" w:hAnsi="Times New Roman"/>
        </w:rPr>
        <w:t>为其二次剩余</w:t>
      </w:r>
      <w:r w:rsidR="00FB49DC" w:rsidRPr="006D722E">
        <w:rPr>
          <w:rFonts w:ascii="Times New Roman" w:hAnsi="Times New Roman"/>
        </w:rPr>
        <w:t>.</w:t>
      </w:r>
    </w:p>
    <w:p w14:paraId="078031C4" w14:textId="34BB36C7" w:rsidR="00FB49DC" w:rsidRPr="006D722E" w:rsidRDefault="00FB49DC" w:rsidP="001104F6">
      <w:pPr>
        <w:snapToGrid w:val="0"/>
        <w:spacing w:line="360" w:lineRule="auto"/>
        <w:ind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即要求所有奇素数</w:t>
      </w:r>
      <w:r w:rsidRPr="006D722E">
        <w:rPr>
          <w:rFonts w:ascii="Times New Roman" w:hAnsi="Times New Roman"/>
          <w:i/>
        </w:rPr>
        <w:t>p</w:t>
      </w:r>
      <w:r w:rsidRPr="006D722E">
        <w:rPr>
          <w:rFonts w:ascii="Times New Roman" w:hAnsi="Times New Roman"/>
        </w:rPr>
        <w:t>，使得</w:t>
      </w:r>
      <w:r w:rsidR="001104F6">
        <w:rPr>
          <w:rFonts w:ascii="Times New Roman" w:hAnsi="Times New Roman" w:hint="eastAsia"/>
        </w:rPr>
        <w:t xml:space="preserve"> </w:t>
      </w:r>
      <w:r w:rsidRPr="006D722E">
        <w:rPr>
          <w:rFonts w:ascii="Times New Roman" w:hAnsi="Times New Roman"/>
          <w:position w:val="-30"/>
        </w:rPr>
        <w:object w:dxaOrig="820" w:dyaOrig="720" w14:anchorId="48F20394">
          <v:shape id="_x0000_i1232" type="#_x0000_t75" style="width:41.45pt;height:36.45pt" o:ole="">
            <v:imagedata r:id="rId628" o:title=""/>
          </v:shape>
          <o:OLEObject Type="Embed" ProgID="Equation.DSMT4" ShapeID="_x0000_i1232" DrawAspect="Content" ObjectID="_1790422391" r:id="rId629"/>
        </w:object>
      </w:r>
      <w:ins w:id="2375" w:author="zhengping jin" w:date="2024-08-10T15:57:00Z" w16du:dateUtc="2024-08-10T07:57:00Z">
        <w:r w:rsidR="00E76760">
          <w:rPr>
            <w:rFonts w:ascii="Times New Roman" w:hAnsi="Times New Roman" w:hint="eastAsia"/>
          </w:rPr>
          <w:t>.</w:t>
        </w:r>
      </w:ins>
    </w:p>
    <w:p w14:paraId="5102AFF5" w14:textId="73BF68CB" w:rsidR="00FB49DC" w:rsidRPr="006D722E" w:rsidRDefault="00FB49DC" w:rsidP="001104F6">
      <w:pPr>
        <w:snapToGrid w:val="0"/>
        <w:spacing w:line="360" w:lineRule="auto"/>
        <w:ind w:firstLineChars="300" w:firstLine="630"/>
        <w:jc w:val="left"/>
        <w:rPr>
          <w:rFonts w:ascii="Times New Roman" w:hAnsi="Times New Roman"/>
        </w:rPr>
      </w:pPr>
      <w:r w:rsidRPr="006D722E">
        <w:rPr>
          <w:rFonts w:ascii="Times New Roman" w:hAnsi="Times New Roman"/>
        </w:rPr>
        <w:t>易知，</w:t>
      </w:r>
      <w:r w:rsidRPr="006D722E">
        <w:rPr>
          <w:rFonts w:ascii="Times New Roman" w:hAnsi="Times New Roman"/>
          <w:i/>
        </w:rPr>
        <w:t>p</w:t>
      </w:r>
      <w:r w:rsidRPr="006D722E">
        <w:rPr>
          <w:rFonts w:ascii="Times New Roman" w:hAnsi="Times New Roman"/>
        </w:rPr>
        <w:t>是大于</w:t>
      </w:r>
      <w:r w:rsidRPr="006D722E">
        <w:rPr>
          <w:rFonts w:ascii="Times New Roman" w:hAnsi="Times New Roman"/>
        </w:rPr>
        <w:t>3</w:t>
      </w:r>
      <w:r w:rsidRPr="006D722E">
        <w:rPr>
          <w:rFonts w:ascii="Times New Roman" w:hAnsi="Times New Roman"/>
        </w:rPr>
        <w:t>的奇素数</w:t>
      </w:r>
      <w:r w:rsidRPr="006D722E">
        <w:rPr>
          <w:rFonts w:ascii="Times New Roman" w:hAnsi="Times New Roman"/>
        </w:rPr>
        <w:t xml:space="preserve">. </w:t>
      </w:r>
      <w:r w:rsidRPr="006D722E">
        <w:rPr>
          <w:rFonts w:ascii="Times New Roman" w:hAnsi="Times New Roman"/>
        </w:rPr>
        <w:t>根据二次互反律，</w:t>
      </w:r>
      <w:r w:rsidRPr="006D722E">
        <w:rPr>
          <w:rFonts w:ascii="Times New Roman" w:hAnsi="Times New Roman"/>
          <w:position w:val="-30"/>
        </w:rPr>
        <w:object w:dxaOrig="2100" w:dyaOrig="720" w14:anchorId="078029FF">
          <v:shape id="_x0000_i1233" type="#_x0000_t75" style="width:103.9pt;height:36.45pt" o:ole="">
            <v:imagedata r:id="rId630" o:title=""/>
          </v:shape>
          <o:OLEObject Type="Embed" ProgID="Equation.DSMT4" ShapeID="_x0000_i1233" DrawAspect="Content" ObjectID="_1790422392" r:id="rId631"/>
        </w:object>
      </w:r>
      <w:ins w:id="2376" w:author="zhengping jin" w:date="2024-08-10T15:57:00Z" w16du:dateUtc="2024-08-10T07:57:00Z">
        <w:r w:rsidR="00E76760">
          <w:rPr>
            <w:rFonts w:ascii="Times New Roman" w:hAnsi="Times New Roman" w:hint="eastAsia"/>
          </w:rPr>
          <w:t>.</w:t>
        </w:r>
      </w:ins>
    </w:p>
    <w:p w14:paraId="7F867F82" w14:textId="23D90BC3" w:rsidR="00FB49DC" w:rsidRPr="006D722E" w:rsidRDefault="00FB49DC" w:rsidP="001104F6">
      <w:pPr>
        <w:snapToGrid w:val="0"/>
        <w:spacing w:line="360" w:lineRule="auto"/>
        <w:ind w:firstLineChars="300" w:firstLine="630"/>
        <w:jc w:val="left"/>
        <w:rPr>
          <w:rFonts w:ascii="Times New Roman" w:hAnsi="Times New Roman"/>
        </w:rPr>
      </w:pPr>
      <w:r w:rsidRPr="006D722E">
        <w:rPr>
          <w:rFonts w:ascii="Times New Roman" w:hAnsi="Times New Roman"/>
        </w:rPr>
        <w:t>因为</w:t>
      </w:r>
      <w:r w:rsidR="001104F6">
        <w:rPr>
          <w:rFonts w:ascii="Times New Roman" w:hAnsi="Times New Roman" w:hint="eastAsia"/>
        </w:rPr>
        <w:t xml:space="preserve"> </w:t>
      </w:r>
      <w:r w:rsidRPr="006D722E">
        <w:rPr>
          <w:rFonts w:ascii="Times New Roman" w:hAnsi="Times New Roman"/>
          <w:position w:val="-30"/>
        </w:rPr>
        <w:object w:dxaOrig="3560" w:dyaOrig="760" w14:anchorId="5AD7DE52">
          <v:shape id="_x0000_i1234" type="#_x0000_t75" style="width:178.65pt;height:37.35pt" o:ole="">
            <v:imagedata r:id="rId632" o:title=""/>
          </v:shape>
          <o:OLEObject Type="Embed" ProgID="Equation.DSMT4" ShapeID="_x0000_i1234" DrawAspect="Content" ObjectID="_1790422393" r:id="rId633"/>
        </w:object>
      </w:r>
      <w:ins w:id="2377" w:author="zhengping jin" w:date="2024-08-10T15:57:00Z" w16du:dateUtc="2024-08-10T07:57:00Z">
        <w:r w:rsidR="00E76760">
          <w:rPr>
            <w:rFonts w:ascii="Times New Roman" w:hAnsi="Times New Roman" w:hint="eastAsia"/>
          </w:rPr>
          <w:t>,</w:t>
        </w:r>
      </w:ins>
    </w:p>
    <w:p w14:paraId="73890ABA" w14:textId="4CD21778" w:rsidR="00FB49DC" w:rsidRPr="006D722E" w:rsidRDefault="00FB49DC" w:rsidP="001104F6">
      <w:pPr>
        <w:snapToGrid w:val="0"/>
        <w:spacing w:line="360" w:lineRule="auto"/>
        <w:ind w:firstLineChars="300" w:firstLine="630"/>
        <w:jc w:val="left"/>
        <w:rPr>
          <w:rFonts w:ascii="Times New Roman" w:hAnsi="Times New Roman"/>
        </w:rPr>
      </w:pPr>
      <w:r w:rsidRPr="006D722E">
        <w:rPr>
          <w:rFonts w:ascii="Times New Roman" w:hAnsi="Times New Roman"/>
        </w:rPr>
        <w:t>以及</w:t>
      </w:r>
      <w:r w:rsidR="001104F6">
        <w:rPr>
          <w:rFonts w:ascii="Times New Roman" w:hAnsi="Times New Roman" w:hint="eastAsia"/>
        </w:rPr>
        <w:t xml:space="preserve"> </w:t>
      </w:r>
      <w:r w:rsidR="001104F6">
        <w:rPr>
          <w:rFonts w:ascii="Times New Roman" w:hAnsi="Times New Roman"/>
        </w:rPr>
        <w:t xml:space="preserve">  </w:t>
      </w:r>
      <w:r w:rsidRPr="006D722E">
        <w:rPr>
          <w:rFonts w:ascii="Times New Roman" w:hAnsi="Times New Roman"/>
          <w:position w:val="-66"/>
        </w:rPr>
        <w:object w:dxaOrig="3680" w:dyaOrig="1440" w14:anchorId="2678E2F5">
          <v:shape id="_x0000_i1235" type="#_x0000_t75" style="width:183.65pt;height:1in" o:ole="">
            <v:imagedata r:id="rId634" o:title=""/>
          </v:shape>
          <o:OLEObject Type="Embed" ProgID="Equation.DSMT4" ShapeID="_x0000_i1235" DrawAspect="Content" ObjectID="_1790422394" r:id="rId635"/>
        </w:object>
      </w:r>
      <w:ins w:id="2378" w:author="zhengping jin" w:date="2024-08-10T15:57:00Z" w16du:dateUtc="2024-08-10T07:57:00Z">
        <w:r w:rsidR="00E76760">
          <w:rPr>
            <w:rFonts w:ascii="Times New Roman" w:hAnsi="Times New Roman" w:hint="eastAsia"/>
          </w:rPr>
          <w:t>.</w:t>
        </w:r>
      </w:ins>
    </w:p>
    <w:p w14:paraId="5F04E98C" w14:textId="40B9A0E2" w:rsidR="00FB49DC" w:rsidRPr="006D722E" w:rsidRDefault="00FB49DC" w:rsidP="001104F6">
      <w:pPr>
        <w:snapToGrid w:val="0"/>
        <w:spacing w:line="360" w:lineRule="auto"/>
        <w:ind w:firstLineChars="300" w:firstLine="630"/>
        <w:jc w:val="left"/>
        <w:rPr>
          <w:rFonts w:ascii="Times New Roman" w:hAnsi="Times New Roman"/>
        </w:rPr>
      </w:pPr>
      <w:r w:rsidRPr="006D722E">
        <w:rPr>
          <w:rFonts w:ascii="Times New Roman" w:hAnsi="Times New Roman"/>
        </w:rPr>
        <w:t>所有</w:t>
      </w:r>
      <w:r w:rsidRPr="006D722E">
        <w:rPr>
          <w:rFonts w:ascii="Times New Roman" w:hAnsi="Times New Roman"/>
          <w:position w:val="-30"/>
        </w:rPr>
        <w:object w:dxaOrig="820" w:dyaOrig="720" w14:anchorId="06A78B74">
          <v:shape id="_x0000_i1236" type="#_x0000_t75" style="width:41.45pt;height:36.45pt" o:ole="">
            <v:imagedata r:id="rId628" o:title=""/>
          </v:shape>
          <o:OLEObject Type="Embed" ProgID="Equation.DSMT4" ShapeID="_x0000_i1236" DrawAspect="Content" ObjectID="_1790422395" r:id="rId636"/>
        </w:object>
      </w:r>
      <w:r w:rsidRPr="006D722E">
        <w:rPr>
          <w:rFonts w:ascii="Times New Roman" w:hAnsi="Times New Roman"/>
        </w:rPr>
        <w:t>的充分必要条件是</w:t>
      </w:r>
      <w:r w:rsidR="001104F6">
        <w:rPr>
          <w:rFonts w:ascii="Times New Roman" w:hAnsi="Times New Roman" w:hint="eastAsia"/>
        </w:rPr>
        <w:t xml:space="preserve"> </w:t>
      </w:r>
      <w:r w:rsidR="001104F6">
        <w:rPr>
          <w:rFonts w:ascii="Times New Roman" w:hAnsi="Times New Roman"/>
        </w:rPr>
        <w:t xml:space="preserve"> </w:t>
      </w:r>
      <w:r w:rsidRPr="006D722E">
        <w:rPr>
          <w:rFonts w:ascii="Times New Roman" w:hAnsi="Times New Roman"/>
          <w:position w:val="-30"/>
        </w:rPr>
        <w:object w:dxaOrig="1600" w:dyaOrig="720" w14:anchorId="649D8854">
          <v:shape id="_x0000_i1237" type="#_x0000_t75" style="width:80.65pt;height:36.45pt" o:ole="">
            <v:imagedata r:id="rId637" o:title=""/>
          </v:shape>
          <o:OLEObject Type="Embed" ProgID="Equation.DSMT4" ShapeID="_x0000_i1237" DrawAspect="Content" ObjectID="_1790422396" r:id="rId638"/>
        </w:object>
      </w:r>
      <w:r w:rsidRPr="006D722E">
        <w:rPr>
          <w:rFonts w:ascii="Times New Roman" w:hAnsi="Times New Roman"/>
        </w:rPr>
        <w:t>或</w:t>
      </w:r>
      <w:r w:rsidRPr="006D722E">
        <w:rPr>
          <w:rFonts w:ascii="Times New Roman" w:hAnsi="Times New Roman"/>
          <w:position w:val="-30"/>
        </w:rPr>
        <w:object w:dxaOrig="1620" w:dyaOrig="720" w14:anchorId="0A83D849">
          <v:shape id="_x0000_i1238" type="#_x0000_t75" style="width:81.1pt;height:36.45pt" o:ole="">
            <v:imagedata r:id="rId639" o:title=""/>
          </v:shape>
          <o:OLEObject Type="Embed" ProgID="Equation.DSMT4" ShapeID="_x0000_i1238" DrawAspect="Content" ObjectID="_1790422397" r:id="rId640"/>
        </w:object>
      </w:r>
      <w:ins w:id="2379" w:author="zhengping jin" w:date="2024-08-10T15:57:00Z" w16du:dateUtc="2024-08-10T07:57:00Z">
        <w:r w:rsidR="00E76760">
          <w:rPr>
            <w:rFonts w:ascii="Times New Roman" w:hAnsi="Times New Roman" w:hint="eastAsia"/>
          </w:rPr>
          <w:t>.</w:t>
        </w:r>
      </w:ins>
    </w:p>
    <w:p w14:paraId="0DB29ABD" w14:textId="74DB862F" w:rsidR="00FB49DC" w:rsidRPr="006D722E" w:rsidRDefault="00FB49DC" w:rsidP="001104F6">
      <w:pPr>
        <w:snapToGrid w:val="0"/>
        <w:spacing w:line="360" w:lineRule="auto"/>
        <w:ind w:firstLineChars="300" w:firstLine="630"/>
        <w:jc w:val="left"/>
        <w:rPr>
          <w:rFonts w:ascii="Times New Roman" w:hAnsi="Times New Roman"/>
        </w:rPr>
      </w:pPr>
      <w:r w:rsidRPr="006D722E">
        <w:rPr>
          <w:rFonts w:ascii="Times New Roman" w:hAnsi="Times New Roman"/>
        </w:rPr>
        <w:t>这分别等价于</w:t>
      </w:r>
      <w:r w:rsidRPr="006D722E">
        <w:rPr>
          <w:rFonts w:ascii="Times New Roman" w:hAnsi="Times New Roman"/>
          <w:position w:val="-10"/>
        </w:rPr>
        <w:object w:dxaOrig="1560" w:dyaOrig="320" w14:anchorId="7F0D0CDB">
          <v:shape id="_x0000_i1239" type="#_x0000_t75" style="width:77.45pt;height:15.5pt" o:ole="">
            <v:imagedata r:id="rId641" o:title=""/>
          </v:shape>
          <o:OLEObject Type="Embed" ProgID="Equation.DSMT4" ShapeID="_x0000_i1239" DrawAspect="Content" ObjectID="_1790422398" r:id="rId642"/>
        </w:object>
      </w:r>
      <w:r w:rsidRPr="006D722E">
        <w:rPr>
          <w:rFonts w:ascii="Times New Roman" w:hAnsi="Times New Roman"/>
        </w:rPr>
        <w:t>或</w:t>
      </w:r>
      <w:r w:rsidRPr="006D722E">
        <w:rPr>
          <w:rFonts w:ascii="Times New Roman" w:hAnsi="Times New Roman"/>
          <w:position w:val="-10"/>
        </w:rPr>
        <w:object w:dxaOrig="1719" w:dyaOrig="320" w14:anchorId="32B3316F">
          <v:shape id="_x0000_i1240" type="#_x0000_t75" style="width:86.6pt;height:15.5pt" o:ole="">
            <v:imagedata r:id="rId643" o:title=""/>
          </v:shape>
          <o:OLEObject Type="Embed" ProgID="Equation.DSMT4" ShapeID="_x0000_i1240" DrawAspect="Content" ObjectID="_1790422399" r:id="rId644"/>
        </w:object>
      </w:r>
      <w:ins w:id="2380" w:author="zhengping jin" w:date="2024-08-10T15:57:00Z" w16du:dateUtc="2024-08-10T07:57:00Z">
        <w:r w:rsidR="00E76760">
          <w:rPr>
            <w:rFonts w:ascii="Times New Roman" w:hAnsi="Times New Roman" w:hint="eastAsia"/>
          </w:rPr>
          <w:t>.</w:t>
        </w:r>
      </w:ins>
    </w:p>
    <w:p w14:paraId="17E6F24B" w14:textId="77777777" w:rsidR="00FB49DC" w:rsidRPr="006D722E" w:rsidRDefault="00FB49DC" w:rsidP="00FB49DC">
      <w:pPr>
        <w:snapToGrid w:val="0"/>
        <w:spacing w:line="360" w:lineRule="auto"/>
        <w:ind w:firstLineChars="300" w:firstLine="630"/>
        <w:jc w:val="left"/>
        <w:rPr>
          <w:rFonts w:ascii="Times New Roman" w:hAnsi="Times New Roman"/>
        </w:rPr>
      </w:pPr>
      <w:r w:rsidRPr="006D722E">
        <w:rPr>
          <w:rFonts w:ascii="Times New Roman" w:hAnsi="Times New Roman"/>
        </w:rPr>
        <w:t>因此，</w:t>
      </w:r>
      <w:r w:rsidRPr="006D722E">
        <w:rPr>
          <w:rFonts w:ascii="Times New Roman" w:hAnsi="Times New Roman"/>
        </w:rPr>
        <w:t>3</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二次剩余的充分必要条件是</w:t>
      </w:r>
    </w:p>
    <w:p w14:paraId="11E9F27A" w14:textId="1BF4315D"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10"/>
        </w:rPr>
        <w:object w:dxaOrig="1719" w:dyaOrig="320" w14:anchorId="1F7C3D2D">
          <v:shape id="_x0000_i1241" type="#_x0000_t75" style="width:86.6pt;height:15.5pt" o:ole="">
            <v:imagedata r:id="rId645" o:title=""/>
          </v:shape>
          <o:OLEObject Type="Embed" ProgID="Equation.DSMT4" ShapeID="_x0000_i1241" DrawAspect="Content" ObjectID="_1790422400" r:id="rId646"/>
        </w:object>
      </w:r>
      <w:ins w:id="2381" w:author="zhengping jin" w:date="2024-08-10T15:57:00Z" w16du:dateUtc="2024-08-10T07:57:00Z">
        <w:r w:rsidR="00E76760">
          <w:rPr>
            <w:rFonts w:ascii="Times New Roman" w:hAnsi="Times New Roman" w:hint="eastAsia"/>
          </w:rPr>
          <w:t>.</w:t>
        </w:r>
      </w:ins>
    </w:p>
    <w:p w14:paraId="5707F3E2" w14:textId="77777777" w:rsidR="00FB49DC" w:rsidRPr="006D722E" w:rsidRDefault="00FB49DC" w:rsidP="00FB49DC">
      <w:pPr>
        <w:snapToGrid w:val="0"/>
        <w:spacing w:line="360" w:lineRule="auto"/>
        <w:ind w:firstLine="420"/>
        <w:jc w:val="left"/>
        <w:rPr>
          <w:rFonts w:ascii="Times New Roman" w:hAnsi="Times New Roman"/>
          <w:b/>
        </w:rPr>
      </w:pPr>
    </w:p>
    <w:p w14:paraId="6D374AC0" w14:textId="7A156B29" w:rsidR="00A37CE6" w:rsidRPr="006D722E" w:rsidRDefault="00A37CE6" w:rsidP="00A37CE6">
      <w:pPr>
        <w:widowControl/>
        <w:spacing w:beforeLines="50" w:before="156" w:afterLines="50" w:after="156"/>
        <w:jc w:val="left"/>
        <w:rPr>
          <w:rFonts w:ascii="Times New Roman" w:hAnsi="Times New Roman" w:cs="Times New Roman"/>
          <w:b/>
          <w:sz w:val="24"/>
          <w:szCs w:val="20"/>
        </w:rPr>
      </w:pPr>
      <w:r w:rsidRPr="006D722E">
        <w:rPr>
          <w:rFonts w:ascii="Times New Roman" w:hAnsi="Times New Roman" w:cs="Times New Roman"/>
          <w:b/>
          <w:sz w:val="24"/>
          <w:szCs w:val="20"/>
        </w:rPr>
        <w:lastRenderedPageBreak/>
        <w:t xml:space="preserve">3.3.3 </w:t>
      </w:r>
      <w:r w:rsidRPr="006D722E">
        <w:rPr>
          <w:rFonts w:ascii="Times New Roman" w:hAnsi="Times New Roman" w:cs="Times New Roman" w:hint="eastAsia"/>
          <w:b/>
          <w:sz w:val="24"/>
          <w:szCs w:val="20"/>
        </w:rPr>
        <w:t>雅可比符号</w:t>
      </w:r>
    </w:p>
    <w:p w14:paraId="67FE4C7F" w14:textId="53DF3E29" w:rsidR="00FB49DC" w:rsidRPr="006D722E" w:rsidRDefault="00FB49DC">
      <w:pPr>
        <w:snapToGrid w:val="0"/>
        <w:spacing w:line="360" w:lineRule="auto"/>
        <w:ind w:leftChars="50" w:left="105" w:firstLineChars="150" w:firstLine="315"/>
        <w:jc w:val="left"/>
        <w:rPr>
          <w:rFonts w:ascii="Times New Roman" w:hAnsi="Times New Roman"/>
        </w:rPr>
        <w:pPrChange w:id="2382" w:author="zhengping jin" w:date="2024-08-11T16:49:00Z" w16du:dateUtc="2024-08-11T08:49:00Z">
          <w:pPr>
            <w:snapToGrid w:val="0"/>
            <w:spacing w:line="360" w:lineRule="auto"/>
            <w:ind w:firstLineChars="200" w:firstLine="420"/>
            <w:jc w:val="left"/>
          </w:pPr>
        </w:pPrChange>
      </w:pPr>
      <w:r w:rsidRPr="006D722E">
        <w:rPr>
          <w:rFonts w:ascii="Times New Roman" w:hAnsi="Times New Roman"/>
        </w:rPr>
        <w:t>在勒让得符号的计算中，要求模</w:t>
      </w:r>
      <w:r w:rsidRPr="006D722E">
        <w:rPr>
          <w:rFonts w:ascii="Times New Roman" w:hAnsi="Times New Roman"/>
          <w:i/>
        </w:rPr>
        <w:t>p</w:t>
      </w:r>
      <w:r w:rsidRPr="006D722E">
        <w:rPr>
          <w:rFonts w:ascii="Times New Roman" w:hAnsi="Times New Roman"/>
        </w:rPr>
        <w:t>为素数</w:t>
      </w:r>
      <w:r w:rsidRPr="006D722E">
        <w:rPr>
          <w:rFonts w:ascii="Times New Roman" w:hAnsi="Times New Roman"/>
        </w:rPr>
        <w:t xml:space="preserve">. </w:t>
      </w:r>
      <w:ins w:id="2383" w:author="zhengping jin" w:date="2024-08-11T16:49:00Z" w16du:dateUtc="2024-08-11T08:49:00Z">
        <w:r w:rsidR="00602F8F">
          <w:rPr>
            <w:rFonts w:ascii="Times New Roman" w:hAnsi="Times New Roman" w:hint="eastAsia"/>
          </w:rPr>
          <w:t>此外</w:t>
        </w:r>
        <w:r w:rsidR="00602F8F">
          <w:rPr>
            <w:rFonts w:ascii="Times New Roman" w:hAnsi="Times New Roman" w:hint="eastAsia"/>
          </w:rPr>
          <w:t xml:space="preserve">, </w:t>
        </w:r>
        <w:r w:rsidR="00602F8F">
          <w:rPr>
            <w:rFonts w:ascii="Times New Roman" w:hAnsi="Times New Roman" w:hint="eastAsia"/>
          </w:rPr>
          <w:t>在二次互反定律的应用中</w:t>
        </w:r>
        <w:r w:rsidR="00602F8F">
          <w:rPr>
            <w:rFonts w:ascii="Times New Roman" w:hAnsi="Times New Roman" w:hint="eastAsia"/>
          </w:rPr>
          <w:t xml:space="preserve">, </w:t>
        </w:r>
        <w:r w:rsidR="00602F8F">
          <w:rPr>
            <w:rFonts w:ascii="Times New Roman" w:hAnsi="Times New Roman" w:hint="eastAsia"/>
          </w:rPr>
          <w:t>也要求</w:t>
        </w:r>
        <w:r w:rsidR="00602F8F">
          <w:rPr>
            <w:rFonts w:ascii="Times New Roman" w:hAnsi="Times New Roman" w:hint="eastAsia"/>
          </w:rPr>
          <w:t xml:space="preserve"> q</w:t>
        </w:r>
        <w:r w:rsidR="00602F8F">
          <w:rPr>
            <w:rFonts w:ascii="Times New Roman" w:hAnsi="Times New Roman" w:hint="eastAsia"/>
          </w:rPr>
          <w:t>为素数</w:t>
        </w:r>
        <w:r w:rsidR="00602F8F">
          <w:rPr>
            <w:rFonts w:ascii="Times New Roman" w:hAnsi="Times New Roman" w:hint="eastAsia"/>
          </w:rPr>
          <w:t xml:space="preserve">. </w:t>
        </w:r>
        <w:r w:rsidR="00602F8F">
          <w:rPr>
            <w:rFonts w:ascii="Times New Roman" w:hAnsi="Times New Roman" w:hint="eastAsia"/>
          </w:rPr>
          <w:t>这些都是很强的条件</w:t>
        </w:r>
        <w:r w:rsidR="00602F8F">
          <w:rPr>
            <w:rFonts w:ascii="Times New Roman" w:hAnsi="Times New Roman" w:hint="eastAsia"/>
          </w:rPr>
          <w:t xml:space="preserve">, </w:t>
        </w:r>
      </w:ins>
      <w:ins w:id="2384" w:author="zhengping jin" w:date="2024-08-11T16:50:00Z" w16du:dateUtc="2024-08-11T08:50:00Z">
        <w:r w:rsidR="00602F8F">
          <w:rPr>
            <w:rFonts w:ascii="Times New Roman" w:hAnsi="Times New Roman" w:hint="eastAsia"/>
          </w:rPr>
          <w:t>因此希望这些条件可以弱化</w:t>
        </w:r>
        <w:r w:rsidR="00602F8F">
          <w:rPr>
            <w:rFonts w:ascii="Times New Roman" w:hAnsi="Times New Roman" w:hint="eastAsia"/>
          </w:rPr>
          <w:t xml:space="preserve">, </w:t>
        </w:r>
        <w:r w:rsidR="00602F8F">
          <w:rPr>
            <w:rFonts w:ascii="Times New Roman" w:hAnsi="Times New Roman" w:hint="eastAsia"/>
          </w:rPr>
          <w:t>只要求模为奇整数</w:t>
        </w:r>
        <w:r w:rsidR="00602F8F">
          <w:rPr>
            <w:rFonts w:ascii="Times New Roman" w:hAnsi="Times New Roman" w:hint="eastAsia"/>
          </w:rPr>
          <w:t>,</w:t>
        </w:r>
      </w:ins>
      <w:ins w:id="2385" w:author="zhengping jin" w:date="2024-08-11T16:51:00Z" w16du:dateUtc="2024-08-11T08:51:00Z">
        <w:r w:rsidR="00602F8F">
          <w:rPr>
            <w:rFonts w:ascii="Times New Roman" w:hAnsi="Times New Roman" w:hint="eastAsia"/>
          </w:rPr>
          <w:t xml:space="preserve"> </w:t>
        </w:r>
      </w:ins>
      <w:r w:rsidRPr="006D722E">
        <w:rPr>
          <w:rFonts w:ascii="Times New Roman" w:hAnsi="Times New Roman"/>
        </w:rPr>
        <w:t>现在将</w:t>
      </w:r>
      <w:ins w:id="2386" w:author="zhengping jin" w:date="2024-08-11T16:51:00Z" w16du:dateUtc="2024-08-11T08:51:00Z">
        <w:r w:rsidR="00602F8F" w:rsidRPr="006D722E">
          <w:rPr>
            <w:rFonts w:ascii="Times New Roman" w:hAnsi="Times New Roman"/>
          </w:rPr>
          <w:t>勒让得符号</w:t>
        </w:r>
      </w:ins>
      <w:del w:id="2387" w:author="zhengping jin" w:date="2024-08-11T16:51:00Z" w16du:dateUtc="2024-08-11T08:51:00Z">
        <w:r w:rsidRPr="006D722E" w:rsidDel="00602F8F">
          <w:rPr>
            <w:rFonts w:ascii="Times New Roman" w:hAnsi="Times New Roman"/>
          </w:rPr>
          <w:delText>它</w:delText>
        </w:r>
      </w:del>
      <w:r w:rsidRPr="006D722E">
        <w:rPr>
          <w:rFonts w:ascii="Times New Roman" w:hAnsi="Times New Roman"/>
        </w:rPr>
        <w:t>推广为一般的模</w:t>
      </w:r>
      <w:r w:rsidRPr="006D722E">
        <w:rPr>
          <w:rFonts w:ascii="Times New Roman" w:hAnsi="Times New Roman"/>
          <w:i/>
        </w:rPr>
        <w:t>m</w:t>
      </w:r>
      <w:r w:rsidRPr="006D722E">
        <w:rPr>
          <w:rFonts w:ascii="Times New Roman" w:hAnsi="Times New Roman"/>
        </w:rPr>
        <w:t>.</w:t>
      </w:r>
    </w:p>
    <w:p w14:paraId="4F0BB6C7" w14:textId="70EDA9A0" w:rsidR="00FB49DC" w:rsidRPr="006D722E" w:rsidRDefault="00FC401E" w:rsidP="00FC401E">
      <w:pPr>
        <w:snapToGrid w:val="0"/>
        <w:spacing w:line="360" w:lineRule="auto"/>
        <w:ind w:firstLineChars="200" w:firstLine="420"/>
        <w:rPr>
          <w:rFonts w:ascii="Times New Roman" w:hAnsi="Times New Roman"/>
        </w:rPr>
      </w:pPr>
      <w:r w:rsidRPr="00E46B27">
        <w:rPr>
          <w:rFonts w:ascii="Times New Roman" w:hAnsi="Times New Roman"/>
          <w:b/>
        </w:rPr>
        <w:t>定义</w:t>
      </w:r>
      <w:r w:rsidRPr="00E46B27">
        <w:rPr>
          <w:rFonts w:ascii="Times New Roman" w:hAnsi="Times New Roman" w:hint="eastAsia"/>
          <w:b/>
        </w:rPr>
        <w:t>3</w:t>
      </w:r>
      <w:r w:rsidRPr="00E46B27">
        <w:rPr>
          <w:rFonts w:ascii="Times New Roman" w:hAnsi="Times New Roman"/>
          <w:b/>
        </w:rPr>
        <w:t>.3.</w:t>
      </w:r>
      <w:r>
        <w:rPr>
          <w:rFonts w:ascii="Times New Roman" w:hAnsi="Times New Roman"/>
          <w:b/>
        </w:rPr>
        <w:t>3</w:t>
      </w:r>
      <w:r w:rsidR="00FB49DC" w:rsidRPr="006D722E">
        <w:rPr>
          <w:rFonts w:ascii="Times New Roman" w:hAnsi="Times New Roman"/>
          <w:b/>
        </w:rPr>
        <w:t xml:space="preserve"> </w:t>
      </w:r>
      <w:r w:rsidR="00FB49DC" w:rsidRPr="006D722E">
        <w:rPr>
          <w:rFonts w:ascii="Times New Roman" w:hAnsi="Times New Roman" w:hint="eastAsia"/>
          <w:b/>
        </w:rPr>
        <w:t xml:space="preserve"> </w:t>
      </w:r>
      <w:r>
        <w:rPr>
          <w:rFonts w:ascii="Times New Roman" w:hAnsi="Times New Roman"/>
          <w:b/>
        </w:rPr>
        <w:t>(</w:t>
      </w:r>
      <w:r w:rsidRPr="006D722E">
        <w:rPr>
          <w:rFonts w:ascii="Times New Roman" w:hAnsi="Times New Roman"/>
          <w:b/>
        </w:rPr>
        <w:t>雅可比</w:t>
      </w:r>
      <w:r w:rsidRPr="006D722E">
        <w:rPr>
          <w:rFonts w:ascii="Times New Roman" w:hAnsi="Times New Roman"/>
          <w:b/>
          <w:i/>
        </w:rPr>
        <w:t>Jacobi</w:t>
      </w:r>
      <w:r w:rsidRPr="006D722E">
        <w:rPr>
          <w:rFonts w:ascii="Times New Roman" w:hAnsi="Times New Roman"/>
          <w:b/>
        </w:rPr>
        <w:t>符号</w:t>
      </w:r>
      <w:r>
        <w:rPr>
          <w:rFonts w:ascii="Times New Roman" w:hAnsi="Times New Roman" w:hint="eastAsia"/>
          <w:b/>
        </w:rPr>
        <w:t>)</w:t>
      </w:r>
      <w:r>
        <w:rPr>
          <w:rFonts w:ascii="Times New Roman" w:hAnsi="Times New Roman"/>
          <w:b/>
        </w:rPr>
        <w:t xml:space="preserve"> </w:t>
      </w:r>
      <w:r w:rsidR="00FB49DC" w:rsidRPr="006D722E">
        <w:rPr>
          <w:rFonts w:ascii="Times New Roman" w:hAnsi="Times New Roman"/>
        </w:rPr>
        <w:t>设</w:t>
      </w:r>
      <w:r w:rsidR="00FB49DC" w:rsidRPr="006D722E">
        <w:rPr>
          <w:rFonts w:ascii="Times New Roman" w:hAnsi="Times New Roman"/>
          <w:position w:val="-12"/>
        </w:rPr>
        <w:object w:dxaOrig="1200" w:dyaOrig="360" w14:anchorId="2D70FDFE">
          <v:shape id="_x0000_i1242" type="#_x0000_t75" style="width:60.6pt;height:18.7pt" o:ole="">
            <v:imagedata r:id="rId647" o:title=""/>
          </v:shape>
          <o:OLEObject Type="Embed" ProgID="Equation.DSMT4" ShapeID="_x0000_i1242" DrawAspect="Content" ObjectID="_1790422401" r:id="rId648"/>
        </w:object>
      </w:r>
      <w:r w:rsidR="00FB49DC" w:rsidRPr="006D722E">
        <w:rPr>
          <w:rFonts w:ascii="Times New Roman" w:hAnsi="Times New Roman"/>
        </w:rPr>
        <w:t>是奇素数</w:t>
      </w:r>
      <w:r w:rsidR="00FB49DC" w:rsidRPr="006D722E">
        <w:rPr>
          <w:rFonts w:ascii="Times New Roman" w:hAnsi="Times New Roman"/>
          <w:position w:val="-12"/>
        </w:rPr>
        <w:object w:dxaOrig="260" w:dyaOrig="360" w14:anchorId="62CCBAC2">
          <v:shape id="_x0000_i1243" type="#_x0000_t75" style="width:14.15pt;height:18.7pt" o:ole="">
            <v:imagedata r:id="rId649" o:title=""/>
          </v:shape>
          <o:OLEObject Type="Embed" ProgID="Equation.DSMT4" ShapeID="_x0000_i1243" DrawAspect="Content" ObjectID="_1790422402" r:id="rId650"/>
        </w:object>
      </w:r>
      <w:r w:rsidR="00FB49DC" w:rsidRPr="006D722E">
        <w:rPr>
          <w:rFonts w:ascii="Times New Roman" w:hAnsi="Times New Roman"/>
        </w:rPr>
        <w:t xml:space="preserve"> </w:t>
      </w:r>
      <w:r w:rsidR="00FB49DC" w:rsidRPr="006D722E">
        <w:rPr>
          <w:rFonts w:ascii="Times New Roman" w:hAnsi="Times New Roman"/>
        </w:rPr>
        <w:t>的乘积</w:t>
      </w:r>
      <w:r w:rsidR="00FB49DC" w:rsidRPr="006D722E">
        <w:rPr>
          <w:rFonts w:ascii="Times New Roman" w:hAnsi="Times New Roman"/>
        </w:rPr>
        <w:t xml:space="preserve">. </w:t>
      </w:r>
      <w:r w:rsidR="00FB49DC" w:rsidRPr="006D722E">
        <w:rPr>
          <w:rFonts w:ascii="Times New Roman" w:hAnsi="Times New Roman"/>
        </w:rPr>
        <w:t>对任意整数</w:t>
      </w:r>
      <w:r w:rsidR="00FB49DC" w:rsidRPr="006D722E">
        <w:rPr>
          <w:rFonts w:ascii="Times New Roman" w:hAnsi="Times New Roman"/>
          <w:i/>
        </w:rPr>
        <w:t>a</w:t>
      </w:r>
      <w:r w:rsidR="00FB49DC" w:rsidRPr="006D722E">
        <w:rPr>
          <w:rFonts w:ascii="Times New Roman" w:hAnsi="Times New Roman"/>
        </w:rPr>
        <w:t>，定义</w:t>
      </w:r>
      <w:r w:rsidR="00FB49DC" w:rsidRPr="00FC401E">
        <w:rPr>
          <w:rFonts w:ascii="Times New Roman" w:hAnsi="Times New Roman"/>
        </w:rPr>
        <w:t>雅可比符号</w:t>
      </w:r>
      <w:r w:rsidR="00FB49DC" w:rsidRPr="006D722E">
        <w:rPr>
          <w:rFonts w:ascii="Times New Roman" w:hAnsi="Times New Roman"/>
        </w:rPr>
        <w:t>为</w:t>
      </w:r>
    </w:p>
    <w:p w14:paraId="0F6FD287" w14:textId="77777777" w:rsidR="00FB49DC" w:rsidRPr="006D722E" w:rsidRDefault="00FB49DC" w:rsidP="00FB49DC">
      <w:pPr>
        <w:snapToGrid w:val="0"/>
        <w:spacing w:line="360" w:lineRule="auto"/>
        <w:jc w:val="center"/>
        <w:rPr>
          <w:rFonts w:ascii="Times New Roman" w:hAnsi="Times New Roman"/>
          <w:position w:val="-32"/>
        </w:rPr>
      </w:pPr>
      <w:r w:rsidRPr="006D722E">
        <w:rPr>
          <w:rFonts w:ascii="Times New Roman" w:hAnsi="Times New Roman"/>
          <w:position w:val="-32"/>
        </w:rPr>
        <w:object w:dxaOrig="2040" w:dyaOrig="760" w14:anchorId="63259B3C">
          <v:shape id="_x0000_i1244" type="#_x0000_t75" style="width:102.1pt;height:38.3pt" o:ole="">
            <v:imagedata r:id="rId651" o:title=""/>
          </v:shape>
          <o:OLEObject Type="Embed" ProgID="Equation.DSMT4" ShapeID="_x0000_i1244" DrawAspect="Content" ObjectID="_1790422403" r:id="rId652"/>
        </w:object>
      </w:r>
    </w:p>
    <w:p w14:paraId="4FEC3D8A" w14:textId="77777777" w:rsidR="00FB49DC" w:rsidRPr="006D722E" w:rsidRDefault="00FB49DC" w:rsidP="00FB49DC">
      <w:pPr>
        <w:snapToGrid w:val="0"/>
        <w:spacing w:line="360" w:lineRule="auto"/>
        <w:jc w:val="center"/>
        <w:rPr>
          <w:rFonts w:ascii="Times New Roman" w:hAnsi="Times New Roman"/>
        </w:rPr>
      </w:pPr>
    </w:p>
    <w:p w14:paraId="3501AF53" w14:textId="77777777" w:rsidR="00FB49DC" w:rsidRPr="006D722E" w:rsidRDefault="00FB49DC" w:rsidP="00FB49DC">
      <w:pPr>
        <w:snapToGrid w:val="0"/>
        <w:spacing w:line="360" w:lineRule="auto"/>
        <w:jc w:val="left"/>
        <w:rPr>
          <w:rFonts w:ascii="Times New Roman" w:hAnsi="Times New Roman"/>
        </w:rPr>
      </w:pPr>
      <w:r w:rsidRPr="006D722E">
        <w:rPr>
          <w:rFonts w:ascii="Times New Roman" w:hAnsi="Times New Roman"/>
        </w:rPr>
        <w:t>雅可比符号形式上是勒让得符号的推广，但所蕴含的意义已经不同</w:t>
      </w:r>
      <w:r w:rsidRPr="006D722E">
        <w:rPr>
          <w:rFonts w:ascii="Times New Roman" w:hAnsi="Times New Roman"/>
        </w:rPr>
        <w:t xml:space="preserve">. </w:t>
      </w:r>
    </w:p>
    <w:p w14:paraId="208A3BC9" w14:textId="77777777"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rPr>
        <w:t>雅可比符号为</w:t>
      </w:r>
      <w:r w:rsidRPr="006D722E">
        <w:rPr>
          <w:rFonts w:ascii="Times New Roman" w:hAnsi="Times New Roman"/>
        </w:rPr>
        <w:t>-1</w:t>
      </w:r>
      <w:r w:rsidRPr="006D722E">
        <w:rPr>
          <w:rFonts w:ascii="Times New Roman" w:hAnsi="Times New Roman"/>
        </w:rPr>
        <w:t>，可判断</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m</w:t>
      </w:r>
      <w:r w:rsidRPr="006D722E">
        <w:rPr>
          <w:rFonts w:ascii="Times New Roman" w:hAnsi="Times New Roman"/>
        </w:rPr>
        <w:t>平方非剩余；</w:t>
      </w:r>
    </w:p>
    <w:p w14:paraId="72245400" w14:textId="77777777"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rPr>
        <w:t>但雅可比符号为</w:t>
      </w:r>
      <w:r w:rsidRPr="006D722E">
        <w:rPr>
          <w:rFonts w:ascii="Times New Roman" w:hAnsi="Times New Roman"/>
        </w:rPr>
        <w:t>1</w:t>
      </w:r>
      <w:r w:rsidRPr="006D722E">
        <w:rPr>
          <w:rFonts w:ascii="Times New Roman" w:hAnsi="Times New Roman"/>
        </w:rPr>
        <w:t>，却不能判断</w:t>
      </w:r>
      <w:r w:rsidRPr="006D722E">
        <w:rPr>
          <w:rFonts w:ascii="Times New Roman" w:hAnsi="Times New Roman"/>
          <w:i/>
        </w:rPr>
        <w:t>a</w:t>
      </w:r>
      <w:r w:rsidRPr="006D722E">
        <w:rPr>
          <w:rFonts w:ascii="Times New Roman" w:hAnsi="Times New Roman"/>
        </w:rPr>
        <w:t>是模</w:t>
      </w:r>
      <w:r w:rsidRPr="006D722E">
        <w:rPr>
          <w:rFonts w:ascii="Times New Roman" w:hAnsi="Times New Roman"/>
          <w:i/>
        </w:rPr>
        <w:t>m</w:t>
      </w:r>
      <w:r w:rsidRPr="006D722E">
        <w:rPr>
          <w:rFonts w:ascii="Times New Roman" w:hAnsi="Times New Roman"/>
        </w:rPr>
        <w:t>平方剩余</w:t>
      </w:r>
      <w:r w:rsidRPr="006D722E">
        <w:rPr>
          <w:rFonts w:ascii="Times New Roman" w:hAnsi="Times New Roman"/>
        </w:rPr>
        <w:t>.</w:t>
      </w:r>
    </w:p>
    <w:p w14:paraId="76B776DD" w14:textId="77777777" w:rsidR="00FB49DC" w:rsidRPr="006D722E" w:rsidRDefault="00FB49DC" w:rsidP="00FB49DC">
      <w:pPr>
        <w:snapToGrid w:val="0"/>
        <w:spacing w:line="360" w:lineRule="auto"/>
        <w:jc w:val="left"/>
        <w:rPr>
          <w:rFonts w:ascii="Times New Roman" w:hAnsi="Times New Roman"/>
        </w:rPr>
      </w:pPr>
    </w:p>
    <w:p w14:paraId="7757E7A8" w14:textId="4CAD2CF6" w:rsidR="00FB49DC" w:rsidRPr="006D722E" w:rsidRDefault="00FC401E" w:rsidP="00FC401E">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.3.14 </w:t>
      </w:r>
      <w:r w:rsidRPr="00FC401E">
        <w:rPr>
          <w:rFonts w:ascii="Times New Roman" w:hAnsi="Times New Roman" w:hint="eastAsia"/>
        </w:rPr>
        <w:t>已知</w:t>
      </w:r>
      <w:r w:rsidR="00FB49DC" w:rsidRPr="006D722E">
        <w:rPr>
          <w:rFonts w:ascii="Times New Roman" w:hAnsi="Times New Roman"/>
        </w:rPr>
        <w:t>3</w:t>
      </w:r>
      <w:r w:rsidR="00FB49DC" w:rsidRPr="006D722E">
        <w:rPr>
          <w:rFonts w:ascii="Times New Roman" w:hAnsi="Times New Roman"/>
        </w:rPr>
        <w:t>是模</w:t>
      </w:r>
      <w:del w:id="2388" w:author="zhengping jin" w:date="2024-08-11T16:54:00Z" w16du:dateUtc="2024-08-11T08:54:00Z">
        <w:r w:rsidR="00FB49DC" w:rsidRPr="006D722E" w:rsidDel="00DA34FE">
          <w:rPr>
            <w:rFonts w:ascii="Times New Roman" w:hAnsi="Times New Roman"/>
          </w:rPr>
          <w:delText>119</w:delText>
        </w:r>
      </w:del>
      <w:ins w:id="2389" w:author="zhengping jin" w:date="2024-08-11T16:54:00Z" w16du:dateUtc="2024-08-11T08:54:00Z">
        <w:r w:rsidR="00DA34FE">
          <w:rPr>
            <w:rFonts w:ascii="Times New Roman" w:hAnsi="Times New Roman" w:hint="eastAsia"/>
          </w:rPr>
          <w:t>10403</w:t>
        </w:r>
      </w:ins>
      <w:r w:rsidR="00FB49DC" w:rsidRPr="006D722E">
        <w:rPr>
          <w:rFonts w:ascii="Times New Roman" w:hAnsi="Times New Roman"/>
        </w:rPr>
        <w:t>平方非剩余，但</w:t>
      </w:r>
    </w:p>
    <w:p w14:paraId="025EFD1D" w14:textId="06DB78E0" w:rsidR="00FB49DC" w:rsidRPr="006D722E" w:rsidRDefault="00000000" w:rsidP="00FB49DC">
      <w:pPr>
        <w:snapToGrid w:val="0"/>
        <w:spacing w:line="360" w:lineRule="auto"/>
        <w:jc w:val="center"/>
        <w:rPr>
          <w:rFonts w:ascii="Times New Roman" w:hAnsi="Times New Roman"/>
        </w:rPr>
      </w:pPr>
      <m:oMath>
        <m:d>
          <m:dPr>
            <m:ctrlPr>
              <w:ins w:id="2390" w:author="zhengping jin" w:date="2024-08-11T16:55:00Z" w16du:dateUtc="2024-08-11T08:55:00Z">
                <w:rPr>
                  <w:rFonts w:ascii="Cambria Math" w:hAnsi="Cambria Math"/>
                  <w:i/>
                </w:rPr>
              </w:ins>
            </m:ctrlPr>
          </m:dPr>
          <m:e>
            <m:f>
              <m:fPr>
                <m:ctrlPr>
                  <w:ins w:id="2391" w:author="zhengping jin" w:date="2024-08-11T16:55:00Z" w16du:dateUtc="2024-08-11T08:55:00Z">
                    <w:rPr>
                      <w:rFonts w:ascii="Cambria Math" w:hAnsi="Cambria Math"/>
                      <w:i/>
                    </w:rPr>
                  </w:ins>
                </m:ctrlPr>
              </m:fPr>
              <m:num>
                <m:r>
                  <w:ins w:id="2392" w:author="zhengping jin" w:date="2024-08-11T16:55:00Z" w16du:dateUtc="2024-08-11T08:55:00Z">
                    <w:rPr>
                      <w:rFonts w:ascii="Cambria Math" w:hAnsi="Cambria Math"/>
                    </w:rPr>
                    <m:t>3</m:t>
                  </w:ins>
                </m:r>
              </m:num>
              <m:den>
                <m:r>
                  <w:ins w:id="2393" w:author="zhengping jin" w:date="2024-08-11T16:55:00Z" w16du:dateUtc="2024-08-11T08:55:00Z">
                    <w:rPr>
                      <w:rFonts w:ascii="Cambria Math" w:hAnsi="Cambria Math"/>
                    </w:rPr>
                    <m:t>10403</m:t>
                  </w:ins>
                </m:r>
              </m:den>
            </m:f>
          </m:e>
        </m:d>
        <m:r>
          <w:ins w:id="2394" w:author="zhengping jin" w:date="2024-08-11T16:55:00Z" w16du:dateUtc="2024-08-11T08:55:00Z">
            <w:rPr>
              <w:rFonts w:ascii="Cambria Math" w:hAnsi="Cambria Math"/>
            </w:rPr>
            <m:t>=</m:t>
          </w:ins>
        </m:r>
        <m:d>
          <m:dPr>
            <m:ctrlPr>
              <w:ins w:id="2395" w:author="zhengping jin" w:date="2024-08-11T16:55:00Z" w16du:dateUtc="2024-08-11T08:55:00Z">
                <w:rPr>
                  <w:rFonts w:ascii="Cambria Math" w:hAnsi="Cambria Math"/>
                  <w:i/>
                </w:rPr>
              </w:ins>
            </m:ctrlPr>
          </m:dPr>
          <m:e>
            <m:f>
              <m:fPr>
                <m:ctrlPr>
                  <w:ins w:id="2396" w:author="zhengping jin" w:date="2024-08-11T16:55:00Z" w16du:dateUtc="2024-08-11T08:55:00Z">
                    <w:rPr>
                      <w:rFonts w:ascii="Cambria Math" w:hAnsi="Cambria Math"/>
                      <w:i/>
                    </w:rPr>
                  </w:ins>
                </m:ctrlPr>
              </m:fPr>
              <m:num>
                <m:r>
                  <w:ins w:id="2397" w:author="zhengping jin" w:date="2024-08-11T16:55:00Z" w16du:dateUtc="2024-08-11T08:55:00Z">
                    <w:rPr>
                      <w:rFonts w:ascii="Cambria Math" w:hAnsi="Cambria Math"/>
                    </w:rPr>
                    <m:t>3</m:t>
                  </w:ins>
                </m:r>
              </m:num>
              <m:den>
                <m:r>
                  <w:ins w:id="2398" w:author="zhengping jin" w:date="2024-08-11T16:55:00Z" w16du:dateUtc="2024-08-11T08:55:00Z">
                    <w:rPr>
                      <w:rFonts w:ascii="Cambria Math" w:hAnsi="Cambria Math"/>
                    </w:rPr>
                    <m:t>101</m:t>
                  </w:ins>
                </m:r>
              </m:den>
            </m:f>
          </m:e>
        </m:d>
        <m:d>
          <m:dPr>
            <m:ctrlPr>
              <w:ins w:id="2399" w:author="zhengping jin" w:date="2024-08-11T16:55:00Z" w16du:dateUtc="2024-08-11T08:55:00Z">
                <w:rPr>
                  <w:rFonts w:ascii="Cambria Math" w:hAnsi="Cambria Math"/>
                  <w:i/>
                </w:rPr>
              </w:ins>
            </m:ctrlPr>
          </m:dPr>
          <m:e>
            <m:f>
              <m:fPr>
                <m:ctrlPr>
                  <w:ins w:id="2400" w:author="zhengping jin" w:date="2024-08-11T16:55:00Z" w16du:dateUtc="2024-08-11T08:55:00Z">
                    <w:rPr>
                      <w:rFonts w:ascii="Cambria Math" w:hAnsi="Cambria Math"/>
                      <w:i/>
                    </w:rPr>
                  </w:ins>
                </m:ctrlPr>
              </m:fPr>
              <m:num>
                <m:r>
                  <w:ins w:id="2401" w:author="zhengping jin" w:date="2024-08-11T16:55:00Z" w16du:dateUtc="2024-08-11T08:55:00Z">
                    <w:rPr>
                      <w:rFonts w:ascii="Cambria Math" w:hAnsi="Cambria Math"/>
                    </w:rPr>
                    <m:t>3</m:t>
                  </w:ins>
                </m:r>
              </m:num>
              <m:den>
                <m:r>
                  <w:ins w:id="2402" w:author="zhengping jin" w:date="2024-08-11T16:55:00Z" w16du:dateUtc="2024-08-11T08:55:00Z">
                    <w:rPr>
                      <w:rFonts w:ascii="Cambria Math" w:hAnsi="Cambria Math"/>
                    </w:rPr>
                    <m:t>103</m:t>
                  </w:ins>
                </m:r>
              </m:den>
            </m:f>
          </m:e>
        </m:d>
        <m:r>
          <w:ins w:id="2403" w:author="zhengping jin" w:date="2024-08-11T16:55:00Z" w16du:dateUtc="2024-08-11T08:55:00Z">
            <w:rPr>
              <w:rFonts w:ascii="Cambria Math" w:hAnsi="Cambria Math"/>
            </w:rPr>
            <m:t>=</m:t>
          </w:ins>
        </m:r>
        <m:d>
          <m:dPr>
            <m:ctrlPr>
              <w:ins w:id="2404" w:author="zhengping jin" w:date="2024-08-11T16:55:00Z" w16du:dateUtc="2024-08-11T08:55:00Z">
                <w:rPr>
                  <w:rFonts w:ascii="Cambria Math" w:hAnsi="Cambria Math"/>
                  <w:i/>
                </w:rPr>
              </w:ins>
            </m:ctrlPr>
          </m:dPr>
          <m:e>
            <m:r>
              <w:ins w:id="2405" w:author="zhengping jin" w:date="2024-08-11T16:55:00Z" w16du:dateUtc="2024-08-11T08:55:00Z">
                <w:rPr>
                  <w:rFonts w:ascii="Cambria Math" w:hAnsi="Cambria Math"/>
                </w:rPr>
                <m:t>-1</m:t>
              </w:ins>
            </m:r>
          </m:e>
        </m:d>
        <m:d>
          <m:dPr>
            <m:ctrlPr>
              <w:ins w:id="2406" w:author="zhengping jin" w:date="2024-08-11T16:55:00Z" w16du:dateUtc="2024-08-11T08:55:00Z">
                <w:rPr>
                  <w:rFonts w:ascii="Cambria Math" w:hAnsi="Cambria Math"/>
                  <w:i/>
                </w:rPr>
              </w:ins>
            </m:ctrlPr>
          </m:dPr>
          <m:e>
            <m:r>
              <w:ins w:id="2407" w:author="zhengping jin" w:date="2024-08-11T16:55:00Z" w16du:dateUtc="2024-08-11T08:55:00Z">
                <w:rPr>
                  <w:rFonts w:ascii="Cambria Math" w:hAnsi="Cambria Math"/>
                </w:rPr>
                <m:t>-1</m:t>
              </w:ins>
            </m:r>
          </m:e>
        </m:d>
        <m:r>
          <w:ins w:id="2408" w:author="zhengping jin" w:date="2024-08-11T16:55:00Z" w16du:dateUtc="2024-08-11T08:55:00Z">
            <w:rPr>
              <w:rFonts w:ascii="Cambria Math" w:hAnsi="Cambria Math"/>
            </w:rPr>
            <m:t>=1</m:t>
          </w:ins>
        </m:r>
      </m:oMath>
      <w:ins w:id="2409" w:author="zhengping jin" w:date="2024-08-11T16:56:00Z" w16du:dateUtc="2024-08-11T08:56:00Z">
        <w:r w:rsidR="00DA34FE">
          <w:rPr>
            <w:rFonts w:ascii="Times New Roman" w:hAnsi="Times New Roman" w:hint="eastAsia"/>
          </w:rPr>
          <w:t>.</w:t>
        </w:r>
      </w:ins>
      <w:del w:id="2410" w:author="zhengping jin" w:date="2024-08-11T16:56:00Z" w16du:dateUtc="2024-08-11T08:56:00Z">
        <w:r w:rsidR="00FB49DC" w:rsidRPr="006D722E" w:rsidDel="00DA34FE">
          <w:rPr>
            <w:rFonts w:ascii="Times New Roman" w:hAnsi="Times New Roman"/>
            <w:position w:val="-28"/>
          </w:rPr>
          <w:object w:dxaOrig="3180" w:dyaOrig="680" w14:anchorId="34C1492E">
            <v:shape id="_x0000_i1245" type="#_x0000_t75" style="width:159.05pt;height:34.65pt" o:ole="">
              <v:imagedata r:id="rId653" o:title=""/>
            </v:shape>
            <o:OLEObject Type="Embed" ProgID="Equation.DSMT4" ShapeID="_x0000_i1245" DrawAspect="Content" ObjectID="_1790422404" r:id="rId654"/>
          </w:object>
        </w:r>
      </w:del>
    </w:p>
    <w:p w14:paraId="1120F65D" w14:textId="77777777" w:rsidR="00FB49DC" w:rsidRPr="006D722E" w:rsidRDefault="00FB49DC" w:rsidP="00FB49DC">
      <w:pPr>
        <w:snapToGrid w:val="0"/>
        <w:spacing w:line="360" w:lineRule="auto"/>
        <w:jc w:val="left"/>
        <w:rPr>
          <w:rFonts w:ascii="Times New Roman" w:hAnsi="Times New Roman"/>
          <w:b/>
        </w:rPr>
      </w:pPr>
    </w:p>
    <w:p w14:paraId="38980370" w14:textId="4E065FE6" w:rsidR="00FB49DC" w:rsidRPr="006D722E" w:rsidRDefault="00FC401E" w:rsidP="00FC401E">
      <w:pPr>
        <w:snapToGrid w:val="0"/>
        <w:spacing w:line="360" w:lineRule="auto"/>
        <w:ind w:firstLineChars="200" w:firstLine="420"/>
        <w:jc w:val="left"/>
        <w:rPr>
          <w:rFonts w:ascii="Times New Roman" w:hAnsi="Times New Roman"/>
        </w:rPr>
      </w:pPr>
      <w:r w:rsidRPr="00EF592E">
        <w:rPr>
          <w:rFonts w:ascii="Times New Roman" w:hAnsi="Times New Roman"/>
          <w:b/>
        </w:rPr>
        <w:t>定理</w:t>
      </w:r>
      <w:r w:rsidRPr="00EF592E">
        <w:rPr>
          <w:rFonts w:ascii="Times New Roman" w:hAnsi="Times New Roman" w:hint="eastAsia"/>
          <w:b/>
        </w:rPr>
        <w:t>3</w:t>
      </w:r>
      <w:r w:rsidRPr="00EF592E">
        <w:rPr>
          <w:rFonts w:ascii="Times New Roman" w:hAnsi="Times New Roman"/>
          <w:b/>
        </w:rPr>
        <w:t>.3.</w:t>
      </w:r>
      <w:del w:id="2411" w:author="zhengping jin" w:date="2024-08-10T16:18:00Z" w16du:dateUtc="2024-08-10T08:18:00Z">
        <w:r w:rsidRPr="00EF592E" w:rsidDel="00EF592E">
          <w:rPr>
            <w:rFonts w:ascii="Times New Roman" w:hAnsi="Times New Roman"/>
            <w:b/>
          </w:rPr>
          <w:delText>7</w:delText>
        </w:r>
        <w:r w:rsidR="00FB49DC" w:rsidRPr="00EF592E" w:rsidDel="00EF592E">
          <w:rPr>
            <w:rFonts w:ascii="Times New Roman" w:hAnsi="Times New Roman"/>
            <w:b/>
          </w:rPr>
          <w:delText xml:space="preserve"> </w:delText>
        </w:r>
      </w:del>
      <w:ins w:id="2412" w:author="zhengping jin" w:date="2024-08-10T16:18:00Z" w16du:dateUtc="2024-08-10T08:18:00Z">
        <w:r w:rsidR="00EF592E" w:rsidRPr="00EF592E">
          <w:rPr>
            <w:rFonts w:ascii="Times New Roman" w:hAnsi="Times New Roman" w:hint="eastAsia"/>
            <w:b/>
          </w:rPr>
          <w:t>8</w:t>
        </w:r>
        <w:r w:rsidR="00EF592E" w:rsidRPr="006D722E">
          <w:rPr>
            <w:rFonts w:ascii="Times New Roman" w:hAnsi="Times New Roman"/>
            <w:b/>
          </w:rPr>
          <w:t xml:space="preserve"> </w:t>
        </w:r>
      </w:ins>
      <w:r w:rsidR="00FB49DC" w:rsidRPr="006D722E">
        <w:rPr>
          <w:rFonts w:ascii="Times New Roman" w:hAnsi="Times New Roman"/>
        </w:rPr>
        <w:t>设</w:t>
      </w:r>
      <w:r w:rsidR="00FB49DC" w:rsidRPr="006D722E">
        <w:rPr>
          <w:rFonts w:ascii="Times New Roman" w:hAnsi="Times New Roman"/>
          <w:i/>
        </w:rPr>
        <w:t>m</w:t>
      </w:r>
      <w:r w:rsidR="00FB49DC" w:rsidRPr="006D722E">
        <w:rPr>
          <w:rFonts w:ascii="Times New Roman" w:hAnsi="Times New Roman"/>
        </w:rPr>
        <w:t>是正奇数，则</w:t>
      </w:r>
    </w:p>
    <w:p w14:paraId="3AC8AC44" w14:textId="77777777" w:rsidR="00FB49DC" w:rsidRPr="006D722E" w:rsidRDefault="00FB49DC" w:rsidP="00FC401E">
      <w:pPr>
        <w:snapToGrid w:val="0"/>
        <w:spacing w:line="360" w:lineRule="auto"/>
        <w:ind w:leftChars="200" w:left="420" w:firstLineChars="400" w:firstLine="84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r w:rsidRPr="006D722E">
        <w:rPr>
          <w:rFonts w:ascii="Times New Roman" w:hAnsi="Times New Roman"/>
          <w:position w:val="-28"/>
        </w:rPr>
        <w:object w:dxaOrig="1560" w:dyaOrig="680" w14:anchorId="76213144">
          <v:shape id="_x0000_i1246" type="#_x0000_t75" style="width:77.45pt;height:34.65pt" o:ole="">
            <v:imagedata r:id="rId655" o:title=""/>
          </v:shape>
          <o:OLEObject Type="Embed" ProgID="Equation.DSMT4" ShapeID="_x0000_i1246" DrawAspect="Content" ObjectID="_1790422405" r:id="rId656"/>
        </w:object>
      </w:r>
      <w:r w:rsidRPr="006D722E">
        <w:rPr>
          <w:rFonts w:ascii="Times New Roman" w:hAnsi="Times New Roman"/>
        </w:rPr>
        <w:t>；</w:t>
      </w:r>
    </w:p>
    <w:p w14:paraId="3F85789B" w14:textId="77777777" w:rsidR="00FB49DC" w:rsidRPr="006D722E" w:rsidRDefault="00FB49DC" w:rsidP="00FC401E">
      <w:pPr>
        <w:snapToGrid w:val="0"/>
        <w:spacing w:line="360" w:lineRule="auto"/>
        <w:ind w:leftChars="200" w:left="420"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w:t>
      </w:r>
      <w:r w:rsidRPr="006D722E">
        <w:rPr>
          <w:rFonts w:ascii="Times New Roman" w:hAnsi="Times New Roman"/>
          <w:position w:val="-28"/>
        </w:rPr>
        <w:object w:dxaOrig="1760" w:dyaOrig="680" w14:anchorId="726BE973">
          <v:shape id="_x0000_i1247" type="#_x0000_t75" style="width:87.5pt;height:34.65pt" o:ole="">
            <v:imagedata r:id="rId657" o:title=""/>
          </v:shape>
          <o:OLEObject Type="Embed" ProgID="Equation.DSMT4" ShapeID="_x0000_i1247" DrawAspect="Content" ObjectID="_1790422406" r:id="rId658"/>
        </w:object>
      </w:r>
      <w:r w:rsidRPr="006D722E">
        <w:rPr>
          <w:rFonts w:ascii="Times New Roman" w:hAnsi="Times New Roman"/>
        </w:rPr>
        <w:t>；</w:t>
      </w:r>
    </w:p>
    <w:p w14:paraId="7E70AC38" w14:textId="77777777" w:rsidR="00FB49DC" w:rsidRPr="006D722E" w:rsidRDefault="00FB49DC" w:rsidP="00FC401E">
      <w:pPr>
        <w:snapToGrid w:val="0"/>
        <w:spacing w:line="360" w:lineRule="auto"/>
        <w:ind w:leftChars="200" w:left="420"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）设（</w:t>
      </w:r>
      <w:r w:rsidRPr="006D722E">
        <w:rPr>
          <w:rFonts w:ascii="Times New Roman" w:hAnsi="Times New Roman"/>
          <w:i/>
        </w:rPr>
        <w:t>a</w:t>
      </w:r>
      <w:r w:rsidRPr="006D722E">
        <w:rPr>
          <w:rFonts w:ascii="Times New Roman" w:hAnsi="Times New Roman"/>
        </w:rPr>
        <w:t>，</w:t>
      </w:r>
      <w:r w:rsidRPr="006D722E">
        <w:rPr>
          <w:rFonts w:ascii="Times New Roman" w:hAnsi="Times New Roman"/>
          <w:i/>
        </w:rPr>
        <w:t>m</w:t>
      </w:r>
      <w:r w:rsidRPr="006D722E">
        <w:rPr>
          <w:rFonts w:ascii="Times New Roman" w:hAnsi="Times New Roman"/>
        </w:rPr>
        <w:t>）</w:t>
      </w:r>
      <w:r w:rsidRPr="006D722E">
        <w:rPr>
          <w:rFonts w:ascii="Times New Roman" w:hAnsi="Times New Roman"/>
        </w:rPr>
        <w:t>=1</w:t>
      </w:r>
      <w:r w:rsidRPr="006D722E">
        <w:rPr>
          <w:rFonts w:ascii="Times New Roman" w:hAnsi="Times New Roman"/>
        </w:rPr>
        <w:t>，则</w:t>
      </w:r>
      <w:r w:rsidRPr="006D722E">
        <w:rPr>
          <w:rFonts w:ascii="Times New Roman" w:hAnsi="Times New Roman"/>
          <w:position w:val="-32"/>
        </w:rPr>
        <w:object w:dxaOrig="900" w:dyaOrig="760" w14:anchorId="30E7C269">
          <v:shape id="_x0000_i1248" type="#_x0000_t75" style="width:44.65pt;height:38.3pt" o:ole="">
            <v:imagedata r:id="rId659" o:title=""/>
          </v:shape>
          <o:OLEObject Type="Embed" ProgID="Equation.DSMT4" ShapeID="_x0000_i1248" DrawAspect="Content" ObjectID="_1790422407" r:id="rId660"/>
        </w:object>
      </w:r>
      <w:r w:rsidRPr="006D722E">
        <w:rPr>
          <w:rFonts w:ascii="Times New Roman" w:hAnsi="Times New Roman"/>
        </w:rPr>
        <w:t>.</w:t>
      </w:r>
    </w:p>
    <w:p w14:paraId="438BDF59" w14:textId="7654EF15"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position w:val="-12"/>
        </w:rPr>
        <w:object w:dxaOrig="1200" w:dyaOrig="360" w14:anchorId="461A03B2">
          <v:shape id="_x0000_i1249" type="#_x0000_t75" style="width:60.6pt;height:18.7pt" o:ole="">
            <v:imagedata r:id="rId647" o:title=""/>
          </v:shape>
          <o:OLEObject Type="Embed" ProgID="Equation.DSMT4" ShapeID="_x0000_i1249" DrawAspect="Content" ObjectID="_1790422408" r:id="rId661"/>
        </w:object>
      </w:r>
      <w:r w:rsidRPr="006D722E">
        <w:rPr>
          <w:rFonts w:ascii="Times New Roman" w:hAnsi="Times New Roman"/>
        </w:rPr>
        <w:t>，其中</w:t>
      </w:r>
      <w:r w:rsidRPr="006D722E">
        <w:rPr>
          <w:rFonts w:ascii="Times New Roman" w:hAnsi="Times New Roman"/>
          <w:position w:val="-12"/>
        </w:rPr>
        <w:object w:dxaOrig="260" w:dyaOrig="360" w14:anchorId="6F0C9D6D">
          <v:shape id="_x0000_i1250" type="#_x0000_t75" style="width:14.15pt;height:18.7pt" o:ole="">
            <v:imagedata r:id="rId662" o:title=""/>
          </v:shape>
          <o:OLEObject Type="Embed" ProgID="Equation.DSMT4" ShapeID="_x0000_i1250" DrawAspect="Content" ObjectID="_1790422409" r:id="rId663"/>
        </w:object>
      </w:r>
      <w:r w:rsidRPr="006D722E">
        <w:rPr>
          <w:rFonts w:ascii="Times New Roman" w:hAnsi="Times New Roman"/>
        </w:rPr>
        <w:t>为奇素数</w:t>
      </w:r>
      <w:r w:rsidRPr="006D722E">
        <w:rPr>
          <w:rFonts w:ascii="Times New Roman" w:hAnsi="Times New Roman"/>
        </w:rPr>
        <w:t xml:space="preserve">. </w:t>
      </w:r>
      <w:r w:rsidRPr="006D722E">
        <w:rPr>
          <w:rFonts w:ascii="Times New Roman" w:hAnsi="Times New Roman"/>
        </w:rPr>
        <w:t>根据雅可比符号的定义以</w:t>
      </w:r>
      <w:r w:rsidRPr="00FC401E">
        <w:rPr>
          <w:rFonts w:ascii="Times New Roman" w:hAnsi="Times New Roman"/>
        </w:rPr>
        <w:t>及</w:t>
      </w:r>
      <w:r w:rsidR="00FC401E" w:rsidRPr="00FC401E">
        <w:rPr>
          <w:rFonts w:ascii="Times New Roman" w:hAnsi="Times New Roman"/>
        </w:rPr>
        <w:t>定理</w:t>
      </w:r>
      <w:r w:rsidR="00FC401E" w:rsidRPr="00FC401E">
        <w:rPr>
          <w:rFonts w:ascii="Times New Roman" w:hAnsi="Times New Roman" w:hint="eastAsia"/>
        </w:rPr>
        <w:t>3</w:t>
      </w:r>
      <w:r w:rsidR="00FC401E" w:rsidRPr="00FC401E">
        <w:rPr>
          <w:rFonts w:ascii="Times New Roman" w:hAnsi="Times New Roman"/>
        </w:rPr>
        <w:t>.3.5</w:t>
      </w:r>
      <w:r w:rsidRPr="006D722E">
        <w:rPr>
          <w:rFonts w:ascii="Times New Roman" w:hAnsi="Times New Roman"/>
        </w:rPr>
        <w:t>，我们有</w:t>
      </w:r>
    </w:p>
    <w:p w14:paraId="037F786B" w14:textId="0CE3CE2F" w:rsidR="00FB49DC" w:rsidRPr="006D722E" w:rsidRDefault="00FB49DC" w:rsidP="00FC401E">
      <w:pPr>
        <w:snapToGrid w:val="0"/>
        <w:spacing w:line="360" w:lineRule="auto"/>
        <w:ind w:firstLineChars="400" w:firstLine="84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r w:rsidR="00FC401E">
        <w:rPr>
          <w:rFonts w:ascii="Times New Roman" w:hAnsi="Times New Roman" w:hint="eastAsia"/>
        </w:rPr>
        <w:t xml:space="preserve"> </w:t>
      </w:r>
      <w:r w:rsidRPr="006D722E">
        <w:rPr>
          <w:rFonts w:ascii="Times New Roman" w:hAnsi="Times New Roman"/>
          <w:position w:val="-32"/>
        </w:rPr>
        <w:object w:dxaOrig="5140" w:dyaOrig="760" w14:anchorId="52004FAA">
          <v:shape id="_x0000_i1251" type="#_x0000_t75" style="width:257pt;height:38.3pt" o:ole="">
            <v:imagedata r:id="rId664" o:title=""/>
          </v:shape>
          <o:OLEObject Type="Embed" ProgID="Equation.DSMT4" ShapeID="_x0000_i1251" DrawAspect="Content" ObjectID="_1790422410" r:id="rId665"/>
        </w:object>
      </w:r>
      <w:ins w:id="2413" w:author="zhengping jin" w:date="2024-08-11T16:57:00Z" w16du:dateUtc="2024-08-11T08:57:00Z">
        <w:r w:rsidR="00DA34FE">
          <w:rPr>
            <w:rFonts w:ascii="Times New Roman" w:hAnsi="Times New Roman" w:hint="eastAsia"/>
          </w:rPr>
          <w:t>.</w:t>
        </w:r>
      </w:ins>
    </w:p>
    <w:p w14:paraId="4C3B64FB" w14:textId="77777777"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w:t>
      </w:r>
    </w:p>
    <w:p w14:paraId="1D9DCF4C" w14:textId="60BA60E3"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144"/>
        </w:rPr>
        <w:object w:dxaOrig="3379" w:dyaOrig="3000" w14:anchorId="70FD0A57">
          <v:shape id="_x0000_i1252" type="#_x0000_t75" style="width:169.05pt;height:149.45pt" o:ole="">
            <v:imagedata r:id="rId666" o:title=""/>
          </v:shape>
          <o:OLEObject Type="Embed" ProgID="Equation.DSMT4" ShapeID="_x0000_i1252" DrawAspect="Content" ObjectID="_1790422411" r:id="rId667"/>
        </w:object>
      </w:r>
      <w:ins w:id="2414" w:author="zhengping jin" w:date="2024-08-11T16:57:00Z" w16du:dateUtc="2024-08-11T08:57:00Z">
        <w:r w:rsidR="00DA34FE">
          <w:rPr>
            <w:rFonts w:ascii="Times New Roman" w:hAnsi="Times New Roman" w:hint="eastAsia"/>
          </w:rPr>
          <w:t>.</w:t>
        </w:r>
      </w:ins>
    </w:p>
    <w:p w14:paraId="3AC3F65A" w14:textId="3DFE7079" w:rsidR="00FB49DC" w:rsidRPr="006D722E" w:rsidRDefault="00FB49DC" w:rsidP="00FC401E">
      <w:pPr>
        <w:snapToGrid w:val="0"/>
        <w:spacing w:line="360" w:lineRule="auto"/>
        <w:ind w:firstLineChars="400" w:firstLine="840"/>
        <w:jc w:val="left"/>
        <w:rPr>
          <w:rFonts w:ascii="Times New Roman" w:hAnsi="Times New Roman"/>
          <w:position w:val="-32"/>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w:t>
      </w:r>
      <w:r w:rsidR="00FC401E">
        <w:rPr>
          <w:rFonts w:ascii="Times New Roman" w:hAnsi="Times New Roman" w:hint="eastAsia"/>
        </w:rPr>
        <w:t xml:space="preserve"> </w:t>
      </w:r>
      <w:r w:rsidRPr="006D722E">
        <w:rPr>
          <w:rFonts w:ascii="Times New Roman" w:hAnsi="Times New Roman"/>
          <w:position w:val="-32"/>
        </w:rPr>
        <w:object w:dxaOrig="2400" w:dyaOrig="760" w14:anchorId="3682A6CA">
          <v:shape id="_x0000_i1253" type="#_x0000_t75" style="width:119.85pt;height:38.3pt" o:ole="">
            <v:imagedata r:id="rId668" o:title=""/>
          </v:shape>
          <o:OLEObject Type="Embed" ProgID="Equation.DSMT4" ShapeID="_x0000_i1253" DrawAspect="Content" ObjectID="_1790422412" r:id="rId669"/>
        </w:object>
      </w:r>
      <w:ins w:id="2415" w:author="zhengping jin" w:date="2024-08-11T16:57:00Z" w16du:dateUtc="2024-08-11T08:57:00Z">
        <w:r w:rsidR="00DA34FE">
          <w:rPr>
            <w:rFonts w:ascii="Times New Roman" w:hAnsi="Times New Roman" w:hint="eastAsia"/>
          </w:rPr>
          <w:t>.</w:t>
        </w:r>
      </w:ins>
    </w:p>
    <w:p w14:paraId="4C62373A" w14:textId="544B88E9" w:rsidR="00FB49DC" w:rsidRPr="006D722E" w:rsidRDefault="00FC401E" w:rsidP="00FC401E">
      <w:pPr>
        <w:snapToGrid w:val="0"/>
        <w:spacing w:line="360" w:lineRule="auto"/>
        <w:ind w:firstLineChars="200" w:firstLine="420"/>
        <w:rPr>
          <w:rFonts w:ascii="Times New Roman" w:hAnsi="Times New Roman"/>
        </w:rPr>
      </w:pPr>
      <w:r w:rsidRPr="006D722E">
        <w:rPr>
          <w:rFonts w:ascii="Times New Roman" w:hAnsi="Times New Roman"/>
          <w:b/>
        </w:rPr>
        <w:t>引理</w:t>
      </w:r>
      <w:r>
        <w:rPr>
          <w:rFonts w:ascii="Times New Roman" w:hAnsi="Times New Roman" w:hint="eastAsia"/>
          <w:b/>
        </w:rPr>
        <w:t>3</w:t>
      </w:r>
      <w:r>
        <w:rPr>
          <w:rFonts w:ascii="Times New Roman" w:hAnsi="Times New Roman"/>
          <w:b/>
        </w:rPr>
        <w:t xml:space="preserve">.3.2 </w:t>
      </w:r>
      <w:r w:rsidR="00FB49DC" w:rsidRPr="006D722E">
        <w:rPr>
          <w:rFonts w:ascii="Times New Roman" w:hAnsi="Times New Roman"/>
        </w:rPr>
        <w:t>设</w:t>
      </w:r>
      <w:r w:rsidR="00FB49DC" w:rsidRPr="006D722E">
        <w:rPr>
          <w:rFonts w:ascii="Times New Roman" w:hAnsi="Times New Roman"/>
          <w:position w:val="-12"/>
        </w:rPr>
        <w:object w:dxaOrig="1200" w:dyaOrig="360" w14:anchorId="4D455E89">
          <v:shape id="_x0000_i1254" type="#_x0000_t75" style="width:60.6pt;height:18.7pt" o:ole="">
            <v:imagedata r:id="rId647" o:title=""/>
          </v:shape>
          <o:OLEObject Type="Embed" ProgID="Equation.DSMT4" ShapeID="_x0000_i1254" DrawAspect="Content" ObjectID="_1790422413" r:id="rId670"/>
        </w:object>
      </w:r>
      <w:r w:rsidR="00FB49DC" w:rsidRPr="006D722E">
        <w:rPr>
          <w:rFonts w:ascii="Times New Roman" w:hAnsi="Times New Roman"/>
        </w:rPr>
        <w:t>是奇数，则</w:t>
      </w:r>
    </w:p>
    <w:p w14:paraId="6EED84A2" w14:textId="526953D5"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58"/>
        </w:rPr>
        <w:object w:dxaOrig="3500" w:dyaOrig="1280" w14:anchorId="79488EB9">
          <v:shape id="_x0000_i1255" type="#_x0000_t75" style="width:174.1pt;height:63.35pt" o:ole="">
            <v:imagedata r:id="rId671" o:title=""/>
          </v:shape>
          <o:OLEObject Type="Embed" ProgID="Equation.DSMT4" ShapeID="_x0000_i1255" DrawAspect="Content" ObjectID="_1790422414" r:id="rId672"/>
        </w:object>
      </w:r>
      <w:ins w:id="2416" w:author="zhengping jin" w:date="2024-08-11T16:57:00Z" w16du:dateUtc="2024-08-11T08:57:00Z">
        <w:r w:rsidR="000D3F6F">
          <w:rPr>
            <w:rFonts w:ascii="Times New Roman" w:hAnsi="Times New Roman" w:hint="eastAsia"/>
          </w:rPr>
          <w:t>.</w:t>
        </w:r>
      </w:ins>
    </w:p>
    <w:p w14:paraId="29062F84" w14:textId="77777777" w:rsidR="00FB49DC" w:rsidRPr="006D722E" w:rsidRDefault="00FB49DC" w:rsidP="00FB49DC">
      <w:pPr>
        <w:snapToGrid w:val="0"/>
        <w:spacing w:line="360" w:lineRule="auto"/>
        <w:ind w:firstLineChars="200" w:firstLine="420"/>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因为我们有表达式</w:t>
      </w:r>
    </w:p>
    <w:p w14:paraId="6D59ADBF" w14:textId="77777777"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hint="eastAsia"/>
          <w:position w:val="-66"/>
        </w:rPr>
        <w:t xml:space="preserve">   </w:t>
      </w:r>
      <w:r w:rsidRPr="006D722E">
        <w:rPr>
          <w:rFonts w:ascii="Times New Roman" w:hAnsi="Times New Roman"/>
          <w:position w:val="-66"/>
        </w:rPr>
        <w:object w:dxaOrig="7040" w:dyaOrig="1440" w14:anchorId="6F98510E">
          <v:shape id="_x0000_i1256" type="#_x0000_t75" style="width:351.35pt;height:1in" o:ole="">
            <v:imagedata r:id="rId673" o:title=""/>
          </v:shape>
          <o:OLEObject Type="Embed" ProgID="Equation.DSMT4" ShapeID="_x0000_i1256" DrawAspect="Content" ObjectID="_1790422415" r:id="rId674"/>
        </w:object>
      </w:r>
    </w:p>
    <w:p w14:paraId="246B6D94" w14:textId="4E2C33DF" w:rsidR="00FB49DC" w:rsidRPr="006D722E" w:rsidRDefault="00FB49DC" w:rsidP="00FB49DC">
      <w:pPr>
        <w:snapToGrid w:val="0"/>
        <w:spacing w:line="360" w:lineRule="auto"/>
        <w:ind w:firstLineChars="350" w:firstLine="735"/>
        <w:jc w:val="left"/>
        <w:rPr>
          <w:rFonts w:ascii="Times New Roman" w:hAnsi="Times New Roman"/>
        </w:rPr>
      </w:pPr>
      <w:r w:rsidRPr="006D722E">
        <w:rPr>
          <w:rFonts w:ascii="Times New Roman" w:hAnsi="Times New Roman"/>
        </w:rPr>
        <w:t>所以</w:t>
      </w:r>
      <w:del w:id="2417" w:author="zhengping jin" w:date="2024-08-11T16:58:00Z" w16du:dateUtc="2024-08-11T08:58:00Z">
        <w:r w:rsidRPr="006D722E" w:rsidDel="000D3F6F">
          <w:rPr>
            <w:rFonts w:ascii="Times New Roman" w:hAnsi="Times New Roman"/>
          </w:rPr>
          <w:delText>引理</w:delText>
        </w:r>
      </w:del>
      <w:ins w:id="2418" w:author="zhengping jin" w:date="2024-08-11T16:58:00Z" w16du:dateUtc="2024-08-11T08:58:00Z">
        <w:r w:rsidR="000D3F6F">
          <w:rPr>
            <w:rFonts w:ascii="Times New Roman" w:hAnsi="Times New Roman" w:hint="eastAsia"/>
          </w:rPr>
          <w:t>结论</w:t>
        </w:r>
      </w:ins>
      <w:r w:rsidRPr="006D722E">
        <w:rPr>
          <w:rFonts w:ascii="Times New Roman" w:hAnsi="Times New Roman"/>
        </w:rPr>
        <w:t>成立</w:t>
      </w:r>
      <w:del w:id="2419" w:author="zhengping jin" w:date="2024-08-11T16:58:00Z" w16du:dateUtc="2024-08-11T08:58:00Z">
        <w:r w:rsidRPr="006D722E" w:rsidDel="000D3F6F">
          <w:rPr>
            <w:rFonts w:ascii="Times New Roman" w:hAnsi="Times New Roman"/>
          </w:rPr>
          <w:delText>，证毕</w:delText>
        </w:r>
      </w:del>
      <w:r w:rsidRPr="006D722E">
        <w:rPr>
          <w:rFonts w:ascii="Times New Roman" w:hAnsi="Times New Roman"/>
        </w:rPr>
        <w:t>.</w:t>
      </w:r>
    </w:p>
    <w:p w14:paraId="48577D8A" w14:textId="77777777" w:rsidR="00FB49DC" w:rsidRPr="006D722E" w:rsidRDefault="00FB49DC" w:rsidP="00FB49DC">
      <w:pPr>
        <w:snapToGrid w:val="0"/>
        <w:spacing w:line="360" w:lineRule="auto"/>
        <w:jc w:val="left"/>
        <w:rPr>
          <w:rFonts w:ascii="Times New Roman" w:hAnsi="Times New Roman"/>
        </w:rPr>
      </w:pPr>
    </w:p>
    <w:p w14:paraId="5F77E881" w14:textId="0780FF5D" w:rsidR="00FB49DC" w:rsidRPr="006D722E" w:rsidRDefault="00FC401E" w:rsidP="00FC401E">
      <w:pPr>
        <w:snapToGrid w:val="0"/>
        <w:spacing w:line="360" w:lineRule="auto"/>
        <w:ind w:firstLineChars="200" w:firstLine="420"/>
        <w:jc w:val="left"/>
        <w:rPr>
          <w:rFonts w:ascii="Times New Roman" w:hAnsi="Times New Roman"/>
        </w:rPr>
      </w:pPr>
      <w:r w:rsidRPr="00EF592E">
        <w:rPr>
          <w:rFonts w:ascii="Times New Roman" w:hAnsi="Times New Roman"/>
          <w:b/>
        </w:rPr>
        <w:t>定理</w:t>
      </w:r>
      <w:r w:rsidRPr="00EF592E">
        <w:rPr>
          <w:rFonts w:ascii="Times New Roman" w:hAnsi="Times New Roman" w:hint="eastAsia"/>
          <w:b/>
        </w:rPr>
        <w:t>3</w:t>
      </w:r>
      <w:r w:rsidRPr="00EF592E">
        <w:rPr>
          <w:rFonts w:ascii="Times New Roman" w:hAnsi="Times New Roman"/>
          <w:b/>
        </w:rPr>
        <w:t>.3.</w:t>
      </w:r>
      <w:del w:id="2420" w:author="zhengping jin" w:date="2024-08-10T16:18:00Z" w16du:dateUtc="2024-08-10T08:18:00Z">
        <w:r w:rsidRPr="00EF592E" w:rsidDel="00EF592E">
          <w:rPr>
            <w:rFonts w:ascii="Times New Roman" w:hAnsi="Times New Roman"/>
            <w:b/>
          </w:rPr>
          <w:delText>8</w:delText>
        </w:r>
        <w:r w:rsidR="00FB49DC" w:rsidRPr="00EF592E" w:rsidDel="00EF592E">
          <w:rPr>
            <w:rFonts w:ascii="Times New Roman" w:hAnsi="Times New Roman"/>
            <w:b/>
          </w:rPr>
          <w:delText xml:space="preserve"> </w:delText>
        </w:r>
      </w:del>
      <w:ins w:id="2421" w:author="zhengping jin" w:date="2024-08-10T16:18:00Z" w16du:dateUtc="2024-08-10T08:18:00Z">
        <w:r w:rsidR="00EF592E" w:rsidRPr="00EF592E">
          <w:rPr>
            <w:rFonts w:ascii="Times New Roman" w:hAnsi="Times New Roman" w:hint="eastAsia"/>
            <w:b/>
          </w:rPr>
          <w:t>9</w:t>
        </w:r>
        <w:r w:rsidR="00EF592E" w:rsidRPr="006D722E">
          <w:rPr>
            <w:rFonts w:ascii="Times New Roman" w:hAnsi="Times New Roman"/>
            <w:b/>
          </w:rPr>
          <w:t xml:space="preserve"> </w:t>
        </w:r>
      </w:ins>
      <w:r w:rsidR="00FB49DC" w:rsidRPr="006D722E">
        <w:rPr>
          <w:rFonts w:ascii="Times New Roman" w:hAnsi="Times New Roman"/>
        </w:rPr>
        <w:t>设</w:t>
      </w:r>
      <w:r w:rsidR="00FB49DC" w:rsidRPr="006D722E">
        <w:rPr>
          <w:rFonts w:ascii="Times New Roman" w:hAnsi="Times New Roman"/>
          <w:i/>
        </w:rPr>
        <w:t>m</w:t>
      </w:r>
      <w:r w:rsidR="00FB49DC" w:rsidRPr="006D722E">
        <w:rPr>
          <w:rFonts w:ascii="Times New Roman" w:hAnsi="Times New Roman"/>
        </w:rPr>
        <w:t>是奇数，则</w:t>
      </w:r>
    </w:p>
    <w:p w14:paraId="161F80BF" w14:textId="77777777" w:rsidR="00FB49DC" w:rsidRPr="006D722E" w:rsidRDefault="00FB49DC" w:rsidP="00FC401E">
      <w:pPr>
        <w:snapToGrid w:val="0"/>
        <w:spacing w:line="360" w:lineRule="auto"/>
        <w:ind w:firstLineChars="600" w:firstLine="126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r w:rsidRPr="006D722E">
        <w:rPr>
          <w:rFonts w:ascii="Times New Roman" w:hAnsi="Times New Roman"/>
          <w:position w:val="-28"/>
        </w:rPr>
        <w:object w:dxaOrig="840" w:dyaOrig="680" w14:anchorId="416A7E0C">
          <v:shape id="_x0000_i1257" type="#_x0000_t75" style="width:41.9pt;height:34.65pt" o:ole="">
            <v:imagedata r:id="rId675" o:title=""/>
          </v:shape>
          <o:OLEObject Type="Embed" ProgID="Equation.DSMT4" ShapeID="_x0000_i1257" DrawAspect="Content" ObjectID="_1790422416" r:id="rId676"/>
        </w:object>
      </w:r>
      <w:r w:rsidRPr="006D722E">
        <w:rPr>
          <w:rFonts w:ascii="Times New Roman" w:hAnsi="Times New Roman"/>
        </w:rPr>
        <w:t>；</w:t>
      </w:r>
    </w:p>
    <w:p w14:paraId="519AD7BB" w14:textId="77777777" w:rsidR="00FB49DC" w:rsidRPr="006D722E" w:rsidRDefault="00FB49DC" w:rsidP="00FC401E">
      <w:pPr>
        <w:snapToGrid w:val="0"/>
        <w:spacing w:line="360" w:lineRule="auto"/>
        <w:ind w:firstLineChars="600" w:firstLine="126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w:t>
      </w:r>
      <w:r w:rsidRPr="006D722E">
        <w:rPr>
          <w:rFonts w:ascii="Times New Roman" w:hAnsi="Times New Roman"/>
          <w:position w:val="-28"/>
        </w:rPr>
        <w:object w:dxaOrig="1480" w:dyaOrig="700" w14:anchorId="2D7264DB">
          <v:shape id="_x0000_i1258" type="#_x0000_t75" style="width:72.9pt;height:34.65pt" o:ole="">
            <v:imagedata r:id="rId677" o:title=""/>
          </v:shape>
          <o:OLEObject Type="Embed" ProgID="Equation.DSMT4" ShapeID="_x0000_i1258" DrawAspect="Content" ObjectID="_1790422417" r:id="rId678"/>
        </w:object>
      </w:r>
      <w:r w:rsidRPr="006D722E">
        <w:rPr>
          <w:rFonts w:ascii="Times New Roman" w:hAnsi="Times New Roman"/>
        </w:rPr>
        <w:t>；</w:t>
      </w:r>
    </w:p>
    <w:p w14:paraId="3C53118D" w14:textId="4C53C2DE" w:rsidR="00FB49DC" w:rsidRPr="006D722E" w:rsidRDefault="00FB49DC" w:rsidP="00FC401E">
      <w:pPr>
        <w:snapToGrid w:val="0"/>
        <w:spacing w:line="360" w:lineRule="auto"/>
        <w:ind w:firstLineChars="600" w:firstLine="1260"/>
        <w:jc w:val="left"/>
        <w:rPr>
          <w:rFonts w:ascii="Times New Roman" w:hAnsi="Times New Roman"/>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w:t>
      </w:r>
      <w:r w:rsidRPr="006D722E">
        <w:rPr>
          <w:rFonts w:ascii="Times New Roman" w:hAnsi="Times New Roman"/>
          <w:position w:val="-28"/>
        </w:rPr>
        <w:object w:dxaOrig="1500" w:dyaOrig="740" w14:anchorId="1893FEE0">
          <v:shape id="_x0000_i1259" type="#_x0000_t75" style="width:76.1pt;height:36.45pt" o:ole="">
            <v:imagedata r:id="rId679" o:title=""/>
          </v:shape>
          <o:OLEObject Type="Embed" ProgID="Equation.DSMT4" ShapeID="_x0000_i1259" DrawAspect="Content" ObjectID="_1790422418" r:id="rId680"/>
        </w:object>
      </w:r>
      <w:ins w:id="2422" w:author="zhengping jin" w:date="2024-08-11T16:58:00Z" w16du:dateUtc="2024-08-11T08:58:00Z">
        <w:r w:rsidR="000D3F6F">
          <w:rPr>
            <w:rFonts w:ascii="Times New Roman" w:hAnsi="Times New Roman" w:hint="eastAsia"/>
          </w:rPr>
          <w:t>.</w:t>
        </w:r>
      </w:ins>
    </w:p>
    <w:p w14:paraId="59D52849" w14:textId="49A5A303"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因为</w:t>
      </w:r>
      <w:r w:rsidRPr="006D722E">
        <w:rPr>
          <w:rFonts w:ascii="Times New Roman" w:hAnsi="Times New Roman"/>
          <w:position w:val="-12"/>
        </w:rPr>
        <w:object w:dxaOrig="1200" w:dyaOrig="360" w14:anchorId="00A59EA3">
          <v:shape id="_x0000_i1260" type="#_x0000_t75" style="width:60.6pt;height:18.7pt" o:ole="">
            <v:imagedata r:id="rId647" o:title=""/>
          </v:shape>
          <o:OLEObject Type="Embed" ProgID="Equation.DSMT4" ShapeID="_x0000_i1260" DrawAspect="Content" ObjectID="_1790422419" r:id="rId681"/>
        </w:object>
      </w:r>
      <w:r w:rsidRPr="006D722E">
        <w:rPr>
          <w:rFonts w:ascii="Times New Roman" w:hAnsi="Times New Roman"/>
        </w:rPr>
        <w:t>是奇数，其中</w:t>
      </w:r>
      <w:r w:rsidRPr="006D722E">
        <w:rPr>
          <w:rFonts w:ascii="Times New Roman" w:hAnsi="Times New Roman"/>
          <w:position w:val="-12"/>
        </w:rPr>
        <w:object w:dxaOrig="260" w:dyaOrig="360" w14:anchorId="6CC37CB9">
          <v:shape id="_x0000_i1261" type="#_x0000_t75" style="width:14.15pt;height:18.7pt" o:ole="">
            <v:imagedata r:id="rId662" o:title=""/>
          </v:shape>
          <o:OLEObject Type="Embed" ProgID="Equation.DSMT4" ShapeID="_x0000_i1261" DrawAspect="Content" ObjectID="_1790422420" r:id="rId682"/>
        </w:object>
      </w:r>
      <w:r w:rsidRPr="006D722E">
        <w:rPr>
          <w:rFonts w:ascii="Times New Roman" w:hAnsi="Times New Roman"/>
        </w:rPr>
        <w:t>是奇素数</w:t>
      </w:r>
      <w:r w:rsidRPr="006D722E">
        <w:rPr>
          <w:rFonts w:ascii="Times New Roman" w:hAnsi="Times New Roman"/>
        </w:rPr>
        <w:t xml:space="preserve">. </w:t>
      </w:r>
      <w:r w:rsidRPr="006D722E">
        <w:rPr>
          <w:rFonts w:ascii="Times New Roman" w:hAnsi="Times New Roman"/>
        </w:rPr>
        <w:t>根据雅可比符号的定义，有</w:t>
      </w:r>
    </w:p>
    <w:p w14:paraId="3B880F1C" w14:textId="48D47FA1" w:rsidR="00FB49DC" w:rsidRPr="006D722E" w:rsidRDefault="00FB49DC" w:rsidP="00FC401E">
      <w:pPr>
        <w:snapToGrid w:val="0"/>
        <w:spacing w:line="360" w:lineRule="auto"/>
        <w:ind w:firstLineChars="400" w:firstLine="84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w:t>
      </w:r>
      <w:r w:rsidRPr="006D722E">
        <w:rPr>
          <w:rFonts w:ascii="Times New Roman" w:hAnsi="Times New Roman"/>
          <w:position w:val="-32"/>
        </w:rPr>
        <w:object w:dxaOrig="2340" w:dyaOrig="760" w14:anchorId="2294B72D">
          <v:shape id="_x0000_i1262" type="#_x0000_t75" style="width:117.1pt;height:38.3pt" o:ole="">
            <v:imagedata r:id="rId683" o:title=""/>
          </v:shape>
          <o:OLEObject Type="Embed" ProgID="Equation.DSMT4" ShapeID="_x0000_i1262" DrawAspect="Content" ObjectID="_1790422421" r:id="rId684"/>
        </w:object>
      </w:r>
      <w:ins w:id="2423" w:author="zhengping jin" w:date="2024-08-11T16:58:00Z" w16du:dateUtc="2024-08-11T08:58:00Z">
        <w:r w:rsidR="000D3F6F">
          <w:rPr>
            <w:rFonts w:ascii="Times New Roman" w:hAnsi="Times New Roman" w:hint="eastAsia"/>
          </w:rPr>
          <w:t>.</w:t>
        </w:r>
      </w:ins>
    </w:p>
    <w:p w14:paraId="585AF9DE" w14:textId="38B47626" w:rsidR="00FB49DC" w:rsidRPr="006D722E" w:rsidRDefault="00FB49DC" w:rsidP="00FC401E">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w:t>
      </w:r>
      <w:r w:rsidR="00FC401E">
        <w:rPr>
          <w:rFonts w:ascii="Times New Roman" w:hAnsi="Times New Roman" w:hint="eastAsia"/>
        </w:rPr>
        <w:t xml:space="preserve"> </w:t>
      </w:r>
      <w:r w:rsidRPr="006D722E">
        <w:rPr>
          <w:rFonts w:ascii="Times New Roman" w:hAnsi="Times New Roman"/>
          <w:position w:val="-32"/>
        </w:rPr>
        <w:object w:dxaOrig="4560" w:dyaOrig="760" w14:anchorId="3E440301">
          <v:shape id="_x0000_i1263" type="#_x0000_t75" style="width:228.3pt;height:38.3pt" o:ole="">
            <v:imagedata r:id="rId685" o:title=""/>
          </v:shape>
          <o:OLEObject Type="Embed" ProgID="Equation.DSMT4" ShapeID="_x0000_i1263" DrawAspect="Content" ObjectID="_1790422422" r:id="rId686"/>
        </w:object>
      </w:r>
      <w:ins w:id="2424" w:author="zhengping jin" w:date="2024-08-11T16:58:00Z" w16du:dateUtc="2024-08-11T08:58:00Z">
        <w:r w:rsidR="000D3F6F">
          <w:rPr>
            <w:rFonts w:ascii="Times New Roman" w:hAnsi="Times New Roman" w:hint="eastAsia"/>
          </w:rPr>
          <w:t>.</w:t>
        </w:r>
      </w:ins>
    </w:p>
    <w:p w14:paraId="353094B0" w14:textId="00768B6C" w:rsidR="00FB49DC" w:rsidRPr="006D722E" w:rsidRDefault="00FB49DC" w:rsidP="00FB49DC">
      <w:pPr>
        <w:snapToGrid w:val="0"/>
        <w:spacing w:line="360" w:lineRule="auto"/>
        <w:ind w:firstLineChars="600" w:firstLine="1260"/>
        <w:jc w:val="left"/>
        <w:rPr>
          <w:rFonts w:ascii="Times New Roman" w:hAnsi="Times New Roman"/>
        </w:rPr>
      </w:pPr>
      <w:r w:rsidRPr="006D722E">
        <w:rPr>
          <w:rFonts w:ascii="Times New Roman" w:hAnsi="Times New Roman"/>
        </w:rPr>
        <w:lastRenderedPageBreak/>
        <w:t>再根据雅可比符号的定义</w:t>
      </w:r>
      <w:r w:rsidR="000F03C8" w:rsidRPr="000F03C8">
        <w:rPr>
          <w:rFonts w:ascii="Times New Roman" w:hAnsi="Times New Roman" w:hint="eastAsia"/>
        </w:rPr>
        <w:t>3</w:t>
      </w:r>
      <w:r w:rsidR="000F03C8" w:rsidRPr="000F03C8">
        <w:rPr>
          <w:rFonts w:ascii="Times New Roman" w:hAnsi="Times New Roman"/>
        </w:rPr>
        <w:t>.3.3</w:t>
      </w:r>
      <w:r w:rsidR="00FC401E">
        <w:rPr>
          <w:rFonts w:ascii="Times New Roman" w:hAnsi="Times New Roman" w:hint="eastAsia"/>
        </w:rPr>
        <w:t>、</w:t>
      </w:r>
      <w:r w:rsidR="00FC401E" w:rsidRPr="00FC401E">
        <w:rPr>
          <w:rFonts w:ascii="Times New Roman" w:hAnsi="Times New Roman"/>
        </w:rPr>
        <w:t>定理</w:t>
      </w:r>
      <w:r w:rsidR="00FC401E" w:rsidRPr="00FC401E">
        <w:rPr>
          <w:rFonts w:ascii="Times New Roman" w:hAnsi="Times New Roman" w:hint="eastAsia"/>
        </w:rPr>
        <w:t>3</w:t>
      </w:r>
      <w:r w:rsidR="00FC401E" w:rsidRPr="00FC401E">
        <w:rPr>
          <w:rFonts w:ascii="Times New Roman" w:hAnsi="Times New Roman"/>
        </w:rPr>
        <w:t>.3.6</w:t>
      </w:r>
      <w:r w:rsidRPr="006D722E">
        <w:rPr>
          <w:rFonts w:ascii="Times New Roman" w:hAnsi="Times New Roman"/>
        </w:rPr>
        <w:t>以及引理</w:t>
      </w:r>
      <w:r w:rsidR="00FC401E" w:rsidRPr="00FC401E">
        <w:rPr>
          <w:rFonts w:ascii="Times New Roman" w:hAnsi="Times New Roman" w:hint="eastAsia"/>
        </w:rPr>
        <w:t>3</w:t>
      </w:r>
      <w:r w:rsidR="00FC401E" w:rsidRPr="00FC401E">
        <w:rPr>
          <w:rFonts w:ascii="Times New Roman" w:hAnsi="Times New Roman"/>
        </w:rPr>
        <w:t>.3.2</w:t>
      </w:r>
      <w:r w:rsidRPr="006D722E">
        <w:rPr>
          <w:rFonts w:ascii="Times New Roman" w:hAnsi="Times New Roman"/>
        </w:rPr>
        <w:t>，我们有</w:t>
      </w:r>
    </w:p>
    <w:p w14:paraId="55854145" w14:textId="45C2ABE6" w:rsidR="00FB49DC" w:rsidRPr="006D722E" w:rsidRDefault="00FB49DC" w:rsidP="00FC401E">
      <w:pPr>
        <w:snapToGrid w:val="0"/>
        <w:spacing w:line="360" w:lineRule="auto"/>
        <w:ind w:firstLineChars="400" w:firstLine="840"/>
        <w:jc w:val="left"/>
        <w:rPr>
          <w:rFonts w:ascii="Times New Roman" w:hAnsi="Times New Roman"/>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w:t>
      </w:r>
      <w:r w:rsidRPr="006D722E">
        <w:rPr>
          <w:rFonts w:ascii="Times New Roman" w:hAnsi="Times New Roman"/>
          <w:position w:val="-32"/>
        </w:rPr>
        <w:object w:dxaOrig="4599" w:dyaOrig="780" w14:anchorId="5234060B">
          <v:shape id="_x0000_i1264" type="#_x0000_t75" style="width:230.6pt;height:39.2pt" o:ole="">
            <v:imagedata r:id="rId687" o:title=""/>
          </v:shape>
          <o:OLEObject Type="Embed" ProgID="Equation.DSMT4" ShapeID="_x0000_i1264" DrawAspect="Content" ObjectID="_1790422423" r:id="rId688"/>
        </w:object>
      </w:r>
      <w:ins w:id="2425" w:author="zhengping jin" w:date="2024-08-11T16:59:00Z" w16du:dateUtc="2024-08-11T08:59:00Z">
        <w:r w:rsidR="000D3F6F">
          <w:rPr>
            <w:rFonts w:ascii="Times New Roman" w:hAnsi="Times New Roman" w:hint="eastAsia"/>
          </w:rPr>
          <w:t>.</w:t>
        </w:r>
      </w:ins>
    </w:p>
    <w:p w14:paraId="688178A6" w14:textId="77777777" w:rsidR="00FB49DC" w:rsidRPr="006D722E" w:rsidRDefault="00FB49DC" w:rsidP="00FB49DC">
      <w:pPr>
        <w:snapToGrid w:val="0"/>
        <w:spacing w:line="360" w:lineRule="auto"/>
        <w:jc w:val="left"/>
        <w:rPr>
          <w:rFonts w:ascii="Times New Roman" w:hAnsi="Times New Roman"/>
          <w:b/>
        </w:rPr>
      </w:pPr>
    </w:p>
    <w:p w14:paraId="42A6E1CB" w14:textId="27B4BD76" w:rsidR="00FB49DC" w:rsidRPr="006D722E" w:rsidRDefault="000F03C8" w:rsidP="000F03C8">
      <w:pPr>
        <w:snapToGrid w:val="0"/>
        <w:spacing w:line="360" w:lineRule="auto"/>
        <w:ind w:firstLineChars="200" w:firstLine="420"/>
        <w:jc w:val="left"/>
        <w:rPr>
          <w:rFonts w:ascii="Times New Roman" w:hAnsi="Times New Roman"/>
        </w:rPr>
      </w:pPr>
      <w:r w:rsidRPr="00EF592E">
        <w:rPr>
          <w:rFonts w:ascii="Times New Roman" w:hAnsi="Times New Roman"/>
          <w:b/>
        </w:rPr>
        <w:t>定理</w:t>
      </w:r>
      <w:r w:rsidRPr="00EF592E">
        <w:rPr>
          <w:rFonts w:ascii="Times New Roman" w:hAnsi="Times New Roman" w:hint="eastAsia"/>
          <w:b/>
        </w:rPr>
        <w:t>3</w:t>
      </w:r>
      <w:r w:rsidRPr="00EF592E">
        <w:rPr>
          <w:rFonts w:ascii="Times New Roman" w:hAnsi="Times New Roman"/>
          <w:b/>
        </w:rPr>
        <w:t>.3.</w:t>
      </w:r>
      <w:del w:id="2426" w:author="zhengping jin" w:date="2024-08-10T16:18:00Z" w16du:dateUtc="2024-08-10T08:18:00Z">
        <w:r w:rsidRPr="00EF592E" w:rsidDel="00EF592E">
          <w:rPr>
            <w:rFonts w:ascii="Times New Roman" w:hAnsi="Times New Roman"/>
            <w:b/>
          </w:rPr>
          <w:delText xml:space="preserve">9 </w:delText>
        </w:r>
      </w:del>
      <w:ins w:id="2427" w:author="zhengping jin" w:date="2024-08-10T16:18:00Z" w16du:dateUtc="2024-08-10T08:18:00Z">
        <w:r w:rsidR="00EF592E" w:rsidRPr="00EF592E">
          <w:rPr>
            <w:rFonts w:ascii="Times New Roman" w:hAnsi="Times New Roman" w:hint="eastAsia"/>
            <w:b/>
          </w:rPr>
          <w:t>10</w:t>
        </w:r>
        <w:r w:rsidR="00EF592E">
          <w:rPr>
            <w:rFonts w:ascii="Times New Roman" w:hAnsi="Times New Roman"/>
            <w:b/>
          </w:rPr>
          <w:t xml:space="preserve"> </w:t>
        </w:r>
      </w:ins>
      <w:r w:rsidR="00FB49DC" w:rsidRPr="006D722E">
        <w:rPr>
          <w:rFonts w:ascii="Times New Roman" w:hAnsi="Times New Roman"/>
        </w:rPr>
        <w:t>设</w:t>
      </w:r>
      <w:r w:rsidR="00FB49DC" w:rsidRPr="006D722E">
        <w:rPr>
          <w:rFonts w:ascii="Times New Roman" w:hAnsi="Times New Roman"/>
          <w:i/>
        </w:rPr>
        <w:t>m</w:t>
      </w:r>
      <w:r w:rsidR="00FB49DC" w:rsidRPr="006D722E">
        <w:rPr>
          <w:rFonts w:ascii="Times New Roman" w:hAnsi="Times New Roman"/>
        </w:rPr>
        <w:t>，</w:t>
      </w:r>
      <w:r w:rsidR="00FB49DC" w:rsidRPr="006D722E">
        <w:rPr>
          <w:rFonts w:ascii="Times New Roman" w:hAnsi="Times New Roman"/>
          <w:i/>
        </w:rPr>
        <w:t>n</w:t>
      </w:r>
      <w:r w:rsidR="00FB49DC" w:rsidRPr="006D722E">
        <w:rPr>
          <w:rFonts w:ascii="Times New Roman" w:hAnsi="Times New Roman"/>
        </w:rPr>
        <w:t>都是奇数，则</w:t>
      </w:r>
      <w:r>
        <w:rPr>
          <w:rFonts w:ascii="Times New Roman" w:hAnsi="Times New Roman" w:hint="eastAsia"/>
        </w:rPr>
        <w:t xml:space="preserve"> </w:t>
      </w:r>
      <w:r w:rsidR="00FB49DC" w:rsidRPr="006D722E">
        <w:rPr>
          <w:rFonts w:ascii="Times New Roman" w:hAnsi="Times New Roman"/>
          <w:position w:val="-28"/>
        </w:rPr>
        <w:object w:dxaOrig="2240" w:dyaOrig="700" w14:anchorId="30D8B52E">
          <v:shape id="_x0000_i1265" type="#_x0000_t75" style="width:112.1pt;height:34.65pt" o:ole="">
            <v:imagedata r:id="rId689" o:title=""/>
          </v:shape>
          <o:OLEObject Type="Embed" ProgID="Equation.DSMT4" ShapeID="_x0000_i1265" DrawAspect="Content" ObjectID="_1790422424" r:id="rId690"/>
        </w:object>
      </w:r>
      <w:r>
        <w:rPr>
          <w:rFonts w:ascii="Times New Roman" w:hAnsi="Times New Roman"/>
        </w:rPr>
        <w:t>.</w:t>
      </w:r>
    </w:p>
    <w:p w14:paraId="17311253" w14:textId="77777777"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设</w:t>
      </w:r>
      <w:r w:rsidRPr="006D722E">
        <w:rPr>
          <w:rFonts w:ascii="Times New Roman" w:hAnsi="Times New Roman"/>
          <w:position w:val="-12"/>
        </w:rPr>
        <w:object w:dxaOrig="2320" w:dyaOrig="360" w14:anchorId="04AB6FBE">
          <v:shape id="_x0000_i1266" type="#_x0000_t75" style="width:116.2pt;height:18.7pt" o:ole="">
            <v:imagedata r:id="rId691" o:title=""/>
          </v:shape>
          <o:OLEObject Type="Embed" ProgID="Equation.DSMT4" ShapeID="_x0000_i1266" DrawAspect="Content" ObjectID="_1790422425" r:id="rId692"/>
        </w:object>
      </w:r>
      <w:r w:rsidRPr="006D722E">
        <w:rPr>
          <w:rFonts w:ascii="Times New Roman" w:hAnsi="Times New Roman"/>
        </w:rPr>
        <w:t xml:space="preserve">. </w:t>
      </w:r>
      <w:r w:rsidRPr="006D722E">
        <w:rPr>
          <w:rFonts w:ascii="Times New Roman" w:hAnsi="Times New Roman"/>
        </w:rPr>
        <w:t>如果（</w:t>
      </w:r>
      <w:r w:rsidRPr="006D722E">
        <w:rPr>
          <w:rFonts w:ascii="Times New Roman" w:hAnsi="Times New Roman"/>
          <w:i/>
        </w:rPr>
        <w:t>m</w:t>
      </w:r>
      <w:r w:rsidRPr="006D722E">
        <w:rPr>
          <w:rFonts w:ascii="Times New Roman" w:hAnsi="Times New Roman"/>
        </w:rPr>
        <w:t>，</w:t>
      </w:r>
      <w:r w:rsidRPr="006D722E">
        <w:rPr>
          <w:rFonts w:ascii="Times New Roman" w:hAnsi="Times New Roman"/>
          <w:i/>
        </w:rPr>
        <w:t>n</w:t>
      </w:r>
      <w:r w:rsidRPr="006D722E">
        <w:rPr>
          <w:rFonts w:ascii="Times New Roman" w:hAnsi="Times New Roman"/>
        </w:rPr>
        <w:t>）</w:t>
      </w:r>
      <w:r w:rsidRPr="006D722E">
        <w:rPr>
          <w:rFonts w:ascii="Times New Roman" w:hAnsi="Times New Roman"/>
        </w:rPr>
        <w:t>&gt;1</w:t>
      </w:r>
      <w:r w:rsidRPr="006D722E">
        <w:rPr>
          <w:rFonts w:ascii="Times New Roman" w:hAnsi="Times New Roman"/>
        </w:rPr>
        <w:t>，</w:t>
      </w:r>
    </w:p>
    <w:p w14:paraId="5098AB01" w14:textId="4BB7A035"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则根据雅可比符号的定义</w:t>
      </w:r>
      <w:r w:rsidR="000F03C8" w:rsidRPr="000F03C8">
        <w:rPr>
          <w:rFonts w:ascii="Times New Roman" w:hAnsi="Times New Roman" w:hint="eastAsia"/>
        </w:rPr>
        <w:t>3</w:t>
      </w:r>
      <w:r w:rsidR="000F03C8" w:rsidRPr="000F03C8">
        <w:rPr>
          <w:rFonts w:ascii="Times New Roman" w:hAnsi="Times New Roman"/>
        </w:rPr>
        <w:t>.3.3</w:t>
      </w:r>
      <w:r w:rsidRPr="006D722E">
        <w:rPr>
          <w:rFonts w:ascii="Times New Roman" w:hAnsi="Times New Roman"/>
        </w:rPr>
        <w:t>和勒让得符号的定义</w:t>
      </w:r>
      <w:r w:rsidR="000F03C8" w:rsidRPr="000F03C8">
        <w:rPr>
          <w:rFonts w:ascii="Times New Roman" w:hAnsi="Times New Roman" w:hint="eastAsia"/>
        </w:rPr>
        <w:t>3</w:t>
      </w:r>
      <w:r w:rsidR="000F03C8" w:rsidRPr="000F03C8">
        <w:rPr>
          <w:rFonts w:ascii="Times New Roman" w:hAnsi="Times New Roman"/>
        </w:rPr>
        <w:t>.3.</w:t>
      </w:r>
      <w:r w:rsidR="000F03C8">
        <w:rPr>
          <w:rFonts w:ascii="Times New Roman" w:hAnsi="Times New Roman"/>
        </w:rPr>
        <w:t>2</w:t>
      </w:r>
      <w:r w:rsidRPr="006D722E">
        <w:rPr>
          <w:rFonts w:ascii="Times New Roman" w:hAnsi="Times New Roman"/>
        </w:rPr>
        <w:t>，我们有</w:t>
      </w:r>
    </w:p>
    <w:p w14:paraId="0BE52FB1" w14:textId="128E8BC4"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28"/>
        </w:rPr>
        <w:object w:dxaOrig="1560" w:dyaOrig="680" w14:anchorId="3FEA912F">
          <v:shape id="_x0000_i1267" type="#_x0000_t75" style="width:77.45pt;height:34.65pt" o:ole="">
            <v:imagedata r:id="rId693" o:title=""/>
          </v:shape>
          <o:OLEObject Type="Embed" ProgID="Equation.DSMT4" ShapeID="_x0000_i1267" DrawAspect="Content" ObjectID="_1790422426" r:id="rId694"/>
        </w:object>
      </w:r>
      <w:ins w:id="2428" w:author="zhengping jin" w:date="2024-08-11T17:00:00Z" w16du:dateUtc="2024-08-11T09:00:00Z">
        <w:r w:rsidR="00601D92">
          <w:rPr>
            <w:rFonts w:ascii="Times New Roman" w:hAnsi="Times New Roman" w:hint="eastAsia"/>
          </w:rPr>
          <w:t>.</w:t>
        </w:r>
      </w:ins>
    </w:p>
    <w:p w14:paraId="7263431C" w14:textId="77777777" w:rsidR="00FB49DC" w:rsidRPr="006D722E" w:rsidRDefault="00FB49DC" w:rsidP="000F03C8">
      <w:pPr>
        <w:snapToGrid w:val="0"/>
        <w:spacing w:line="360" w:lineRule="auto"/>
        <w:ind w:firstLineChars="400" w:firstLine="840"/>
        <w:jc w:val="left"/>
        <w:rPr>
          <w:rFonts w:ascii="Times New Roman" w:hAnsi="Times New Roman"/>
        </w:rPr>
      </w:pPr>
      <w:r w:rsidRPr="006D722E">
        <w:rPr>
          <w:rFonts w:ascii="Times New Roman" w:hAnsi="Times New Roman"/>
        </w:rPr>
        <w:t>结论成立</w:t>
      </w:r>
      <w:r w:rsidRPr="006D722E">
        <w:rPr>
          <w:rFonts w:ascii="Times New Roman" w:hAnsi="Times New Roman"/>
        </w:rPr>
        <w:t xml:space="preserve">. </w:t>
      </w:r>
      <w:r w:rsidRPr="006D722E">
        <w:rPr>
          <w:rFonts w:ascii="Times New Roman" w:hAnsi="Times New Roman"/>
        </w:rPr>
        <w:t>因此，可设（</w:t>
      </w:r>
      <w:r w:rsidRPr="006D722E">
        <w:rPr>
          <w:rFonts w:ascii="Times New Roman" w:hAnsi="Times New Roman"/>
          <w:i/>
        </w:rPr>
        <w:t>m</w:t>
      </w:r>
      <w:r w:rsidRPr="006D722E">
        <w:rPr>
          <w:rFonts w:ascii="Times New Roman" w:hAnsi="Times New Roman"/>
        </w:rPr>
        <w:t>，</w:t>
      </w:r>
      <w:r w:rsidRPr="006D722E">
        <w:rPr>
          <w:rFonts w:ascii="Times New Roman" w:hAnsi="Times New Roman"/>
          <w:i/>
        </w:rPr>
        <w:t>n</w:t>
      </w:r>
      <w:r w:rsidRPr="006D722E">
        <w:rPr>
          <w:rFonts w:ascii="Times New Roman" w:hAnsi="Times New Roman"/>
        </w:rPr>
        <w:t>）</w:t>
      </w:r>
      <w:r w:rsidRPr="006D722E">
        <w:rPr>
          <w:rFonts w:ascii="Times New Roman" w:hAnsi="Times New Roman"/>
        </w:rPr>
        <w:t xml:space="preserve">=1. </w:t>
      </w:r>
    </w:p>
    <w:p w14:paraId="651270A5" w14:textId="6C00B5AC" w:rsidR="00FB49DC" w:rsidRPr="006D722E" w:rsidRDefault="00FB49DC" w:rsidP="000F03C8">
      <w:pPr>
        <w:snapToGrid w:val="0"/>
        <w:spacing w:line="360" w:lineRule="auto"/>
        <w:ind w:firstLineChars="400" w:firstLine="840"/>
        <w:jc w:val="left"/>
        <w:rPr>
          <w:rFonts w:ascii="Times New Roman" w:hAnsi="Times New Roman"/>
        </w:rPr>
      </w:pPr>
      <w:r w:rsidRPr="006D722E">
        <w:rPr>
          <w:rFonts w:ascii="Times New Roman" w:hAnsi="Times New Roman"/>
        </w:rPr>
        <w:t>根据雅可比符号的定义和</w:t>
      </w:r>
      <w:r w:rsidR="000F03C8" w:rsidRPr="000F03C8">
        <w:rPr>
          <w:rFonts w:ascii="Times New Roman" w:hAnsi="Times New Roman"/>
        </w:rPr>
        <w:t>定理</w:t>
      </w:r>
      <w:r w:rsidR="000F03C8" w:rsidRPr="000F03C8">
        <w:rPr>
          <w:rFonts w:ascii="Times New Roman" w:hAnsi="Times New Roman" w:hint="eastAsia"/>
        </w:rPr>
        <w:t>3</w:t>
      </w:r>
      <w:r w:rsidR="000F03C8" w:rsidRPr="000F03C8">
        <w:rPr>
          <w:rFonts w:ascii="Times New Roman" w:hAnsi="Times New Roman"/>
        </w:rPr>
        <w:t>.3.</w:t>
      </w:r>
      <w:del w:id="2429" w:author="zhengping jin" w:date="2024-08-10T16:02:00Z" w16du:dateUtc="2024-08-10T08:02:00Z">
        <w:r w:rsidR="000F03C8" w:rsidRPr="000F03C8" w:rsidDel="00097C1C">
          <w:rPr>
            <w:rFonts w:ascii="Times New Roman" w:hAnsi="Times New Roman"/>
          </w:rPr>
          <w:delText>6</w:delText>
        </w:r>
      </w:del>
      <w:ins w:id="2430" w:author="zhengping jin" w:date="2024-08-10T16:02:00Z" w16du:dateUtc="2024-08-10T08:02:00Z">
        <w:r w:rsidR="00097C1C">
          <w:rPr>
            <w:rFonts w:ascii="Times New Roman" w:hAnsi="Times New Roman" w:hint="eastAsia"/>
          </w:rPr>
          <w:t>7</w:t>
        </w:r>
      </w:ins>
      <w:r w:rsidRPr="006D722E">
        <w:rPr>
          <w:rFonts w:ascii="Times New Roman" w:hAnsi="Times New Roman"/>
        </w:rPr>
        <w:t>，我们有</w:t>
      </w:r>
    </w:p>
    <w:p w14:paraId="0F78644D" w14:textId="77777777"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position w:val="-34"/>
        </w:rPr>
        <w:object w:dxaOrig="6840" w:dyaOrig="800" w14:anchorId="24D084A7">
          <v:shape id="_x0000_i1268" type="#_x0000_t75" style="width:342.25pt;height:40.1pt" o:ole="">
            <v:imagedata r:id="rId695" o:title=""/>
          </v:shape>
          <o:OLEObject Type="Embed" ProgID="Equation.DSMT4" ShapeID="_x0000_i1268" DrawAspect="Content" ObjectID="_1790422427" r:id="rId696"/>
        </w:object>
      </w:r>
    </w:p>
    <w:p w14:paraId="18ACA934" w14:textId="5F555ABE"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再根据引</w:t>
      </w:r>
      <w:r w:rsidRPr="000F03C8">
        <w:rPr>
          <w:rFonts w:ascii="Times New Roman" w:hAnsi="Times New Roman"/>
        </w:rPr>
        <w:t>理</w:t>
      </w:r>
      <w:r w:rsidR="000F03C8" w:rsidRPr="000F03C8">
        <w:rPr>
          <w:rFonts w:ascii="Times New Roman" w:hAnsi="Times New Roman" w:hint="eastAsia"/>
        </w:rPr>
        <w:t>3</w:t>
      </w:r>
      <w:r w:rsidR="000F03C8" w:rsidRPr="000F03C8">
        <w:rPr>
          <w:rFonts w:ascii="Times New Roman" w:hAnsi="Times New Roman"/>
        </w:rPr>
        <w:t>.3.2</w:t>
      </w:r>
      <w:r w:rsidRPr="006D722E">
        <w:rPr>
          <w:rFonts w:ascii="Times New Roman" w:hAnsi="Times New Roman"/>
        </w:rPr>
        <w:t>，</w:t>
      </w:r>
    </w:p>
    <w:p w14:paraId="32E3F174" w14:textId="6ADEE004" w:rsidR="00FB49DC" w:rsidRPr="006D722E" w:rsidRDefault="00FB49DC" w:rsidP="00FB49DC">
      <w:pPr>
        <w:snapToGrid w:val="0"/>
        <w:spacing w:line="360" w:lineRule="auto"/>
        <w:jc w:val="center"/>
        <w:rPr>
          <w:rFonts w:ascii="Times New Roman" w:hAnsi="Times New Roman"/>
          <w:position w:val="-64"/>
        </w:rPr>
      </w:pPr>
      <w:r w:rsidRPr="006D722E">
        <w:rPr>
          <w:rFonts w:ascii="Times New Roman" w:hAnsi="Times New Roman"/>
          <w:position w:val="-64"/>
        </w:rPr>
        <w:object w:dxaOrig="4020" w:dyaOrig="1359" w14:anchorId="6E7DC691">
          <v:shape id="_x0000_i1269" type="#_x0000_t75" style="width:200.5pt;height:67.45pt" o:ole="">
            <v:imagedata r:id="rId697" o:title=""/>
          </v:shape>
          <o:OLEObject Type="Embed" ProgID="Equation.DSMT4" ShapeID="_x0000_i1269" DrawAspect="Content" ObjectID="_1790422428" r:id="rId698"/>
        </w:object>
      </w:r>
      <w:ins w:id="2431" w:author="zhengping jin" w:date="2024-08-11T17:02:00Z" w16du:dateUtc="2024-08-11T09:02:00Z">
        <w:r w:rsidR="00601D92">
          <w:rPr>
            <w:rFonts w:ascii="Times New Roman" w:hAnsi="Times New Roman" w:hint="eastAsia"/>
          </w:rPr>
          <w:t>.</w:t>
        </w:r>
      </w:ins>
    </w:p>
    <w:p w14:paraId="6DB2C681" w14:textId="791312E6" w:rsidR="00FB49DC" w:rsidRPr="006D722E" w:rsidRDefault="00FB49DC" w:rsidP="00FB49DC">
      <w:pPr>
        <w:snapToGrid w:val="0"/>
        <w:spacing w:line="360" w:lineRule="auto"/>
        <w:ind w:firstLineChars="400" w:firstLine="840"/>
        <w:jc w:val="left"/>
        <w:rPr>
          <w:rFonts w:ascii="Times New Roman" w:hAnsi="Times New Roman"/>
        </w:rPr>
      </w:pPr>
      <w:r w:rsidRPr="006D722E">
        <w:rPr>
          <w:rFonts w:ascii="Times New Roman" w:hAnsi="Times New Roman"/>
        </w:rPr>
        <w:t>因此，</w:t>
      </w:r>
      <w:del w:id="2432" w:author="zhengping jin" w:date="2024-08-11T17:02:00Z" w16du:dateUtc="2024-08-11T09:02:00Z">
        <w:r w:rsidRPr="006D722E" w:rsidDel="00601D92">
          <w:rPr>
            <w:rFonts w:ascii="Times New Roman" w:hAnsi="Times New Roman"/>
          </w:rPr>
          <w:delText>定理</w:delText>
        </w:r>
      </w:del>
      <w:ins w:id="2433" w:author="zhengping jin" w:date="2024-08-11T17:02:00Z" w16du:dateUtc="2024-08-11T09:02:00Z">
        <w:r w:rsidR="00601D92">
          <w:rPr>
            <w:rFonts w:ascii="Times New Roman" w:hAnsi="Times New Roman" w:hint="eastAsia"/>
          </w:rPr>
          <w:t>结论</w:t>
        </w:r>
      </w:ins>
      <w:r w:rsidRPr="006D722E">
        <w:rPr>
          <w:rFonts w:ascii="Times New Roman" w:hAnsi="Times New Roman"/>
        </w:rPr>
        <w:t>成立</w:t>
      </w:r>
      <w:r w:rsidRPr="006D722E">
        <w:rPr>
          <w:rFonts w:ascii="Times New Roman" w:hAnsi="Times New Roman" w:hint="eastAsia"/>
        </w:rPr>
        <w:t>.</w:t>
      </w:r>
    </w:p>
    <w:p w14:paraId="18C702A2" w14:textId="77777777" w:rsidR="00FB49DC" w:rsidRPr="006D722E" w:rsidRDefault="00FB49DC" w:rsidP="00FB49DC">
      <w:pPr>
        <w:snapToGrid w:val="0"/>
        <w:spacing w:line="360" w:lineRule="auto"/>
        <w:jc w:val="left"/>
        <w:rPr>
          <w:rFonts w:ascii="Times New Roman" w:hAnsi="Times New Roman"/>
        </w:rPr>
      </w:pPr>
    </w:p>
    <w:p w14:paraId="2976738F" w14:textId="3AB8BA99" w:rsidR="00FB49DC" w:rsidRPr="006D722E" w:rsidRDefault="000F03C8" w:rsidP="00FB49DC">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.3.15 </w:t>
      </w:r>
      <w:r w:rsidR="00FB49DC" w:rsidRPr="006D722E">
        <w:rPr>
          <w:rFonts w:ascii="Times New Roman" w:hAnsi="Times New Roman"/>
        </w:rPr>
        <w:t>判断</w:t>
      </w:r>
      <w:r w:rsidR="007B33BC" w:rsidRPr="006D722E">
        <w:rPr>
          <w:rFonts w:ascii="Times New Roman" w:hAnsi="Times New Roman"/>
        </w:rPr>
        <w:t>同余方程</w:t>
      </w:r>
      <w:ins w:id="2434" w:author="zhengping jin" w:date="2024-08-11T17:08:00Z" w16du:dateUtc="2024-08-11T09:08:00Z">
        <w:r w:rsidR="001162C2">
          <w:rPr>
            <w:rFonts w:ascii="Times New Roman" w:hAnsi="Times New Roman" w:hint="eastAsia"/>
          </w:rPr>
          <w:t xml:space="preserve"> </w:t>
        </w:r>
        <w:r w:rsidR="001162C2" w:rsidRPr="001162C2">
          <w:rPr>
            <w:rFonts w:ascii="Times New Roman" w:hAnsi="Times New Roman"/>
            <w:i/>
            <w:iCs/>
            <w:rPrChange w:id="2435" w:author="zhengping jin" w:date="2024-08-11T17:08:00Z" w16du:dateUtc="2024-08-11T09:08:00Z">
              <w:rPr>
                <w:rFonts w:ascii="Times New Roman" w:hAnsi="Times New Roman"/>
              </w:rPr>
            </w:rPrChange>
          </w:rPr>
          <w:t>x</w:t>
        </w:r>
        <w:r w:rsidR="001162C2" w:rsidRPr="001162C2">
          <w:rPr>
            <w:rFonts w:ascii="Times New Roman" w:hAnsi="Times New Roman"/>
            <w:vertAlign w:val="superscript"/>
            <w:rPrChange w:id="2436" w:author="zhengping jin" w:date="2024-08-11T17:08:00Z" w16du:dateUtc="2024-08-11T09:08:00Z">
              <w:rPr>
                <w:rFonts w:ascii="Times New Roman" w:hAnsi="Times New Roman"/>
              </w:rPr>
            </w:rPrChange>
          </w:rPr>
          <w:t>2</w:t>
        </w:r>
        <w:r w:rsidR="001162C2">
          <w:rPr>
            <w:rFonts w:ascii="Lucida Sans Unicode" w:hAnsi="Lucida Sans Unicode" w:cs="Lucida Sans Unicode"/>
          </w:rPr>
          <w:t>≡</w:t>
        </w:r>
      </w:ins>
      <w:ins w:id="2437" w:author="zhengping jin" w:date="2024-08-11T17:09:00Z" w16du:dateUtc="2024-08-11T09:09:00Z">
        <w:r w:rsidR="001162C2" w:rsidRPr="001162C2">
          <w:rPr>
            <w:rFonts w:ascii="Times New Roman" w:hAnsi="Times New Roman"/>
            <w:rPrChange w:id="2438" w:author="zhengping jin" w:date="2024-08-11T17:09:00Z" w16du:dateUtc="2024-08-11T09:09:00Z">
              <w:rPr>
                <w:rFonts w:ascii="Lucida Sans Unicode" w:hAnsi="Lucida Sans Unicode" w:cs="Lucida Sans Unicode"/>
              </w:rPr>
            </w:rPrChange>
          </w:rPr>
          <w:t>365</w:t>
        </w:r>
        <w:r w:rsidR="001162C2">
          <w:rPr>
            <w:rFonts w:ascii="Lucida Sans Unicode" w:hAnsi="Lucida Sans Unicode" w:cs="Lucida Sans Unicode" w:hint="eastAsia"/>
          </w:rPr>
          <w:t xml:space="preserve"> </w:t>
        </w:r>
      </w:ins>
      <w:ins w:id="2439" w:author="zhengping jin" w:date="2024-08-11T17:08:00Z" w16du:dateUtc="2024-08-11T09:08:00Z">
        <w:r w:rsidR="001162C2">
          <w:rPr>
            <w:rFonts w:ascii="Times New Roman" w:hAnsi="Times New Roman" w:hint="eastAsia"/>
          </w:rPr>
          <w:t>(mod 2059)</w:t>
        </w:r>
      </w:ins>
      <w:ins w:id="2440" w:author="zhengping jin" w:date="2024-08-11T17:09:00Z" w16du:dateUtc="2024-08-11T09:09:00Z">
        <w:r w:rsidR="001162C2">
          <w:rPr>
            <w:rFonts w:ascii="Times New Roman" w:hAnsi="Times New Roman" w:hint="eastAsia"/>
          </w:rPr>
          <w:t xml:space="preserve"> </w:t>
        </w:r>
      </w:ins>
      <w:del w:id="2441" w:author="zhengping jin" w:date="2024-08-11T17:09:00Z" w16du:dateUtc="2024-08-11T09:09:00Z">
        <w:r w:rsidDel="001162C2">
          <w:rPr>
            <w:rFonts w:ascii="Times New Roman" w:hAnsi="Times New Roman" w:hint="eastAsia"/>
          </w:rPr>
          <w:delText xml:space="preserve"> </w:delText>
        </w:r>
        <w:r w:rsidR="00FB49DC" w:rsidRPr="006D722E" w:rsidDel="001162C2">
          <w:rPr>
            <w:rFonts w:ascii="Times New Roman" w:hAnsi="Times New Roman"/>
            <w:position w:val="-10"/>
          </w:rPr>
          <w:object w:dxaOrig="1920" w:dyaOrig="360" w14:anchorId="6A37A8F3">
            <v:shape id="_x0000_i1270" type="#_x0000_t75" style="width:96.15pt;height:18.7pt" o:ole="">
              <v:imagedata r:id="rId699" o:title=""/>
            </v:shape>
            <o:OLEObject Type="Embed" ProgID="Equation.DSMT4" ShapeID="_x0000_i1270" DrawAspect="Content" ObjectID="_1790422429" r:id="rId700"/>
          </w:object>
        </w:r>
      </w:del>
      <w:r w:rsidR="00FB49DC" w:rsidRPr="006D722E">
        <w:rPr>
          <w:rFonts w:ascii="Times New Roman" w:hAnsi="Times New Roman"/>
        </w:rPr>
        <w:t>是否有解</w:t>
      </w:r>
      <w:r w:rsidR="00FB49DC" w:rsidRPr="006D722E">
        <w:rPr>
          <w:rFonts w:ascii="Times New Roman" w:hAnsi="Times New Roman"/>
        </w:rPr>
        <w:t>.</w:t>
      </w:r>
    </w:p>
    <w:p w14:paraId="403BFB3B" w14:textId="6B5F2537" w:rsidR="00FB49DC" w:rsidRDefault="00FB49DC" w:rsidP="005C738E">
      <w:pPr>
        <w:snapToGrid w:val="0"/>
        <w:spacing w:line="360" w:lineRule="auto"/>
        <w:ind w:firstLineChars="200" w:firstLine="420"/>
        <w:jc w:val="left"/>
        <w:rPr>
          <w:ins w:id="2442" w:author="zhengping jin" w:date="2024-08-11T17:11:00Z" w16du:dateUtc="2024-08-11T09:11:00Z"/>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不用考虑</w:t>
      </w:r>
      <w:del w:id="2443" w:author="zhengping jin" w:date="2024-08-11T17:10:00Z" w16du:dateUtc="2024-08-11T09:10:00Z">
        <w:r w:rsidRPr="006D722E" w:rsidDel="001162C2">
          <w:rPr>
            <w:rFonts w:ascii="Times New Roman" w:hAnsi="Times New Roman"/>
          </w:rPr>
          <w:delText>563</w:delText>
        </w:r>
      </w:del>
      <w:ins w:id="2444" w:author="zhengping jin" w:date="2024-08-11T17:10:00Z" w16du:dateUtc="2024-08-11T09:10:00Z">
        <w:r w:rsidR="001162C2">
          <w:rPr>
            <w:rFonts w:ascii="Times New Roman" w:hAnsi="Times New Roman" w:hint="eastAsia"/>
          </w:rPr>
          <w:t>2059</w:t>
        </w:r>
      </w:ins>
      <w:r w:rsidRPr="006D722E">
        <w:rPr>
          <w:rFonts w:ascii="Times New Roman" w:hAnsi="Times New Roman"/>
        </w:rPr>
        <w:t>是否为素数，直接计算雅可比符号，因为</w:t>
      </w:r>
    </w:p>
    <w:bookmarkStart w:id="2445" w:name="_Hlk174305676"/>
    <w:p w14:paraId="66937029" w14:textId="303DFC65" w:rsidR="000A731B" w:rsidRDefault="00000000" w:rsidP="005C738E">
      <w:pPr>
        <w:snapToGrid w:val="0"/>
        <w:spacing w:line="360" w:lineRule="auto"/>
        <w:ind w:firstLineChars="200" w:firstLine="420"/>
        <w:jc w:val="left"/>
        <w:rPr>
          <w:ins w:id="2446" w:author="zhengping jin" w:date="2024-08-11T17:18:00Z" w16du:dateUtc="2024-08-11T09:18:00Z"/>
          <w:rFonts w:ascii="Times New Roman" w:hAnsi="Times New Roman"/>
        </w:rPr>
      </w:pPr>
      <m:oMath>
        <m:d>
          <m:dPr>
            <m:ctrlPr>
              <w:ins w:id="2447" w:author="zhengping jin" w:date="2024-08-11T17:11:00Z" w16du:dateUtc="2024-08-11T09:11:00Z">
                <w:rPr>
                  <w:rFonts w:ascii="Cambria Math" w:hAnsi="Cambria Math"/>
                  <w:i/>
                </w:rPr>
              </w:ins>
            </m:ctrlPr>
          </m:dPr>
          <m:e>
            <m:f>
              <m:fPr>
                <m:ctrlPr>
                  <w:ins w:id="2448" w:author="zhengping jin" w:date="2024-08-11T17:11:00Z" w16du:dateUtc="2024-08-11T09:11:00Z">
                    <w:rPr>
                      <w:rFonts w:ascii="Cambria Math" w:hAnsi="Cambria Math"/>
                      <w:i/>
                    </w:rPr>
                  </w:ins>
                </m:ctrlPr>
              </m:fPr>
              <m:num>
                <m:r>
                  <w:ins w:id="2449" w:author="zhengping jin" w:date="2024-08-11T17:11:00Z" w16du:dateUtc="2024-08-11T09:11:00Z">
                    <w:rPr>
                      <w:rFonts w:ascii="Cambria Math" w:hAnsi="Cambria Math"/>
                    </w:rPr>
                    <m:t>365</m:t>
                  </w:ins>
                </m:r>
              </m:num>
              <m:den>
                <m:r>
                  <w:ins w:id="2450" w:author="zhengping jin" w:date="2024-08-11T17:11:00Z" w16du:dateUtc="2024-08-11T09:11:00Z">
                    <w:rPr>
                      <w:rFonts w:ascii="Cambria Math" w:hAnsi="Cambria Math"/>
                    </w:rPr>
                    <m:t>2059</m:t>
                  </w:ins>
                </m:r>
              </m:den>
            </m:f>
          </m:e>
        </m:d>
      </m:oMath>
      <w:bookmarkEnd w:id="2445"/>
      <w:ins w:id="2451" w:author="zhengping jin" w:date="2024-08-11T17:11:00Z" w16du:dateUtc="2024-08-11T09:11:00Z">
        <w:r w:rsidR="000A731B">
          <w:rPr>
            <w:rFonts w:ascii="Times New Roman" w:hAnsi="Times New Roman" w:hint="eastAsia"/>
          </w:rPr>
          <w:t>=</w:t>
        </w:r>
      </w:ins>
      <m:oMath>
        <m:d>
          <m:dPr>
            <m:ctrlPr>
              <w:ins w:id="2452" w:author="zhengping jin" w:date="2024-08-11T17:13:00Z" w16du:dateUtc="2024-08-11T09:13:00Z">
                <w:rPr>
                  <w:rFonts w:ascii="Cambria Math" w:hAnsi="Cambria Math"/>
                  <w:i/>
                </w:rPr>
              </w:ins>
            </m:ctrlPr>
          </m:dPr>
          <m:e>
            <m:f>
              <m:fPr>
                <m:ctrlPr>
                  <w:ins w:id="2453" w:author="zhengping jin" w:date="2024-08-11T17:13:00Z" w16du:dateUtc="2024-08-11T09:13:00Z">
                    <w:rPr>
                      <w:rFonts w:ascii="Cambria Math" w:hAnsi="Cambria Math"/>
                      <w:i/>
                    </w:rPr>
                  </w:ins>
                </m:ctrlPr>
              </m:fPr>
              <m:num>
                <m:r>
                  <w:ins w:id="2454" w:author="zhengping jin" w:date="2024-08-11T17:13:00Z" w16du:dateUtc="2024-08-11T09:13:00Z">
                    <w:rPr>
                      <w:rFonts w:ascii="Cambria Math" w:hAnsi="Cambria Math"/>
                    </w:rPr>
                    <m:t>5</m:t>
                  </w:ins>
                </m:r>
              </m:num>
              <m:den>
                <m:r>
                  <w:ins w:id="2455" w:author="zhengping jin" w:date="2024-08-11T17:13:00Z" w16du:dateUtc="2024-08-11T09:13:00Z">
                    <w:rPr>
                      <w:rFonts w:ascii="Cambria Math" w:hAnsi="Cambria Math"/>
                    </w:rPr>
                    <m:t>2059</m:t>
                  </w:ins>
                </m:r>
              </m:den>
            </m:f>
          </m:e>
        </m:d>
        <m:d>
          <m:dPr>
            <m:ctrlPr>
              <w:ins w:id="2456" w:author="zhengping jin" w:date="2024-08-11T17:13:00Z" w16du:dateUtc="2024-08-11T09:13:00Z">
                <w:rPr>
                  <w:rFonts w:ascii="Cambria Math" w:hAnsi="Cambria Math"/>
                  <w:i/>
                </w:rPr>
              </w:ins>
            </m:ctrlPr>
          </m:dPr>
          <m:e>
            <m:f>
              <m:fPr>
                <m:ctrlPr>
                  <w:ins w:id="2457" w:author="zhengping jin" w:date="2024-08-11T17:13:00Z" w16du:dateUtc="2024-08-11T09:13:00Z">
                    <w:rPr>
                      <w:rFonts w:ascii="Cambria Math" w:hAnsi="Cambria Math"/>
                      <w:i/>
                    </w:rPr>
                  </w:ins>
                </m:ctrlPr>
              </m:fPr>
              <m:num>
                <m:r>
                  <w:ins w:id="2458" w:author="zhengping jin" w:date="2024-08-11T17:13:00Z" w16du:dateUtc="2024-08-11T09:13:00Z">
                    <w:rPr>
                      <w:rFonts w:ascii="Cambria Math" w:hAnsi="Cambria Math"/>
                    </w:rPr>
                    <m:t>73</m:t>
                  </w:ins>
                </m:r>
              </m:num>
              <m:den>
                <m:r>
                  <w:ins w:id="2459" w:author="zhengping jin" w:date="2024-08-11T17:13:00Z" w16du:dateUtc="2024-08-11T09:13:00Z">
                    <w:rPr>
                      <w:rFonts w:ascii="Cambria Math" w:hAnsi="Cambria Math"/>
                    </w:rPr>
                    <m:t>2059</m:t>
                  </w:ins>
                </m:r>
              </m:den>
            </m:f>
          </m:e>
        </m:d>
      </m:oMath>
      <w:ins w:id="2460" w:author="zhengping jin" w:date="2024-08-11T17:13:00Z" w16du:dateUtc="2024-08-11T09:13:00Z">
        <w:r w:rsidR="000A731B">
          <w:rPr>
            <w:rFonts w:ascii="Times New Roman" w:hAnsi="Times New Roman" w:hint="eastAsia"/>
          </w:rPr>
          <w:t>=</w:t>
        </w:r>
      </w:ins>
      <m:oMath>
        <m:sSup>
          <m:sSupPr>
            <m:ctrlPr>
              <w:ins w:id="2461" w:author="zhengping jin" w:date="2024-08-11T17:13:00Z" w16du:dateUtc="2024-08-11T09:13:00Z">
                <w:rPr>
                  <w:rFonts w:ascii="Cambria Math" w:hAnsi="Cambria Math"/>
                  <w:i/>
                </w:rPr>
              </w:ins>
            </m:ctrlPr>
          </m:sSupPr>
          <m:e>
            <m:r>
              <w:ins w:id="2462" w:author="zhengping jin" w:date="2024-08-11T17:13:00Z" w16du:dateUtc="2024-08-11T09:13:00Z">
                <w:rPr>
                  <w:rFonts w:ascii="Cambria Math" w:hAnsi="Cambria Math"/>
                </w:rPr>
                <m:t>(-</m:t>
              </w:ins>
            </m:r>
            <m:r>
              <w:ins w:id="2463" w:author="zhengping jin" w:date="2024-08-11T17:14:00Z" w16du:dateUtc="2024-08-11T09:14:00Z">
                <w:rPr>
                  <w:rFonts w:ascii="Cambria Math" w:hAnsi="Cambria Math"/>
                </w:rPr>
                <m:t>1</m:t>
              </w:ins>
            </m:r>
            <m:r>
              <w:ins w:id="2464" w:author="zhengping jin" w:date="2024-08-11T17:13:00Z" w16du:dateUtc="2024-08-11T09:13:00Z">
                <w:rPr>
                  <w:rFonts w:ascii="Cambria Math" w:hAnsi="Cambria Math"/>
                </w:rPr>
                <m:t>)</m:t>
              </w:ins>
            </m:r>
          </m:e>
          <m:sup>
            <m:box>
              <m:boxPr>
                <m:ctrlPr>
                  <w:ins w:id="2465" w:author="zhengping jin" w:date="2024-08-11T17:14:00Z" w16du:dateUtc="2024-08-11T09:14:00Z">
                    <w:rPr>
                      <w:rFonts w:ascii="Cambria Math" w:hAnsi="Cambria Math"/>
                      <w:i/>
                    </w:rPr>
                  </w:ins>
                </m:ctrlPr>
              </m:boxPr>
              <m:e>
                <m:argPr>
                  <m:argSz m:val="-1"/>
                </m:argPr>
                <m:f>
                  <m:fPr>
                    <m:ctrlPr>
                      <w:ins w:id="2466" w:author="zhengping jin" w:date="2024-08-11T17:14:00Z" w16du:dateUtc="2024-08-11T09:14:00Z">
                        <w:rPr>
                          <w:rFonts w:ascii="Cambria Math" w:hAnsi="Cambria Math"/>
                          <w:i/>
                        </w:rPr>
                      </w:ins>
                    </m:ctrlPr>
                  </m:fPr>
                  <m:num>
                    <m:r>
                      <w:ins w:id="2467" w:author="zhengping jin" w:date="2024-08-11T17:14:00Z" w16du:dateUtc="2024-08-11T09:14:00Z">
                        <w:rPr>
                          <w:rFonts w:ascii="Cambria Math" w:hAnsi="Cambria Math"/>
                        </w:rPr>
                        <m:t>5-1</m:t>
                      </w:ins>
                    </m:r>
                  </m:num>
                  <m:den>
                    <m:r>
                      <w:ins w:id="2468" w:author="zhengping jin" w:date="2024-08-11T17:14:00Z" w16du:dateUtc="2024-08-11T09:14:00Z">
                        <w:rPr>
                          <w:rFonts w:ascii="Cambria Math" w:hAnsi="Cambria Math"/>
                        </w:rPr>
                        <m:t>2</m:t>
                      </w:ins>
                    </m:r>
                  </m:den>
                </m:f>
              </m:e>
            </m:box>
            <m:r>
              <w:ins w:id="2469" w:author="zhengping jin" w:date="2024-08-11T17:14:00Z" w16du:dateUtc="2024-08-11T09:14:00Z">
                <w:rPr>
                  <w:rFonts w:ascii="Cambria Math" w:hAnsi="Cambria Math"/>
                  <w:i/>
                </w:rPr>
                <w:sym w:font="Wingdings" w:char="F09E"/>
              </w:ins>
            </m:r>
            <m:box>
              <m:boxPr>
                <m:ctrlPr>
                  <w:ins w:id="2470" w:author="zhengping jin" w:date="2024-08-11T17:14:00Z" w16du:dateUtc="2024-08-11T09:14:00Z">
                    <w:rPr>
                      <w:rFonts w:ascii="Cambria Math" w:hAnsi="Cambria Math"/>
                      <w:i/>
                    </w:rPr>
                  </w:ins>
                </m:ctrlPr>
              </m:boxPr>
              <m:e>
                <m:argPr>
                  <m:argSz m:val="-1"/>
                </m:argPr>
                <m:f>
                  <m:fPr>
                    <m:ctrlPr>
                      <w:ins w:id="2471" w:author="zhengping jin" w:date="2024-08-11T17:14:00Z" w16du:dateUtc="2024-08-11T09:14:00Z">
                        <w:rPr>
                          <w:rFonts w:ascii="Cambria Math" w:hAnsi="Cambria Math"/>
                          <w:i/>
                        </w:rPr>
                      </w:ins>
                    </m:ctrlPr>
                  </m:fPr>
                  <m:num>
                    <m:r>
                      <w:ins w:id="2472" w:author="zhengping jin" w:date="2024-08-11T17:14:00Z" w16du:dateUtc="2024-08-11T09:14:00Z">
                        <w:rPr>
                          <w:rFonts w:ascii="Cambria Math" w:hAnsi="Cambria Math"/>
                        </w:rPr>
                        <m:t>2059-1</m:t>
                      </w:ins>
                    </m:r>
                  </m:num>
                  <m:den>
                    <m:r>
                      <w:ins w:id="2473" w:author="zhengping jin" w:date="2024-08-11T17:14:00Z" w16du:dateUtc="2024-08-11T09:14:00Z">
                        <w:rPr>
                          <w:rFonts w:ascii="Cambria Math" w:hAnsi="Cambria Math"/>
                        </w:rPr>
                        <m:t>2</m:t>
                      </w:ins>
                    </m:r>
                  </m:den>
                </m:f>
              </m:e>
            </m:box>
          </m:sup>
        </m:sSup>
        <m:d>
          <m:dPr>
            <m:ctrlPr>
              <w:ins w:id="2474" w:author="zhengping jin" w:date="2024-08-11T17:14:00Z" w16du:dateUtc="2024-08-11T09:14:00Z">
                <w:rPr>
                  <w:rFonts w:ascii="Cambria Math" w:hAnsi="Cambria Math"/>
                  <w:i/>
                </w:rPr>
              </w:ins>
            </m:ctrlPr>
          </m:dPr>
          <m:e>
            <m:f>
              <m:fPr>
                <m:ctrlPr>
                  <w:ins w:id="2475" w:author="zhengping jin" w:date="2024-08-11T17:15:00Z" w16du:dateUtc="2024-08-11T09:15:00Z">
                    <w:rPr>
                      <w:rFonts w:ascii="Cambria Math" w:hAnsi="Cambria Math"/>
                      <w:i/>
                    </w:rPr>
                  </w:ins>
                </m:ctrlPr>
              </m:fPr>
              <m:num>
                <m:r>
                  <w:ins w:id="2476" w:author="zhengping jin" w:date="2024-08-11T17:15:00Z" w16du:dateUtc="2024-08-11T09:15:00Z">
                    <w:rPr>
                      <w:rFonts w:ascii="Cambria Math" w:hAnsi="Cambria Math"/>
                    </w:rPr>
                    <m:t>2059</m:t>
                  </w:ins>
                </m:r>
              </m:num>
              <m:den>
                <m:r>
                  <w:ins w:id="2477" w:author="zhengping jin" w:date="2024-08-11T17:15:00Z" w16du:dateUtc="2024-08-11T09:15:00Z">
                    <w:rPr>
                      <w:rFonts w:ascii="Cambria Math" w:hAnsi="Cambria Math"/>
                    </w:rPr>
                    <m:t>5</m:t>
                  </w:ins>
                </m:r>
              </m:den>
            </m:f>
          </m:e>
        </m:d>
        <m:sSup>
          <m:sSupPr>
            <m:ctrlPr>
              <w:ins w:id="2478" w:author="zhengping jin" w:date="2024-08-11T17:15:00Z" w16du:dateUtc="2024-08-11T09:15:00Z">
                <w:rPr>
                  <w:rFonts w:ascii="Cambria Math" w:hAnsi="Cambria Math"/>
                  <w:i/>
                </w:rPr>
              </w:ins>
            </m:ctrlPr>
          </m:sSupPr>
          <m:e>
            <m:r>
              <w:ins w:id="2479" w:author="zhengping jin" w:date="2024-08-11T17:15:00Z" w16du:dateUtc="2024-08-11T09:15:00Z">
                <w:rPr>
                  <w:rFonts w:ascii="Cambria Math" w:hAnsi="Cambria Math"/>
                </w:rPr>
                <m:t>(-1)</m:t>
              </w:ins>
            </m:r>
          </m:e>
          <m:sup>
            <m:box>
              <m:boxPr>
                <m:ctrlPr>
                  <w:ins w:id="2480" w:author="zhengping jin" w:date="2024-08-11T17:15:00Z" w16du:dateUtc="2024-08-11T09:15:00Z">
                    <w:rPr>
                      <w:rFonts w:ascii="Cambria Math" w:hAnsi="Cambria Math"/>
                      <w:i/>
                    </w:rPr>
                  </w:ins>
                </m:ctrlPr>
              </m:boxPr>
              <m:e>
                <m:argPr>
                  <m:argSz m:val="-1"/>
                </m:argPr>
                <m:f>
                  <m:fPr>
                    <m:ctrlPr>
                      <w:ins w:id="2481" w:author="zhengping jin" w:date="2024-08-11T17:15:00Z" w16du:dateUtc="2024-08-11T09:15:00Z">
                        <w:rPr>
                          <w:rFonts w:ascii="Cambria Math" w:hAnsi="Cambria Math"/>
                          <w:i/>
                        </w:rPr>
                      </w:ins>
                    </m:ctrlPr>
                  </m:fPr>
                  <m:num>
                    <m:r>
                      <w:ins w:id="2482" w:author="zhengping jin" w:date="2024-08-11T17:15:00Z" w16du:dateUtc="2024-08-11T09:15:00Z">
                        <w:rPr>
                          <w:rFonts w:ascii="Cambria Math" w:hAnsi="Cambria Math"/>
                        </w:rPr>
                        <m:t>73-1</m:t>
                      </w:ins>
                    </m:r>
                  </m:num>
                  <m:den>
                    <m:r>
                      <w:ins w:id="2483" w:author="zhengping jin" w:date="2024-08-11T17:15:00Z" w16du:dateUtc="2024-08-11T09:15:00Z">
                        <w:rPr>
                          <w:rFonts w:ascii="Cambria Math" w:hAnsi="Cambria Math"/>
                        </w:rPr>
                        <m:t>2</m:t>
                      </w:ins>
                    </m:r>
                  </m:den>
                </m:f>
              </m:e>
            </m:box>
            <m:r>
              <w:ins w:id="2484" w:author="zhengping jin" w:date="2024-08-11T17:15:00Z" w16du:dateUtc="2024-08-11T09:15:00Z">
                <w:rPr>
                  <w:rFonts w:ascii="Cambria Math" w:hAnsi="Cambria Math"/>
                  <w:i/>
                </w:rPr>
                <w:sym w:font="Wingdings" w:char="F09E"/>
              </w:ins>
            </m:r>
            <m:box>
              <m:boxPr>
                <m:ctrlPr>
                  <w:ins w:id="2485" w:author="zhengping jin" w:date="2024-08-11T17:15:00Z" w16du:dateUtc="2024-08-11T09:15:00Z">
                    <w:rPr>
                      <w:rFonts w:ascii="Cambria Math" w:hAnsi="Cambria Math"/>
                      <w:i/>
                    </w:rPr>
                  </w:ins>
                </m:ctrlPr>
              </m:boxPr>
              <m:e>
                <m:argPr>
                  <m:argSz m:val="-1"/>
                </m:argPr>
                <m:f>
                  <m:fPr>
                    <m:ctrlPr>
                      <w:ins w:id="2486" w:author="zhengping jin" w:date="2024-08-11T17:15:00Z" w16du:dateUtc="2024-08-11T09:15:00Z">
                        <w:rPr>
                          <w:rFonts w:ascii="Cambria Math" w:hAnsi="Cambria Math"/>
                          <w:i/>
                        </w:rPr>
                      </w:ins>
                    </m:ctrlPr>
                  </m:fPr>
                  <m:num>
                    <m:r>
                      <w:ins w:id="2487" w:author="zhengping jin" w:date="2024-08-11T17:15:00Z" w16du:dateUtc="2024-08-11T09:15:00Z">
                        <w:rPr>
                          <w:rFonts w:ascii="Cambria Math" w:hAnsi="Cambria Math"/>
                        </w:rPr>
                        <m:t>2059-1</m:t>
                      </w:ins>
                    </m:r>
                  </m:num>
                  <m:den>
                    <m:r>
                      <w:ins w:id="2488" w:author="zhengping jin" w:date="2024-08-11T17:15:00Z" w16du:dateUtc="2024-08-11T09:15:00Z">
                        <w:rPr>
                          <w:rFonts w:ascii="Cambria Math" w:hAnsi="Cambria Math"/>
                        </w:rPr>
                        <m:t>2</m:t>
                      </w:ins>
                    </m:r>
                  </m:den>
                </m:f>
              </m:e>
            </m:box>
          </m:sup>
        </m:sSup>
        <m:d>
          <m:dPr>
            <m:ctrlPr>
              <w:ins w:id="2489" w:author="zhengping jin" w:date="2024-08-11T17:15:00Z" w16du:dateUtc="2024-08-11T09:15:00Z">
                <w:rPr>
                  <w:rFonts w:ascii="Cambria Math" w:hAnsi="Cambria Math"/>
                  <w:i/>
                </w:rPr>
              </w:ins>
            </m:ctrlPr>
          </m:dPr>
          <m:e>
            <m:f>
              <m:fPr>
                <m:ctrlPr>
                  <w:ins w:id="2490" w:author="zhengping jin" w:date="2024-08-11T17:15:00Z" w16du:dateUtc="2024-08-11T09:15:00Z">
                    <w:rPr>
                      <w:rFonts w:ascii="Cambria Math" w:hAnsi="Cambria Math"/>
                      <w:i/>
                    </w:rPr>
                  </w:ins>
                </m:ctrlPr>
              </m:fPr>
              <m:num>
                <m:r>
                  <w:ins w:id="2491" w:author="zhengping jin" w:date="2024-08-11T17:15:00Z" w16du:dateUtc="2024-08-11T09:15:00Z">
                    <w:rPr>
                      <w:rFonts w:ascii="Cambria Math" w:hAnsi="Cambria Math"/>
                    </w:rPr>
                    <m:t>2059</m:t>
                  </w:ins>
                </m:r>
              </m:num>
              <m:den>
                <m:r>
                  <w:ins w:id="2492" w:author="zhengping jin" w:date="2024-08-11T17:15:00Z" w16du:dateUtc="2024-08-11T09:15:00Z">
                    <w:rPr>
                      <w:rFonts w:ascii="Cambria Math" w:hAnsi="Cambria Math"/>
                    </w:rPr>
                    <m:t>73</m:t>
                  </w:ins>
                </m:r>
              </m:den>
            </m:f>
          </m:e>
        </m:d>
      </m:oMath>
      <w:ins w:id="2493" w:author="zhengping jin" w:date="2024-08-11T17:15:00Z" w16du:dateUtc="2024-08-11T09:15:00Z">
        <w:r w:rsidR="000A731B">
          <w:rPr>
            <w:rFonts w:ascii="Times New Roman" w:hAnsi="Times New Roman" w:hint="eastAsia"/>
          </w:rPr>
          <w:t>=</w:t>
        </w:r>
      </w:ins>
      <m:oMath>
        <m:d>
          <m:dPr>
            <m:ctrlPr>
              <w:ins w:id="2494" w:author="zhengping jin" w:date="2024-08-11T17:15:00Z" w16du:dateUtc="2024-08-11T09:15:00Z">
                <w:rPr>
                  <w:rFonts w:ascii="Cambria Math" w:hAnsi="Cambria Math"/>
                  <w:i/>
                </w:rPr>
              </w:ins>
            </m:ctrlPr>
          </m:dPr>
          <m:e>
            <m:f>
              <m:fPr>
                <m:ctrlPr>
                  <w:ins w:id="2495" w:author="zhengping jin" w:date="2024-08-11T17:15:00Z" w16du:dateUtc="2024-08-11T09:15:00Z">
                    <w:rPr>
                      <w:rFonts w:ascii="Cambria Math" w:hAnsi="Cambria Math"/>
                      <w:i/>
                    </w:rPr>
                  </w:ins>
                </m:ctrlPr>
              </m:fPr>
              <m:num>
                <m:sSup>
                  <m:sSupPr>
                    <m:ctrlPr>
                      <w:ins w:id="2496" w:author="zhengping jin" w:date="2024-08-11T17:16:00Z" w16du:dateUtc="2024-08-11T09:16:00Z">
                        <w:rPr>
                          <w:rFonts w:ascii="Cambria Math" w:hAnsi="Cambria Math"/>
                          <w:i/>
                        </w:rPr>
                      </w:ins>
                    </m:ctrlPr>
                  </m:sSupPr>
                  <m:e>
                    <m:r>
                      <w:ins w:id="2497" w:author="zhengping jin" w:date="2024-08-11T17:16:00Z" w16du:dateUtc="2024-08-11T09:16:00Z">
                        <w:rPr>
                          <w:rFonts w:ascii="Cambria Math" w:hAnsi="Cambria Math"/>
                        </w:rPr>
                        <m:t>2</m:t>
                      </w:ins>
                    </m:r>
                  </m:e>
                  <m:sup>
                    <m:r>
                      <w:ins w:id="2498" w:author="zhengping jin" w:date="2024-08-11T17:16:00Z" w16du:dateUtc="2024-08-11T09:16:00Z">
                        <w:rPr>
                          <w:rFonts w:ascii="Cambria Math" w:hAnsi="Cambria Math"/>
                        </w:rPr>
                        <m:t>2</m:t>
                      </w:ins>
                    </m:r>
                  </m:sup>
                </m:sSup>
              </m:num>
              <m:den>
                <m:r>
                  <w:ins w:id="2499" w:author="zhengping jin" w:date="2024-08-11T17:15:00Z" w16du:dateUtc="2024-08-11T09:15:00Z">
                    <w:rPr>
                      <w:rFonts w:ascii="Cambria Math" w:hAnsi="Cambria Math"/>
                    </w:rPr>
                    <m:t>5</m:t>
                  </w:ins>
                </m:r>
              </m:den>
            </m:f>
          </m:e>
        </m:d>
        <m:d>
          <m:dPr>
            <m:ctrlPr>
              <w:ins w:id="2500" w:author="zhengping jin" w:date="2024-08-11T17:16:00Z" w16du:dateUtc="2024-08-11T09:16:00Z">
                <w:rPr>
                  <w:rFonts w:ascii="Cambria Math" w:hAnsi="Cambria Math"/>
                  <w:i/>
                </w:rPr>
              </w:ins>
            </m:ctrlPr>
          </m:dPr>
          <m:e>
            <m:f>
              <m:fPr>
                <m:ctrlPr>
                  <w:ins w:id="2501" w:author="zhengping jin" w:date="2024-08-11T17:16:00Z" w16du:dateUtc="2024-08-11T09:16:00Z">
                    <w:rPr>
                      <w:rFonts w:ascii="Cambria Math" w:hAnsi="Cambria Math"/>
                      <w:i/>
                    </w:rPr>
                  </w:ins>
                </m:ctrlPr>
              </m:fPr>
              <m:num>
                <m:r>
                  <w:ins w:id="2502" w:author="zhengping jin" w:date="2024-08-11T17:17:00Z" w16du:dateUtc="2024-08-11T09:17:00Z">
                    <w:rPr>
                      <w:rFonts w:ascii="Cambria Math" w:hAnsi="Cambria Math"/>
                    </w:rPr>
                    <m:t>15</m:t>
                  </w:ins>
                </m:r>
              </m:num>
              <m:den>
                <m:r>
                  <w:ins w:id="2503" w:author="zhengping jin" w:date="2024-08-11T17:16:00Z" w16du:dateUtc="2024-08-11T09:16:00Z">
                    <w:rPr>
                      <w:rFonts w:ascii="Cambria Math" w:hAnsi="Cambria Math"/>
                    </w:rPr>
                    <m:t>73</m:t>
                  </w:ins>
                </m:r>
              </m:den>
            </m:f>
          </m:e>
        </m:d>
      </m:oMath>
      <w:ins w:id="2504" w:author="zhengping jin" w:date="2024-08-11T17:17:00Z" w16du:dateUtc="2024-08-11T09:17:00Z">
        <w:r w:rsidR="00EB28CB">
          <w:rPr>
            <w:rFonts w:ascii="Times New Roman" w:hAnsi="Times New Roman" w:hint="eastAsia"/>
          </w:rPr>
          <w:t>=</w:t>
        </w:r>
      </w:ins>
      <m:oMath>
        <m:d>
          <m:dPr>
            <m:ctrlPr>
              <w:ins w:id="2505" w:author="zhengping jin" w:date="2024-08-11T17:17:00Z" w16du:dateUtc="2024-08-11T09:17:00Z">
                <w:rPr>
                  <w:rFonts w:ascii="Cambria Math" w:hAnsi="Cambria Math"/>
                  <w:i/>
                </w:rPr>
              </w:ins>
            </m:ctrlPr>
          </m:dPr>
          <m:e>
            <m:f>
              <m:fPr>
                <m:ctrlPr>
                  <w:ins w:id="2506" w:author="zhengping jin" w:date="2024-08-11T17:17:00Z" w16du:dateUtc="2024-08-11T09:17:00Z">
                    <w:rPr>
                      <w:rFonts w:ascii="Cambria Math" w:hAnsi="Cambria Math"/>
                      <w:i/>
                    </w:rPr>
                  </w:ins>
                </m:ctrlPr>
              </m:fPr>
              <m:num>
                <m:r>
                  <w:ins w:id="2507" w:author="zhengping jin" w:date="2024-08-11T17:17:00Z" w16du:dateUtc="2024-08-11T09:17:00Z">
                    <w:rPr>
                      <w:rFonts w:ascii="Cambria Math" w:hAnsi="Cambria Math"/>
                    </w:rPr>
                    <m:t>3</m:t>
                  </w:ins>
                </m:r>
              </m:num>
              <m:den>
                <m:r>
                  <w:ins w:id="2508" w:author="zhengping jin" w:date="2024-08-11T17:17:00Z" w16du:dateUtc="2024-08-11T09:17:00Z">
                    <w:rPr>
                      <w:rFonts w:ascii="Cambria Math" w:hAnsi="Cambria Math"/>
                    </w:rPr>
                    <m:t>73</m:t>
                  </w:ins>
                </m:r>
              </m:den>
            </m:f>
          </m:e>
        </m:d>
        <m:d>
          <m:dPr>
            <m:ctrlPr>
              <w:ins w:id="2509" w:author="zhengping jin" w:date="2024-08-11T17:17:00Z" w16du:dateUtc="2024-08-11T09:17:00Z">
                <w:rPr>
                  <w:rFonts w:ascii="Cambria Math" w:hAnsi="Cambria Math"/>
                  <w:i/>
                </w:rPr>
              </w:ins>
            </m:ctrlPr>
          </m:dPr>
          <m:e>
            <m:f>
              <m:fPr>
                <m:ctrlPr>
                  <w:ins w:id="2510" w:author="zhengping jin" w:date="2024-08-11T17:17:00Z" w16du:dateUtc="2024-08-11T09:17:00Z">
                    <w:rPr>
                      <w:rFonts w:ascii="Cambria Math" w:hAnsi="Cambria Math"/>
                      <w:i/>
                    </w:rPr>
                  </w:ins>
                </m:ctrlPr>
              </m:fPr>
              <m:num>
                <m:r>
                  <w:ins w:id="2511" w:author="zhengping jin" w:date="2024-08-11T17:17:00Z" w16du:dateUtc="2024-08-11T09:17:00Z">
                    <w:rPr>
                      <w:rFonts w:ascii="Cambria Math" w:hAnsi="Cambria Math"/>
                    </w:rPr>
                    <m:t>5</m:t>
                  </w:ins>
                </m:r>
              </m:num>
              <m:den>
                <m:r>
                  <w:ins w:id="2512" w:author="zhengping jin" w:date="2024-08-11T17:17:00Z" w16du:dateUtc="2024-08-11T09:17:00Z">
                    <w:rPr>
                      <w:rFonts w:ascii="Cambria Math" w:hAnsi="Cambria Math"/>
                    </w:rPr>
                    <m:t>73</m:t>
                  </w:ins>
                </m:r>
              </m:den>
            </m:f>
          </m:e>
        </m:d>
      </m:oMath>
      <w:ins w:id="2513" w:author="zhengping jin" w:date="2024-08-11T17:18:00Z" w16du:dateUtc="2024-08-11T09:18:00Z">
        <w:r w:rsidR="00EB28CB">
          <w:rPr>
            <w:rFonts w:ascii="Times New Roman" w:hAnsi="Times New Roman" w:hint="eastAsia"/>
          </w:rPr>
          <w:t>=</w:t>
        </w:r>
      </w:ins>
      <m:oMath>
        <m:d>
          <m:dPr>
            <m:ctrlPr>
              <w:ins w:id="2514" w:author="zhengping jin" w:date="2024-08-11T17:18:00Z" w16du:dateUtc="2024-08-11T09:18:00Z">
                <w:rPr>
                  <w:rFonts w:ascii="Cambria Math" w:hAnsi="Cambria Math"/>
                  <w:i/>
                </w:rPr>
              </w:ins>
            </m:ctrlPr>
          </m:dPr>
          <m:e>
            <m:f>
              <m:fPr>
                <m:ctrlPr>
                  <w:ins w:id="2515" w:author="zhengping jin" w:date="2024-08-11T17:18:00Z" w16du:dateUtc="2024-08-11T09:18:00Z">
                    <w:rPr>
                      <w:rFonts w:ascii="Cambria Math" w:hAnsi="Cambria Math"/>
                      <w:i/>
                    </w:rPr>
                  </w:ins>
                </m:ctrlPr>
              </m:fPr>
              <m:num>
                <m:r>
                  <w:ins w:id="2516" w:author="zhengping jin" w:date="2024-08-11T17:18:00Z" w16du:dateUtc="2024-08-11T09:18:00Z">
                    <w:rPr>
                      <w:rFonts w:ascii="Cambria Math" w:hAnsi="Cambria Math"/>
                    </w:rPr>
                    <m:t>5</m:t>
                  </w:ins>
                </m:r>
              </m:num>
              <m:den>
                <m:r>
                  <w:ins w:id="2517" w:author="zhengping jin" w:date="2024-08-11T17:18:00Z" w16du:dateUtc="2024-08-11T09:18:00Z">
                    <w:rPr>
                      <w:rFonts w:ascii="Cambria Math" w:hAnsi="Cambria Math"/>
                    </w:rPr>
                    <m:t>73</m:t>
                  </w:ins>
                </m:r>
              </m:den>
            </m:f>
          </m:e>
        </m:d>
      </m:oMath>
    </w:p>
    <w:p w14:paraId="7D363A0D" w14:textId="3D3AD360" w:rsidR="00EB28CB" w:rsidRPr="006D722E" w:rsidRDefault="00EB28CB" w:rsidP="005C738E">
      <w:pPr>
        <w:snapToGrid w:val="0"/>
        <w:spacing w:line="360" w:lineRule="auto"/>
        <w:ind w:firstLineChars="200" w:firstLine="420"/>
        <w:jc w:val="left"/>
        <w:rPr>
          <w:rFonts w:ascii="Times New Roman" w:hAnsi="Times New Roman"/>
        </w:rPr>
      </w:pPr>
      <w:ins w:id="2518" w:author="zhengping jin" w:date="2024-08-11T17:18:00Z" w16du:dateUtc="2024-08-11T09:18:00Z">
        <w:r>
          <w:rPr>
            <w:rFonts w:ascii="Times New Roman" w:hAnsi="Times New Roman" w:hint="eastAsia"/>
          </w:rPr>
          <w:t>=</w:t>
        </w:r>
      </w:ins>
      <m:oMath>
        <m:sSup>
          <m:sSupPr>
            <m:ctrlPr>
              <w:ins w:id="2519" w:author="zhengping jin" w:date="2024-08-11T17:18:00Z" w16du:dateUtc="2024-08-11T09:18:00Z">
                <w:rPr>
                  <w:rFonts w:ascii="Cambria Math" w:hAnsi="Cambria Math"/>
                  <w:i/>
                </w:rPr>
              </w:ins>
            </m:ctrlPr>
          </m:sSupPr>
          <m:e>
            <m:r>
              <w:ins w:id="2520" w:author="zhengping jin" w:date="2024-08-11T17:18:00Z" w16du:dateUtc="2024-08-11T09:18:00Z">
                <w:rPr>
                  <w:rFonts w:ascii="Cambria Math" w:hAnsi="Cambria Math"/>
                </w:rPr>
                <m:t>(-1)</m:t>
              </w:ins>
            </m:r>
          </m:e>
          <m:sup>
            <m:box>
              <m:boxPr>
                <m:ctrlPr>
                  <w:ins w:id="2521" w:author="zhengping jin" w:date="2024-08-11T17:18:00Z" w16du:dateUtc="2024-08-11T09:18:00Z">
                    <w:rPr>
                      <w:rFonts w:ascii="Cambria Math" w:hAnsi="Cambria Math"/>
                      <w:i/>
                    </w:rPr>
                  </w:ins>
                </m:ctrlPr>
              </m:boxPr>
              <m:e>
                <m:argPr>
                  <m:argSz m:val="-1"/>
                </m:argPr>
                <m:f>
                  <m:fPr>
                    <m:ctrlPr>
                      <w:ins w:id="2522" w:author="zhengping jin" w:date="2024-08-11T17:18:00Z" w16du:dateUtc="2024-08-11T09:18:00Z">
                        <w:rPr>
                          <w:rFonts w:ascii="Cambria Math" w:hAnsi="Cambria Math"/>
                          <w:i/>
                        </w:rPr>
                      </w:ins>
                    </m:ctrlPr>
                  </m:fPr>
                  <m:num>
                    <m:r>
                      <w:ins w:id="2523" w:author="zhengping jin" w:date="2024-08-11T17:18:00Z" w16du:dateUtc="2024-08-11T09:18:00Z">
                        <w:rPr>
                          <w:rFonts w:ascii="Cambria Math" w:hAnsi="Cambria Math"/>
                        </w:rPr>
                        <m:t>5-1</m:t>
                      </w:ins>
                    </m:r>
                  </m:num>
                  <m:den>
                    <m:r>
                      <w:ins w:id="2524" w:author="zhengping jin" w:date="2024-08-11T17:18:00Z" w16du:dateUtc="2024-08-11T09:18:00Z">
                        <w:rPr>
                          <w:rFonts w:ascii="Cambria Math" w:hAnsi="Cambria Math"/>
                        </w:rPr>
                        <m:t>2</m:t>
                      </w:ins>
                    </m:r>
                  </m:den>
                </m:f>
              </m:e>
            </m:box>
            <m:r>
              <w:ins w:id="2525" w:author="zhengping jin" w:date="2024-08-11T17:18:00Z" w16du:dateUtc="2024-08-11T09:18:00Z">
                <w:rPr>
                  <w:rFonts w:ascii="Cambria Math" w:hAnsi="Cambria Math"/>
                  <w:i/>
                </w:rPr>
                <w:sym w:font="Wingdings" w:char="F09E"/>
              </w:ins>
            </m:r>
            <m:box>
              <m:boxPr>
                <m:ctrlPr>
                  <w:ins w:id="2526" w:author="zhengping jin" w:date="2024-08-11T17:18:00Z" w16du:dateUtc="2024-08-11T09:18:00Z">
                    <w:rPr>
                      <w:rFonts w:ascii="Cambria Math" w:hAnsi="Cambria Math"/>
                      <w:i/>
                    </w:rPr>
                  </w:ins>
                </m:ctrlPr>
              </m:boxPr>
              <m:e>
                <m:argPr>
                  <m:argSz m:val="-1"/>
                </m:argPr>
                <m:f>
                  <m:fPr>
                    <m:ctrlPr>
                      <w:ins w:id="2527" w:author="zhengping jin" w:date="2024-08-11T17:18:00Z" w16du:dateUtc="2024-08-11T09:18:00Z">
                        <w:rPr>
                          <w:rFonts w:ascii="Cambria Math" w:hAnsi="Cambria Math"/>
                          <w:i/>
                        </w:rPr>
                      </w:ins>
                    </m:ctrlPr>
                  </m:fPr>
                  <m:num>
                    <m:r>
                      <w:ins w:id="2528" w:author="zhengping jin" w:date="2024-08-11T17:18:00Z" w16du:dateUtc="2024-08-11T09:18:00Z">
                        <w:rPr>
                          <w:rFonts w:ascii="Cambria Math" w:hAnsi="Cambria Math"/>
                        </w:rPr>
                        <m:t>73-1</m:t>
                      </w:ins>
                    </m:r>
                  </m:num>
                  <m:den>
                    <m:r>
                      <w:ins w:id="2529" w:author="zhengping jin" w:date="2024-08-11T17:18:00Z" w16du:dateUtc="2024-08-11T09:18:00Z">
                        <w:rPr>
                          <w:rFonts w:ascii="Cambria Math" w:hAnsi="Cambria Math"/>
                        </w:rPr>
                        <m:t>2</m:t>
                      </w:ins>
                    </m:r>
                  </m:den>
                </m:f>
              </m:e>
            </m:box>
          </m:sup>
        </m:sSup>
        <m:d>
          <m:dPr>
            <m:ctrlPr>
              <w:ins w:id="2530" w:author="zhengping jin" w:date="2024-08-11T17:18:00Z" w16du:dateUtc="2024-08-11T09:18:00Z">
                <w:rPr>
                  <w:rFonts w:ascii="Cambria Math" w:hAnsi="Cambria Math"/>
                  <w:i/>
                </w:rPr>
              </w:ins>
            </m:ctrlPr>
          </m:dPr>
          <m:e>
            <m:f>
              <m:fPr>
                <m:ctrlPr>
                  <w:ins w:id="2531" w:author="zhengping jin" w:date="2024-08-11T17:18:00Z" w16du:dateUtc="2024-08-11T09:18:00Z">
                    <w:rPr>
                      <w:rFonts w:ascii="Cambria Math" w:hAnsi="Cambria Math"/>
                      <w:i/>
                    </w:rPr>
                  </w:ins>
                </m:ctrlPr>
              </m:fPr>
              <m:num>
                <m:r>
                  <w:ins w:id="2532" w:author="zhengping jin" w:date="2024-08-11T17:18:00Z" w16du:dateUtc="2024-08-11T09:18:00Z">
                    <w:rPr>
                      <w:rFonts w:ascii="Cambria Math" w:hAnsi="Cambria Math"/>
                    </w:rPr>
                    <m:t>73</m:t>
                  </w:ins>
                </m:r>
              </m:num>
              <m:den>
                <m:r>
                  <w:ins w:id="2533" w:author="zhengping jin" w:date="2024-08-11T17:18:00Z" w16du:dateUtc="2024-08-11T09:18:00Z">
                    <w:rPr>
                      <w:rFonts w:ascii="Cambria Math" w:hAnsi="Cambria Math"/>
                    </w:rPr>
                    <m:t>5</m:t>
                  </w:ins>
                </m:r>
              </m:den>
            </m:f>
          </m:e>
        </m:d>
      </m:oMath>
      <w:ins w:id="2534" w:author="zhengping jin" w:date="2024-08-11T17:18:00Z" w16du:dateUtc="2024-08-11T09:18:00Z">
        <w:r>
          <w:rPr>
            <w:rFonts w:ascii="Times New Roman" w:hAnsi="Times New Roman" w:hint="eastAsia"/>
          </w:rPr>
          <w:t>=</w:t>
        </w:r>
      </w:ins>
      <m:oMath>
        <m:d>
          <m:dPr>
            <m:ctrlPr>
              <w:ins w:id="2535" w:author="zhengping jin" w:date="2024-08-11T17:18:00Z" w16du:dateUtc="2024-08-11T09:18:00Z">
                <w:rPr>
                  <w:rFonts w:ascii="Cambria Math" w:hAnsi="Cambria Math"/>
                  <w:i/>
                </w:rPr>
              </w:ins>
            </m:ctrlPr>
          </m:dPr>
          <m:e>
            <m:f>
              <m:fPr>
                <m:ctrlPr>
                  <w:ins w:id="2536" w:author="zhengping jin" w:date="2024-08-11T17:18:00Z" w16du:dateUtc="2024-08-11T09:18:00Z">
                    <w:rPr>
                      <w:rFonts w:ascii="Cambria Math" w:hAnsi="Cambria Math"/>
                      <w:i/>
                    </w:rPr>
                  </w:ins>
                </m:ctrlPr>
              </m:fPr>
              <m:num>
                <m:r>
                  <w:ins w:id="2537" w:author="zhengping jin" w:date="2024-08-11T17:19:00Z" w16du:dateUtc="2024-08-11T09:19:00Z">
                    <w:rPr>
                      <w:rFonts w:ascii="Cambria Math" w:hAnsi="Cambria Math"/>
                    </w:rPr>
                    <m:t>3</m:t>
                  </w:ins>
                </m:r>
              </m:num>
              <m:den>
                <m:r>
                  <w:ins w:id="2538" w:author="zhengping jin" w:date="2024-08-11T17:18:00Z" w16du:dateUtc="2024-08-11T09:18:00Z">
                    <w:rPr>
                      <w:rFonts w:ascii="Cambria Math" w:hAnsi="Cambria Math"/>
                    </w:rPr>
                    <m:t>5</m:t>
                  </w:ins>
                </m:r>
              </m:den>
            </m:f>
          </m:e>
        </m:d>
      </m:oMath>
      <w:ins w:id="2539" w:author="zhengping jin" w:date="2024-08-11T17:19:00Z" w16du:dateUtc="2024-08-11T09:19:00Z">
        <w:r>
          <w:rPr>
            <w:rFonts w:ascii="Times New Roman" w:hAnsi="Times New Roman" w:hint="eastAsia"/>
          </w:rPr>
          <w:t>=</w:t>
        </w:r>
      </w:ins>
      <m:oMath>
        <m:r>
          <w:ins w:id="2540" w:author="zhengping jin" w:date="2024-08-11T17:19:00Z" w16du:dateUtc="2024-08-11T09:19:00Z">
            <w:rPr>
              <w:rFonts w:ascii="Cambria Math" w:hAnsi="Cambria Math"/>
            </w:rPr>
            <m:t>-1</m:t>
          </w:ins>
        </m:r>
      </m:oMath>
      <w:ins w:id="2541" w:author="zhengping jin" w:date="2024-08-11T17:19:00Z" w16du:dateUtc="2024-08-11T09:19:00Z">
        <w:r>
          <w:rPr>
            <w:rFonts w:ascii="Times New Roman" w:hAnsi="Times New Roman" w:hint="eastAsia"/>
          </w:rPr>
          <w:t>.</w:t>
        </w:r>
      </w:ins>
    </w:p>
    <w:p w14:paraId="5821EECF" w14:textId="7C344180" w:rsidR="00FB49DC" w:rsidRPr="006D722E" w:rsidDel="000A731B" w:rsidRDefault="00FB49DC" w:rsidP="00FB49DC">
      <w:pPr>
        <w:snapToGrid w:val="0"/>
        <w:spacing w:line="360" w:lineRule="auto"/>
        <w:jc w:val="center"/>
        <w:rPr>
          <w:del w:id="2542" w:author="zhengping jin" w:date="2024-08-11T17:11:00Z" w16du:dateUtc="2024-08-11T09:11:00Z"/>
          <w:rFonts w:ascii="Times New Roman" w:hAnsi="Times New Roman"/>
        </w:rPr>
      </w:pPr>
      <w:del w:id="2543" w:author="zhengping jin" w:date="2024-08-11T17:10:00Z" w16du:dateUtc="2024-08-11T09:10:00Z">
        <w:r w:rsidRPr="006D722E" w:rsidDel="000A731B">
          <w:rPr>
            <w:rFonts w:ascii="Times New Roman" w:hAnsi="Times New Roman" w:hint="eastAsia"/>
            <w:position w:val="-28"/>
          </w:rPr>
          <w:delText xml:space="preserve">   </w:delText>
        </w:r>
        <w:r w:rsidRPr="006D722E" w:rsidDel="001162C2">
          <w:rPr>
            <w:rFonts w:ascii="Times New Roman" w:hAnsi="Times New Roman"/>
            <w:position w:val="-28"/>
          </w:rPr>
          <w:object w:dxaOrig="7280" w:dyaOrig="740" w14:anchorId="74597147">
            <v:shape id="_x0000_i1271" type="#_x0000_t75" style="width:364.1pt;height:36.45pt" o:ole="">
              <v:imagedata r:id="rId701" o:title=""/>
            </v:shape>
            <o:OLEObject Type="Embed" ProgID="Equation.DSMT4" ShapeID="_x0000_i1271" DrawAspect="Content" ObjectID="_1790422430" r:id="rId702"/>
          </w:object>
        </w:r>
      </w:del>
    </w:p>
    <w:p w14:paraId="28D35604" w14:textId="640FF0C1" w:rsidR="00FB49DC" w:rsidRPr="006D722E" w:rsidRDefault="00FB49DC" w:rsidP="00FB49DC">
      <w:pPr>
        <w:snapToGrid w:val="0"/>
        <w:spacing w:line="360" w:lineRule="auto"/>
        <w:ind w:firstLineChars="350" w:firstLine="735"/>
        <w:jc w:val="left"/>
        <w:rPr>
          <w:rFonts w:ascii="Times New Roman" w:hAnsi="Times New Roman"/>
        </w:rPr>
      </w:pPr>
      <w:r w:rsidRPr="006D722E">
        <w:rPr>
          <w:rFonts w:ascii="Times New Roman" w:hAnsi="Times New Roman"/>
        </w:rPr>
        <w:t>所以原</w:t>
      </w:r>
      <w:r w:rsidR="007B33BC" w:rsidRPr="006D722E">
        <w:rPr>
          <w:rFonts w:ascii="Times New Roman" w:hAnsi="Times New Roman"/>
        </w:rPr>
        <w:t>同余方程</w:t>
      </w:r>
      <w:r w:rsidRPr="006D722E">
        <w:rPr>
          <w:rFonts w:ascii="Times New Roman" w:hAnsi="Times New Roman"/>
        </w:rPr>
        <w:t>无解</w:t>
      </w:r>
      <w:r w:rsidRPr="006D722E">
        <w:rPr>
          <w:rFonts w:ascii="Times New Roman" w:hAnsi="Times New Roman"/>
        </w:rPr>
        <w:t>.</w:t>
      </w:r>
    </w:p>
    <w:p w14:paraId="6E2D39E3" w14:textId="77777777" w:rsidR="000F03C8" w:rsidRDefault="000F03C8" w:rsidP="00FB49DC">
      <w:pPr>
        <w:snapToGrid w:val="0"/>
        <w:spacing w:line="360" w:lineRule="auto"/>
        <w:jc w:val="left"/>
        <w:rPr>
          <w:rFonts w:ascii="Times New Roman" w:hAnsi="Times New Roman"/>
        </w:rPr>
      </w:pPr>
    </w:p>
    <w:p w14:paraId="687EB1A8" w14:textId="691BD4C6" w:rsidR="00FB49DC" w:rsidRPr="006D722E" w:rsidRDefault="000F03C8" w:rsidP="00FB49DC">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.3.16 </w:t>
      </w:r>
      <w:r w:rsidR="00FB49DC" w:rsidRPr="006D722E">
        <w:rPr>
          <w:rFonts w:ascii="Times New Roman" w:hAnsi="Times New Roman"/>
        </w:rPr>
        <w:t>求出</w:t>
      </w:r>
      <w:r w:rsidR="007B33BC" w:rsidRPr="006D722E">
        <w:rPr>
          <w:rFonts w:ascii="Times New Roman" w:hAnsi="Times New Roman"/>
        </w:rPr>
        <w:t>同余方程</w:t>
      </w:r>
      <w:r w:rsidR="005C738E">
        <w:rPr>
          <w:rFonts w:ascii="Times New Roman" w:hAnsi="Times New Roman" w:hint="eastAsia"/>
        </w:rPr>
        <w:t xml:space="preserve"> </w:t>
      </w:r>
      <w:r w:rsidR="00FB49DC" w:rsidRPr="006D722E">
        <w:rPr>
          <w:rFonts w:ascii="Times New Roman" w:hAnsi="Times New Roman"/>
          <w:position w:val="-10"/>
        </w:rPr>
        <w:object w:dxaOrig="2280" w:dyaOrig="360" w14:anchorId="265BAC6D">
          <v:shape id="_x0000_i1272" type="#_x0000_t75" style="width:113.9pt;height:18.7pt" o:ole="">
            <v:imagedata r:id="rId703" o:title=""/>
          </v:shape>
          <o:OLEObject Type="Embed" ProgID="Equation.DSMT4" ShapeID="_x0000_i1272" DrawAspect="Content" ObjectID="_1790422431" r:id="rId704"/>
        </w:object>
      </w:r>
      <w:r w:rsidR="00FB49DC" w:rsidRPr="006D722E">
        <w:rPr>
          <w:rFonts w:ascii="Times New Roman" w:hAnsi="Times New Roman"/>
        </w:rPr>
        <w:t>的所有解及解数</w:t>
      </w:r>
      <w:r w:rsidR="00FB49DC" w:rsidRPr="006D722E">
        <w:rPr>
          <w:rFonts w:ascii="Times New Roman" w:hAnsi="Times New Roman"/>
        </w:rPr>
        <w:t>.</w:t>
      </w:r>
    </w:p>
    <w:p w14:paraId="5F726D0B" w14:textId="77777777" w:rsidR="00FB49DC" w:rsidRPr="006D722E" w:rsidRDefault="00FB49DC" w:rsidP="005C738E">
      <w:pPr>
        <w:snapToGrid w:val="0"/>
        <w:spacing w:line="360" w:lineRule="auto"/>
        <w:ind w:firstLineChars="200"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令</w:t>
      </w:r>
      <w:r w:rsidRPr="006D722E">
        <w:rPr>
          <w:rFonts w:ascii="Times New Roman" w:hAnsi="Times New Roman"/>
        </w:rPr>
        <w:t xml:space="preserve"> </w:t>
      </w:r>
      <w:r w:rsidRPr="006D722E">
        <w:rPr>
          <w:rFonts w:ascii="Times New Roman" w:hAnsi="Times New Roman"/>
          <w:position w:val="-10"/>
        </w:rPr>
        <w:object w:dxaOrig="1740" w:dyaOrig="400" w14:anchorId="25F2A059">
          <v:shape id="_x0000_i1273" type="#_x0000_t75" style="width:87.05pt;height:20.05pt" o:ole="">
            <v:imagedata r:id="rId705" o:title=""/>
          </v:shape>
          <o:OLEObject Type="Embed" ProgID="Equation.DSMT4" ShapeID="_x0000_i1273" DrawAspect="Content" ObjectID="_1790422432" r:id="rId706"/>
        </w:object>
      </w:r>
      <w:r w:rsidRPr="006D722E">
        <w:rPr>
          <w:rFonts w:ascii="Times New Roman" w:hAnsi="Times New Roman"/>
        </w:rPr>
        <w:t>，我们有</w:t>
      </w:r>
    </w:p>
    <w:p w14:paraId="43CE383B"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0</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y</w:t>
      </w:r>
      <w:r w:rsidRPr="006D722E">
        <w:rPr>
          <w:rFonts w:ascii="Times New Roman" w:hAnsi="Times New Roman"/>
        </w:rPr>
        <w:t>=1</w:t>
      </w:r>
      <w:r w:rsidRPr="006D722E">
        <w:rPr>
          <w:rFonts w:ascii="Times New Roman" w:hAnsi="Times New Roman"/>
        </w:rPr>
        <w:t>，</w:t>
      </w:r>
      <w:r w:rsidRPr="006D722E">
        <w:rPr>
          <w:rFonts w:ascii="Times New Roman" w:hAnsi="Times New Roman"/>
          <w:i/>
        </w:rPr>
        <w:t>y</w:t>
      </w:r>
      <w:r w:rsidRPr="006D722E">
        <w:rPr>
          <w:rFonts w:ascii="Times New Roman" w:hAnsi="Times New Roman"/>
        </w:rPr>
        <w:t>=16</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rPr>
        <w:t>=3</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p>
    <w:p w14:paraId="5950053A"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rPr>
        <w:t>=11</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3</w:t>
      </w:r>
      <w:r w:rsidRPr="006D722E">
        <w:rPr>
          <w:rFonts w:ascii="Times New Roman" w:hAnsi="Times New Roman"/>
        </w:rPr>
        <w:t>）</w:t>
      </w:r>
      <w:r w:rsidRPr="006D722E">
        <w:rPr>
          <w:rFonts w:ascii="Times New Roman" w:hAnsi="Times New Roman"/>
        </w:rPr>
        <w:t>=14</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p>
    <w:p w14:paraId="6DE55B15"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4</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y</w:t>
      </w:r>
      <w:r w:rsidRPr="006D722E">
        <w:rPr>
          <w:rFonts w:ascii="Times New Roman" w:hAnsi="Times New Roman"/>
        </w:rPr>
        <w:t>=1</w:t>
      </w:r>
      <w:r w:rsidRPr="006D722E">
        <w:rPr>
          <w:rFonts w:ascii="Times New Roman" w:hAnsi="Times New Roman"/>
        </w:rPr>
        <w:t>，</w:t>
      </w:r>
      <w:r w:rsidRPr="006D722E">
        <w:rPr>
          <w:rFonts w:ascii="Times New Roman" w:hAnsi="Times New Roman"/>
          <w:i/>
        </w:rPr>
        <w:t>y</w:t>
      </w:r>
      <w:r w:rsidRPr="006D722E">
        <w:rPr>
          <w:rFonts w:ascii="Times New Roman" w:hAnsi="Times New Roman"/>
        </w:rPr>
        <w:t>=16</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5</w:t>
      </w:r>
      <w:r w:rsidRPr="006D722E">
        <w:rPr>
          <w:rFonts w:ascii="Times New Roman" w:hAnsi="Times New Roman"/>
        </w:rPr>
        <w:t>）</w:t>
      </w:r>
      <w:r w:rsidRPr="006D722E">
        <w:rPr>
          <w:rFonts w:ascii="Times New Roman" w:hAnsi="Times New Roman"/>
        </w:rPr>
        <w:t>=12</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p>
    <w:p w14:paraId="12E42CBE"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lastRenderedPageBreak/>
        <w:t>f</w:t>
      </w:r>
      <w:r w:rsidRPr="006D722E">
        <w:rPr>
          <w:rFonts w:ascii="Times New Roman" w:hAnsi="Times New Roman"/>
        </w:rPr>
        <w:t>（</w:t>
      </w:r>
      <w:r w:rsidRPr="006D722E">
        <w:rPr>
          <w:rFonts w:ascii="Times New Roman" w:hAnsi="Times New Roman"/>
        </w:rPr>
        <w:t>6</w:t>
      </w: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y</w:t>
      </w:r>
      <w:r w:rsidRPr="006D722E">
        <w:rPr>
          <w:rFonts w:ascii="Times New Roman" w:hAnsi="Times New Roman"/>
        </w:rPr>
        <w:t>=6</w:t>
      </w:r>
      <w:r w:rsidRPr="006D722E">
        <w:rPr>
          <w:rFonts w:ascii="Times New Roman" w:hAnsi="Times New Roman"/>
        </w:rPr>
        <w:t>，</w:t>
      </w:r>
      <w:r w:rsidRPr="006D722E">
        <w:rPr>
          <w:rFonts w:ascii="Times New Roman" w:hAnsi="Times New Roman"/>
          <w:i/>
        </w:rPr>
        <w:t>y</w:t>
      </w:r>
      <w:r w:rsidRPr="006D722E">
        <w:rPr>
          <w:rFonts w:ascii="Times New Roman" w:hAnsi="Times New Roman"/>
        </w:rPr>
        <w:t>=11</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7</w:t>
      </w:r>
      <w:r w:rsidRPr="006D722E">
        <w:rPr>
          <w:rFonts w:ascii="Times New Roman" w:hAnsi="Times New Roman"/>
        </w:rPr>
        <w:t>）</w:t>
      </w:r>
      <w:r w:rsidRPr="006D722E">
        <w:rPr>
          <w:rFonts w:ascii="Times New Roman" w:hAnsi="Times New Roman"/>
        </w:rPr>
        <w:t>=11</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p>
    <w:p w14:paraId="56952F18"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8</w:t>
      </w:r>
      <w:r w:rsidRPr="006D722E">
        <w:rPr>
          <w:rFonts w:ascii="Times New Roman" w:hAnsi="Times New Roman"/>
        </w:rPr>
        <w:t>）</w:t>
      </w:r>
      <w:r w:rsidRPr="006D722E">
        <w:rPr>
          <w:rFonts w:ascii="Times New Roman" w:hAnsi="Times New Roman"/>
        </w:rPr>
        <w:t>=11</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9</w:t>
      </w:r>
      <w:r w:rsidRPr="006D722E">
        <w:rPr>
          <w:rFonts w:ascii="Times New Roman" w:hAnsi="Times New Roman"/>
        </w:rPr>
        <w:t>）</w:t>
      </w:r>
      <w:r w:rsidRPr="006D722E">
        <w:rPr>
          <w:rFonts w:ascii="Times New Roman" w:hAnsi="Times New Roman"/>
        </w:rPr>
        <w:t>=8</w:t>
      </w:r>
      <w:r w:rsidRPr="006D722E">
        <w:rPr>
          <w:rFonts w:ascii="Times New Roman" w:hAnsi="Times New Roman"/>
        </w:rPr>
        <w:t>，</w:t>
      </w:r>
      <w:r w:rsidRPr="006D722E">
        <w:rPr>
          <w:rFonts w:ascii="Times New Roman" w:hAnsi="Times New Roman"/>
          <w:i/>
        </w:rPr>
        <w:t>y</w:t>
      </w:r>
      <w:r w:rsidRPr="006D722E">
        <w:rPr>
          <w:rFonts w:ascii="Times New Roman" w:hAnsi="Times New Roman"/>
        </w:rPr>
        <w:t>=5</w:t>
      </w:r>
      <w:r w:rsidRPr="006D722E">
        <w:rPr>
          <w:rFonts w:ascii="Times New Roman" w:hAnsi="Times New Roman"/>
        </w:rPr>
        <w:t>，</w:t>
      </w:r>
      <w:r w:rsidRPr="006D722E">
        <w:rPr>
          <w:rFonts w:ascii="Times New Roman" w:hAnsi="Times New Roman"/>
          <w:i/>
        </w:rPr>
        <w:t>y</w:t>
      </w:r>
      <w:r w:rsidRPr="006D722E">
        <w:rPr>
          <w:rFonts w:ascii="Times New Roman" w:hAnsi="Times New Roman"/>
        </w:rPr>
        <w:t>=12</w:t>
      </w:r>
    </w:p>
    <w:p w14:paraId="343C7CCB"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10</w:t>
      </w:r>
      <w:r w:rsidRPr="006D722E">
        <w:rPr>
          <w:rFonts w:ascii="Times New Roman" w:hAnsi="Times New Roman"/>
        </w:rPr>
        <w:t>）</w:t>
      </w:r>
      <w:r w:rsidRPr="006D722E">
        <w:rPr>
          <w:rFonts w:ascii="Times New Roman" w:hAnsi="Times New Roman"/>
        </w:rPr>
        <w:t>=8</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y</w:t>
      </w:r>
      <w:r w:rsidRPr="006D722E">
        <w:rPr>
          <w:rFonts w:ascii="Times New Roman" w:hAnsi="Times New Roman"/>
        </w:rPr>
        <w:t>=5</w:t>
      </w:r>
      <w:r w:rsidRPr="006D722E">
        <w:rPr>
          <w:rFonts w:ascii="Times New Roman" w:hAnsi="Times New Roman"/>
        </w:rPr>
        <w:t>，</w:t>
      </w:r>
      <w:r w:rsidRPr="006D722E">
        <w:rPr>
          <w:rFonts w:ascii="Times New Roman" w:hAnsi="Times New Roman"/>
          <w:i/>
        </w:rPr>
        <w:t>y</w:t>
      </w:r>
      <w:r w:rsidRPr="006D722E">
        <w:rPr>
          <w:rFonts w:ascii="Times New Roman" w:hAnsi="Times New Roman"/>
        </w:rPr>
        <w:t xml:space="preserve">=12         </w:t>
      </w:r>
      <w:r w:rsidRPr="006D722E">
        <w:rPr>
          <w:rFonts w:ascii="Times New Roman" w:hAnsi="Times New Roman"/>
          <w:i/>
        </w:rPr>
        <w:t>f</w:t>
      </w:r>
      <w:r w:rsidRPr="006D722E">
        <w:rPr>
          <w:rFonts w:ascii="Times New Roman" w:hAnsi="Times New Roman"/>
        </w:rPr>
        <w:t>（</w:t>
      </w:r>
      <w:r w:rsidRPr="006D722E">
        <w:rPr>
          <w:rFonts w:ascii="Times New Roman" w:hAnsi="Times New Roman"/>
        </w:rPr>
        <w:t>11</w:t>
      </w:r>
      <w:r w:rsidRPr="006D722E">
        <w:rPr>
          <w:rFonts w:ascii="Times New Roman" w:hAnsi="Times New Roman"/>
        </w:rPr>
        <w:t>）</w:t>
      </w:r>
      <w:r w:rsidRPr="006D722E">
        <w:rPr>
          <w:rFonts w:ascii="Times New Roman" w:hAnsi="Times New Roman"/>
        </w:rPr>
        <w:t>=0</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i/>
        </w:rPr>
        <w:t>y</w:t>
      </w:r>
      <w:r w:rsidRPr="006D722E">
        <w:rPr>
          <w:rFonts w:ascii="Times New Roman" w:hAnsi="Times New Roman"/>
        </w:rPr>
        <w:t>=0</w:t>
      </w:r>
    </w:p>
    <w:p w14:paraId="0F8C3FC1"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12</w:t>
      </w:r>
      <w:r w:rsidRPr="006D722E">
        <w:rPr>
          <w:rFonts w:ascii="Times New Roman" w:hAnsi="Times New Roman"/>
        </w:rPr>
        <w:t>）</w:t>
      </w:r>
      <w:r w:rsidRPr="006D722E">
        <w:rPr>
          <w:rFonts w:ascii="Times New Roman" w:hAnsi="Times New Roman"/>
        </w:rPr>
        <w:t>=7</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13</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i/>
        </w:rPr>
        <w:t>y</w:t>
      </w:r>
      <w:r w:rsidRPr="006D722E">
        <w:rPr>
          <w:rFonts w:ascii="Times New Roman" w:hAnsi="Times New Roman"/>
        </w:rPr>
        <w:t>=1</w:t>
      </w:r>
      <w:r w:rsidRPr="006D722E">
        <w:rPr>
          <w:rFonts w:ascii="Times New Roman" w:hAnsi="Times New Roman"/>
        </w:rPr>
        <w:t>，</w:t>
      </w:r>
      <w:r w:rsidRPr="006D722E">
        <w:rPr>
          <w:rFonts w:ascii="Times New Roman" w:hAnsi="Times New Roman"/>
          <w:i/>
        </w:rPr>
        <w:t>y</w:t>
      </w:r>
      <w:r w:rsidRPr="006D722E">
        <w:rPr>
          <w:rFonts w:ascii="Times New Roman" w:hAnsi="Times New Roman"/>
        </w:rPr>
        <w:t>=16</w:t>
      </w:r>
    </w:p>
    <w:p w14:paraId="127697F2"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14</w:t>
      </w:r>
      <w:r w:rsidRPr="006D722E">
        <w:rPr>
          <w:rFonts w:ascii="Times New Roman" w:hAnsi="Times New Roman"/>
        </w:rPr>
        <w:t>）</w:t>
      </w:r>
      <w:r w:rsidRPr="006D722E">
        <w:rPr>
          <w:rFonts w:ascii="Times New Roman" w:hAnsi="Times New Roman"/>
        </w:rPr>
        <w:t>=5</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无解</w:t>
      </w:r>
      <w:r w:rsidRPr="006D722E">
        <w:rPr>
          <w:rFonts w:ascii="Times New Roman" w:hAnsi="Times New Roman"/>
        </w:rPr>
        <w:t xml:space="preserve">           </w:t>
      </w:r>
      <w:r w:rsidRPr="006D722E">
        <w:rPr>
          <w:rFonts w:ascii="Times New Roman" w:hAnsi="Times New Roman"/>
          <w:i/>
        </w:rPr>
        <w:t>f</w:t>
      </w:r>
      <w:r w:rsidRPr="006D722E">
        <w:rPr>
          <w:rFonts w:ascii="Times New Roman" w:hAnsi="Times New Roman"/>
        </w:rPr>
        <w:t>（</w:t>
      </w:r>
      <w:r w:rsidRPr="006D722E">
        <w:rPr>
          <w:rFonts w:ascii="Times New Roman" w:hAnsi="Times New Roman"/>
        </w:rPr>
        <w:t>15</w:t>
      </w:r>
      <w:r w:rsidRPr="006D722E">
        <w:rPr>
          <w:rFonts w:ascii="Times New Roman" w:hAnsi="Times New Roman"/>
        </w:rPr>
        <w:t>）</w:t>
      </w:r>
      <w:r w:rsidRPr="006D722E">
        <w:rPr>
          <w:rFonts w:ascii="Times New Roman" w:hAnsi="Times New Roman"/>
        </w:rPr>
        <w:t>=8</w:t>
      </w:r>
      <w:r w:rsidRPr="006D722E">
        <w:rPr>
          <w:rFonts w:ascii="Times New Roman" w:hAnsi="Times New Roman"/>
        </w:rPr>
        <w:t>，</w:t>
      </w:r>
      <w:r w:rsidRPr="006D722E">
        <w:rPr>
          <w:rFonts w:ascii="Times New Roman" w:hAnsi="Times New Roman"/>
          <w:i/>
        </w:rPr>
        <w:t>y</w:t>
      </w:r>
      <w:r w:rsidRPr="006D722E">
        <w:rPr>
          <w:rFonts w:ascii="Times New Roman" w:hAnsi="Times New Roman"/>
        </w:rPr>
        <w:t>=5</w:t>
      </w:r>
      <w:r w:rsidRPr="006D722E">
        <w:rPr>
          <w:rFonts w:ascii="Times New Roman" w:hAnsi="Times New Roman"/>
        </w:rPr>
        <w:t>，</w:t>
      </w:r>
      <w:r w:rsidRPr="006D722E">
        <w:rPr>
          <w:rFonts w:ascii="Times New Roman" w:hAnsi="Times New Roman"/>
          <w:i/>
        </w:rPr>
        <w:t>y</w:t>
      </w:r>
      <w:r w:rsidRPr="006D722E">
        <w:rPr>
          <w:rFonts w:ascii="Times New Roman" w:hAnsi="Times New Roman"/>
        </w:rPr>
        <w:t>=12</w:t>
      </w:r>
    </w:p>
    <w:p w14:paraId="6AAFE7AB" w14:textId="77777777" w:rsidR="00FB49DC" w:rsidRPr="006D722E" w:rsidRDefault="00FB49DC" w:rsidP="00FB49DC">
      <w:pPr>
        <w:snapToGrid w:val="0"/>
        <w:spacing w:line="360" w:lineRule="auto"/>
        <w:ind w:leftChars="400" w:left="840"/>
        <w:jc w:val="left"/>
        <w:rPr>
          <w:rFonts w:ascii="Times New Roman" w:hAnsi="Times New Roman"/>
        </w:rPr>
      </w:pPr>
      <w:r w:rsidRPr="006D722E">
        <w:rPr>
          <w:rFonts w:ascii="Times New Roman" w:hAnsi="Times New Roman"/>
          <w:i/>
        </w:rPr>
        <w:t>f</w:t>
      </w:r>
      <w:r w:rsidRPr="006D722E">
        <w:rPr>
          <w:rFonts w:ascii="Times New Roman" w:hAnsi="Times New Roman"/>
        </w:rPr>
        <w:t>（</w:t>
      </w:r>
      <w:r w:rsidRPr="006D722E">
        <w:rPr>
          <w:rFonts w:ascii="Times New Roman" w:hAnsi="Times New Roman"/>
        </w:rPr>
        <w:t>16</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i/>
        </w:rPr>
        <w:t>y</w:t>
      </w:r>
      <w:r w:rsidRPr="006D722E">
        <w:rPr>
          <w:rFonts w:ascii="Times New Roman" w:hAnsi="Times New Roman"/>
        </w:rPr>
        <w:t>=4</w:t>
      </w:r>
      <w:r w:rsidRPr="006D722E">
        <w:rPr>
          <w:rFonts w:ascii="Times New Roman" w:hAnsi="Times New Roman"/>
        </w:rPr>
        <w:t>，</w:t>
      </w:r>
      <w:r w:rsidRPr="006D722E">
        <w:rPr>
          <w:rFonts w:ascii="Times New Roman" w:hAnsi="Times New Roman"/>
          <w:i/>
        </w:rPr>
        <w:t>y</w:t>
      </w:r>
      <w:r w:rsidRPr="006D722E">
        <w:rPr>
          <w:rFonts w:ascii="Times New Roman" w:hAnsi="Times New Roman"/>
        </w:rPr>
        <w:t>=13</w:t>
      </w:r>
      <w:r w:rsidRPr="006D722E">
        <w:rPr>
          <w:rFonts w:ascii="Times New Roman" w:hAnsi="Times New Roman"/>
        </w:rPr>
        <w:t>；</w:t>
      </w:r>
      <w:r w:rsidRPr="006D722E">
        <w:rPr>
          <w:rFonts w:ascii="Times New Roman" w:hAnsi="Times New Roman"/>
        </w:rPr>
        <w:t xml:space="preserve">       </w:t>
      </w:r>
      <w:r w:rsidRPr="006D722E">
        <w:rPr>
          <w:rFonts w:ascii="Times New Roman" w:hAnsi="Times New Roman"/>
        </w:rPr>
        <w:t>（</w:t>
      </w:r>
      <w:r w:rsidRPr="006D722E">
        <w:rPr>
          <w:rFonts w:ascii="Times New Roman" w:hAnsi="Times New Roman"/>
          <w:i/>
        </w:rPr>
        <w:t>mod</w:t>
      </w:r>
      <w:r w:rsidRPr="006D722E">
        <w:rPr>
          <w:rFonts w:ascii="Times New Roman" w:hAnsi="Times New Roman"/>
        </w:rPr>
        <w:t xml:space="preserve"> 17</w:t>
      </w:r>
      <w:r w:rsidRPr="006D722E">
        <w:rPr>
          <w:rFonts w:ascii="Times New Roman" w:hAnsi="Times New Roman"/>
        </w:rPr>
        <w:t>）</w:t>
      </w:r>
    </w:p>
    <w:p w14:paraId="79577345" w14:textId="06DCB597" w:rsidR="00FB49DC" w:rsidRPr="006D722E" w:rsidRDefault="00FB49DC" w:rsidP="00FB49DC">
      <w:pPr>
        <w:snapToGrid w:val="0"/>
        <w:spacing w:line="360" w:lineRule="auto"/>
        <w:ind w:firstLineChars="200" w:firstLine="420"/>
        <w:jc w:val="left"/>
        <w:rPr>
          <w:rFonts w:ascii="Times New Roman" w:hAnsi="Times New Roman"/>
        </w:rPr>
      </w:pPr>
      <w:r w:rsidRPr="006D722E">
        <w:rPr>
          <w:rFonts w:ascii="Times New Roman" w:hAnsi="Times New Roman"/>
        </w:rPr>
        <w:t>因此，原</w:t>
      </w:r>
      <w:r w:rsidR="007B33BC" w:rsidRPr="006D722E">
        <w:rPr>
          <w:rFonts w:ascii="Times New Roman" w:hAnsi="Times New Roman"/>
        </w:rPr>
        <w:t>同余方程</w:t>
      </w:r>
      <w:r w:rsidRPr="006D722E">
        <w:rPr>
          <w:rFonts w:ascii="Times New Roman" w:hAnsi="Times New Roman"/>
        </w:rPr>
        <w:t>的解为</w:t>
      </w:r>
    </w:p>
    <w:p w14:paraId="2AEE0A57" w14:textId="597638A3" w:rsidR="00FB49DC" w:rsidRPr="006D722E" w:rsidRDefault="005C738E" w:rsidP="00FB49DC">
      <w:pPr>
        <w:snapToGrid w:val="0"/>
        <w:spacing w:line="360" w:lineRule="auto"/>
        <w:jc w:val="center"/>
        <w:rPr>
          <w:rFonts w:ascii="Times New Roman" w:hAnsi="Times New Roman"/>
        </w:rPr>
      </w:pPr>
      <w:r>
        <w:rPr>
          <w:rFonts w:ascii="Times New Roman" w:hAnsi="Times New Roman" w:hint="eastAsia"/>
        </w:rPr>
        <w:t xml:space="preserve"> </w:t>
      </w:r>
      <w:r w:rsidR="00FB49DC" w:rsidRPr="006D722E">
        <w:rPr>
          <w:rFonts w:ascii="Times New Roman" w:hAnsi="Times New Roman"/>
        </w:rPr>
        <w:t>（</w:t>
      </w:r>
      <w:r w:rsidR="00FB49DC" w:rsidRPr="006D722E">
        <w:rPr>
          <w:rFonts w:ascii="Times New Roman" w:hAnsi="Times New Roman"/>
        </w:rPr>
        <w:t>0</w:t>
      </w:r>
      <w:r w:rsidR="00FB49DC" w:rsidRPr="006D722E">
        <w:rPr>
          <w:rFonts w:ascii="Times New Roman" w:hAnsi="Times New Roman"/>
        </w:rPr>
        <w:t>，</w:t>
      </w:r>
      <w:r w:rsidR="00FB49DC" w:rsidRPr="006D722E">
        <w:rPr>
          <w:rFonts w:ascii="Times New Roman" w:hAnsi="Times New Roman"/>
        </w:rPr>
        <w:t>1</w:t>
      </w:r>
      <w:r w:rsidR="00FB49DC" w:rsidRPr="006D722E">
        <w:rPr>
          <w:rFonts w:ascii="Times New Roman" w:hAnsi="Times New Roman"/>
        </w:rPr>
        <w:t>），（</w:t>
      </w:r>
      <w:r w:rsidR="00FB49DC" w:rsidRPr="006D722E">
        <w:rPr>
          <w:rFonts w:ascii="Times New Roman" w:hAnsi="Times New Roman"/>
        </w:rPr>
        <w:t>0</w:t>
      </w:r>
      <w:r w:rsidR="00FB49DC" w:rsidRPr="006D722E">
        <w:rPr>
          <w:rFonts w:ascii="Times New Roman" w:hAnsi="Times New Roman"/>
        </w:rPr>
        <w:t>，</w:t>
      </w:r>
      <w:r w:rsidR="00FB49DC" w:rsidRPr="006D722E">
        <w:rPr>
          <w:rFonts w:ascii="Times New Roman" w:hAnsi="Times New Roman"/>
        </w:rPr>
        <w:t>16</w:t>
      </w:r>
      <w:r w:rsidR="00FB49DC" w:rsidRPr="006D722E">
        <w:rPr>
          <w:rFonts w:ascii="Times New Roman" w:hAnsi="Times New Roman"/>
        </w:rPr>
        <w:t>），（</w:t>
      </w:r>
      <w:r w:rsidR="00FB49DC" w:rsidRPr="006D722E">
        <w:rPr>
          <w:rFonts w:ascii="Times New Roman" w:hAnsi="Times New Roman"/>
        </w:rPr>
        <w:t>4</w:t>
      </w:r>
      <w:r w:rsidR="00FB49DC" w:rsidRPr="006D722E">
        <w:rPr>
          <w:rFonts w:ascii="Times New Roman" w:hAnsi="Times New Roman"/>
        </w:rPr>
        <w:t>，</w:t>
      </w:r>
      <w:r w:rsidR="00FB49DC" w:rsidRPr="006D722E">
        <w:rPr>
          <w:rFonts w:ascii="Times New Roman" w:hAnsi="Times New Roman"/>
        </w:rPr>
        <w:t>1</w:t>
      </w:r>
      <w:r w:rsidR="00FB49DC" w:rsidRPr="006D722E">
        <w:rPr>
          <w:rFonts w:ascii="Times New Roman" w:hAnsi="Times New Roman"/>
        </w:rPr>
        <w:t>），（</w:t>
      </w:r>
      <w:r w:rsidR="00FB49DC" w:rsidRPr="006D722E">
        <w:rPr>
          <w:rFonts w:ascii="Times New Roman" w:hAnsi="Times New Roman"/>
        </w:rPr>
        <w:t>4</w:t>
      </w:r>
      <w:r w:rsidR="00FB49DC" w:rsidRPr="006D722E">
        <w:rPr>
          <w:rFonts w:ascii="Times New Roman" w:hAnsi="Times New Roman"/>
        </w:rPr>
        <w:t>，</w:t>
      </w:r>
      <w:r w:rsidR="00FB49DC" w:rsidRPr="006D722E">
        <w:rPr>
          <w:rFonts w:ascii="Times New Roman" w:hAnsi="Times New Roman"/>
        </w:rPr>
        <w:t>16</w:t>
      </w:r>
      <w:r w:rsidR="00FB49DC" w:rsidRPr="006D722E">
        <w:rPr>
          <w:rFonts w:ascii="Times New Roman" w:hAnsi="Times New Roman"/>
        </w:rPr>
        <w:t>），（</w:t>
      </w:r>
      <w:r w:rsidR="00FB49DC" w:rsidRPr="006D722E">
        <w:rPr>
          <w:rFonts w:ascii="Times New Roman" w:hAnsi="Times New Roman"/>
        </w:rPr>
        <w:t>6</w:t>
      </w:r>
      <w:r w:rsidR="00FB49DC" w:rsidRPr="006D722E">
        <w:rPr>
          <w:rFonts w:ascii="Times New Roman" w:hAnsi="Times New Roman"/>
        </w:rPr>
        <w:t>，</w:t>
      </w:r>
      <w:r w:rsidR="00FB49DC" w:rsidRPr="006D722E">
        <w:rPr>
          <w:rFonts w:ascii="Times New Roman" w:hAnsi="Times New Roman"/>
        </w:rPr>
        <w:t>6</w:t>
      </w:r>
      <w:r w:rsidR="00FB49DC" w:rsidRPr="006D722E">
        <w:rPr>
          <w:rFonts w:ascii="Times New Roman" w:hAnsi="Times New Roman"/>
        </w:rPr>
        <w:t>），（</w:t>
      </w:r>
      <w:r w:rsidR="00FB49DC" w:rsidRPr="006D722E">
        <w:rPr>
          <w:rFonts w:ascii="Times New Roman" w:hAnsi="Times New Roman"/>
        </w:rPr>
        <w:t>6</w:t>
      </w:r>
      <w:r w:rsidR="00FB49DC" w:rsidRPr="006D722E">
        <w:rPr>
          <w:rFonts w:ascii="Times New Roman" w:hAnsi="Times New Roman"/>
        </w:rPr>
        <w:t>，</w:t>
      </w:r>
      <w:r w:rsidR="00FB49DC" w:rsidRPr="006D722E">
        <w:rPr>
          <w:rFonts w:ascii="Times New Roman" w:hAnsi="Times New Roman"/>
        </w:rPr>
        <w:t>11</w:t>
      </w:r>
      <w:r w:rsidR="00FB49DC" w:rsidRPr="006D722E">
        <w:rPr>
          <w:rFonts w:ascii="Times New Roman" w:hAnsi="Times New Roman"/>
        </w:rPr>
        <w:t>），（</w:t>
      </w:r>
      <w:r w:rsidR="00FB49DC" w:rsidRPr="006D722E">
        <w:rPr>
          <w:rFonts w:ascii="Times New Roman" w:hAnsi="Times New Roman"/>
        </w:rPr>
        <w:t>9</w:t>
      </w:r>
      <w:r w:rsidR="00FB49DC" w:rsidRPr="006D722E">
        <w:rPr>
          <w:rFonts w:ascii="Times New Roman" w:hAnsi="Times New Roman"/>
        </w:rPr>
        <w:t>，</w:t>
      </w:r>
      <w:r w:rsidR="00FB49DC" w:rsidRPr="006D722E">
        <w:rPr>
          <w:rFonts w:ascii="Times New Roman" w:hAnsi="Times New Roman"/>
        </w:rPr>
        <w:t>5</w:t>
      </w:r>
      <w:r w:rsidR="00FB49DC" w:rsidRPr="006D722E">
        <w:rPr>
          <w:rFonts w:ascii="Times New Roman" w:hAnsi="Times New Roman"/>
        </w:rPr>
        <w:t>），（</w:t>
      </w:r>
      <w:r w:rsidR="00FB49DC" w:rsidRPr="006D722E">
        <w:rPr>
          <w:rFonts w:ascii="Times New Roman" w:hAnsi="Times New Roman"/>
        </w:rPr>
        <w:t>9</w:t>
      </w:r>
      <w:r w:rsidR="00FB49DC" w:rsidRPr="006D722E">
        <w:rPr>
          <w:rFonts w:ascii="Times New Roman" w:hAnsi="Times New Roman"/>
        </w:rPr>
        <w:t>，</w:t>
      </w:r>
      <w:r w:rsidR="00FB49DC" w:rsidRPr="006D722E">
        <w:rPr>
          <w:rFonts w:ascii="Times New Roman" w:hAnsi="Times New Roman"/>
        </w:rPr>
        <w:t>12</w:t>
      </w:r>
      <w:r w:rsidR="00FB49DC" w:rsidRPr="006D722E">
        <w:rPr>
          <w:rFonts w:ascii="Times New Roman" w:hAnsi="Times New Roman"/>
        </w:rPr>
        <w:t>），（</w:t>
      </w:r>
      <w:r w:rsidR="00FB49DC" w:rsidRPr="006D722E">
        <w:rPr>
          <w:rFonts w:ascii="Times New Roman" w:hAnsi="Times New Roman"/>
        </w:rPr>
        <w:t>10</w:t>
      </w:r>
      <w:r w:rsidR="00FB49DC" w:rsidRPr="006D722E">
        <w:rPr>
          <w:rFonts w:ascii="Times New Roman" w:hAnsi="Times New Roman"/>
        </w:rPr>
        <w:t>，</w:t>
      </w:r>
      <w:r w:rsidR="00FB49DC" w:rsidRPr="006D722E">
        <w:rPr>
          <w:rFonts w:ascii="Times New Roman" w:hAnsi="Times New Roman"/>
        </w:rPr>
        <w:t>5</w:t>
      </w:r>
      <w:r w:rsidR="00FB49DC" w:rsidRPr="006D722E">
        <w:rPr>
          <w:rFonts w:ascii="Times New Roman" w:hAnsi="Times New Roman"/>
        </w:rPr>
        <w:t>），</w:t>
      </w:r>
    </w:p>
    <w:p w14:paraId="090F7138" w14:textId="6298BBAF" w:rsidR="00FB49DC" w:rsidRPr="006D722E" w:rsidRDefault="00FB49DC" w:rsidP="00FB49DC">
      <w:pPr>
        <w:snapToGrid w:val="0"/>
        <w:spacing w:line="360" w:lineRule="auto"/>
        <w:jc w:val="center"/>
        <w:rPr>
          <w:rFonts w:ascii="Times New Roman" w:hAnsi="Times New Roman"/>
        </w:rPr>
      </w:pPr>
      <w:r w:rsidRPr="006D722E">
        <w:rPr>
          <w:rFonts w:ascii="Times New Roman" w:hAnsi="Times New Roman"/>
        </w:rPr>
        <w:t>（</w:t>
      </w:r>
      <w:r w:rsidRPr="006D722E">
        <w:rPr>
          <w:rFonts w:ascii="Times New Roman" w:hAnsi="Times New Roman"/>
        </w:rPr>
        <w:t>10</w:t>
      </w:r>
      <w:r w:rsidRPr="006D722E">
        <w:rPr>
          <w:rFonts w:ascii="Times New Roman" w:hAnsi="Times New Roman"/>
        </w:rPr>
        <w:t>，</w:t>
      </w:r>
      <w:r w:rsidRPr="006D722E">
        <w:rPr>
          <w:rFonts w:ascii="Times New Roman" w:hAnsi="Times New Roman"/>
        </w:rPr>
        <w:t>12</w:t>
      </w:r>
      <w:r w:rsidRPr="006D722E">
        <w:rPr>
          <w:rFonts w:ascii="Times New Roman" w:hAnsi="Times New Roman"/>
        </w:rPr>
        <w:t>），（</w:t>
      </w:r>
      <w:r w:rsidRPr="006D722E">
        <w:rPr>
          <w:rFonts w:ascii="Times New Roman" w:hAnsi="Times New Roman"/>
        </w:rPr>
        <w:t>11</w:t>
      </w:r>
      <w:r w:rsidRPr="006D722E">
        <w:rPr>
          <w:rFonts w:ascii="Times New Roman" w:hAnsi="Times New Roman"/>
        </w:rPr>
        <w:t>，</w:t>
      </w:r>
      <w:r w:rsidRPr="006D722E">
        <w:rPr>
          <w:rFonts w:ascii="Times New Roman" w:hAnsi="Times New Roman"/>
        </w:rPr>
        <w:t>0</w:t>
      </w:r>
      <w:r w:rsidRPr="006D722E">
        <w:rPr>
          <w:rFonts w:ascii="Times New Roman" w:hAnsi="Times New Roman"/>
        </w:rPr>
        <w:t>），（</w:t>
      </w:r>
      <w:r w:rsidRPr="006D722E">
        <w:rPr>
          <w:rFonts w:ascii="Times New Roman" w:hAnsi="Times New Roman"/>
        </w:rPr>
        <w:t>13</w:t>
      </w:r>
      <w:r w:rsidRPr="006D722E">
        <w:rPr>
          <w:rFonts w:ascii="Times New Roman" w:hAnsi="Times New Roman"/>
        </w:rPr>
        <w:t>，</w:t>
      </w:r>
      <w:r w:rsidRPr="006D722E">
        <w:rPr>
          <w:rFonts w:ascii="Times New Roman" w:hAnsi="Times New Roman"/>
        </w:rPr>
        <w:t>1</w:t>
      </w:r>
      <w:r w:rsidRPr="006D722E">
        <w:rPr>
          <w:rFonts w:ascii="Times New Roman" w:hAnsi="Times New Roman"/>
        </w:rPr>
        <w:t>），（</w:t>
      </w:r>
      <w:r w:rsidRPr="006D722E">
        <w:rPr>
          <w:rFonts w:ascii="Times New Roman" w:hAnsi="Times New Roman"/>
        </w:rPr>
        <w:t>13</w:t>
      </w:r>
      <w:r w:rsidRPr="006D722E">
        <w:rPr>
          <w:rFonts w:ascii="Times New Roman" w:hAnsi="Times New Roman"/>
        </w:rPr>
        <w:t>，</w:t>
      </w:r>
      <w:r w:rsidRPr="006D722E">
        <w:rPr>
          <w:rFonts w:ascii="Times New Roman" w:hAnsi="Times New Roman"/>
        </w:rPr>
        <w:t>16</w:t>
      </w:r>
      <w:r w:rsidRPr="006D722E">
        <w:rPr>
          <w:rFonts w:ascii="Times New Roman" w:hAnsi="Times New Roman"/>
        </w:rPr>
        <w:t>），（</w:t>
      </w:r>
      <w:r w:rsidRPr="006D722E">
        <w:rPr>
          <w:rFonts w:ascii="Times New Roman" w:hAnsi="Times New Roman"/>
        </w:rPr>
        <w:t>15</w:t>
      </w:r>
      <w:r w:rsidRPr="006D722E">
        <w:rPr>
          <w:rFonts w:ascii="Times New Roman" w:hAnsi="Times New Roman"/>
        </w:rPr>
        <w:t>，</w:t>
      </w:r>
      <w:r w:rsidRPr="006D722E">
        <w:rPr>
          <w:rFonts w:ascii="Times New Roman" w:hAnsi="Times New Roman"/>
        </w:rPr>
        <w:t>5</w:t>
      </w:r>
      <w:r w:rsidRPr="006D722E">
        <w:rPr>
          <w:rFonts w:ascii="Times New Roman" w:hAnsi="Times New Roman"/>
        </w:rPr>
        <w:t>），（</w:t>
      </w:r>
      <w:r w:rsidRPr="006D722E">
        <w:rPr>
          <w:rFonts w:ascii="Times New Roman" w:hAnsi="Times New Roman"/>
        </w:rPr>
        <w:t>15</w:t>
      </w:r>
      <w:r w:rsidRPr="006D722E">
        <w:rPr>
          <w:rFonts w:ascii="Times New Roman" w:hAnsi="Times New Roman"/>
        </w:rPr>
        <w:t>，</w:t>
      </w:r>
      <w:r w:rsidRPr="006D722E">
        <w:rPr>
          <w:rFonts w:ascii="Times New Roman" w:hAnsi="Times New Roman"/>
        </w:rPr>
        <w:t>12</w:t>
      </w:r>
      <w:r w:rsidRPr="006D722E">
        <w:rPr>
          <w:rFonts w:ascii="Times New Roman" w:hAnsi="Times New Roman"/>
        </w:rPr>
        <w:t>），（</w:t>
      </w:r>
      <w:r w:rsidRPr="006D722E">
        <w:rPr>
          <w:rFonts w:ascii="Times New Roman" w:hAnsi="Times New Roman"/>
        </w:rPr>
        <w:t>16</w:t>
      </w:r>
      <w:r w:rsidRPr="006D722E">
        <w:rPr>
          <w:rFonts w:ascii="Times New Roman" w:hAnsi="Times New Roman"/>
        </w:rPr>
        <w:t>，</w:t>
      </w:r>
      <w:r w:rsidRPr="006D722E">
        <w:rPr>
          <w:rFonts w:ascii="Times New Roman" w:hAnsi="Times New Roman"/>
        </w:rPr>
        <w:t>4</w:t>
      </w:r>
      <w:r w:rsidRPr="006D722E">
        <w:rPr>
          <w:rFonts w:ascii="Times New Roman" w:hAnsi="Times New Roman"/>
        </w:rPr>
        <w:t>），（</w:t>
      </w:r>
      <w:r w:rsidRPr="006D722E">
        <w:rPr>
          <w:rFonts w:ascii="Times New Roman" w:hAnsi="Times New Roman"/>
        </w:rPr>
        <w:t>16</w:t>
      </w:r>
      <w:r w:rsidRPr="006D722E">
        <w:rPr>
          <w:rFonts w:ascii="Times New Roman" w:hAnsi="Times New Roman"/>
        </w:rPr>
        <w:t>，</w:t>
      </w:r>
      <w:r w:rsidRPr="006D722E">
        <w:rPr>
          <w:rFonts w:ascii="Times New Roman" w:hAnsi="Times New Roman"/>
        </w:rPr>
        <w:t>13</w:t>
      </w:r>
      <w:r w:rsidRPr="006D722E">
        <w:rPr>
          <w:rFonts w:ascii="Times New Roman" w:hAnsi="Times New Roman"/>
        </w:rPr>
        <w:t>）</w:t>
      </w:r>
      <w:ins w:id="2544" w:author="zhengping jin" w:date="2024-08-11T17:04:00Z" w16du:dateUtc="2024-08-11T09:04:00Z">
        <w:r w:rsidR="001162C2">
          <w:rPr>
            <w:rFonts w:ascii="Times New Roman" w:hAnsi="Times New Roman" w:hint="eastAsia"/>
          </w:rPr>
          <w:t>.</w:t>
        </w:r>
      </w:ins>
    </w:p>
    <w:p w14:paraId="30771B01" w14:textId="77777777" w:rsidR="00FB49DC" w:rsidRPr="006D722E" w:rsidRDefault="00FB49DC" w:rsidP="00FB49DC">
      <w:pPr>
        <w:snapToGrid w:val="0"/>
        <w:spacing w:line="360" w:lineRule="auto"/>
        <w:jc w:val="center"/>
        <w:rPr>
          <w:rFonts w:ascii="Times New Roman" w:hAnsi="Times New Roman"/>
        </w:rPr>
      </w:pPr>
    </w:p>
    <w:p w14:paraId="7D3B8721" w14:textId="06DF3663" w:rsidR="00A37CE6" w:rsidRDefault="00A37CE6" w:rsidP="00A37CE6">
      <w:pPr>
        <w:widowControl/>
        <w:spacing w:beforeLines="50" w:before="156" w:afterLines="50" w:after="156"/>
        <w:jc w:val="left"/>
        <w:rPr>
          <w:rFonts w:ascii="Times New Roman" w:hAnsi="Times New Roman" w:cs="Times New Roman"/>
          <w:b/>
          <w:color w:val="FF0000"/>
          <w:sz w:val="24"/>
          <w:szCs w:val="20"/>
        </w:rPr>
      </w:pPr>
      <w:r w:rsidRPr="00A37CE6">
        <w:rPr>
          <w:rFonts w:ascii="Times New Roman" w:hAnsi="Times New Roman" w:cs="Times New Roman"/>
          <w:b/>
          <w:sz w:val="24"/>
          <w:szCs w:val="20"/>
        </w:rPr>
        <w:t xml:space="preserve">3.3.4 </w:t>
      </w:r>
      <w:r w:rsidRPr="00A37CE6">
        <w:rPr>
          <w:rFonts w:ascii="Times New Roman" w:hAnsi="Times New Roman" w:cs="Times New Roman" w:hint="eastAsia"/>
          <w:b/>
          <w:sz w:val="24"/>
          <w:szCs w:val="20"/>
        </w:rPr>
        <w:t>二次同余方程求解</w:t>
      </w:r>
      <w:del w:id="2545" w:author="zhengping jin" w:date="2024-08-11T17:20:00Z" w16du:dateUtc="2024-08-11T09:20:00Z">
        <w:r w:rsidRPr="00A37CE6" w:rsidDel="003B6DB7">
          <w:rPr>
            <w:rFonts w:ascii="Times New Roman" w:hAnsi="Times New Roman" w:cs="Times New Roman" w:hint="eastAsia"/>
            <w:b/>
            <w:color w:val="FF0000"/>
            <w:sz w:val="24"/>
            <w:szCs w:val="20"/>
          </w:rPr>
          <w:delText>（证明，见后面高次，素数</w:delText>
        </w:r>
        <w:r w:rsidRPr="00A37CE6" w:rsidDel="003B6DB7">
          <w:rPr>
            <w:rFonts w:ascii="Times New Roman" w:hAnsi="Times New Roman" w:cs="Times New Roman" w:hint="eastAsia"/>
            <w:b/>
            <w:color w:val="FF0000"/>
            <w:sz w:val="24"/>
            <w:szCs w:val="20"/>
            <w:highlight w:val="yellow"/>
          </w:rPr>
          <w:delText>幂提升</w:delText>
        </w:r>
        <w:r w:rsidRPr="00A37CE6" w:rsidDel="003B6DB7">
          <w:rPr>
            <w:rFonts w:ascii="Times New Roman" w:hAnsi="Times New Roman" w:cs="Times New Roman" w:hint="eastAsia"/>
            <w:b/>
            <w:color w:val="FF0000"/>
            <w:sz w:val="24"/>
            <w:szCs w:val="20"/>
          </w:rPr>
          <w:delText>）</w:delText>
        </w:r>
      </w:del>
    </w:p>
    <w:p w14:paraId="4BCF9A61" w14:textId="4AF441C6" w:rsidR="00223D59" w:rsidRDefault="00223D59" w:rsidP="00582328">
      <w:pPr>
        <w:snapToGrid w:val="0"/>
        <w:spacing w:line="360" w:lineRule="auto"/>
        <w:ind w:firstLineChars="200" w:firstLine="420"/>
        <w:rPr>
          <w:rFonts w:ascii="Times New Roman" w:hAnsi="Times New Roman"/>
        </w:rPr>
      </w:pPr>
      <w:r w:rsidRPr="006D722E">
        <w:rPr>
          <w:rFonts w:ascii="Times New Roman" w:hAnsi="Times New Roman"/>
        </w:rPr>
        <w:t>设</w:t>
      </w:r>
      <w:r w:rsidRPr="006D722E">
        <w:rPr>
          <w:rFonts w:ascii="Times New Roman" w:hAnsi="Times New Roman"/>
          <w:i/>
        </w:rPr>
        <w:t>p</w:t>
      </w:r>
      <w:r w:rsidRPr="006D722E">
        <w:rPr>
          <w:rFonts w:ascii="Times New Roman" w:hAnsi="Times New Roman"/>
        </w:rPr>
        <w:t>为奇素数，对任意给定的整数</w:t>
      </w:r>
      <w:r w:rsidRPr="006D722E">
        <w:rPr>
          <w:rFonts w:ascii="Times New Roman" w:hAnsi="Times New Roman"/>
          <w:i/>
        </w:rPr>
        <w:t>a</w:t>
      </w:r>
      <w:r w:rsidRPr="006D722E">
        <w:rPr>
          <w:rFonts w:ascii="Times New Roman" w:hAnsi="Times New Roman"/>
        </w:rPr>
        <w:t>，应用二次互反律</w:t>
      </w:r>
      <w:r w:rsidR="00582328">
        <w:rPr>
          <w:rFonts w:ascii="Times New Roman" w:hAnsi="Times New Roman" w:hint="eastAsia"/>
        </w:rPr>
        <w:t xml:space="preserve"> </w:t>
      </w:r>
      <w:r w:rsidR="00582328" w:rsidRPr="00582328">
        <w:rPr>
          <w:rFonts w:ascii="Times New Roman" w:hAnsi="Times New Roman" w:hint="eastAsia"/>
        </w:rPr>
        <w:t>(</w:t>
      </w:r>
      <w:r w:rsidR="00582328" w:rsidRPr="00582328">
        <w:rPr>
          <w:rFonts w:ascii="Times New Roman" w:hAnsi="Times New Roman"/>
        </w:rPr>
        <w:t>定理</w:t>
      </w:r>
      <w:r w:rsidR="00582328" w:rsidRPr="00582328">
        <w:rPr>
          <w:rFonts w:ascii="Times New Roman" w:hAnsi="Times New Roman" w:hint="eastAsia"/>
        </w:rPr>
        <w:t>3</w:t>
      </w:r>
      <w:r w:rsidR="00582328" w:rsidRPr="00582328">
        <w:rPr>
          <w:rFonts w:ascii="Times New Roman" w:hAnsi="Times New Roman"/>
        </w:rPr>
        <w:t>.3.</w:t>
      </w:r>
      <w:del w:id="2546" w:author="zhengping jin" w:date="2024-08-10T16:03:00Z" w16du:dateUtc="2024-08-10T08:03:00Z">
        <w:r w:rsidR="00582328" w:rsidRPr="00582328" w:rsidDel="00097C1C">
          <w:rPr>
            <w:rFonts w:ascii="Times New Roman" w:hAnsi="Times New Roman"/>
          </w:rPr>
          <w:delText>6</w:delText>
        </w:r>
      </w:del>
      <w:ins w:id="2547" w:author="zhengping jin" w:date="2024-08-10T16:03:00Z" w16du:dateUtc="2024-08-10T08:03:00Z">
        <w:r w:rsidR="00097C1C">
          <w:rPr>
            <w:rFonts w:ascii="Times New Roman" w:hAnsi="Times New Roman" w:hint="eastAsia"/>
          </w:rPr>
          <w:t>7</w:t>
        </w:r>
      </w:ins>
      <w:r w:rsidR="00582328" w:rsidRPr="00582328">
        <w:rPr>
          <w:rFonts w:ascii="Times New Roman" w:hAnsi="Times New Roman"/>
        </w:rPr>
        <w:t xml:space="preserve">) </w:t>
      </w:r>
      <w:r w:rsidRPr="006D722E">
        <w:rPr>
          <w:rFonts w:ascii="Times New Roman" w:hAnsi="Times New Roman"/>
        </w:rPr>
        <w:t>可以快速的判断</w:t>
      </w:r>
      <w:r w:rsidRPr="006D722E">
        <w:rPr>
          <w:rFonts w:ascii="Times New Roman" w:hAnsi="Times New Roman"/>
          <w:i/>
        </w:rPr>
        <w:t>a</w:t>
      </w:r>
      <w:r w:rsidRPr="006D722E">
        <w:rPr>
          <w:rFonts w:ascii="Times New Roman" w:hAnsi="Times New Roman"/>
        </w:rPr>
        <w:t>是否为模</w:t>
      </w:r>
      <w:r w:rsidRPr="006D722E">
        <w:rPr>
          <w:rFonts w:ascii="Times New Roman" w:hAnsi="Times New Roman"/>
          <w:i/>
        </w:rPr>
        <w:t>p</w:t>
      </w:r>
      <w:r w:rsidRPr="006D722E">
        <w:rPr>
          <w:rFonts w:ascii="Times New Roman" w:hAnsi="Times New Roman"/>
        </w:rPr>
        <w:t>平方剩余，即二次</w:t>
      </w:r>
      <w:r w:rsidR="007B33BC" w:rsidRPr="006D722E">
        <w:rPr>
          <w:rFonts w:ascii="Times New Roman" w:hAnsi="Times New Roman"/>
        </w:rPr>
        <w:t>同余方程</w:t>
      </w:r>
      <w:r w:rsidRPr="006D722E">
        <w:rPr>
          <w:rFonts w:ascii="Times New Roman" w:hAnsi="Times New Roman"/>
          <w:position w:val="-10"/>
        </w:rPr>
        <w:object w:dxaOrig="1500" w:dyaOrig="360" w14:anchorId="0920DBD4">
          <v:shape id="_x0000_i1274" type="#_x0000_t75" style="width:76.1pt;height:18.7pt" o:ole="">
            <v:imagedata r:id="rId707" o:title=""/>
          </v:shape>
          <o:OLEObject Type="Embed" ProgID="Equation.DSMT4" ShapeID="_x0000_i1274" DrawAspect="Content" ObjectID="_1790422433" r:id="rId708"/>
        </w:object>
      </w:r>
      <w:r w:rsidRPr="006D722E">
        <w:rPr>
          <w:rFonts w:ascii="Times New Roman" w:hAnsi="Times New Roman"/>
        </w:rPr>
        <w:t>是否有解，也就是说解的存在性</w:t>
      </w:r>
      <w:r w:rsidRPr="006D722E">
        <w:rPr>
          <w:rFonts w:ascii="Times New Roman" w:hAnsi="Times New Roman"/>
        </w:rPr>
        <w:t>.</w:t>
      </w:r>
      <w:r w:rsidR="008D58CC">
        <w:rPr>
          <w:rFonts w:ascii="Times New Roman" w:hAnsi="Times New Roman"/>
        </w:rPr>
        <w:t xml:space="preserve"> </w:t>
      </w:r>
      <w:r w:rsidR="008D58CC">
        <w:rPr>
          <w:rFonts w:ascii="Times New Roman" w:hAnsi="Times New Roman" w:hint="eastAsia"/>
        </w:rPr>
        <w:t>本节考虑</w:t>
      </w:r>
      <w:r w:rsidR="008D58CC" w:rsidRPr="008D58CC">
        <w:rPr>
          <w:rFonts w:ascii="Times New Roman" w:hAnsi="Times New Roman" w:hint="eastAsia"/>
        </w:rPr>
        <w:t>二次同余方程的具体求解。</w:t>
      </w:r>
    </w:p>
    <w:p w14:paraId="465CA672" w14:textId="77777777" w:rsidR="008D58CC" w:rsidRPr="006D722E" w:rsidRDefault="008D58CC" w:rsidP="00582328">
      <w:pPr>
        <w:snapToGrid w:val="0"/>
        <w:spacing w:line="360" w:lineRule="auto"/>
        <w:ind w:firstLineChars="200" w:firstLine="420"/>
        <w:rPr>
          <w:rFonts w:ascii="Times New Roman" w:hAnsi="Times New Roman"/>
        </w:rPr>
      </w:pPr>
    </w:p>
    <w:p w14:paraId="47513212" w14:textId="30617C90" w:rsidR="008D58CC" w:rsidRDefault="008D58CC" w:rsidP="008D58CC">
      <w:pPr>
        <w:snapToGrid w:val="0"/>
        <w:spacing w:line="360" w:lineRule="auto"/>
        <w:jc w:val="left"/>
        <w:rPr>
          <w:rFonts w:ascii="Times New Roman" w:hAnsi="Times New Roman"/>
          <w:b/>
        </w:rPr>
      </w:pPr>
      <w:r>
        <w:rPr>
          <w:rFonts w:ascii="Times New Roman" w:hAnsi="Times New Roman" w:hint="eastAsia"/>
          <w:b/>
        </w:rPr>
        <w:t>首先，</w:t>
      </w:r>
      <w:r w:rsidRPr="006D722E">
        <w:rPr>
          <w:rFonts w:ascii="Times New Roman" w:hAnsi="Times New Roman"/>
          <w:b/>
        </w:rPr>
        <w:t>考虑</w:t>
      </w:r>
      <w:r w:rsidRPr="008D58CC">
        <w:rPr>
          <w:rFonts w:ascii="Times New Roman" w:hAnsi="Times New Roman"/>
          <w:b/>
        </w:rPr>
        <w:t>模</w:t>
      </w:r>
      <w:r w:rsidRPr="008D58CC">
        <w:rPr>
          <w:rFonts w:ascii="Times New Roman" w:hAnsi="Times New Roman"/>
          <w:b/>
          <w:i/>
        </w:rPr>
        <w:t>p</w:t>
      </w:r>
      <w:r w:rsidRPr="008D58CC">
        <w:rPr>
          <w:rFonts w:ascii="Times New Roman" w:hAnsi="Times New Roman" w:hint="eastAsia"/>
          <w:b/>
        </w:rPr>
        <w:t>平方根</w:t>
      </w:r>
      <w:r w:rsidRPr="006D722E">
        <w:rPr>
          <w:rFonts w:ascii="Times New Roman" w:hAnsi="Times New Roman"/>
          <w:b/>
        </w:rPr>
        <w:t>.</w:t>
      </w:r>
      <w:del w:id="2548" w:author="zhengping jin" w:date="2024-08-11T17:20:00Z" w16du:dateUtc="2024-08-11T09:20:00Z">
        <w:r w:rsidRPr="006D722E" w:rsidDel="009E66A2">
          <w:rPr>
            <w:rFonts w:ascii="Times New Roman" w:hAnsi="Times New Roman"/>
            <w:b/>
          </w:rPr>
          <w:delText xml:space="preserve"> </w:delText>
        </w:r>
      </w:del>
    </w:p>
    <w:p w14:paraId="304FC2DA" w14:textId="6442B059" w:rsidR="00223D59" w:rsidRDefault="00582328" w:rsidP="008D58CC">
      <w:pPr>
        <w:snapToGrid w:val="0"/>
        <w:spacing w:line="360" w:lineRule="auto"/>
        <w:ind w:firstLineChars="200" w:firstLine="420"/>
        <w:jc w:val="left"/>
        <w:rPr>
          <w:rFonts w:ascii="Times New Roman" w:hAnsi="Times New Roman"/>
        </w:rPr>
      </w:pPr>
      <w:r>
        <w:rPr>
          <w:rFonts w:ascii="Times New Roman" w:hAnsi="Times New Roman" w:hint="eastAsia"/>
        </w:rPr>
        <w:t>在</w:t>
      </w:r>
      <w:r w:rsidR="008D58CC" w:rsidRPr="006D722E">
        <w:rPr>
          <w:rFonts w:ascii="Times New Roman" w:hAnsi="Times New Roman"/>
          <w:position w:val="-10"/>
        </w:rPr>
        <w:object w:dxaOrig="1500" w:dyaOrig="360" w14:anchorId="266B0B39">
          <v:shape id="_x0000_i1275" type="#_x0000_t75" style="width:76.1pt;height:18.7pt" o:ole="">
            <v:imagedata r:id="rId707" o:title=""/>
          </v:shape>
          <o:OLEObject Type="Embed" ProgID="Equation.DSMT4" ShapeID="_x0000_i1275" DrawAspect="Content" ObjectID="_1790422434" r:id="rId709"/>
        </w:object>
      </w:r>
      <w:r w:rsidR="00223D59" w:rsidRPr="006D722E">
        <w:rPr>
          <w:rFonts w:ascii="Times New Roman" w:hAnsi="Times New Roman"/>
        </w:rPr>
        <w:t>有解的情况下，即</w:t>
      </w:r>
      <w:r w:rsidR="00223D59" w:rsidRPr="006D722E">
        <w:rPr>
          <w:rFonts w:ascii="Times New Roman" w:hAnsi="Times New Roman"/>
          <w:i/>
        </w:rPr>
        <w:t>a</w:t>
      </w:r>
      <w:r w:rsidR="00223D59" w:rsidRPr="006D722E">
        <w:rPr>
          <w:rFonts w:ascii="Times New Roman" w:hAnsi="Times New Roman"/>
        </w:rPr>
        <w:t>满足</w:t>
      </w:r>
      <w:r w:rsidR="00223D59" w:rsidRPr="006D722E">
        <w:rPr>
          <w:rFonts w:ascii="Times New Roman" w:hAnsi="Times New Roman"/>
          <w:position w:val="-28"/>
        </w:rPr>
        <w:object w:dxaOrig="2299" w:dyaOrig="720" w14:anchorId="4C9E00BF">
          <v:shape id="_x0000_i1276" type="#_x0000_t75" style="width:113.9pt;height:36.45pt" o:ole="">
            <v:imagedata r:id="rId710" o:title=""/>
          </v:shape>
          <o:OLEObject Type="Embed" ProgID="Equation.DSMT4" ShapeID="_x0000_i1276" DrawAspect="Content" ObjectID="_1790422435" r:id="rId711"/>
        </w:object>
      </w:r>
      <w:r w:rsidR="008D58CC">
        <w:rPr>
          <w:rFonts w:ascii="Times New Roman" w:hAnsi="Times New Roman" w:hint="eastAsia"/>
        </w:rPr>
        <w:t>，求该</w:t>
      </w:r>
      <w:r w:rsidR="008D58CC" w:rsidRPr="008D58CC">
        <w:rPr>
          <w:rFonts w:ascii="Times New Roman" w:hAnsi="Times New Roman" w:hint="eastAsia"/>
        </w:rPr>
        <w:t>二次同余方程的</w:t>
      </w:r>
      <w:r w:rsidR="008D58CC">
        <w:rPr>
          <w:rFonts w:ascii="Times New Roman" w:hAnsi="Times New Roman" w:hint="eastAsia"/>
        </w:rPr>
        <w:t>解</w:t>
      </w:r>
      <w:ins w:id="2549" w:author="zhengping jin" w:date="2024-08-11T17:20:00Z" w16du:dateUtc="2024-08-11T09:20:00Z">
        <w:r w:rsidR="009E66A2">
          <w:rPr>
            <w:rFonts w:ascii="Times New Roman" w:hAnsi="Times New Roman" w:hint="eastAsia"/>
          </w:rPr>
          <w:t>.</w:t>
        </w:r>
      </w:ins>
    </w:p>
    <w:p w14:paraId="3996209A" w14:textId="77777777" w:rsidR="008D58CC" w:rsidRPr="006D722E" w:rsidRDefault="008D58CC" w:rsidP="008D58CC">
      <w:pPr>
        <w:snapToGrid w:val="0"/>
        <w:spacing w:line="360" w:lineRule="auto"/>
        <w:ind w:firstLineChars="200" w:firstLine="420"/>
        <w:jc w:val="left"/>
        <w:rPr>
          <w:rFonts w:ascii="Times New Roman" w:hAnsi="Times New Roman"/>
        </w:rPr>
      </w:pPr>
    </w:p>
    <w:p w14:paraId="655A1D60" w14:textId="2BA4E4C3" w:rsidR="00223D59" w:rsidRPr="006D722E" w:rsidRDefault="00701B9A" w:rsidP="00701B9A">
      <w:pPr>
        <w:snapToGrid w:val="0"/>
        <w:spacing w:line="360" w:lineRule="auto"/>
        <w:ind w:firstLineChars="200" w:firstLine="420"/>
        <w:rPr>
          <w:rFonts w:ascii="Times New Roman" w:hAnsi="Times New Roman"/>
        </w:rPr>
      </w:pPr>
      <w:r w:rsidRPr="00EF592E">
        <w:rPr>
          <w:rFonts w:ascii="Times New Roman" w:hAnsi="Times New Roman"/>
          <w:b/>
        </w:rPr>
        <w:t>定理</w:t>
      </w:r>
      <w:r w:rsidRPr="00EF592E">
        <w:rPr>
          <w:rFonts w:ascii="Times New Roman" w:hAnsi="Times New Roman" w:hint="eastAsia"/>
          <w:b/>
        </w:rPr>
        <w:t>3</w:t>
      </w:r>
      <w:r w:rsidRPr="00EF592E">
        <w:rPr>
          <w:rFonts w:ascii="Times New Roman" w:hAnsi="Times New Roman"/>
          <w:b/>
        </w:rPr>
        <w:t>.3.</w:t>
      </w:r>
      <w:del w:id="2550" w:author="zhengping jin" w:date="2024-08-10T16:17:00Z" w16du:dateUtc="2024-08-10T08:17:00Z">
        <w:r w:rsidRPr="00EF592E" w:rsidDel="00EF592E">
          <w:rPr>
            <w:rFonts w:ascii="Times New Roman" w:hAnsi="Times New Roman"/>
            <w:b/>
          </w:rPr>
          <w:delText xml:space="preserve">10 </w:delText>
        </w:r>
      </w:del>
      <w:ins w:id="2551" w:author="zhengping jin" w:date="2024-08-10T16:17:00Z" w16du:dateUtc="2024-08-10T08:17:00Z">
        <w:r w:rsidR="00EF592E" w:rsidRPr="00EF592E">
          <w:rPr>
            <w:rFonts w:ascii="Times New Roman" w:hAnsi="Times New Roman"/>
            <w:b/>
          </w:rPr>
          <w:t>1</w:t>
        </w:r>
      </w:ins>
      <w:ins w:id="2552" w:author="zhengping jin" w:date="2024-08-10T16:18:00Z" w16du:dateUtc="2024-08-10T08:18:00Z">
        <w:r w:rsidR="00EF592E" w:rsidRPr="00EF592E">
          <w:rPr>
            <w:rFonts w:ascii="Times New Roman" w:hAnsi="Times New Roman" w:hint="eastAsia"/>
            <w:b/>
          </w:rPr>
          <w:t>1</w:t>
        </w:r>
      </w:ins>
      <w:ins w:id="2553" w:author="zhengping jin" w:date="2024-08-10T16:17:00Z" w16du:dateUtc="2024-08-10T08:17:00Z">
        <w:r w:rsidR="00EF592E">
          <w:rPr>
            <w:rFonts w:ascii="Times New Roman" w:hAnsi="Times New Roman"/>
            <w:b/>
          </w:rPr>
          <w:t xml:space="preserve"> </w:t>
        </w:r>
      </w:ins>
      <w:r w:rsidR="00223D59" w:rsidRPr="006D722E">
        <w:rPr>
          <w:rFonts w:ascii="Times New Roman" w:hAnsi="Times New Roman" w:hint="eastAsia"/>
        </w:rPr>
        <w:t>设</w:t>
      </w:r>
      <w:r w:rsidR="00223D59" w:rsidRPr="006D722E">
        <w:rPr>
          <w:rFonts w:ascii="Times New Roman" w:hAnsi="Times New Roman"/>
          <w:i/>
        </w:rPr>
        <w:t>p</w:t>
      </w:r>
      <w:r w:rsidR="00223D59" w:rsidRPr="006D722E">
        <w:rPr>
          <w:rFonts w:ascii="Times New Roman" w:hAnsi="Times New Roman"/>
        </w:rPr>
        <w:t>是奇素数，将</w:t>
      </w:r>
      <w:r w:rsidR="00223D59" w:rsidRPr="006D722E">
        <w:rPr>
          <w:rFonts w:ascii="Times New Roman" w:hAnsi="Times New Roman"/>
          <w:i/>
        </w:rPr>
        <w:t>p</w:t>
      </w:r>
      <w:r w:rsidR="00223D59" w:rsidRPr="006D722E">
        <w:rPr>
          <w:rFonts w:ascii="Times New Roman" w:hAnsi="Times New Roman"/>
        </w:rPr>
        <w:t>-1</w:t>
      </w:r>
      <w:r w:rsidR="00223D59" w:rsidRPr="006D722E">
        <w:rPr>
          <w:rFonts w:ascii="Times New Roman" w:hAnsi="Times New Roman"/>
        </w:rPr>
        <w:t>写成形式</w:t>
      </w:r>
      <w:r w:rsidR="00223D59" w:rsidRPr="006D722E">
        <w:rPr>
          <w:rFonts w:ascii="Times New Roman" w:hAnsi="Times New Roman"/>
          <w:position w:val="-10"/>
        </w:rPr>
        <w:object w:dxaOrig="1939" w:dyaOrig="360" w14:anchorId="648F8A15">
          <v:shape id="_x0000_i1277" type="#_x0000_t75" style="width:97.05pt;height:18.7pt" o:ole="">
            <v:imagedata r:id="rId712" o:title=""/>
          </v:shape>
          <o:OLEObject Type="Embed" ProgID="Equation.DSMT4" ShapeID="_x0000_i1277" DrawAspect="Content" ObjectID="_1790422436" r:id="rId713"/>
        </w:object>
      </w:r>
      <w:r w:rsidR="00C24815">
        <w:rPr>
          <w:rFonts w:ascii="Times New Roman" w:hAnsi="Times New Roman"/>
        </w:rPr>
        <w:t xml:space="preserve">, </w:t>
      </w:r>
      <w:r w:rsidR="00223D59" w:rsidRPr="006D722E">
        <w:rPr>
          <w:rFonts w:ascii="Times New Roman" w:hAnsi="Times New Roman"/>
        </w:rPr>
        <w:t>其中</w:t>
      </w:r>
      <w:r w:rsidR="00223D59" w:rsidRPr="006D722E">
        <w:rPr>
          <w:rFonts w:ascii="Times New Roman" w:hAnsi="Times New Roman"/>
          <w:i/>
        </w:rPr>
        <w:t>s</w:t>
      </w:r>
      <w:r w:rsidR="00223D59" w:rsidRPr="006D722E">
        <w:rPr>
          <w:rFonts w:ascii="Times New Roman" w:hAnsi="Times New Roman"/>
        </w:rPr>
        <w:t>是奇数</w:t>
      </w:r>
      <w:r w:rsidR="00223D59" w:rsidRPr="006D722E">
        <w:rPr>
          <w:rFonts w:ascii="Times New Roman" w:hAnsi="Times New Roman" w:hint="eastAsia"/>
        </w:rPr>
        <w:t xml:space="preserve">. </w:t>
      </w:r>
      <w:r w:rsidR="00223D59" w:rsidRPr="006D722E">
        <w:rPr>
          <w:rFonts w:ascii="Times New Roman" w:hAnsi="Times New Roman" w:hint="eastAsia"/>
        </w:rPr>
        <w:t>设</w:t>
      </w:r>
      <w:r w:rsidR="00223D59" w:rsidRPr="006D722E">
        <w:rPr>
          <w:rFonts w:ascii="Times New Roman" w:hAnsi="Times New Roman"/>
          <w:i/>
        </w:rPr>
        <w:t>n</w:t>
      </w:r>
      <w:r w:rsidR="00223D59" w:rsidRPr="006D722E">
        <w:rPr>
          <w:rFonts w:ascii="Times New Roman" w:hAnsi="Times New Roman"/>
        </w:rPr>
        <w:t>是模</w:t>
      </w:r>
      <w:r w:rsidR="00223D59" w:rsidRPr="006D722E">
        <w:rPr>
          <w:rFonts w:ascii="Times New Roman" w:hAnsi="Times New Roman"/>
          <w:i/>
        </w:rPr>
        <w:t>p</w:t>
      </w:r>
      <w:r w:rsidR="00223D59" w:rsidRPr="006D722E">
        <w:rPr>
          <w:rFonts w:ascii="Times New Roman" w:hAnsi="Times New Roman"/>
        </w:rPr>
        <w:t>平方非剩余，</w:t>
      </w:r>
      <w:r w:rsidR="00223D59" w:rsidRPr="006D722E">
        <w:rPr>
          <w:rFonts w:ascii="Times New Roman" w:hAnsi="Times New Roman"/>
          <w:position w:val="-10"/>
        </w:rPr>
        <w:object w:dxaOrig="1460" w:dyaOrig="360" w14:anchorId="71B13AA4">
          <v:shape id="_x0000_i1278" type="#_x0000_t75" style="width:72.9pt;height:18.7pt" o:ole="">
            <v:imagedata r:id="rId714" o:title=""/>
          </v:shape>
          <o:OLEObject Type="Embed" ProgID="Equation.DSMT4" ShapeID="_x0000_i1278" DrawAspect="Content" ObjectID="_1790422437" r:id="rId715"/>
        </w:object>
      </w:r>
      <w:r w:rsidR="00223D59" w:rsidRPr="006D722E">
        <w:rPr>
          <w:rFonts w:ascii="Times New Roman" w:hAnsi="Times New Roman" w:hint="eastAsia"/>
        </w:rPr>
        <w:t>，</w:t>
      </w:r>
      <w:r w:rsidR="00223D59" w:rsidRPr="006D722E">
        <w:rPr>
          <w:rFonts w:ascii="Times New Roman" w:hAnsi="Times New Roman"/>
        </w:rPr>
        <w:t>如果</w:t>
      </w:r>
      <w:r w:rsidR="007B33BC" w:rsidRPr="006D722E">
        <w:rPr>
          <w:rFonts w:ascii="Times New Roman" w:hAnsi="Times New Roman"/>
        </w:rPr>
        <w:t>同余方程</w:t>
      </w:r>
    </w:p>
    <w:p w14:paraId="4D25DEAA" w14:textId="77777777"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1500" w:dyaOrig="360" w14:anchorId="37239ED0">
          <v:shape id="_x0000_i1279" type="#_x0000_t75" style="width:76.1pt;height:18.7pt" o:ole="">
            <v:imagedata r:id="rId707" o:title=""/>
          </v:shape>
          <o:OLEObject Type="Embed" ProgID="Equation.DSMT4" ShapeID="_x0000_i1279" DrawAspect="Content" ObjectID="_1790422438" r:id="rId716"/>
        </w:object>
      </w:r>
    </w:p>
    <w:p w14:paraId="1BEE956D" w14:textId="77777777" w:rsidR="00A02FD9" w:rsidRDefault="00223D59" w:rsidP="00701B9A">
      <w:pPr>
        <w:snapToGrid w:val="0"/>
        <w:spacing w:line="360" w:lineRule="auto"/>
        <w:jc w:val="left"/>
        <w:rPr>
          <w:ins w:id="2554" w:author="zhengping jin" w:date="2024-08-11T22:15:00Z" w16du:dateUtc="2024-08-11T14:15:00Z"/>
          <w:rFonts w:ascii="Times New Roman" w:hAnsi="Times New Roman"/>
        </w:rPr>
      </w:pPr>
      <w:r w:rsidRPr="006D722E">
        <w:rPr>
          <w:rFonts w:ascii="Times New Roman" w:hAnsi="Times New Roman" w:hint="eastAsia"/>
        </w:rPr>
        <w:t>有解，则</w:t>
      </w:r>
      <w:r w:rsidRPr="006D722E">
        <w:rPr>
          <w:rFonts w:ascii="Times New Roman" w:hAnsi="Times New Roman"/>
          <w:position w:val="-12"/>
        </w:rPr>
        <w:object w:dxaOrig="820" w:dyaOrig="380" w14:anchorId="6C906781">
          <v:shape id="_x0000_i1280" type="#_x0000_t75" style="width:41.45pt;height:19.6pt" o:ole="">
            <v:imagedata r:id="rId717" o:title=""/>
          </v:shape>
          <o:OLEObject Type="Embed" ProgID="Equation.DSMT4" ShapeID="_x0000_i1280" DrawAspect="Content" ObjectID="_1790422439" r:id="rId718"/>
        </w:object>
      </w:r>
      <w:r w:rsidRPr="006D722E">
        <w:rPr>
          <w:rFonts w:ascii="Times New Roman" w:hAnsi="Times New Roman"/>
        </w:rPr>
        <w:t>满足</w:t>
      </w:r>
      <w:r w:rsidR="007B33BC" w:rsidRPr="006D722E">
        <w:rPr>
          <w:rFonts w:ascii="Times New Roman" w:hAnsi="Times New Roman"/>
        </w:rPr>
        <w:t>同余方程</w:t>
      </w:r>
      <w:r w:rsidR="00701B9A">
        <w:rPr>
          <w:rFonts w:ascii="Times New Roman" w:hAnsi="Times New Roman" w:hint="eastAsia"/>
        </w:rPr>
        <w:t xml:space="preserve"> </w:t>
      </w:r>
      <w:r w:rsidRPr="006D722E">
        <w:rPr>
          <w:rFonts w:ascii="Times New Roman" w:hAnsi="Times New Roman"/>
          <w:position w:val="-10"/>
        </w:rPr>
        <w:object w:dxaOrig="1719" w:dyaOrig="400" w14:anchorId="7ADFA6D0">
          <v:shape id="_x0000_i1281" type="#_x0000_t75" style="width:86.6pt;height:20.5pt" o:ole="">
            <v:imagedata r:id="rId719" o:title=""/>
          </v:shape>
          <o:OLEObject Type="Embed" ProgID="Equation.DSMT4" ShapeID="_x0000_i1281" DrawAspect="Content" ObjectID="_1790422440" r:id="rId720"/>
        </w:object>
      </w:r>
      <w:r w:rsidR="00C24815">
        <w:rPr>
          <w:rFonts w:ascii="Times New Roman" w:hAnsi="Times New Roman"/>
        </w:rPr>
        <w:t xml:space="preserve">, </w:t>
      </w:r>
      <w:r w:rsidR="00C24815" w:rsidRPr="00C24815">
        <w:rPr>
          <w:rFonts w:ascii="Times New Roman" w:hAnsi="Times New Roman"/>
          <w:i/>
        </w:rPr>
        <w:t>k</w:t>
      </w:r>
      <w:r w:rsidR="00C24815">
        <w:rPr>
          <w:rFonts w:ascii="Times New Roman" w:hAnsi="Times New Roman"/>
        </w:rPr>
        <w:t xml:space="preserve">=0, 1, …, </w:t>
      </w:r>
      <w:r w:rsidR="00C24815" w:rsidRPr="00C24815">
        <w:rPr>
          <w:rFonts w:ascii="Times New Roman" w:hAnsi="Times New Roman"/>
          <w:i/>
        </w:rPr>
        <w:t>t-</w:t>
      </w:r>
      <w:r w:rsidR="00C24815">
        <w:rPr>
          <w:rFonts w:ascii="Times New Roman" w:hAnsi="Times New Roman"/>
        </w:rPr>
        <w:t>1,</w:t>
      </w:r>
      <w:ins w:id="2555" w:author="zhengping jin" w:date="2024-08-11T22:06:00Z" w16du:dateUtc="2024-08-11T14:06:00Z">
        <w:r w:rsidR="0045259E">
          <w:rPr>
            <w:rFonts w:ascii="Times New Roman" w:hAnsi="Times New Roman" w:hint="eastAsia"/>
          </w:rPr>
          <w:t xml:space="preserve"> </w:t>
        </w:r>
      </w:ins>
    </w:p>
    <w:p w14:paraId="0858001B" w14:textId="77777777" w:rsidR="00A02FD9" w:rsidRDefault="0045259E" w:rsidP="00701B9A">
      <w:pPr>
        <w:snapToGrid w:val="0"/>
        <w:spacing w:line="360" w:lineRule="auto"/>
        <w:jc w:val="left"/>
        <w:rPr>
          <w:ins w:id="2556" w:author="zhengping jin" w:date="2024-08-11T22:15:00Z" w16du:dateUtc="2024-08-11T14:15:00Z"/>
          <w:rFonts w:ascii="Times New Roman" w:hAnsi="Times New Roman"/>
        </w:rPr>
      </w:pPr>
      <w:ins w:id="2557" w:author="zhengping jin" w:date="2024-08-11T22:06:00Z" w16du:dateUtc="2024-08-11T14:06:00Z">
        <w:r>
          <w:rPr>
            <w:rFonts w:ascii="Times New Roman" w:hAnsi="Times New Roman" w:hint="eastAsia"/>
          </w:rPr>
          <w:t>这里，</w:t>
        </w:r>
      </w:ins>
      <m:oMath>
        <m:sSub>
          <m:sSubPr>
            <m:ctrlPr>
              <w:ins w:id="2558" w:author="zhengping jin" w:date="2024-08-11T22:07:00Z" w16du:dateUtc="2024-08-11T14:07:00Z">
                <w:rPr>
                  <w:rFonts w:ascii="Cambria Math" w:hAnsi="Cambria Math"/>
                  <w:i/>
                </w:rPr>
              </w:ins>
            </m:ctrlPr>
          </m:sSubPr>
          <m:e>
            <m:r>
              <w:ins w:id="2559" w:author="zhengping jin" w:date="2024-08-11T22:07:00Z" w16du:dateUtc="2024-08-11T14:07:00Z">
                <w:rPr>
                  <w:rFonts w:ascii="Cambria Math" w:hAnsi="Cambria Math" w:hint="eastAsia"/>
                </w:rPr>
                <m:t>x</m:t>
              </w:ins>
            </m:r>
          </m:e>
          <m:sub>
            <m:r>
              <w:ins w:id="2560" w:author="zhengping jin" w:date="2024-08-11T22:07:00Z" w16du:dateUtc="2024-08-11T14:07:00Z">
                <w:rPr>
                  <w:rFonts w:ascii="Cambria Math" w:hAnsi="Cambria Math"/>
                </w:rPr>
                <m:t>t-1</m:t>
              </w:ins>
            </m:r>
          </m:sub>
        </m:sSub>
        <m:r>
          <w:ins w:id="2561" w:author="zhengping jin" w:date="2024-08-11T22:07:00Z" w16du:dateUtc="2024-08-11T14:07:00Z">
            <w:rPr>
              <w:rFonts w:ascii="Cambria Math" w:hAnsi="Cambria Math"/>
            </w:rPr>
            <m:t>≔</m:t>
          </w:ins>
        </m:r>
        <m:sSup>
          <m:sSupPr>
            <m:ctrlPr>
              <w:ins w:id="2562" w:author="zhengping jin" w:date="2024-08-11T22:07:00Z" w16du:dateUtc="2024-08-11T14:07:00Z">
                <w:rPr>
                  <w:rFonts w:ascii="Cambria Math" w:hAnsi="Cambria Math"/>
                  <w:i/>
                </w:rPr>
              </w:ins>
            </m:ctrlPr>
          </m:sSupPr>
          <m:e>
            <m:r>
              <w:ins w:id="2563" w:author="zhengping jin" w:date="2024-08-11T22:07:00Z" w16du:dateUtc="2024-08-11T14:07:00Z">
                <w:rPr>
                  <w:rFonts w:ascii="Cambria Math" w:hAnsi="Cambria Math"/>
                </w:rPr>
                <m:t>a</m:t>
              </w:ins>
            </m:r>
          </m:e>
          <m:sup>
            <m:box>
              <m:boxPr>
                <m:ctrlPr>
                  <w:ins w:id="2564" w:author="zhengping jin" w:date="2024-08-11T22:07:00Z" w16du:dateUtc="2024-08-11T14:07:00Z">
                    <w:rPr>
                      <w:rFonts w:ascii="Cambria Math" w:hAnsi="Cambria Math"/>
                      <w:i/>
                    </w:rPr>
                  </w:ins>
                </m:ctrlPr>
              </m:boxPr>
              <m:e>
                <m:argPr>
                  <m:argSz m:val="-1"/>
                </m:argPr>
                <m:f>
                  <m:fPr>
                    <m:ctrlPr>
                      <w:ins w:id="2565" w:author="zhengping jin" w:date="2024-08-11T22:07:00Z" w16du:dateUtc="2024-08-11T14:07:00Z">
                        <w:rPr>
                          <w:rFonts w:ascii="Cambria Math" w:hAnsi="Cambria Math"/>
                          <w:i/>
                        </w:rPr>
                      </w:ins>
                    </m:ctrlPr>
                  </m:fPr>
                  <m:num>
                    <m:r>
                      <w:ins w:id="2566" w:author="zhengping jin" w:date="2024-08-11T22:07:00Z" w16du:dateUtc="2024-08-11T14:07:00Z">
                        <w:rPr>
                          <w:rFonts w:ascii="Cambria Math" w:hAnsi="Cambria Math"/>
                        </w:rPr>
                        <m:t>s+1</m:t>
                      </w:ins>
                    </m:r>
                  </m:num>
                  <m:den>
                    <m:r>
                      <w:ins w:id="2567" w:author="zhengping jin" w:date="2024-08-11T22:08:00Z" w16du:dateUtc="2024-08-11T14:08:00Z">
                        <w:rPr>
                          <w:rFonts w:ascii="Cambria Math" w:hAnsi="Cambria Math"/>
                        </w:rPr>
                        <m:t>2</m:t>
                      </w:ins>
                    </m:r>
                  </m:den>
                </m:f>
              </m:e>
            </m:box>
          </m:sup>
        </m:sSup>
      </m:oMath>
      <w:ins w:id="2568" w:author="zhengping jin" w:date="2024-08-11T22:05:00Z" w16du:dateUtc="2024-08-11T14:05:00Z">
        <w:r>
          <w:rPr>
            <w:rFonts w:ascii="Times New Roman" w:hAnsi="Times New Roman" w:hint="eastAsia"/>
          </w:rPr>
          <w:t xml:space="preserve"> </w:t>
        </w:r>
      </w:ins>
      <w:ins w:id="2569" w:author="zhengping jin" w:date="2024-08-11T22:08:00Z" w16du:dateUtc="2024-08-11T14:08:00Z">
        <w:r>
          <w:rPr>
            <w:rFonts w:ascii="Times New Roman" w:hAnsi="Times New Roman" w:hint="eastAsia"/>
          </w:rPr>
          <w:t xml:space="preserve">(mod </w:t>
        </w:r>
        <w:r w:rsidRPr="0045259E">
          <w:rPr>
            <w:rFonts w:ascii="Times New Roman" w:hAnsi="Times New Roman"/>
            <w:i/>
            <w:iCs/>
            <w:rPrChange w:id="2570" w:author="zhengping jin" w:date="2024-08-11T22:08:00Z" w16du:dateUtc="2024-08-11T14:08:00Z">
              <w:rPr>
                <w:rFonts w:ascii="Times New Roman" w:hAnsi="Times New Roman"/>
              </w:rPr>
            </w:rPrChange>
          </w:rPr>
          <w:t>p</w:t>
        </w:r>
        <w:r>
          <w:rPr>
            <w:rFonts w:ascii="Times New Roman" w:hAnsi="Times New Roman" w:hint="eastAsia"/>
          </w:rPr>
          <w:t xml:space="preserve">), </w:t>
        </w:r>
      </w:ins>
      <m:oMath>
        <m:sSub>
          <m:sSubPr>
            <m:ctrlPr>
              <w:ins w:id="2571" w:author="zhengping jin" w:date="2024-08-11T22:14:00Z" w16du:dateUtc="2024-08-11T14:14:00Z">
                <w:rPr>
                  <w:rFonts w:ascii="Cambria Math" w:hAnsi="Cambria Math"/>
                  <w:i/>
                </w:rPr>
              </w:ins>
            </m:ctrlPr>
          </m:sSubPr>
          <m:e>
            <m:r>
              <w:ins w:id="2572" w:author="zhengping jin" w:date="2024-08-11T22:14:00Z" w16du:dateUtc="2024-08-11T14:14:00Z">
                <w:rPr>
                  <w:rFonts w:ascii="Cambria Math" w:hAnsi="Cambria Math"/>
                </w:rPr>
                <m:t>x</m:t>
              </w:ins>
            </m:r>
          </m:e>
          <m:sub>
            <m:r>
              <w:ins w:id="2573" w:author="zhengping jin" w:date="2024-08-11T22:14:00Z" w16du:dateUtc="2024-08-11T14:14:00Z">
                <w:rPr>
                  <w:rFonts w:ascii="Cambria Math" w:hAnsi="Cambria Math"/>
                </w:rPr>
                <m:t>t-k-1</m:t>
              </w:ins>
            </m:r>
          </m:sub>
        </m:sSub>
        <m:r>
          <w:ins w:id="2574" w:author="zhengping jin" w:date="2024-08-11T22:14:00Z" w16du:dateUtc="2024-08-11T14:14:00Z">
            <w:rPr>
              <w:rFonts w:ascii="Cambria Math" w:hAnsi="Cambria Math"/>
            </w:rPr>
            <m:t>=</m:t>
          </w:ins>
        </m:r>
        <m:sSub>
          <m:sSubPr>
            <m:ctrlPr>
              <w:ins w:id="2575" w:author="zhengping jin" w:date="2024-08-11T22:14:00Z" w16du:dateUtc="2024-08-11T14:14:00Z">
                <w:rPr>
                  <w:rFonts w:ascii="Cambria Math" w:hAnsi="Cambria Math"/>
                  <w:i/>
                </w:rPr>
              </w:ins>
            </m:ctrlPr>
          </m:sSubPr>
          <m:e>
            <m:r>
              <w:ins w:id="2576" w:author="zhengping jin" w:date="2024-08-11T22:15:00Z" w16du:dateUtc="2024-08-11T14:15:00Z">
                <w:rPr>
                  <w:rFonts w:ascii="Cambria Math" w:hAnsi="Cambria Math"/>
                </w:rPr>
                <m:t>x</m:t>
              </w:ins>
            </m:r>
          </m:e>
          <m:sub>
            <m:r>
              <w:ins w:id="2577" w:author="zhengping jin" w:date="2024-08-11T22:15:00Z" w16du:dateUtc="2024-08-11T14:15:00Z">
                <w:rPr>
                  <w:rFonts w:ascii="Cambria Math" w:hAnsi="Cambria Math"/>
                </w:rPr>
                <m:t>t-k</m:t>
              </w:ins>
            </m:r>
          </m:sub>
        </m:sSub>
        <m:sSup>
          <m:sSupPr>
            <m:ctrlPr>
              <w:ins w:id="2578" w:author="zhengping jin" w:date="2024-08-11T22:06:00Z" w16du:dateUtc="2024-08-11T14:06:00Z">
                <w:rPr>
                  <w:rFonts w:ascii="Cambria Math" w:hAnsi="Cambria Math"/>
                  <w:i/>
                </w:rPr>
              </w:ins>
            </m:ctrlPr>
          </m:sSupPr>
          <m:e>
            <m:r>
              <w:ins w:id="2579" w:author="zhengping jin" w:date="2024-08-11T22:06:00Z" w16du:dateUtc="2024-08-11T14:06:00Z">
                <w:rPr>
                  <w:rFonts w:ascii="Cambria Math" w:hAnsi="Cambria Math"/>
                </w:rPr>
                <m:t>b</m:t>
              </w:ins>
            </m:r>
          </m:e>
          <m:sup>
            <m:sSub>
              <m:sSubPr>
                <m:ctrlPr>
                  <w:ins w:id="2580" w:author="zhengping jin" w:date="2024-08-11T22:06:00Z" w16du:dateUtc="2024-08-11T14:06:00Z">
                    <w:rPr>
                      <w:rFonts w:ascii="Cambria Math" w:hAnsi="Cambria Math"/>
                      <w:i/>
                    </w:rPr>
                  </w:ins>
                </m:ctrlPr>
              </m:sSubPr>
              <m:e>
                <m:r>
                  <w:ins w:id="2581" w:author="zhengping jin" w:date="2024-08-11T22:06:00Z" w16du:dateUtc="2024-08-11T14:06:00Z">
                    <w:rPr>
                      <w:rFonts w:ascii="Cambria Math" w:hAnsi="Cambria Math"/>
                    </w:rPr>
                    <m:t>j</m:t>
                  </w:ins>
                </m:r>
              </m:e>
              <m:sub>
                <m:r>
                  <w:ins w:id="2582" w:author="zhengping jin" w:date="2024-08-11T22:06:00Z" w16du:dateUtc="2024-08-11T14:06:00Z">
                    <w:rPr>
                      <w:rFonts w:ascii="Cambria Math" w:hAnsi="Cambria Math"/>
                    </w:rPr>
                    <m:t>k-1</m:t>
                  </w:ins>
                </m:r>
              </m:sub>
            </m:sSub>
            <m:sSup>
              <m:sSupPr>
                <m:ctrlPr>
                  <w:ins w:id="2583" w:author="zhengping jin" w:date="2024-08-11T22:06:00Z" w16du:dateUtc="2024-08-11T14:06:00Z">
                    <w:rPr>
                      <w:rFonts w:ascii="Cambria Math" w:hAnsi="Cambria Math"/>
                      <w:i/>
                    </w:rPr>
                  </w:ins>
                </m:ctrlPr>
              </m:sSupPr>
              <m:e>
                <m:r>
                  <w:ins w:id="2584" w:author="zhengping jin" w:date="2024-08-11T22:06:00Z" w16du:dateUtc="2024-08-11T14:06:00Z">
                    <w:rPr>
                      <w:rFonts w:ascii="Cambria Math" w:hAnsi="Cambria Math"/>
                    </w:rPr>
                    <m:t>2</m:t>
                  </w:ins>
                </m:r>
              </m:e>
              <m:sup>
                <m:r>
                  <w:ins w:id="2585" w:author="zhengping jin" w:date="2024-08-11T22:06:00Z" w16du:dateUtc="2024-08-11T14:06:00Z">
                    <w:rPr>
                      <w:rFonts w:ascii="Cambria Math" w:hAnsi="Cambria Math"/>
                    </w:rPr>
                    <m:t>k-1</m:t>
                  </w:ins>
                </m:r>
              </m:sup>
            </m:sSup>
          </m:sup>
        </m:sSup>
      </m:oMath>
      <w:ins w:id="2586" w:author="zhengping jin" w:date="2024-08-11T22:15:00Z" w16du:dateUtc="2024-08-11T14:15:00Z">
        <w:r w:rsidR="00A02FD9">
          <w:rPr>
            <w:rFonts w:ascii="Times New Roman" w:hAnsi="Times New Roman" w:hint="eastAsia"/>
          </w:rPr>
          <w:t xml:space="preserve">, </w:t>
        </w:r>
      </w:ins>
    </w:p>
    <w:p w14:paraId="5395A226" w14:textId="2057B5AF" w:rsidR="00223D59" w:rsidRDefault="00A02FD9" w:rsidP="00701B9A">
      <w:pPr>
        <w:snapToGrid w:val="0"/>
        <w:spacing w:line="360" w:lineRule="auto"/>
        <w:jc w:val="left"/>
        <w:rPr>
          <w:ins w:id="2587" w:author="zhengping jin" w:date="2024-08-11T22:22:00Z" w16du:dateUtc="2024-08-11T14:22:00Z"/>
          <w:rFonts w:ascii="Times New Roman" w:hAnsi="Times New Roman"/>
        </w:rPr>
      </w:pPr>
      <w:ins w:id="2588" w:author="zhengping jin" w:date="2024-08-11T22:15:00Z" w16du:dateUtc="2024-08-11T14:15:00Z">
        <w:r>
          <w:rPr>
            <w:rFonts w:ascii="Times New Roman" w:hAnsi="Times New Roman" w:hint="eastAsia"/>
          </w:rPr>
          <w:t>其中</w:t>
        </w:r>
      </w:ins>
      <w:ins w:id="2589" w:author="zhengping jin" w:date="2024-08-11T22:23:00Z" w16du:dateUtc="2024-08-11T14:23:00Z">
        <w:r>
          <w:rPr>
            <w:rFonts w:ascii="Times New Roman" w:hAnsi="Times New Roman" w:hint="eastAsia"/>
          </w:rPr>
          <w:t xml:space="preserve"> </w:t>
        </w:r>
      </w:ins>
      <m:oMath>
        <m:sSub>
          <m:sSubPr>
            <m:ctrlPr>
              <w:ins w:id="2590" w:author="zhengping jin" w:date="2024-08-11T22:16:00Z" w16du:dateUtc="2024-08-11T14:16:00Z">
                <w:rPr>
                  <w:rFonts w:ascii="Cambria Math" w:hAnsi="Cambria Math"/>
                  <w:i/>
                </w:rPr>
              </w:ins>
            </m:ctrlPr>
          </m:sSubPr>
          <m:e>
            <m:r>
              <w:ins w:id="2591" w:author="zhengping jin" w:date="2024-08-11T22:16:00Z" w16du:dateUtc="2024-08-11T14:16:00Z">
                <w:rPr>
                  <w:rFonts w:ascii="Cambria Math" w:hAnsi="Cambria Math" w:hint="eastAsia"/>
                </w:rPr>
                <m:t>j</m:t>
              </w:ins>
            </m:r>
          </m:e>
          <m:sub>
            <m:r>
              <w:ins w:id="2592" w:author="zhengping jin" w:date="2024-08-11T22:16:00Z" w16du:dateUtc="2024-08-11T14:16:00Z">
                <w:rPr>
                  <w:rFonts w:ascii="Cambria Math" w:hAnsi="Cambria Math"/>
                </w:rPr>
                <m:t>k-1</m:t>
              </w:ins>
            </m:r>
          </m:sub>
        </m:sSub>
        <m:r>
          <w:ins w:id="2593" w:author="zhengping jin" w:date="2024-08-11T22:16:00Z" w16du:dateUtc="2024-08-11T14:16:00Z">
            <w:rPr>
              <w:rFonts w:ascii="Cambria Math" w:hAnsi="Cambria Math"/>
            </w:rPr>
            <m:t>=</m:t>
          </w:ins>
        </m:r>
        <m:d>
          <m:dPr>
            <m:begChr m:val="{"/>
            <m:endChr m:val=""/>
            <m:ctrlPr>
              <w:ins w:id="2594" w:author="zhengping jin" w:date="2024-08-11T22:17:00Z" w16du:dateUtc="2024-08-11T14:17:00Z">
                <w:rPr>
                  <w:rFonts w:ascii="Cambria Math" w:hAnsi="Cambria Math"/>
                  <w:i/>
                </w:rPr>
              </w:ins>
            </m:ctrlPr>
          </m:dPr>
          <m:e>
            <m:eqArr>
              <m:eqArrPr>
                <m:ctrlPr>
                  <w:ins w:id="2595" w:author="zhengping jin" w:date="2024-08-11T22:17:00Z" w16du:dateUtc="2024-08-11T14:17:00Z">
                    <w:rPr>
                      <w:rFonts w:ascii="Cambria Math" w:hAnsi="Cambria Math"/>
                      <w:i/>
                    </w:rPr>
                  </w:ins>
                </m:ctrlPr>
              </m:eqArrPr>
              <m:e>
                <m:r>
                  <w:ins w:id="2596" w:author="zhengping jin" w:date="2024-08-11T22:18:00Z" w16du:dateUtc="2024-08-11T14:18:00Z">
                    <w:rPr>
                      <w:rFonts w:ascii="Cambria Math" w:hAnsi="Cambria Math"/>
                    </w:rPr>
                    <m:t xml:space="preserve">0,    </m:t>
                  </w:ins>
                </m:r>
                <m:r>
                  <w:ins w:id="2597" w:author="zhengping jin" w:date="2024-08-11T22:18:00Z" w16du:dateUtc="2024-08-11T14:18:00Z">
                    <m:rPr>
                      <m:sty m:val="p"/>
                    </m:rPr>
                    <w:rPr>
                      <w:rFonts w:ascii="Cambria Math" w:hAnsi="Cambria Math" w:hint="eastAsia"/>
                    </w:rPr>
                    <m:t>如果</m:t>
                  </w:ins>
                </m:r>
                <m:sSup>
                  <m:sSupPr>
                    <m:ctrlPr>
                      <w:ins w:id="2598" w:author="zhengping jin" w:date="2024-08-11T22:20:00Z" w16du:dateUtc="2024-08-11T14:20:00Z">
                        <w:rPr>
                          <w:rFonts w:ascii="Cambria Math" w:hAnsi="Cambria Math"/>
                          <w:iCs/>
                        </w:rPr>
                      </w:ins>
                    </m:ctrlPr>
                  </m:sSupPr>
                  <m:e>
                    <m:r>
                      <w:ins w:id="2599" w:author="zhengping jin" w:date="2024-08-11T22:20:00Z" w16du:dateUtc="2024-08-11T14:20:00Z">
                        <m:rPr>
                          <m:sty m:val="p"/>
                        </m:rPr>
                        <w:rPr>
                          <w:rFonts w:ascii="Cambria Math" w:hAnsi="Cambria Math" w:hint="eastAsia"/>
                        </w:rPr>
                        <m:t>（</m:t>
                      </w:ins>
                    </m:r>
                    <m:sSup>
                      <m:sSupPr>
                        <m:ctrlPr>
                          <w:ins w:id="2600" w:author="zhengping jin" w:date="2024-08-11T22:20:00Z" w16du:dateUtc="2024-08-11T14:20:00Z">
                            <w:rPr>
                              <w:rFonts w:ascii="Cambria Math" w:hAnsi="Cambria Math"/>
                              <w:iCs/>
                            </w:rPr>
                          </w:ins>
                        </m:ctrlPr>
                      </m:sSupPr>
                      <m:e>
                        <m:r>
                          <w:ins w:id="2601" w:author="zhengping jin" w:date="2024-08-11T22:20:00Z" w16du:dateUtc="2024-08-11T14:20:00Z">
                            <w:rPr>
                              <w:rFonts w:ascii="Cambria Math" w:hAnsi="Cambria Math" w:hint="eastAsia"/>
                            </w:rPr>
                            <m:t>a</m:t>
                          </w:ins>
                        </m:r>
                      </m:e>
                      <m:sup>
                        <m:r>
                          <w:ins w:id="2602" w:author="zhengping jin" w:date="2024-08-11T22:20:00Z" w16du:dateUtc="2024-08-11T14:20:00Z">
                            <w:rPr>
                              <w:rFonts w:ascii="Cambria Math" w:hAnsi="Cambria Math"/>
                            </w:rPr>
                            <m:t>-1</m:t>
                          </w:ins>
                        </m:r>
                      </m:sup>
                    </m:sSup>
                    <m:sSubSup>
                      <m:sSubSupPr>
                        <m:ctrlPr>
                          <w:ins w:id="2603" w:author="zhengping jin" w:date="2024-08-11T22:20:00Z" w16du:dateUtc="2024-08-11T14:20:00Z">
                            <w:rPr>
                              <w:rFonts w:ascii="Cambria Math" w:hAnsi="Cambria Math"/>
                              <w:iCs/>
                            </w:rPr>
                          </w:ins>
                        </m:ctrlPr>
                      </m:sSubSupPr>
                      <m:e>
                        <m:r>
                          <w:ins w:id="2604" w:author="zhengping jin" w:date="2024-08-11T22:20:00Z" w16du:dateUtc="2024-08-11T14:20:00Z">
                            <w:rPr>
                              <w:rFonts w:ascii="Cambria Math" w:hAnsi="Cambria Math"/>
                            </w:rPr>
                            <m:t>x</m:t>
                          </w:ins>
                        </m:r>
                      </m:e>
                      <m:sub>
                        <m:r>
                          <w:ins w:id="2605" w:author="zhengping jin" w:date="2024-08-11T22:20:00Z" w16du:dateUtc="2024-08-11T14:20:00Z">
                            <w:rPr>
                              <w:rFonts w:ascii="Cambria Math" w:hAnsi="Cambria Math"/>
                            </w:rPr>
                            <m:t>t-k</m:t>
                          </w:ins>
                        </m:r>
                      </m:sub>
                      <m:sup>
                        <m:r>
                          <w:ins w:id="2606" w:author="zhengping jin" w:date="2024-08-11T22:20:00Z" w16du:dateUtc="2024-08-11T14:20:00Z">
                            <w:rPr>
                              <w:rFonts w:ascii="Cambria Math" w:hAnsi="Cambria Math"/>
                            </w:rPr>
                            <m:t>2</m:t>
                          </w:ins>
                        </m:r>
                      </m:sup>
                    </m:sSubSup>
                    <m:r>
                      <w:ins w:id="2607" w:author="zhengping jin" w:date="2024-08-11T22:20:00Z" w16du:dateUtc="2024-08-11T14:20:00Z">
                        <m:rPr>
                          <m:sty m:val="p"/>
                        </m:rPr>
                        <w:rPr>
                          <w:rFonts w:ascii="Cambria Math" w:hAnsi="Cambria Math" w:hint="eastAsia"/>
                        </w:rPr>
                        <m:t>）</m:t>
                      </w:ins>
                    </m:r>
                  </m:e>
                  <m:sup>
                    <m:sSup>
                      <m:sSupPr>
                        <m:ctrlPr>
                          <w:ins w:id="2608" w:author="zhengping jin" w:date="2024-08-11T22:21:00Z" w16du:dateUtc="2024-08-11T14:21:00Z">
                            <w:rPr>
                              <w:rFonts w:ascii="Cambria Math" w:hAnsi="Cambria Math"/>
                              <w:i/>
                              <w:iCs/>
                            </w:rPr>
                          </w:ins>
                        </m:ctrlPr>
                      </m:sSupPr>
                      <m:e>
                        <m:r>
                          <w:ins w:id="2609" w:author="zhengping jin" w:date="2024-08-11T22:21:00Z" w16du:dateUtc="2024-08-11T14:21:00Z">
                            <w:rPr>
                              <w:rFonts w:ascii="Cambria Math" w:hAnsi="Cambria Math"/>
                            </w:rPr>
                            <m:t>2</m:t>
                          </w:ins>
                        </m:r>
                      </m:e>
                      <m:sup>
                        <m:r>
                          <w:ins w:id="2610" w:author="zhengping jin" w:date="2024-08-11T22:21:00Z" w16du:dateUtc="2024-08-11T14:21:00Z">
                            <w:rPr>
                              <w:rFonts w:ascii="Cambria Math" w:hAnsi="Cambria Math"/>
                            </w:rPr>
                            <m:t>t-k-1</m:t>
                          </w:ins>
                        </m:r>
                      </m:sup>
                    </m:sSup>
                  </m:sup>
                </m:sSup>
                <m:r>
                  <w:ins w:id="2611" w:author="zhengping jin" w:date="2024-08-11T22:21:00Z" w16du:dateUtc="2024-08-11T14:21:00Z">
                    <w:rPr>
                      <w:rFonts w:ascii="Cambria Math" w:hAnsi="Cambria Math"/>
                    </w:rPr>
                    <m:t xml:space="preserve">≡1 </m:t>
                  </w:ins>
                </m:r>
                <m:d>
                  <m:dPr>
                    <m:ctrlPr>
                      <w:ins w:id="2612" w:author="zhengping jin" w:date="2024-08-11T22:21:00Z" w16du:dateUtc="2024-08-11T14:21:00Z">
                        <w:rPr>
                          <w:rFonts w:ascii="Cambria Math" w:hAnsi="Cambria Math"/>
                          <w:i/>
                          <w:iCs/>
                        </w:rPr>
                      </w:ins>
                    </m:ctrlPr>
                  </m:dPr>
                  <m:e>
                    <m:r>
                      <w:ins w:id="2613" w:author="zhengping jin" w:date="2024-08-11T22:21:00Z" w16du:dateUtc="2024-08-11T14:21:00Z">
                        <m:rPr>
                          <m:sty m:val="p"/>
                        </m:rPr>
                        <w:rPr>
                          <w:rFonts w:ascii="Cambria Math" w:hAnsi="Cambria Math"/>
                        </w:rPr>
                        <m:t>mod</m:t>
                      </w:ins>
                    </m:r>
                    <m:r>
                      <w:ins w:id="2614" w:author="zhengping jin" w:date="2024-08-11T22:21:00Z" w16du:dateUtc="2024-08-11T14:21:00Z">
                        <w:rPr>
                          <w:rFonts w:ascii="Cambria Math" w:hAnsi="Cambria Math"/>
                        </w:rPr>
                        <m:t xml:space="preserve"> p</m:t>
                      </w:ins>
                    </m:r>
                  </m:e>
                </m:d>
                <m:r>
                  <w:ins w:id="2615" w:author="zhengping jin" w:date="2024-08-11T22:22:00Z" w16du:dateUtc="2024-08-11T14:22:00Z">
                    <w:rPr>
                      <w:rFonts w:ascii="Cambria Math" w:hAnsi="Cambria Math"/>
                    </w:rPr>
                    <m:t>;</m:t>
                  </w:ins>
                </m:r>
              </m:e>
              <m:e>
                <m:r>
                  <w:ins w:id="2616" w:author="zhengping jin" w:date="2024-08-11T22:22:00Z" w16du:dateUtc="2024-08-11T14:22:00Z">
                    <w:rPr>
                      <w:rFonts w:ascii="Cambria Math" w:hAnsi="Cambria Math"/>
                    </w:rPr>
                    <m:t xml:space="preserve">1,    </m:t>
                  </w:ins>
                </m:r>
                <m:r>
                  <w:ins w:id="2617" w:author="zhengping jin" w:date="2024-08-11T22:22:00Z" w16du:dateUtc="2024-08-11T14:22:00Z">
                    <m:rPr>
                      <m:sty m:val="p"/>
                    </m:rPr>
                    <w:rPr>
                      <w:rFonts w:ascii="Cambria Math" w:hAnsi="Cambria Math" w:hint="eastAsia"/>
                    </w:rPr>
                    <m:t>如果</m:t>
                  </w:ins>
                </m:r>
                <m:sSup>
                  <m:sSupPr>
                    <m:ctrlPr>
                      <w:ins w:id="2618" w:author="zhengping jin" w:date="2024-08-11T22:22:00Z" w16du:dateUtc="2024-08-11T14:22:00Z">
                        <w:rPr>
                          <w:rFonts w:ascii="Cambria Math" w:hAnsi="Cambria Math"/>
                          <w:iCs/>
                        </w:rPr>
                      </w:ins>
                    </m:ctrlPr>
                  </m:sSupPr>
                  <m:e>
                    <m:r>
                      <w:ins w:id="2619" w:author="zhengping jin" w:date="2024-08-11T22:22:00Z" w16du:dateUtc="2024-08-11T14:22:00Z">
                        <m:rPr>
                          <m:sty m:val="p"/>
                        </m:rPr>
                        <w:rPr>
                          <w:rFonts w:ascii="Cambria Math" w:hAnsi="Cambria Math" w:hint="eastAsia"/>
                        </w:rPr>
                        <m:t>（</m:t>
                      </w:ins>
                    </m:r>
                    <m:sSup>
                      <m:sSupPr>
                        <m:ctrlPr>
                          <w:ins w:id="2620" w:author="zhengping jin" w:date="2024-08-11T22:22:00Z" w16du:dateUtc="2024-08-11T14:22:00Z">
                            <w:rPr>
                              <w:rFonts w:ascii="Cambria Math" w:hAnsi="Cambria Math"/>
                              <w:iCs/>
                            </w:rPr>
                          </w:ins>
                        </m:ctrlPr>
                      </m:sSupPr>
                      <m:e>
                        <m:r>
                          <w:ins w:id="2621" w:author="zhengping jin" w:date="2024-08-11T22:22:00Z" w16du:dateUtc="2024-08-11T14:22:00Z">
                            <w:rPr>
                              <w:rFonts w:ascii="Cambria Math" w:hAnsi="Cambria Math" w:hint="eastAsia"/>
                            </w:rPr>
                            <m:t>a</m:t>
                          </w:ins>
                        </m:r>
                      </m:e>
                      <m:sup>
                        <m:r>
                          <w:ins w:id="2622" w:author="zhengping jin" w:date="2024-08-11T22:22:00Z" w16du:dateUtc="2024-08-11T14:22:00Z">
                            <w:rPr>
                              <w:rFonts w:ascii="Cambria Math" w:hAnsi="Cambria Math"/>
                            </w:rPr>
                            <m:t>-1</m:t>
                          </w:ins>
                        </m:r>
                      </m:sup>
                    </m:sSup>
                    <m:sSubSup>
                      <m:sSubSupPr>
                        <m:ctrlPr>
                          <w:ins w:id="2623" w:author="zhengping jin" w:date="2024-08-11T22:22:00Z" w16du:dateUtc="2024-08-11T14:22:00Z">
                            <w:rPr>
                              <w:rFonts w:ascii="Cambria Math" w:hAnsi="Cambria Math"/>
                              <w:iCs/>
                            </w:rPr>
                          </w:ins>
                        </m:ctrlPr>
                      </m:sSubSupPr>
                      <m:e>
                        <m:r>
                          <w:ins w:id="2624" w:author="zhengping jin" w:date="2024-08-11T22:22:00Z" w16du:dateUtc="2024-08-11T14:22:00Z">
                            <w:rPr>
                              <w:rFonts w:ascii="Cambria Math" w:hAnsi="Cambria Math"/>
                            </w:rPr>
                            <m:t>x</m:t>
                          </w:ins>
                        </m:r>
                      </m:e>
                      <m:sub>
                        <m:r>
                          <w:ins w:id="2625" w:author="zhengping jin" w:date="2024-08-11T22:22:00Z" w16du:dateUtc="2024-08-11T14:22:00Z">
                            <w:rPr>
                              <w:rFonts w:ascii="Cambria Math" w:hAnsi="Cambria Math"/>
                            </w:rPr>
                            <m:t>t-k</m:t>
                          </w:ins>
                        </m:r>
                      </m:sub>
                      <m:sup>
                        <m:r>
                          <w:ins w:id="2626" w:author="zhengping jin" w:date="2024-08-11T22:22:00Z" w16du:dateUtc="2024-08-11T14:22:00Z">
                            <w:rPr>
                              <w:rFonts w:ascii="Cambria Math" w:hAnsi="Cambria Math"/>
                            </w:rPr>
                            <m:t>2</m:t>
                          </w:ins>
                        </m:r>
                      </m:sup>
                    </m:sSubSup>
                    <m:r>
                      <w:ins w:id="2627" w:author="zhengping jin" w:date="2024-08-11T22:22:00Z" w16du:dateUtc="2024-08-11T14:22:00Z">
                        <m:rPr>
                          <m:sty m:val="p"/>
                        </m:rPr>
                        <w:rPr>
                          <w:rFonts w:ascii="Cambria Math" w:hAnsi="Cambria Math" w:hint="eastAsia"/>
                        </w:rPr>
                        <m:t>）</m:t>
                      </w:ins>
                    </m:r>
                  </m:e>
                  <m:sup>
                    <m:sSup>
                      <m:sSupPr>
                        <m:ctrlPr>
                          <w:ins w:id="2628" w:author="zhengping jin" w:date="2024-08-11T22:22:00Z" w16du:dateUtc="2024-08-11T14:22:00Z">
                            <w:rPr>
                              <w:rFonts w:ascii="Cambria Math" w:hAnsi="Cambria Math"/>
                              <w:i/>
                              <w:iCs/>
                            </w:rPr>
                          </w:ins>
                        </m:ctrlPr>
                      </m:sSupPr>
                      <m:e>
                        <m:r>
                          <w:ins w:id="2629" w:author="zhengping jin" w:date="2024-08-11T22:22:00Z" w16du:dateUtc="2024-08-11T14:22:00Z">
                            <w:rPr>
                              <w:rFonts w:ascii="Cambria Math" w:hAnsi="Cambria Math"/>
                            </w:rPr>
                            <m:t>2</m:t>
                          </w:ins>
                        </m:r>
                      </m:e>
                      <m:sup>
                        <m:r>
                          <w:ins w:id="2630" w:author="zhengping jin" w:date="2024-08-11T22:22:00Z" w16du:dateUtc="2024-08-11T14:22:00Z">
                            <w:rPr>
                              <w:rFonts w:ascii="Cambria Math" w:hAnsi="Cambria Math"/>
                            </w:rPr>
                            <m:t>t-k-1</m:t>
                          </w:ins>
                        </m:r>
                      </m:sup>
                    </m:sSup>
                  </m:sup>
                </m:sSup>
                <m:r>
                  <w:ins w:id="2631" w:author="zhengping jin" w:date="2024-08-11T22:22:00Z" w16du:dateUtc="2024-08-11T14:22:00Z">
                    <w:rPr>
                      <w:rFonts w:ascii="Cambria Math" w:hAnsi="Cambria Math"/>
                    </w:rPr>
                    <m:t xml:space="preserve">≡-1 </m:t>
                  </w:ins>
                </m:r>
                <m:d>
                  <m:dPr>
                    <m:ctrlPr>
                      <w:ins w:id="2632" w:author="zhengping jin" w:date="2024-08-11T22:22:00Z" w16du:dateUtc="2024-08-11T14:22:00Z">
                        <w:rPr>
                          <w:rFonts w:ascii="Cambria Math" w:hAnsi="Cambria Math"/>
                          <w:i/>
                          <w:iCs/>
                        </w:rPr>
                      </w:ins>
                    </m:ctrlPr>
                  </m:dPr>
                  <m:e>
                    <m:r>
                      <w:ins w:id="2633" w:author="zhengping jin" w:date="2024-08-11T22:22:00Z" w16du:dateUtc="2024-08-11T14:22:00Z">
                        <m:rPr>
                          <m:sty m:val="p"/>
                        </m:rPr>
                        <w:rPr>
                          <w:rFonts w:ascii="Cambria Math" w:hAnsi="Cambria Math"/>
                        </w:rPr>
                        <m:t>mod</m:t>
                      </w:ins>
                    </m:r>
                    <m:r>
                      <w:ins w:id="2634" w:author="zhengping jin" w:date="2024-08-11T22:22:00Z" w16du:dateUtc="2024-08-11T14:22:00Z">
                        <w:rPr>
                          <w:rFonts w:ascii="Cambria Math" w:hAnsi="Cambria Math"/>
                        </w:rPr>
                        <m:t xml:space="preserve"> p</m:t>
                      </w:ins>
                    </m:r>
                  </m:e>
                </m:d>
                <m:r>
                  <w:ins w:id="2635" w:author="zhengping jin" w:date="2024-08-11T22:22:00Z" w16du:dateUtc="2024-08-11T14:22:00Z">
                    <w:rPr>
                      <w:rFonts w:ascii="Cambria Math" w:hAnsi="Cambria Math"/>
                    </w:rPr>
                    <m:t>.</m:t>
                  </w:ins>
                </m:r>
              </m:e>
            </m:eqArr>
          </m:e>
        </m:d>
      </m:oMath>
    </w:p>
    <w:p w14:paraId="146C6D6D" w14:textId="17EDBAE0" w:rsidR="00A02FD9" w:rsidRPr="0045259E" w:rsidDel="00FF0F75" w:rsidRDefault="00A02FD9">
      <w:pPr>
        <w:snapToGrid w:val="0"/>
        <w:spacing w:line="360" w:lineRule="auto"/>
        <w:rPr>
          <w:del w:id="2636" w:author="zhengping jin" w:date="2024-08-11T22:23:00Z" w16du:dateUtc="2024-08-11T14:23:00Z"/>
          <w:rFonts w:ascii="Times New Roman" w:hAnsi="Times New Roman"/>
        </w:rPr>
        <w:pPrChange w:id="2637" w:author="zhengping jin" w:date="2024-08-11T22:23:00Z" w16du:dateUtc="2024-08-11T14:23:00Z">
          <w:pPr>
            <w:snapToGrid w:val="0"/>
            <w:spacing w:line="360" w:lineRule="auto"/>
            <w:jc w:val="left"/>
          </w:pPr>
        </w:pPrChange>
      </w:pPr>
      <w:ins w:id="2638" w:author="zhengping jin" w:date="2024-08-11T22:22:00Z" w16du:dateUtc="2024-08-11T14:22:00Z">
        <w:r>
          <w:rPr>
            <w:rFonts w:ascii="Times New Roman" w:hAnsi="Times New Roman" w:hint="eastAsia"/>
          </w:rPr>
          <w:t>特别地</w:t>
        </w:r>
        <w:r>
          <w:rPr>
            <w:rFonts w:ascii="Times New Roman" w:hAnsi="Times New Roman" w:hint="eastAsia"/>
          </w:rPr>
          <w:t xml:space="preserve">, </w:t>
        </w:r>
      </w:ins>
      <w:ins w:id="2639" w:author="zhengping jin" w:date="2024-08-11T22:23:00Z" w16du:dateUtc="2024-08-11T14:23:00Z">
        <w:r w:rsidR="00FF0F75" w:rsidRPr="00FF0F75">
          <w:rPr>
            <w:rFonts w:ascii="Times New Roman" w:hAnsi="Times New Roman"/>
            <w:i/>
            <w:iCs/>
            <w:rPrChange w:id="2640" w:author="zhengping jin" w:date="2024-08-11T22:23:00Z" w16du:dateUtc="2024-08-11T14:23:00Z">
              <w:rPr>
                <w:rFonts w:ascii="Times New Roman" w:hAnsi="Times New Roman"/>
              </w:rPr>
            </w:rPrChange>
          </w:rPr>
          <w:t>x</w:t>
        </w:r>
        <w:r w:rsidR="00FF0F75" w:rsidRPr="00FF0F75">
          <w:rPr>
            <w:rFonts w:ascii="Times New Roman" w:hAnsi="Times New Roman"/>
            <w:vertAlign w:val="subscript"/>
            <w:rPrChange w:id="2641" w:author="zhengping jin" w:date="2024-08-11T22:23:00Z" w16du:dateUtc="2024-08-11T14:23:00Z">
              <w:rPr>
                <w:rFonts w:ascii="Times New Roman" w:hAnsi="Times New Roman"/>
              </w:rPr>
            </w:rPrChange>
          </w:rPr>
          <w:t>0</w:t>
        </w:r>
        <w:r w:rsidR="00FF0F75">
          <w:rPr>
            <w:rFonts w:ascii="Times New Roman" w:hAnsi="Times New Roman" w:hint="eastAsia"/>
          </w:rPr>
          <w:t>是</w:t>
        </w:r>
        <w:r w:rsidR="00FF0F75" w:rsidRPr="006D722E">
          <w:rPr>
            <w:rFonts w:ascii="Times New Roman" w:hAnsi="Times New Roman"/>
          </w:rPr>
          <w:t>同余方程</w:t>
        </w:r>
      </w:ins>
      <w:ins w:id="2642" w:author="zhengping jin" w:date="2024-08-11T22:23:00Z" w16du:dateUtc="2024-08-11T14:23:00Z">
        <w:r w:rsidR="00FF0F75" w:rsidRPr="006D722E">
          <w:rPr>
            <w:rFonts w:ascii="Times New Roman" w:hAnsi="Times New Roman"/>
            <w:position w:val="-10"/>
          </w:rPr>
          <w:object w:dxaOrig="1500" w:dyaOrig="360" w14:anchorId="67068163">
            <v:shape id="_x0000_i1282" type="#_x0000_t75" style="width:76.1pt;height:18.7pt" o:ole="">
              <v:imagedata r:id="rId707" o:title=""/>
            </v:shape>
            <o:OLEObject Type="Embed" ProgID="Equation.DSMT4" ShapeID="_x0000_i1282" DrawAspect="Content" ObjectID="_1790422441" r:id="rId721"/>
          </w:object>
        </w:r>
      </w:ins>
      <w:ins w:id="2643" w:author="zhengping jin" w:date="2024-08-11T22:23:00Z" w16du:dateUtc="2024-08-11T14:23:00Z">
        <w:r w:rsidR="00FF0F75">
          <w:rPr>
            <w:rFonts w:ascii="Times New Roman" w:hAnsi="Times New Roman" w:hint="eastAsia"/>
          </w:rPr>
          <w:t>的解</w:t>
        </w:r>
        <w:r w:rsidR="00FF0F75">
          <w:rPr>
            <w:rFonts w:ascii="Times New Roman" w:hAnsi="Times New Roman" w:hint="eastAsia"/>
          </w:rPr>
          <w:t>.</w:t>
        </w:r>
      </w:ins>
    </w:p>
    <w:p w14:paraId="0C66D74D" w14:textId="243CB8D4" w:rsidR="005E274D" w:rsidRPr="005E274D" w:rsidRDefault="00223D59">
      <w:pPr>
        <w:snapToGrid w:val="0"/>
        <w:spacing w:line="360" w:lineRule="auto"/>
        <w:rPr>
          <w:ins w:id="2644" w:author="zhengping jin" w:date="2024-08-11T21:51:00Z" w16du:dateUtc="2024-08-11T13:51:00Z"/>
          <w:rFonts w:ascii="Times New Roman" w:hAnsi="Times New Roman"/>
          <w:position w:val="-12"/>
        </w:rPr>
        <w:pPrChange w:id="2645" w:author="zhengping jin" w:date="2024-08-11T22:23:00Z" w16du:dateUtc="2024-08-11T14:23:00Z">
          <w:pPr>
            <w:snapToGrid w:val="0"/>
            <w:spacing w:line="360" w:lineRule="auto"/>
            <w:ind w:firstLineChars="250" w:firstLine="525"/>
            <w:jc w:val="left"/>
            <w:textAlignment w:val="center"/>
          </w:pPr>
        </w:pPrChange>
      </w:pPr>
      <w:del w:id="2646" w:author="zhengping jin" w:date="2024-08-11T22:14:00Z" w16du:dateUtc="2024-08-11T14:14:00Z">
        <w:r w:rsidRPr="0009154E" w:rsidDel="00A02FD9">
          <w:rPr>
            <w:rFonts w:ascii="Times New Roman" w:hAnsi="Times New Roman" w:hint="eastAsia"/>
            <w:position w:val="-12"/>
            <w:rPrChange w:id="2647" w:author="zhengping jin" w:date="2024-08-11T21:50:00Z" w16du:dateUtc="2024-08-11T13:50:00Z">
              <w:rPr>
                <w:rFonts w:ascii="Times New Roman" w:hAnsi="Times New Roman" w:hint="eastAsia"/>
                <w:position w:val="-12"/>
                <w:highlight w:val="yellow"/>
              </w:rPr>
            </w:rPrChange>
          </w:rPr>
          <w:delText>这里，</w:delText>
        </w:r>
        <w:r w:rsidRPr="00982287" w:rsidDel="00A02FD9">
          <w:rPr>
            <w:rFonts w:ascii="Times New Roman" w:hAnsi="Times New Roman"/>
            <w:position w:val="-12"/>
          </w:rPr>
          <w:object w:dxaOrig="1880" w:dyaOrig="540" w14:anchorId="710F6994">
            <v:shape id="_x0000_i1283" type="#_x0000_t75" style="width:93.4pt;height:27.35pt" o:ole="">
              <v:imagedata r:id="rId722" o:title=""/>
            </v:shape>
            <o:OLEObject Type="Embed" ProgID="Equation.DSMT4" ShapeID="_x0000_i1283" DrawAspect="Content" ObjectID="_1790422442" r:id="rId723"/>
          </w:object>
        </w:r>
        <w:r w:rsidRPr="0009154E" w:rsidDel="00A02FD9">
          <w:rPr>
            <w:rFonts w:ascii="Times New Roman" w:hAnsi="Times New Roman" w:hint="eastAsia"/>
            <w:position w:val="-12"/>
            <w:rPrChange w:id="2648" w:author="zhengping jin" w:date="2024-08-11T21:50:00Z" w16du:dateUtc="2024-08-11T13:50:00Z">
              <w:rPr>
                <w:rFonts w:ascii="Times New Roman" w:hAnsi="Times New Roman" w:hint="eastAsia"/>
                <w:position w:val="-12"/>
                <w:highlight w:val="yellow"/>
              </w:rPr>
            </w:rPrChange>
          </w:rPr>
          <w:delText>，</w:delText>
        </w:r>
      </w:del>
    </w:p>
    <w:p w14:paraId="71868959" w14:textId="29163658" w:rsidR="0009154E" w:rsidRPr="0009154E" w:rsidDel="00F15F7B" w:rsidRDefault="0009154E" w:rsidP="00C24815">
      <w:pPr>
        <w:snapToGrid w:val="0"/>
        <w:spacing w:line="360" w:lineRule="auto"/>
        <w:ind w:firstLineChars="250" w:firstLine="525"/>
        <w:jc w:val="left"/>
        <w:textAlignment w:val="center"/>
        <w:rPr>
          <w:del w:id="2649" w:author="zhengping jin" w:date="2024-08-11T21:54:00Z" w16du:dateUtc="2024-08-11T13:54:00Z"/>
          <w:rFonts w:ascii="Times New Roman" w:hAnsi="Times New Roman"/>
          <w:position w:val="-12"/>
          <w:rPrChange w:id="2650" w:author="zhengping jin" w:date="2024-08-11T21:50:00Z" w16du:dateUtc="2024-08-11T13:50:00Z">
            <w:rPr>
              <w:del w:id="2651" w:author="zhengping jin" w:date="2024-08-11T21:54:00Z" w16du:dateUtc="2024-08-11T13:54:00Z"/>
              <w:rFonts w:ascii="Times New Roman" w:hAnsi="Times New Roman"/>
              <w:position w:val="-12"/>
              <w:highlight w:val="yellow"/>
            </w:rPr>
          </w:rPrChange>
        </w:rPr>
      </w:pPr>
    </w:p>
    <w:p w14:paraId="284F7FFA" w14:textId="4411FCFD" w:rsidR="00223D59" w:rsidRPr="00C24815" w:rsidDel="0009154E" w:rsidRDefault="00223D59" w:rsidP="00C24815">
      <w:pPr>
        <w:snapToGrid w:val="0"/>
        <w:spacing w:line="360" w:lineRule="auto"/>
        <w:ind w:firstLineChars="250" w:firstLine="525"/>
        <w:jc w:val="left"/>
        <w:textAlignment w:val="center"/>
        <w:rPr>
          <w:del w:id="2652" w:author="zhengping jin" w:date="2024-08-11T21:52:00Z" w16du:dateUtc="2024-08-11T13:52:00Z"/>
          <w:rFonts w:ascii="Times New Roman" w:hAnsi="Times New Roman"/>
          <w:highlight w:val="yellow"/>
        </w:rPr>
      </w:pPr>
      <w:del w:id="2653" w:author="zhengping jin" w:date="2024-08-11T21:52:00Z" w16du:dateUtc="2024-08-11T13:52:00Z">
        <w:r w:rsidRPr="00C24815" w:rsidDel="0009154E">
          <w:rPr>
            <w:rFonts w:ascii="Times New Roman" w:hAnsi="Times New Roman"/>
            <w:position w:val="-12"/>
            <w:highlight w:val="yellow"/>
          </w:rPr>
          <w:object w:dxaOrig="4260" w:dyaOrig="420" w14:anchorId="775241E2">
            <v:shape id="_x0000_i1284" type="#_x0000_t75" style="width:212.35pt;height:20.5pt" o:ole="">
              <v:imagedata r:id="rId724" o:title=""/>
            </v:shape>
            <o:OLEObject Type="Embed" ProgID="Equation.DSMT4" ShapeID="_x0000_i1284" DrawAspect="Content" ObjectID="_1790422443" r:id="rId725"/>
          </w:object>
        </w:r>
        <w:r w:rsidR="00C24815" w:rsidRPr="00C24815" w:rsidDel="0009154E">
          <w:rPr>
            <w:rFonts w:ascii="Times New Roman" w:hAnsi="Times New Roman"/>
            <w:highlight w:val="yellow"/>
          </w:rPr>
          <w:delText>.</w:delText>
        </w:r>
      </w:del>
    </w:p>
    <w:p w14:paraId="0B9BFB49" w14:textId="0D2D52DB" w:rsidR="00C24815" w:rsidRPr="006D722E" w:rsidDel="0009154E" w:rsidRDefault="00C24815" w:rsidP="00C24815">
      <w:pPr>
        <w:snapToGrid w:val="0"/>
        <w:spacing w:line="360" w:lineRule="auto"/>
        <w:ind w:firstLineChars="250" w:firstLine="525"/>
        <w:jc w:val="left"/>
        <w:textAlignment w:val="center"/>
        <w:rPr>
          <w:del w:id="2654" w:author="zhengping jin" w:date="2024-08-11T21:42:00Z" w16du:dateUtc="2024-08-11T13:42:00Z"/>
          <w:rFonts w:ascii="Times New Roman" w:hAnsi="Times New Roman"/>
        </w:rPr>
      </w:pPr>
      <w:del w:id="2655" w:author="zhengping jin" w:date="2024-08-11T21:42:00Z" w16du:dateUtc="2024-08-11T13:42:00Z">
        <w:r w:rsidRPr="00C24815" w:rsidDel="0009154E">
          <w:rPr>
            <w:rFonts w:ascii="Times New Roman" w:hAnsi="Times New Roman" w:hint="eastAsia"/>
            <w:highlight w:val="yellow"/>
          </w:rPr>
          <w:delText>小金帮忙改一下本定理</w:delText>
        </w:r>
      </w:del>
    </w:p>
    <w:p w14:paraId="0B38FA8E" w14:textId="77777777" w:rsidR="00223D59" w:rsidRPr="006D722E" w:rsidRDefault="00223D59" w:rsidP="00C24815">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hint="eastAsia"/>
        </w:rPr>
        <w:t xml:space="preserve">  </w:t>
      </w:r>
      <w:r w:rsidRPr="0009154E">
        <w:rPr>
          <w:rFonts w:ascii="Times New Roman" w:hAnsi="Times New Roman" w:hint="eastAsia"/>
          <w:bCs/>
          <w:rPrChange w:id="2656" w:author="zhengping jin" w:date="2024-08-11T21:46:00Z" w16du:dateUtc="2024-08-11T13:46:00Z">
            <w:rPr>
              <w:rFonts w:ascii="Times New Roman" w:hAnsi="Times New Roman" w:hint="eastAsia"/>
              <w:b/>
            </w:rPr>
          </w:rPrChange>
        </w:rPr>
        <w:t>对于</w:t>
      </w:r>
      <w:r w:rsidRPr="006D722E">
        <w:rPr>
          <w:rFonts w:ascii="Times New Roman" w:hAnsi="Times New Roman"/>
        </w:rPr>
        <w:t>奇素数</w:t>
      </w:r>
      <w:r w:rsidRPr="006D722E">
        <w:rPr>
          <w:rFonts w:ascii="Times New Roman" w:hAnsi="Times New Roman"/>
          <w:i/>
        </w:rPr>
        <w:t>p</w:t>
      </w:r>
      <w:r w:rsidRPr="006D722E">
        <w:rPr>
          <w:rFonts w:ascii="Times New Roman" w:hAnsi="Times New Roman"/>
        </w:rPr>
        <w:t>，将</w:t>
      </w:r>
      <w:r w:rsidRPr="006D722E">
        <w:rPr>
          <w:rFonts w:ascii="Times New Roman" w:hAnsi="Times New Roman"/>
          <w:i/>
        </w:rPr>
        <w:t>p</w:t>
      </w:r>
      <w:r w:rsidRPr="006D722E">
        <w:rPr>
          <w:rFonts w:ascii="Times New Roman" w:hAnsi="Times New Roman"/>
        </w:rPr>
        <w:t>-1</w:t>
      </w:r>
      <w:r w:rsidRPr="006D722E">
        <w:rPr>
          <w:rFonts w:ascii="Times New Roman" w:hAnsi="Times New Roman"/>
        </w:rPr>
        <w:t>写成形式</w:t>
      </w:r>
      <w:r w:rsidRPr="006D722E">
        <w:rPr>
          <w:rFonts w:ascii="Times New Roman" w:hAnsi="Times New Roman"/>
          <w:position w:val="-10"/>
        </w:rPr>
        <w:object w:dxaOrig="1939" w:dyaOrig="360" w14:anchorId="29B66354">
          <v:shape id="_x0000_i1285" type="#_x0000_t75" style="width:97.05pt;height:18.7pt" o:ole="">
            <v:imagedata r:id="rId712" o:title=""/>
          </v:shape>
          <o:OLEObject Type="Embed" ProgID="Equation.DSMT4" ShapeID="_x0000_i1285" DrawAspect="Content" ObjectID="_1790422444" r:id="rId726"/>
        </w:object>
      </w:r>
      <w:r w:rsidRPr="006D722E">
        <w:rPr>
          <w:rFonts w:ascii="Times New Roman" w:hAnsi="Times New Roman"/>
        </w:rPr>
        <w:t>其中</w:t>
      </w:r>
      <w:r w:rsidRPr="006D722E">
        <w:rPr>
          <w:rFonts w:ascii="Times New Roman" w:hAnsi="Times New Roman"/>
          <w:i/>
        </w:rPr>
        <w:t>s</w:t>
      </w:r>
      <w:r w:rsidRPr="006D722E">
        <w:rPr>
          <w:rFonts w:ascii="Times New Roman" w:hAnsi="Times New Roman"/>
        </w:rPr>
        <w:t>是奇数</w:t>
      </w:r>
      <w:r w:rsidRPr="006D722E">
        <w:rPr>
          <w:rFonts w:ascii="Times New Roman" w:hAnsi="Times New Roman"/>
        </w:rPr>
        <w:t>.</w:t>
      </w:r>
    </w:p>
    <w:p w14:paraId="23F0CDD0" w14:textId="08E263FE" w:rsidR="00223D59" w:rsidRPr="006D722E" w:rsidRDefault="00223D59" w:rsidP="00223D59">
      <w:pPr>
        <w:snapToGrid w:val="0"/>
        <w:spacing w:line="360" w:lineRule="auto"/>
        <w:ind w:firstLineChars="200" w:firstLine="420"/>
        <w:jc w:val="left"/>
        <w:rPr>
          <w:rFonts w:ascii="Times New Roman" w:hAnsi="Times New Roman"/>
        </w:rPr>
      </w:pPr>
      <w:r w:rsidRPr="006D722E">
        <w:rPr>
          <w:rFonts w:ascii="Times New Roman" w:hAnsi="Times New Roman"/>
        </w:rPr>
        <w:lastRenderedPageBreak/>
        <w:t>（</w:t>
      </w:r>
      <w:proofErr w:type="spellStart"/>
      <w:r w:rsidRPr="006D722E">
        <w:rPr>
          <w:rFonts w:ascii="Times New Roman" w:hAnsi="Times New Roman"/>
          <w:i/>
        </w:rPr>
        <w:t>i</w:t>
      </w:r>
      <w:proofErr w:type="spellEnd"/>
      <w:r w:rsidRPr="006D722E">
        <w:rPr>
          <w:rFonts w:ascii="Times New Roman" w:hAnsi="Times New Roman"/>
        </w:rPr>
        <w:t>）任意选取</w:t>
      </w:r>
      <w:ins w:id="2657" w:author="zhengping jin" w:date="2024-08-11T22:28:00Z" w16du:dateUtc="2024-08-11T14:28:00Z">
        <w:r w:rsidR="005D2F06">
          <w:rPr>
            <w:rFonts w:ascii="Times New Roman" w:hAnsi="Times New Roman" w:hint="eastAsia"/>
          </w:rPr>
          <w:t>一个模</w:t>
        </w:r>
        <w:r w:rsidR="005D2F06" w:rsidRPr="005D2F06">
          <w:rPr>
            <w:rFonts w:ascii="Times New Roman" w:hAnsi="Times New Roman"/>
            <w:i/>
            <w:iCs/>
            <w:rPrChange w:id="2658" w:author="zhengping jin" w:date="2024-08-11T22:28:00Z" w16du:dateUtc="2024-08-11T14:28:00Z">
              <w:rPr>
                <w:rFonts w:ascii="Times New Roman" w:hAnsi="Times New Roman"/>
              </w:rPr>
            </w:rPrChange>
          </w:rPr>
          <w:t>p</w:t>
        </w:r>
        <w:r w:rsidR="005D2F06">
          <w:rPr>
            <w:rFonts w:ascii="Times New Roman" w:hAnsi="Times New Roman" w:hint="eastAsia"/>
          </w:rPr>
          <w:t>平方非剩余</w:t>
        </w:r>
        <w:r w:rsidR="005D2F06" w:rsidRPr="005D2F06">
          <w:rPr>
            <w:rFonts w:ascii="Times New Roman" w:hAnsi="Times New Roman"/>
            <w:i/>
            <w:iCs/>
            <w:rPrChange w:id="2659" w:author="zhengping jin" w:date="2024-08-11T22:28:00Z" w16du:dateUtc="2024-08-11T14:28:00Z">
              <w:rPr>
                <w:rFonts w:ascii="Times New Roman" w:hAnsi="Times New Roman"/>
              </w:rPr>
            </w:rPrChange>
          </w:rPr>
          <w:t>n</w:t>
        </w:r>
        <w:r w:rsidR="005D2F06">
          <w:rPr>
            <w:rFonts w:ascii="Times New Roman" w:hAnsi="Times New Roman" w:hint="eastAsia"/>
          </w:rPr>
          <w:t xml:space="preserve">, </w:t>
        </w:r>
      </w:ins>
      <w:r w:rsidRPr="006D722E">
        <w:rPr>
          <w:rFonts w:ascii="Times New Roman" w:hAnsi="Times New Roman"/>
        </w:rPr>
        <w:t>即整数</w:t>
      </w:r>
      <w:r w:rsidRPr="006D722E">
        <w:rPr>
          <w:rFonts w:ascii="Times New Roman" w:hAnsi="Times New Roman"/>
          <w:i/>
        </w:rPr>
        <w:t>n</w:t>
      </w:r>
      <w:r w:rsidRPr="006D722E">
        <w:rPr>
          <w:rFonts w:ascii="Times New Roman" w:hAnsi="Times New Roman"/>
        </w:rPr>
        <w:t>使得</w:t>
      </w:r>
      <w:r w:rsidRPr="006D722E">
        <w:rPr>
          <w:rFonts w:ascii="Times New Roman" w:hAnsi="Times New Roman"/>
          <w:position w:val="-28"/>
        </w:rPr>
        <w:object w:dxaOrig="980" w:dyaOrig="720" w14:anchorId="550D5A77">
          <v:shape id="_x0000_i1286" type="#_x0000_t75" style="width:49.65pt;height:36.45pt" o:ole="">
            <v:imagedata r:id="rId727" o:title=""/>
          </v:shape>
          <o:OLEObject Type="Embed" ProgID="Equation.DSMT4" ShapeID="_x0000_i1286" DrawAspect="Content" ObjectID="_1790422445" r:id="rId728"/>
        </w:object>
      </w:r>
      <w:r w:rsidRPr="006D722E">
        <w:rPr>
          <w:rFonts w:ascii="Times New Roman" w:hAnsi="Times New Roman"/>
        </w:rPr>
        <w:t xml:space="preserve">. </w:t>
      </w:r>
      <w:r w:rsidRPr="006D722E">
        <w:rPr>
          <w:rFonts w:ascii="Times New Roman" w:hAnsi="Times New Roman"/>
        </w:rPr>
        <w:t>再令</w:t>
      </w:r>
      <w:r w:rsidRPr="006D722E">
        <w:rPr>
          <w:rFonts w:ascii="Times New Roman" w:hAnsi="Times New Roman"/>
          <w:position w:val="-10"/>
        </w:rPr>
        <w:object w:dxaOrig="1460" w:dyaOrig="360" w14:anchorId="7C5475F9">
          <v:shape id="_x0000_i1287" type="#_x0000_t75" style="width:72.9pt;height:18.7pt" o:ole="">
            <v:imagedata r:id="rId714" o:title=""/>
          </v:shape>
          <o:OLEObject Type="Embed" ProgID="Equation.DSMT4" ShapeID="_x0000_i1287" DrawAspect="Content" ObjectID="_1790422446" r:id="rId729"/>
        </w:object>
      </w:r>
      <w:r w:rsidRPr="006D722E">
        <w:rPr>
          <w:rFonts w:ascii="Times New Roman" w:hAnsi="Times New Roman"/>
        </w:rPr>
        <w:t xml:space="preserve">. </w:t>
      </w:r>
      <w:r w:rsidRPr="006D722E">
        <w:rPr>
          <w:rFonts w:ascii="Times New Roman" w:hAnsi="Times New Roman"/>
        </w:rPr>
        <w:t>我们有</w:t>
      </w:r>
    </w:p>
    <w:p w14:paraId="68146F30" w14:textId="272A99B6"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2600" w:dyaOrig="400" w14:anchorId="4F3EBD21">
          <v:shape id="_x0000_i1288" type="#_x0000_t75" style="width:128.95pt;height:20.5pt" o:ole="">
            <v:imagedata r:id="rId730" o:title=""/>
          </v:shape>
          <o:OLEObject Type="Embed" ProgID="Equation.DSMT4" ShapeID="_x0000_i1288" DrawAspect="Content" ObjectID="_1790422447" r:id="rId731"/>
        </w:object>
      </w:r>
      <w:ins w:id="2660" w:author="zhengping jin" w:date="2024-08-11T22:29:00Z" w16du:dateUtc="2024-08-11T14:29:00Z">
        <w:r w:rsidR="005D2F06">
          <w:rPr>
            <w:rFonts w:ascii="Times New Roman" w:hAnsi="Times New Roman" w:hint="eastAsia"/>
          </w:rPr>
          <w:t>,</w:t>
        </w:r>
      </w:ins>
    </w:p>
    <w:p w14:paraId="72FA8157" w14:textId="70822B64" w:rsidR="00223D59" w:rsidRPr="006D722E" w:rsidDel="005D2F06" w:rsidRDefault="00223D59">
      <w:pPr>
        <w:snapToGrid w:val="0"/>
        <w:spacing w:line="360" w:lineRule="auto"/>
        <w:jc w:val="left"/>
        <w:rPr>
          <w:del w:id="2661" w:author="zhengping jin" w:date="2024-08-11T22:30:00Z" w16du:dateUtc="2024-08-11T14:30:00Z"/>
          <w:rFonts w:ascii="Times New Roman" w:hAnsi="Times New Roman"/>
        </w:rPr>
        <w:pPrChange w:id="2662" w:author="zhengping jin" w:date="2024-08-11T22:29:00Z" w16du:dateUtc="2024-08-11T14:29:00Z">
          <w:pPr>
            <w:snapToGrid w:val="0"/>
            <w:spacing w:line="360" w:lineRule="auto"/>
            <w:ind w:firstLineChars="500" w:firstLine="1050"/>
            <w:jc w:val="left"/>
          </w:pPr>
        </w:pPrChange>
      </w:pPr>
      <w:r w:rsidRPr="006D722E">
        <w:rPr>
          <w:rFonts w:ascii="Times New Roman" w:hAnsi="Times New Roman"/>
        </w:rPr>
        <w:t>即</w:t>
      </w:r>
      <w:r w:rsidRPr="006D722E">
        <w:rPr>
          <w:rFonts w:ascii="Times New Roman" w:hAnsi="Times New Roman"/>
          <w:i/>
        </w:rPr>
        <w:t>b</w: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w:t>
      </w:r>
      <w:r w:rsidRPr="006D722E">
        <w:rPr>
          <w:rFonts w:ascii="Times New Roman" w:hAnsi="Times New Roman"/>
          <w:position w:val="-4"/>
        </w:rPr>
        <w:object w:dxaOrig="240" w:dyaOrig="300" w14:anchorId="34EA7594">
          <v:shape id="_x0000_i1289" type="#_x0000_t75" style="width:11.4pt;height:15.05pt" o:ole="">
            <v:imagedata r:id="rId732" o:title=""/>
          </v:shape>
          <o:OLEObject Type="Embed" ProgID="Equation.DSMT4" ShapeID="_x0000_i1289" DrawAspect="Content" ObjectID="_1790422448" r:id="rId733"/>
        </w:object>
      </w:r>
      <w:r w:rsidRPr="006D722E">
        <w:rPr>
          <w:rFonts w:ascii="Times New Roman" w:hAnsi="Times New Roman"/>
        </w:rPr>
        <w:t>次单位根，</w:t>
      </w:r>
      <w:proofErr w:type="gramStart"/>
      <w:r w:rsidRPr="006D722E">
        <w:rPr>
          <w:rFonts w:ascii="Times New Roman" w:hAnsi="Times New Roman"/>
        </w:rPr>
        <w:t>但非模</w:t>
      </w:r>
      <w:proofErr w:type="gramEnd"/>
      <w:r w:rsidRPr="006D722E">
        <w:rPr>
          <w:rFonts w:ascii="Times New Roman" w:hAnsi="Times New Roman"/>
          <w:i/>
        </w:rPr>
        <w:t>p</w:t>
      </w:r>
      <w:r w:rsidRPr="006D722E">
        <w:rPr>
          <w:rFonts w:ascii="Times New Roman" w:hAnsi="Times New Roman"/>
        </w:rPr>
        <w:t>的</w:t>
      </w:r>
      <w:r w:rsidRPr="006D722E">
        <w:rPr>
          <w:rFonts w:ascii="Times New Roman" w:hAnsi="Times New Roman"/>
          <w:position w:val="-4"/>
        </w:rPr>
        <w:object w:dxaOrig="380" w:dyaOrig="300" w14:anchorId="21AD7965">
          <v:shape id="_x0000_i1290" type="#_x0000_t75" style="width:19.6pt;height:15.05pt" o:ole="">
            <v:imagedata r:id="rId734" o:title=""/>
          </v:shape>
          <o:OLEObject Type="Embed" ProgID="Equation.DSMT4" ShapeID="_x0000_i1290" DrawAspect="Content" ObjectID="_1790422449" r:id="rId735"/>
        </w:object>
      </w:r>
      <w:r w:rsidRPr="006D722E">
        <w:rPr>
          <w:rFonts w:ascii="Times New Roman" w:hAnsi="Times New Roman"/>
        </w:rPr>
        <w:t>次单位根</w:t>
      </w:r>
      <w:r w:rsidRPr="006D722E">
        <w:rPr>
          <w:rFonts w:ascii="Times New Roman" w:hAnsi="Times New Roman"/>
        </w:rPr>
        <w:t>.</w:t>
      </w:r>
      <w:ins w:id="2663" w:author="zhengping jin" w:date="2024-08-11T22:30:00Z" w16du:dateUtc="2024-08-11T14:30:00Z">
        <w:r w:rsidR="005D2F06">
          <w:rPr>
            <w:rFonts w:ascii="Times New Roman" w:hAnsi="Times New Roman" w:hint="eastAsia"/>
          </w:rPr>
          <w:t xml:space="preserve"> </w:t>
        </w:r>
        <w:r w:rsidR="005D2F06">
          <w:rPr>
            <w:rFonts w:ascii="Times New Roman" w:hAnsi="Times New Roman" w:hint="eastAsia"/>
          </w:rPr>
          <w:t>事实上</w:t>
        </w:r>
        <w:r w:rsidR="005D2F06">
          <w:rPr>
            <w:rFonts w:ascii="Times New Roman" w:hAnsi="Times New Roman" w:hint="eastAsia"/>
          </w:rPr>
          <w:t xml:space="preserve">, </w:t>
        </w:r>
      </w:ins>
    </w:p>
    <w:p w14:paraId="3FA3541F" w14:textId="16A54A11" w:rsidR="00C24815" w:rsidDel="005D2F06" w:rsidRDefault="00223D59">
      <w:pPr>
        <w:snapToGrid w:val="0"/>
        <w:spacing w:line="360" w:lineRule="auto"/>
        <w:jc w:val="left"/>
        <w:rPr>
          <w:del w:id="2664" w:author="zhengping jin" w:date="2024-08-11T22:30:00Z" w16du:dateUtc="2024-08-11T14:30:00Z"/>
          <w:rFonts w:ascii="Times New Roman" w:hAnsi="Times New Roman"/>
        </w:rPr>
        <w:pPrChange w:id="2665" w:author="zhengping jin" w:date="2024-08-11T22:30:00Z" w16du:dateUtc="2024-08-11T14:30:00Z">
          <w:pPr>
            <w:snapToGrid w:val="0"/>
            <w:spacing w:line="360" w:lineRule="auto"/>
            <w:ind w:firstLineChars="600" w:firstLine="1260"/>
            <w:jc w:val="left"/>
          </w:pPr>
        </w:pPrChange>
      </w:pPr>
      <w:del w:id="2666" w:author="zhengping jin" w:date="2024-08-11T22:30:00Z" w16du:dateUtc="2024-08-11T14:30:00Z">
        <w:r w:rsidRPr="006D722E" w:rsidDel="005D2F06">
          <w:rPr>
            <w:rFonts w:ascii="Times New Roman" w:hAnsi="Times New Roman"/>
          </w:rPr>
          <w:delText>【因为：</w:delText>
        </w:r>
      </w:del>
      <w:r w:rsidRPr="006D722E">
        <w:rPr>
          <w:rFonts w:ascii="Times New Roman" w:hAnsi="Times New Roman"/>
          <w:position w:val="-10"/>
        </w:rPr>
        <w:object w:dxaOrig="3400" w:dyaOrig="400" w14:anchorId="1716EE3D">
          <v:shape id="_x0000_i1291" type="#_x0000_t75" style="width:169.5pt;height:20.05pt" o:ole="">
            <v:imagedata r:id="rId736" o:title=""/>
          </v:shape>
          <o:OLEObject Type="Embed" ProgID="Equation.DSMT4" ShapeID="_x0000_i1291" DrawAspect="Content" ObjectID="_1790422450" r:id="rId737"/>
        </w:object>
      </w:r>
      <w:r w:rsidRPr="006D722E">
        <w:rPr>
          <w:rFonts w:ascii="Times New Roman" w:hAnsi="Times New Roman"/>
        </w:rPr>
        <w:t>，</w:t>
      </w:r>
      <w:del w:id="2667" w:author="zhengping jin" w:date="2024-08-11T22:30:00Z" w16du:dateUtc="2024-08-11T14:30:00Z">
        <w:r w:rsidRPr="006D722E" w:rsidDel="005D2F06">
          <w:rPr>
            <w:rFonts w:ascii="Times New Roman" w:hAnsi="Times New Roman"/>
          </w:rPr>
          <w:delText xml:space="preserve"> </w:delText>
        </w:r>
      </w:del>
    </w:p>
    <w:p w14:paraId="0F40DEF2" w14:textId="3B358420" w:rsidR="00223D59" w:rsidRPr="006D722E" w:rsidRDefault="00223D59">
      <w:pPr>
        <w:snapToGrid w:val="0"/>
        <w:spacing w:line="360" w:lineRule="auto"/>
        <w:jc w:val="left"/>
        <w:rPr>
          <w:rFonts w:ascii="Times New Roman" w:hAnsi="Times New Roman"/>
        </w:rPr>
        <w:pPrChange w:id="2668" w:author="zhengping jin" w:date="2024-08-11T22:30:00Z" w16du:dateUtc="2024-08-11T14:30:00Z">
          <w:pPr>
            <w:snapToGrid w:val="0"/>
            <w:spacing w:line="360" w:lineRule="auto"/>
            <w:ind w:firstLineChars="900" w:firstLine="1890"/>
            <w:jc w:val="left"/>
          </w:pPr>
        </w:pPrChange>
      </w:pPr>
      <w:del w:id="2669" w:author="zhengping jin" w:date="2024-08-11T22:30:00Z" w16du:dateUtc="2024-08-11T14:30:00Z">
        <w:r w:rsidRPr="006D722E" w:rsidDel="005D2F06">
          <w:rPr>
            <w:rFonts w:ascii="Times New Roman" w:hAnsi="Times New Roman"/>
          </w:rPr>
          <w:delText xml:space="preserve"> </w:delText>
        </w:r>
      </w:del>
      <w:r w:rsidRPr="006D722E">
        <w:rPr>
          <w:rFonts w:ascii="Times New Roman" w:hAnsi="Times New Roman"/>
          <w:position w:val="-10"/>
        </w:rPr>
        <w:object w:dxaOrig="3159" w:dyaOrig="520" w14:anchorId="65BE45C4">
          <v:shape id="_x0000_i1292" type="#_x0000_t75" style="width:158.6pt;height:25.5pt" o:ole="">
            <v:imagedata r:id="rId738" o:title=""/>
          </v:shape>
          <o:OLEObject Type="Embed" ProgID="Equation.DSMT4" ShapeID="_x0000_i1292" DrawAspect="Content" ObjectID="_1790422451" r:id="rId739"/>
        </w:object>
      </w:r>
      <w:del w:id="2670" w:author="zhengping jin" w:date="2024-08-11T22:30:00Z" w16du:dateUtc="2024-08-11T14:30:00Z">
        <w:r w:rsidRPr="006D722E" w:rsidDel="005D2F06">
          <w:rPr>
            <w:rFonts w:ascii="Times New Roman" w:hAnsi="Times New Roman"/>
          </w:rPr>
          <w:delText>】</w:delText>
        </w:r>
      </w:del>
      <w:ins w:id="2671" w:author="zhengping jin" w:date="2024-08-11T22:30:00Z" w16du:dateUtc="2024-08-11T14:30:00Z">
        <w:r w:rsidR="005D2F06">
          <w:rPr>
            <w:rFonts w:ascii="Times New Roman" w:hAnsi="Times New Roman" w:hint="eastAsia"/>
          </w:rPr>
          <w:t>.</w:t>
        </w:r>
      </w:ins>
    </w:p>
    <w:p w14:paraId="3EC5E9A0" w14:textId="77777777" w:rsidR="00223D59" w:rsidRPr="006D722E" w:rsidRDefault="00223D59" w:rsidP="00223D59">
      <w:pPr>
        <w:snapToGrid w:val="0"/>
        <w:spacing w:line="360" w:lineRule="auto"/>
        <w:ind w:firstLineChars="200" w:firstLine="42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）计算</w:t>
      </w:r>
    </w:p>
    <w:p w14:paraId="49A06422" w14:textId="77777777"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2"/>
        </w:rPr>
        <w:object w:dxaOrig="1880" w:dyaOrig="540" w14:anchorId="4F876577">
          <v:shape id="_x0000_i1293" type="#_x0000_t75" style="width:93.4pt;height:27.35pt" o:ole="">
            <v:imagedata r:id="rId722" o:title=""/>
          </v:shape>
          <o:OLEObject Type="Embed" ProgID="Equation.DSMT4" ShapeID="_x0000_i1293" DrawAspect="Content" ObjectID="_1790422452" r:id="rId740"/>
        </w:object>
      </w:r>
    </w:p>
    <w:p w14:paraId="292E515B" w14:textId="457A474F" w:rsidR="00223D59" w:rsidRPr="006D722E" w:rsidRDefault="00223D59">
      <w:pPr>
        <w:snapToGrid w:val="0"/>
        <w:spacing w:line="360" w:lineRule="auto"/>
        <w:jc w:val="left"/>
        <w:rPr>
          <w:rFonts w:ascii="Times New Roman" w:hAnsi="Times New Roman"/>
        </w:rPr>
        <w:pPrChange w:id="2672" w:author="zhengping jin" w:date="2024-08-11T22:31:00Z" w16du:dateUtc="2024-08-11T14:31:00Z">
          <w:pPr>
            <w:snapToGrid w:val="0"/>
            <w:spacing w:line="360" w:lineRule="auto"/>
            <w:ind w:firstLineChars="500" w:firstLine="1050"/>
            <w:jc w:val="left"/>
          </w:pPr>
        </w:pPrChange>
      </w:pPr>
      <w:r w:rsidRPr="006D722E">
        <w:rPr>
          <w:rFonts w:ascii="Times New Roman" w:hAnsi="Times New Roman"/>
        </w:rPr>
        <w:t>我们有</w:t>
      </w:r>
      <w:r w:rsidRPr="006D722E">
        <w:rPr>
          <w:rFonts w:ascii="Times New Roman" w:hAnsi="Times New Roman"/>
          <w:position w:val="-12"/>
        </w:rPr>
        <w:object w:dxaOrig="660" w:dyaOrig="380" w14:anchorId="184C6A56">
          <v:shape id="_x0000_i1294" type="#_x0000_t75" style="width:32.8pt;height:19.6pt" o:ole="">
            <v:imagedata r:id="rId741" o:title=""/>
          </v:shape>
          <o:OLEObject Type="Embed" ProgID="Equation.DSMT4" ShapeID="_x0000_i1294" DrawAspect="Content" ObjectID="_1790422453" r:id="rId742"/>
        </w:object>
      </w:r>
      <w:r w:rsidRPr="006D722E">
        <w:rPr>
          <w:rFonts w:ascii="Times New Roman" w:hAnsi="Times New Roman"/>
        </w:rPr>
        <w:t>满足</w:t>
      </w:r>
      <w:r w:rsidR="007B33BC" w:rsidRPr="006D722E">
        <w:rPr>
          <w:rFonts w:ascii="Times New Roman" w:hAnsi="Times New Roman"/>
        </w:rPr>
        <w:t>同余方程</w:t>
      </w:r>
    </w:p>
    <w:p w14:paraId="70F3E433" w14:textId="417787B8"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1600" w:dyaOrig="400" w14:anchorId="4698327E">
          <v:shape id="_x0000_i1295" type="#_x0000_t75" style="width:80.65pt;height:20.5pt" o:ole="">
            <v:imagedata r:id="rId743" o:title=""/>
          </v:shape>
          <o:OLEObject Type="Embed" ProgID="Equation.DSMT4" ShapeID="_x0000_i1295" DrawAspect="Content" ObjectID="_1790422454" r:id="rId744"/>
        </w:object>
      </w:r>
      <w:ins w:id="2673" w:author="zhengping jin" w:date="2024-08-11T22:31:00Z" w16du:dateUtc="2024-08-11T14:31:00Z">
        <w:r w:rsidR="00A6470A">
          <w:rPr>
            <w:rFonts w:ascii="Times New Roman" w:hAnsi="Times New Roman" w:hint="eastAsia"/>
          </w:rPr>
          <w:t>,</w:t>
        </w:r>
      </w:ins>
    </w:p>
    <w:p w14:paraId="5786780E" w14:textId="77777777" w:rsidR="00223D59" w:rsidRPr="006D722E" w:rsidRDefault="00223D59">
      <w:pPr>
        <w:snapToGrid w:val="0"/>
        <w:spacing w:line="360" w:lineRule="auto"/>
        <w:jc w:val="left"/>
        <w:rPr>
          <w:rFonts w:ascii="Times New Roman" w:hAnsi="Times New Roman"/>
        </w:rPr>
        <w:pPrChange w:id="2674" w:author="zhengping jin" w:date="2024-08-11T22:31:00Z" w16du:dateUtc="2024-08-11T14:31:00Z">
          <w:pPr>
            <w:snapToGrid w:val="0"/>
            <w:spacing w:line="360" w:lineRule="auto"/>
            <w:ind w:firstLineChars="500" w:firstLine="1050"/>
            <w:jc w:val="left"/>
          </w:pPr>
        </w:pPrChange>
      </w:pPr>
      <w:r w:rsidRPr="006D722E">
        <w:rPr>
          <w:rFonts w:ascii="Times New Roman" w:hAnsi="Times New Roman"/>
        </w:rPr>
        <w:t>即</w:t>
      </w:r>
      <w:r w:rsidRPr="006D722E">
        <w:rPr>
          <w:rFonts w:ascii="Times New Roman" w:hAnsi="Times New Roman"/>
          <w:position w:val="-12"/>
        </w:rPr>
        <w:object w:dxaOrig="660" w:dyaOrig="380" w14:anchorId="57D5F007">
          <v:shape id="_x0000_i1296" type="#_x0000_t75" style="width:32.8pt;height:19.6pt" o:ole="">
            <v:imagedata r:id="rId741" o:title=""/>
          </v:shape>
          <o:OLEObject Type="Embed" ProgID="Equation.DSMT4" ShapeID="_x0000_i1296" DrawAspect="Content" ObjectID="_1790422455" r:id="rId745"/>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w:t>
      </w:r>
      <w:r w:rsidRPr="006D722E">
        <w:rPr>
          <w:rFonts w:ascii="Times New Roman" w:hAnsi="Times New Roman"/>
          <w:position w:val="-4"/>
        </w:rPr>
        <w:object w:dxaOrig="380" w:dyaOrig="300" w14:anchorId="456617BB">
          <v:shape id="_x0000_i1297" type="#_x0000_t75" style="width:19.6pt;height:15.05pt" o:ole="">
            <v:imagedata r:id="rId734" o:title=""/>
          </v:shape>
          <o:OLEObject Type="Embed" ProgID="Equation.DSMT4" ShapeID="_x0000_i1297" DrawAspect="Content" ObjectID="_1790422456" r:id="rId746"/>
        </w:object>
      </w:r>
      <w:r w:rsidRPr="006D722E">
        <w:rPr>
          <w:rFonts w:ascii="Times New Roman" w:hAnsi="Times New Roman"/>
        </w:rPr>
        <w:t>次单位根</w:t>
      </w:r>
      <w:r w:rsidRPr="006D722E">
        <w:rPr>
          <w:rFonts w:ascii="Times New Roman" w:hAnsi="Times New Roman"/>
        </w:rPr>
        <w:t xml:space="preserve">. </w:t>
      </w:r>
      <w:r w:rsidRPr="006D722E">
        <w:rPr>
          <w:rFonts w:ascii="Times New Roman" w:hAnsi="Times New Roman"/>
        </w:rPr>
        <w:t>事实上，</w:t>
      </w:r>
    </w:p>
    <w:p w14:paraId="5CB890EB" w14:textId="4D84439B"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30"/>
        </w:rPr>
        <w:object w:dxaOrig="4440" w:dyaOrig="720" w14:anchorId="78A93CF1">
          <v:shape id="_x0000_i1298" type="#_x0000_t75" style="width:221.45pt;height:36.45pt" o:ole="">
            <v:imagedata r:id="rId747" o:title=""/>
          </v:shape>
          <o:OLEObject Type="Embed" ProgID="Equation.DSMT4" ShapeID="_x0000_i1298" DrawAspect="Content" ObjectID="_1790422457" r:id="rId748"/>
        </w:object>
      </w:r>
      <w:ins w:id="2675" w:author="zhengping jin" w:date="2024-08-11T22:32:00Z" w16du:dateUtc="2024-08-11T14:32:00Z">
        <w:r w:rsidR="00A6470A">
          <w:rPr>
            <w:rFonts w:ascii="Times New Roman" w:hAnsi="Times New Roman" w:hint="eastAsia"/>
          </w:rPr>
          <w:t>.</w:t>
        </w:r>
      </w:ins>
    </w:p>
    <w:p w14:paraId="77812A73" w14:textId="5ACD8621" w:rsidR="00223D59" w:rsidRPr="006D722E" w:rsidRDefault="00223D59" w:rsidP="00C24815">
      <w:pPr>
        <w:snapToGrid w:val="0"/>
        <w:spacing w:line="360" w:lineRule="auto"/>
        <w:ind w:firstLineChars="200" w:firstLine="420"/>
        <w:jc w:val="left"/>
        <w:rPr>
          <w:rFonts w:ascii="Times New Roman" w:hAnsi="Times New Roman"/>
        </w:rPr>
      </w:pPr>
      <w:r w:rsidRPr="006D722E">
        <w:rPr>
          <w:rFonts w:ascii="Times New Roman" w:hAnsi="Times New Roman"/>
        </w:rPr>
        <w:t>（</w:t>
      </w:r>
      <w:r w:rsidRPr="006D722E">
        <w:rPr>
          <w:rFonts w:ascii="Times New Roman" w:hAnsi="Times New Roman"/>
          <w:i/>
        </w:rPr>
        <w:t>iii</w:t>
      </w:r>
      <w:r w:rsidRPr="006D722E">
        <w:rPr>
          <w:rFonts w:ascii="Times New Roman" w:hAnsi="Times New Roman"/>
        </w:rPr>
        <w:t>）如果</w:t>
      </w:r>
      <w:r w:rsidRPr="006D722E">
        <w:rPr>
          <w:rFonts w:ascii="Times New Roman" w:hAnsi="Times New Roman"/>
          <w:i/>
        </w:rPr>
        <w:t>t</w:t>
      </w:r>
      <w:r w:rsidRPr="006D722E">
        <w:rPr>
          <w:rFonts w:ascii="Times New Roman" w:hAnsi="Times New Roman"/>
        </w:rPr>
        <w:t>=1</w:t>
      </w:r>
      <w:r w:rsidRPr="006D722E">
        <w:rPr>
          <w:rFonts w:ascii="Times New Roman" w:hAnsi="Times New Roman"/>
        </w:rPr>
        <w:t>，则</w:t>
      </w:r>
      <w:r w:rsidRPr="006D722E">
        <w:rPr>
          <w:rFonts w:ascii="Times New Roman" w:hAnsi="Times New Roman"/>
          <w:position w:val="-12"/>
        </w:rPr>
        <w:object w:dxaOrig="2659" w:dyaOrig="540" w14:anchorId="0F93EBDB">
          <v:shape id="_x0000_i1299" type="#_x0000_t75" style="width:133.05pt;height:27.35pt" o:ole="">
            <v:imagedata r:id="rId749" o:title=""/>
          </v:shape>
          <o:OLEObject Type="Embed" ProgID="Equation.DSMT4" ShapeID="_x0000_i1299" DrawAspect="Content" ObjectID="_1790422458" r:id="rId750"/>
        </w:object>
      </w:r>
      <w:r w:rsidRPr="006D722E">
        <w:rPr>
          <w:rFonts w:ascii="Times New Roman" w:hAnsi="Times New Roman"/>
        </w:rPr>
        <w:t>满足</w:t>
      </w:r>
      <w:r w:rsidR="007B33BC" w:rsidRPr="006D722E">
        <w:rPr>
          <w:rFonts w:ascii="Times New Roman" w:hAnsi="Times New Roman"/>
        </w:rPr>
        <w:t>同余方程</w:t>
      </w:r>
      <w:ins w:id="2676" w:author="zhengping jin" w:date="2024-08-11T22:33:00Z" w16du:dateUtc="2024-08-11T14:33:00Z">
        <w:r w:rsidR="00A6470A" w:rsidRPr="006D722E">
          <w:rPr>
            <w:rFonts w:ascii="Times New Roman" w:hAnsi="Times New Roman"/>
            <w:position w:val="-10"/>
          </w:rPr>
          <w:object w:dxaOrig="1500" w:dyaOrig="360" w14:anchorId="56998699">
            <v:shape id="_x0000_i1300" type="#_x0000_t75" style="width:76.1pt;height:18.7pt" o:ole="">
              <v:imagedata r:id="rId707" o:title=""/>
            </v:shape>
            <o:OLEObject Type="Embed" ProgID="Equation.DSMT4" ShapeID="_x0000_i1300" DrawAspect="Content" ObjectID="_1790422459" r:id="rId751"/>
          </w:object>
        </w:r>
      </w:ins>
      <w:ins w:id="2677" w:author="zhengping jin" w:date="2024-08-11T22:32:00Z" w16du:dateUtc="2024-08-11T14:32:00Z">
        <w:r w:rsidR="00A6470A">
          <w:rPr>
            <w:rFonts w:ascii="Times New Roman" w:hAnsi="Times New Roman" w:hint="eastAsia"/>
          </w:rPr>
          <w:t>.</w:t>
        </w:r>
      </w:ins>
    </w:p>
    <w:p w14:paraId="314662B5" w14:textId="2E8963F3" w:rsidR="00223D59" w:rsidRPr="006D722E" w:rsidRDefault="00223D59" w:rsidP="00C24815">
      <w:pPr>
        <w:snapToGrid w:val="0"/>
        <w:spacing w:line="360" w:lineRule="auto"/>
        <w:ind w:firstLineChars="500" w:firstLine="1050"/>
        <w:rPr>
          <w:rFonts w:ascii="Times New Roman" w:hAnsi="Times New Roman"/>
        </w:rPr>
      </w:pPr>
      <w:r w:rsidRPr="006D722E">
        <w:rPr>
          <w:rFonts w:ascii="Times New Roman" w:hAnsi="Times New Roman"/>
        </w:rPr>
        <w:t>如果</w:t>
      </w:r>
      <w:r w:rsidRPr="006D722E">
        <w:rPr>
          <w:rFonts w:ascii="Times New Roman" w:hAnsi="Times New Roman"/>
          <w:position w:val="-6"/>
        </w:rPr>
        <w:object w:dxaOrig="499" w:dyaOrig="279" w14:anchorId="38CBDF3D">
          <v:shape id="_x0000_i1301" type="#_x0000_t75" style="width:25.05pt;height:14.6pt" o:ole="">
            <v:imagedata r:id="rId752" o:title=""/>
          </v:shape>
          <o:OLEObject Type="Embed" ProgID="Equation.DSMT4" ShapeID="_x0000_i1301" DrawAspect="Content" ObjectID="_1790422460" r:id="rId753"/>
        </w:object>
      </w:r>
      <w:r w:rsidRPr="006D722E">
        <w:rPr>
          <w:rFonts w:ascii="Times New Roman" w:hAnsi="Times New Roman"/>
        </w:rPr>
        <w:t>，我们要寻找整数</w:t>
      </w:r>
      <w:r w:rsidRPr="006D722E">
        <w:rPr>
          <w:rFonts w:ascii="Times New Roman" w:hAnsi="Times New Roman"/>
          <w:position w:val="-12"/>
        </w:rPr>
        <w:object w:dxaOrig="400" w:dyaOrig="360" w14:anchorId="00400739">
          <v:shape id="_x0000_i1302" type="#_x0000_t75" style="width:20.5pt;height:18.7pt" o:ole="">
            <v:imagedata r:id="rId754" o:title=""/>
          </v:shape>
          <o:OLEObject Type="Embed" ProgID="Equation.DSMT4" ShapeID="_x0000_i1302" DrawAspect="Content" ObjectID="_1790422461" r:id="rId755"/>
        </w:object>
      </w:r>
      <w:del w:id="2678" w:author="zhengping jin" w:date="2024-08-11T22:33:00Z" w16du:dateUtc="2024-08-11T14:33:00Z">
        <w:r w:rsidRPr="006D722E" w:rsidDel="00E556CD">
          <w:rPr>
            <w:rFonts w:ascii="Times New Roman" w:hAnsi="Times New Roman"/>
            <w:position w:val="-12"/>
          </w:rPr>
          <w:delText xml:space="preserve">  </w:delText>
        </w:r>
      </w:del>
      <w:r w:rsidRPr="006D722E">
        <w:rPr>
          <w:rFonts w:ascii="Times New Roman" w:hAnsi="Times New Roman"/>
        </w:rPr>
        <w:t>使得</w:t>
      </w:r>
      <w:r w:rsidRPr="006D722E">
        <w:rPr>
          <w:rFonts w:ascii="Times New Roman" w:hAnsi="Times New Roman"/>
          <w:position w:val="-12"/>
        </w:rPr>
        <w:object w:dxaOrig="680" w:dyaOrig="380" w14:anchorId="3361C3F0">
          <v:shape id="_x0000_i1303" type="#_x0000_t75" style="width:34.65pt;height:19.6pt" o:ole="">
            <v:imagedata r:id="rId756" o:title=""/>
          </v:shape>
          <o:OLEObject Type="Embed" ProgID="Equation.DSMT4" ShapeID="_x0000_i1303" DrawAspect="Content" ObjectID="_1790422462" r:id="rId757"/>
        </w:object>
      </w:r>
      <w:r w:rsidRPr="006D722E">
        <w:rPr>
          <w:rFonts w:ascii="Times New Roman" w:hAnsi="Times New Roman"/>
        </w:rPr>
        <w:t>满足</w:t>
      </w:r>
      <w:r w:rsidR="007B33BC" w:rsidRPr="006D722E">
        <w:rPr>
          <w:rFonts w:ascii="Times New Roman" w:hAnsi="Times New Roman"/>
        </w:rPr>
        <w:t>同余方程</w:t>
      </w:r>
    </w:p>
    <w:p w14:paraId="74458701" w14:textId="1D2EB972"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1620" w:dyaOrig="400" w14:anchorId="48A6AACD">
          <v:shape id="_x0000_i1304" type="#_x0000_t75" style="width:81.1pt;height:20.5pt" o:ole="">
            <v:imagedata r:id="rId758" o:title=""/>
          </v:shape>
          <o:OLEObject Type="Embed" ProgID="Equation.DSMT4" ShapeID="_x0000_i1304" DrawAspect="Content" ObjectID="_1790422463" r:id="rId759"/>
        </w:object>
      </w:r>
      <w:ins w:id="2679" w:author="zhengping jin" w:date="2024-08-11T22:33:00Z" w16du:dateUtc="2024-08-11T14:33:00Z">
        <w:r w:rsidR="00E556CD">
          <w:rPr>
            <w:rFonts w:ascii="Times New Roman" w:hAnsi="Times New Roman" w:hint="eastAsia"/>
          </w:rPr>
          <w:t>,</w:t>
        </w:r>
      </w:ins>
    </w:p>
    <w:p w14:paraId="2A59159E" w14:textId="77777777" w:rsidR="00223D59" w:rsidRPr="006D722E" w:rsidRDefault="00223D59">
      <w:pPr>
        <w:snapToGrid w:val="0"/>
        <w:spacing w:line="360" w:lineRule="auto"/>
        <w:jc w:val="left"/>
        <w:rPr>
          <w:rFonts w:ascii="Times New Roman" w:hAnsi="Times New Roman"/>
        </w:rPr>
        <w:pPrChange w:id="2680" w:author="zhengping jin" w:date="2024-08-11T22:33:00Z" w16du:dateUtc="2024-08-11T14:33:00Z">
          <w:pPr>
            <w:snapToGrid w:val="0"/>
            <w:spacing w:line="360" w:lineRule="auto"/>
            <w:ind w:firstLineChars="500" w:firstLine="1050"/>
            <w:jc w:val="left"/>
          </w:pPr>
        </w:pPrChange>
      </w:pPr>
      <w:r w:rsidRPr="006D722E">
        <w:rPr>
          <w:rFonts w:ascii="Times New Roman" w:hAnsi="Times New Roman"/>
        </w:rPr>
        <w:t>即</w:t>
      </w:r>
      <w:r w:rsidRPr="006D722E">
        <w:rPr>
          <w:rFonts w:ascii="Times New Roman" w:hAnsi="Times New Roman"/>
          <w:position w:val="-12"/>
        </w:rPr>
        <w:object w:dxaOrig="680" w:dyaOrig="380" w14:anchorId="3CF34FD1">
          <v:shape id="_x0000_i1305" type="#_x0000_t75" style="width:34.65pt;height:19.6pt" o:ole="">
            <v:imagedata r:id="rId760" o:title=""/>
          </v:shape>
          <o:OLEObject Type="Embed" ProgID="Equation.DSMT4" ShapeID="_x0000_i1305" DrawAspect="Content" ObjectID="_1790422464" r:id="rId761"/>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w:t>
      </w:r>
      <w:r w:rsidRPr="006D722E">
        <w:rPr>
          <w:rFonts w:ascii="Times New Roman" w:hAnsi="Times New Roman"/>
          <w:position w:val="-4"/>
        </w:rPr>
        <w:object w:dxaOrig="400" w:dyaOrig="300" w14:anchorId="5D49DA7E">
          <v:shape id="_x0000_i1306" type="#_x0000_t75" style="width:20.5pt;height:15.05pt" o:ole="">
            <v:imagedata r:id="rId762" o:title=""/>
          </v:shape>
          <o:OLEObject Type="Embed" ProgID="Equation.DSMT4" ShapeID="_x0000_i1306" DrawAspect="Content" ObjectID="_1790422465" r:id="rId763"/>
        </w:object>
      </w:r>
      <w:r w:rsidRPr="006D722E">
        <w:rPr>
          <w:rFonts w:ascii="Times New Roman" w:hAnsi="Times New Roman"/>
        </w:rPr>
        <w:t>次单位根</w:t>
      </w:r>
      <w:r w:rsidRPr="006D722E">
        <w:rPr>
          <w:rFonts w:ascii="Times New Roman" w:hAnsi="Times New Roman"/>
        </w:rPr>
        <w:t>.</w:t>
      </w:r>
    </w:p>
    <w:p w14:paraId="369F29BD" w14:textId="77777777" w:rsidR="00223D59" w:rsidRPr="006D722E" w:rsidRDefault="00223D59" w:rsidP="00223D59">
      <w:pPr>
        <w:snapToGrid w:val="0"/>
        <w:spacing w:line="360" w:lineRule="auto"/>
        <w:jc w:val="left"/>
        <w:rPr>
          <w:rFonts w:ascii="Times New Roman" w:hAnsi="Times New Roman"/>
        </w:rPr>
      </w:pPr>
      <w:r w:rsidRPr="006D722E">
        <w:rPr>
          <w:rFonts w:ascii="Times New Roman" w:hAnsi="Times New Roman"/>
        </w:rPr>
        <w:t xml:space="preserve">    </w:t>
      </w:r>
      <w:r w:rsidRPr="006D722E">
        <w:rPr>
          <w:rFonts w:ascii="Times New Roman" w:hAnsi="Times New Roman"/>
        </w:rPr>
        <w:t>（</w:t>
      </w:r>
      <w:r w:rsidRPr="006D722E">
        <w:rPr>
          <w:rFonts w:ascii="Times New Roman" w:hAnsi="Times New Roman"/>
          <w:i/>
        </w:rPr>
        <w:t>a</w:t>
      </w:r>
      <w:r w:rsidRPr="006D722E">
        <w:rPr>
          <w:rFonts w:ascii="Times New Roman" w:hAnsi="Times New Roman"/>
        </w:rPr>
        <w:t>）如果</w:t>
      </w:r>
    </w:p>
    <w:p w14:paraId="1310FB40" w14:textId="557632B3"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2"/>
        </w:rPr>
        <w:object w:dxaOrig="2240" w:dyaOrig="420" w14:anchorId="754FFE3E">
          <v:shape id="_x0000_i1307" type="#_x0000_t75" style="width:112.1pt;height:20.5pt" o:ole="">
            <v:imagedata r:id="rId764" o:title=""/>
          </v:shape>
          <o:OLEObject Type="Embed" ProgID="Equation.DSMT4" ShapeID="_x0000_i1307" DrawAspect="Content" ObjectID="_1790422466" r:id="rId765"/>
        </w:object>
      </w:r>
      <w:ins w:id="2681" w:author="zhengping jin" w:date="2024-08-11T22:34:00Z" w16du:dateUtc="2024-08-11T14:34:00Z">
        <w:r w:rsidR="00E556CD">
          <w:rPr>
            <w:rFonts w:ascii="Times New Roman" w:hAnsi="Times New Roman" w:hint="eastAsia"/>
          </w:rPr>
          <w:t>,</w:t>
        </w:r>
      </w:ins>
    </w:p>
    <w:p w14:paraId="0D837396" w14:textId="77777777" w:rsidR="00223D59" w:rsidRPr="006D722E" w:rsidRDefault="00223D59">
      <w:pPr>
        <w:snapToGrid w:val="0"/>
        <w:spacing w:line="360" w:lineRule="auto"/>
        <w:jc w:val="left"/>
        <w:rPr>
          <w:rFonts w:ascii="Times New Roman" w:hAnsi="Times New Roman"/>
        </w:rPr>
        <w:pPrChange w:id="2682" w:author="zhengping jin" w:date="2024-08-11T22:34:00Z" w16du:dateUtc="2024-08-11T14:34:00Z">
          <w:pPr>
            <w:snapToGrid w:val="0"/>
            <w:spacing w:line="360" w:lineRule="auto"/>
            <w:ind w:firstLineChars="450" w:firstLine="945"/>
            <w:jc w:val="left"/>
          </w:pPr>
        </w:pPrChange>
      </w:pPr>
      <w:r w:rsidRPr="006D722E">
        <w:rPr>
          <w:rFonts w:ascii="Times New Roman" w:hAnsi="Times New Roman"/>
        </w:rPr>
        <w:t>我们令</w:t>
      </w:r>
      <w:r w:rsidRPr="006D722E">
        <w:rPr>
          <w:rFonts w:ascii="Times New Roman" w:hAnsi="Times New Roman"/>
          <w:position w:val="-12"/>
        </w:rPr>
        <w:object w:dxaOrig="3580" w:dyaOrig="380" w14:anchorId="18D99500">
          <v:shape id="_x0000_i1308" type="#_x0000_t75" style="width:178.65pt;height:19.6pt" o:ole="">
            <v:imagedata r:id="rId766" o:title=""/>
          </v:shape>
          <o:OLEObject Type="Embed" ProgID="Equation.DSMT4" ShapeID="_x0000_i1308" DrawAspect="Content" ObjectID="_1790422467" r:id="rId767"/>
        </w:object>
      </w:r>
      <w:r w:rsidRPr="006D722E">
        <w:rPr>
          <w:rFonts w:ascii="Times New Roman" w:hAnsi="Times New Roman"/>
        </w:rPr>
        <w:t>，则</w:t>
      </w:r>
      <w:r w:rsidRPr="006D722E">
        <w:rPr>
          <w:rFonts w:ascii="Times New Roman" w:hAnsi="Times New Roman"/>
          <w:position w:val="-12"/>
        </w:rPr>
        <w:object w:dxaOrig="400" w:dyaOrig="360" w14:anchorId="6E35D9DE">
          <v:shape id="_x0000_i1309" type="#_x0000_t75" style="width:20.5pt;height:18.7pt" o:ole="">
            <v:imagedata r:id="rId768" o:title=""/>
          </v:shape>
          <o:OLEObject Type="Embed" ProgID="Equation.DSMT4" ShapeID="_x0000_i1309" DrawAspect="Content" ObjectID="_1790422468" r:id="rId769"/>
        </w:object>
      </w:r>
      <w:r w:rsidRPr="006D722E">
        <w:rPr>
          <w:rFonts w:ascii="Times New Roman" w:hAnsi="Times New Roman"/>
        </w:rPr>
        <w:t>即为所求；</w:t>
      </w:r>
    </w:p>
    <w:p w14:paraId="06F5F0DA" w14:textId="77777777" w:rsidR="00223D59" w:rsidRPr="006D722E" w:rsidRDefault="00223D59" w:rsidP="00223D59">
      <w:pPr>
        <w:snapToGrid w:val="0"/>
        <w:spacing w:line="360" w:lineRule="auto"/>
        <w:jc w:val="left"/>
        <w:rPr>
          <w:rFonts w:ascii="Times New Roman" w:hAnsi="Times New Roman"/>
        </w:rPr>
      </w:pPr>
      <w:r w:rsidRPr="006D722E">
        <w:rPr>
          <w:rFonts w:ascii="Times New Roman" w:hAnsi="Times New Roman"/>
        </w:rPr>
        <w:t xml:space="preserve">    </w:t>
      </w:r>
      <w:r w:rsidRPr="006D722E">
        <w:rPr>
          <w:rFonts w:ascii="Times New Roman" w:hAnsi="Times New Roman"/>
        </w:rPr>
        <w:t>（</w:t>
      </w:r>
      <w:r w:rsidRPr="006D722E">
        <w:rPr>
          <w:rFonts w:ascii="Times New Roman" w:hAnsi="Times New Roman"/>
          <w:i/>
        </w:rPr>
        <w:t>b</w:t>
      </w:r>
      <w:r w:rsidRPr="006D722E">
        <w:rPr>
          <w:rFonts w:ascii="Times New Roman" w:hAnsi="Times New Roman"/>
        </w:rPr>
        <w:t>）如果</w:t>
      </w:r>
    </w:p>
    <w:p w14:paraId="242586E1" w14:textId="4C09B519"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2"/>
        </w:rPr>
        <w:object w:dxaOrig="3360" w:dyaOrig="420" w14:anchorId="22F414AF">
          <v:shape id="_x0000_i1310" type="#_x0000_t75" style="width:168.15pt;height:20.5pt" o:ole="">
            <v:imagedata r:id="rId770" o:title=""/>
          </v:shape>
          <o:OLEObject Type="Embed" ProgID="Equation.DSMT4" ShapeID="_x0000_i1310" DrawAspect="Content" ObjectID="_1790422469" r:id="rId771"/>
        </w:object>
      </w:r>
      <w:ins w:id="2683" w:author="zhengping jin" w:date="2024-08-11T22:35:00Z" w16du:dateUtc="2024-08-11T14:35:00Z">
        <w:r w:rsidR="00E556CD">
          <w:rPr>
            <w:rFonts w:ascii="Times New Roman" w:hAnsi="Times New Roman" w:hint="eastAsia"/>
          </w:rPr>
          <w:t>,</w:t>
        </w:r>
      </w:ins>
    </w:p>
    <w:p w14:paraId="4EB43B9B" w14:textId="77777777" w:rsidR="00223D59" w:rsidRPr="006D722E" w:rsidRDefault="00223D59">
      <w:pPr>
        <w:snapToGrid w:val="0"/>
        <w:spacing w:line="360" w:lineRule="auto"/>
        <w:jc w:val="left"/>
        <w:rPr>
          <w:rFonts w:ascii="Times New Roman" w:hAnsi="Times New Roman"/>
        </w:rPr>
        <w:pPrChange w:id="2684" w:author="zhengping jin" w:date="2024-08-11T22:35:00Z" w16du:dateUtc="2024-08-11T14:35:00Z">
          <w:pPr>
            <w:snapToGrid w:val="0"/>
            <w:spacing w:line="360" w:lineRule="auto"/>
            <w:ind w:firstLineChars="450" w:firstLine="945"/>
            <w:jc w:val="left"/>
          </w:pPr>
        </w:pPrChange>
      </w:pPr>
      <w:r w:rsidRPr="006D722E">
        <w:rPr>
          <w:rFonts w:ascii="Times New Roman" w:hAnsi="Times New Roman"/>
        </w:rPr>
        <w:t>我们令</w:t>
      </w:r>
      <w:r w:rsidRPr="006D722E">
        <w:rPr>
          <w:rFonts w:ascii="Times New Roman" w:hAnsi="Times New Roman"/>
          <w:position w:val="-12"/>
        </w:rPr>
        <w:object w:dxaOrig="3640" w:dyaOrig="380" w14:anchorId="08CA3AF2">
          <v:shape id="_x0000_i1311" type="#_x0000_t75" style="width:181.8pt;height:19.6pt" o:ole="">
            <v:imagedata r:id="rId772" o:title=""/>
          </v:shape>
          <o:OLEObject Type="Embed" ProgID="Equation.DSMT4" ShapeID="_x0000_i1311" DrawAspect="Content" ObjectID="_1790422470" r:id="rId773"/>
        </w:object>
      </w:r>
      <w:r w:rsidRPr="006D722E">
        <w:rPr>
          <w:rFonts w:ascii="Times New Roman" w:hAnsi="Times New Roman"/>
        </w:rPr>
        <w:t>，则</w:t>
      </w:r>
      <w:r w:rsidRPr="006D722E">
        <w:rPr>
          <w:rFonts w:ascii="Times New Roman" w:hAnsi="Times New Roman"/>
          <w:position w:val="-12"/>
        </w:rPr>
        <w:object w:dxaOrig="400" w:dyaOrig="360" w14:anchorId="51440053">
          <v:shape id="_x0000_i1312" type="#_x0000_t75" style="width:20.5pt;height:18.7pt" o:ole="">
            <v:imagedata r:id="rId768" o:title=""/>
          </v:shape>
          <o:OLEObject Type="Embed" ProgID="Equation.DSMT4" ShapeID="_x0000_i1312" DrawAspect="Content" ObjectID="_1790422471" r:id="rId774"/>
        </w:object>
      </w:r>
      <w:r w:rsidRPr="006D722E">
        <w:rPr>
          <w:rFonts w:ascii="Times New Roman" w:hAnsi="Times New Roman"/>
        </w:rPr>
        <w:t>即为所求</w:t>
      </w:r>
      <w:r w:rsidRPr="006D722E">
        <w:rPr>
          <w:rFonts w:ascii="Times New Roman" w:hAnsi="Times New Roman"/>
        </w:rPr>
        <w:t>.</w:t>
      </w:r>
    </w:p>
    <w:p w14:paraId="735F894A" w14:textId="77777777" w:rsidR="00223D59" w:rsidRPr="006D722E" w:rsidRDefault="00223D59">
      <w:pPr>
        <w:snapToGrid w:val="0"/>
        <w:spacing w:line="360" w:lineRule="auto"/>
        <w:ind w:firstLineChars="202" w:firstLine="424"/>
        <w:jc w:val="left"/>
        <w:rPr>
          <w:rFonts w:ascii="Times New Roman" w:hAnsi="Times New Roman"/>
        </w:rPr>
        <w:pPrChange w:id="2685" w:author="zhengping jin" w:date="2024-08-11T22:35:00Z" w16du:dateUtc="2024-08-11T14:35:00Z">
          <w:pPr>
            <w:snapToGrid w:val="0"/>
            <w:spacing w:line="360" w:lineRule="auto"/>
            <w:ind w:firstLineChars="500" w:firstLine="1050"/>
            <w:jc w:val="left"/>
          </w:pPr>
        </w:pPrChange>
      </w:pPr>
      <w:r w:rsidRPr="006D722E">
        <w:rPr>
          <w:rFonts w:ascii="Times New Roman" w:hAnsi="Times New Roman"/>
        </w:rPr>
        <w:t>如此下去，</w:t>
      </w:r>
      <w:r w:rsidRPr="006D722E">
        <w:rPr>
          <w:rFonts w:ascii="Times New Roman" w:hAnsi="Times New Roman"/>
        </w:rPr>
        <w:t>……</w:t>
      </w:r>
    </w:p>
    <w:p w14:paraId="3322CFDF" w14:textId="1FA5EDCD" w:rsidR="00223D59" w:rsidRPr="006D722E" w:rsidRDefault="00223D59">
      <w:pPr>
        <w:snapToGrid w:val="0"/>
        <w:spacing w:line="360" w:lineRule="auto"/>
        <w:ind w:firstLineChars="202" w:firstLine="424"/>
        <w:jc w:val="left"/>
        <w:rPr>
          <w:rFonts w:ascii="Times New Roman" w:hAnsi="Times New Roman"/>
        </w:rPr>
        <w:pPrChange w:id="2686" w:author="zhengping jin" w:date="2024-08-11T22:36:00Z" w16du:dateUtc="2024-08-11T14:36:00Z">
          <w:pPr>
            <w:snapToGrid w:val="0"/>
            <w:spacing w:line="360" w:lineRule="auto"/>
            <w:ind w:firstLineChars="400" w:firstLine="840"/>
            <w:jc w:val="left"/>
          </w:pPr>
        </w:pPrChange>
      </w:pPr>
      <w:r w:rsidRPr="006D722E">
        <w:rPr>
          <w:rFonts w:ascii="Times New Roman" w:hAnsi="Times New Roman"/>
        </w:rPr>
        <w:t>假设找到的整数</w:t>
      </w:r>
      <w:r w:rsidRPr="006D722E">
        <w:rPr>
          <w:rFonts w:ascii="Times New Roman" w:hAnsi="Times New Roman"/>
          <w:position w:val="-12"/>
        </w:rPr>
        <w:object w:dxaOrig="400" w:dyaOrig="360" w14:anchorId="38CD42A6">
          <v:shape id="_x0000_i1313" type="#_x0000_t75" style="width:20.5pt;height:18.7pt" o:ole="">
            <v:imagedata r:id="rId775" o:title=""/>
          </v:shape>
          <o:OLEObject Type="Embed" ProgID="Equation.DSMT4" ShapeID="_x0000_i1313" DrawAspect="Content" ObjectID="_1790422472" r:id="rId776"/>
        </w:object>
      </w:r>
      <w:r w:rsidRPr="006D722E">
        <w:rPr>
          <w:rFonts w:ascii="Times New Roman" w:hAnsi="Times New Roman"/>
        </w:rPr>
        <w:t>使得</w:t>
      </w:r>
      <w:r w:rsidRPr="006D722E">
        <w:rPr>
          <w:rFonts w:ascii="Times New Roman" w:hAnsi="Times New Roman"/>
          <w:position w:val="-12"/>
        </w:rPr>
        <w:object w:dxaOrig="680" w:dyaOrig="380" w14:anchorId="3582B39F">
          <v:shape id="_x0000_i1314" type="#_x0000_t75" style="width:34.65pt;height:19.6pt" o:ole="">
            <v:imagedata r:id="rId777" o:title=""/>
          </v:shape>
          <o:OLEObject Type="Embed" ProgID="Equation.DSMT4" ShapeID="_x0000_i1314" DrawAspect="Content" ObjectID="_1790422473" r:id="rId778"/>
        </w:object>
      </w:r>
      <w:r w:rsidRPr="006D722E">
        <w:rPr>
          <w:rFonts w:ascii="Times New Roman" w:hAnsi="Times New Roman"/>
        </w:rPr>
        <w:t>满足</w:t>
      </w:r>
      <w:r w:rsidR="007B33BC" w:rsidRPr="006D722E">
        <w:rPr>
          <w:rFonts w:ascii="Times New Roman" w:hAnsi="Times New Roman"/>
        </w:rPr>
        <w:t>同余方程</w:t>
      </w:r>
    </w:p>
    <w:p w14:paraId="598D7EBE" w14:textId="31158ED3"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1620" w:dyaOrig="400" w14:anchorId="7231A204">
          <v:shape id="_x0000_i1315" type="#_x0000_t75" style="width:81.1pt;height:20.5pt" o:ole="">
            <v:imagedata r:id="rId779" o:title=""/>
          </v:shape>
          <o:OLEObject Type="Embed" ProgID="Equation.DSMT4" ShapeID="_x0000_i1315" DrawAspect="Content" ObjectID="_1790422474" r:id="rId780"/>
        </w:object>
      </w:r>
      <w:ins w:id="2687" w:author="zhengping jin" w:date="2024-08-11T22:36:00Z" w16du:dateUtc="2024-08-11T14:36:00Z">
        <w:r w:rsidR="00E556CD">
          <w:rPr>
            <w:rFonts w:ascii="Times New Roman" w:hAnsi="Times New Roman" w:hint="eastAsia"/>
          </w:rPr>
          <w:t>,</w:t>
        </w:r>
      </w:ins>
    </w:p>
    <w:p w14:paraId="24442BF9" w14:textId="59E4E177" w:rsidR="00223D59" w:rsidRPr="006D722E" w:rsidDel="00E556CD" w:rsidRDefault="00223D59">
      <w:pPr>
        <w:snapToGrid w:val="0"/>
        <w:spacing w:line="360" w:lineRule="auto"/>
        <w:jc w:val="left"/>
        <w:rPr>
          <w:del w:id="2688" w:author="zhengping jin" w:date="2024-08-11T22:36:00Z" w16du:dateUtc="2024-08-11T14:36:00Z"/>
          <w:rFonts w:ascii="Times New Roman" w:hAnsi="Times New Roman"/>
        </w:rPr>
        <w:pPrChange w:id="2689" w:author="zhengping jin" w:date="2024-08-11T22:36:00Z" w16du:dateUtc="2024-08-11T14:36:00Z">
          <w:pPr>
            <w:snapToGrid w:val="0"/>
            <w:spacing w:line="360" w:lineRule="auto"/>
            <w:ind w:firstLineChars="400" w:firstLine="840"/>
            <w:jc w:val="left"/>
          </w:pPr>
        </w:pPrChange>
      </w:pPr>
      <w:r w:rsidRPr="006D722E">
        <w:rPr>
          <w:rFonts w:ascii="Times New Roman" w:hAnsi="Times New Roman"/>
        </w:rPr>
        <w:t>即</w:t>
      </w:r>
      <w:r w:rsidRPr="006D722E">
        <w:rPr>
          <w:rFonts w:ascii="Times New Roman" w:hAnsi="Times New Roman"/>
          <w:position w:val="-12"/>
        </w:rPr>
        <w:object w:dxaOrig="680" w:dyaOrig="380" w14:anchorId="752169B0">
          <v:shape id="_x0000_i1316" type="#_x0000_t75" style="width:34.65pt;height:19.6pt" o:ole="">
            <v:imagedata r:id="rId781" o:title=""/>
          </v:shape>
          <o:OLEObject Type="Embed" ProgID="Equation.DSMT4" ShapeID="_x0000_i1316" DrawAspect="Content" ObjectID="_1790422475" r:id="rId782"/>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w:t>
      </w:r>
      <w:r w:rsidRPr="006D722E">
        <w:rPr>
          <w:rFonts w:ascii="Times New Roman" w:hAnsi="Times New Roman"/>
          <w:position w:val="-4"/>
        </w:rPr>
        <w:object w:dxaOrig="420" w:dyaOrig="300" w14:anchorId="1DE0770E">
          <v:shape id="_x0000_i1317" type="#_x0000_t75" style="width:20.5pt;height:15.05pt" o:ole="">
            <v:imagedata r:id="rId783" o:title=""/>
          </v:shape>
          <o:OLEObject Type="Embed" ProgID="Equation.DSMT4" ShapeID="_x0000_i1317" DrawAspect="Content" ObjectID="_1790422476" r:id="rId784"/>
        </w:object>
      </w:r>
      <w:r w:rsidRPr="006D722E">
        <w:rPr>
          <w:rFonts w:ascii="Times New Roman" w:hAnsi="Times New Roman"/>
        </w:rPr>
        <w:t>次单位根：</w:t>
      </w:r>
    </w:p>
    <w:p w14:paraId="6657A6FA" w14:textId="64373B1F" w:rsidR="00223D59" w:rsidRPr="006D722E" w:rsidRDefault="00223D59">
      <w:pPr>
        <w:snapToGrid w:val="0"/>
        <w:spacing w:line="360" w:lineRule="auto"/>
        <w:jc w:val="left"/>
        <w:rPr>
          <w:rFonts w:ascii="Times New Roman" w:hAnsi="Times New Roman"/>
          <w:position w:val="-12"/>
        </w:rPr>
        <w:pPrChange w:id="2690" w:author="zhengping jin" w:date="2024-08-11T22:36:00Z" w16du:dateUtc="2024-08-11T14:36:00Z">
          <w:pPr>
            <w:snapToGrid w:val="0"/>
            <w:spacing w:line="360" w:lineRule="auto"/>
            <w:jc w:val="center"/>
          </w:pPr>
        </w:pPrChange>
      </w:pPr>
      <w:r w:rsidRPr="006D722E">
        <w:rPr>
          <w:rFonts w:ascii="Times New Roman" w:hAnsi="Times New Roman"/>
          <w:position w:val="-12"/>
        </w:rPr>
        <w:object w:dxaOrig="2280" w:dyaOrig="420" w14:anchorId="47442023">
          <v:shape id="_x0000_i1318" type="#_x0000_t75" style="width:113.9pt;height:20.5pt" o:ole="">
            <v:imagedata r:id="rId785" o:title=""/>
          </v:shape>
          <o:OLEObject Type="Embed" ProgID="Equation.DSMT4" ShapeID="_x0000_i1318" DrawAspect="Content" ObjectID="_1790422477" r:id="rId786"/>
        </w:object>
      </w:r>
      <w:ins w:id="2691" w:author="zhengping jin" w:date="2024-08-11T22:38:00Z" w16du:dateUtc="2024-08-11T14:38:00Z">
        <w:r w:rsidR="00E556CD">
          <w:rPr>
            <w:rFonts w:ascii="Times New Roman" w:hAnsi="Times New Roman" w:hint="eastAsia"/>
          </w:rPr>
          <w:t>.</w:t>
        </w:r>
      </w:ins>
    </w:p>
    <w:p w14:paraId="4BADB583" w14:textId="2AAC14B4" w:rsidR="00223D59" w:rsidRPr="006D722E" w:rsidRDefault="00E556CD" w:rsidP="00223D59">
      <w:pPr>
        <w:snapToGrid w:val="0"/>
        <w:spacing w:line="360" w:lineRule="auto"/>
        <w:jc w:val="center"/>
        <w:rPr>
          <w:rFonts w:ascii="Times New Roman" w:hAnsi="Times New Roman"/>
        </w:rPr>
      </w:pPr>
      <m:oMathPara>
        <m:oMath>
          <m:r>
            <w:ins w:id="2692" w:author="zhengping jin" w:date="2024-08-11T22:38:00Z" w16du:dateUtc="2024-08-11T14:38:00Z">
              <w:rPr>
                <w:rFonts w:ascii="Cambria Math" w:hAnsi="Cambria Math"/>
              </w:rPr>
              <w:lastRenderedPageBreak/>
              <m:t>⋮</m:t>
            </w:ins>
          </m:r>
        </m:oMath>
      </m:oMathPara>
    </w:p>
    <w:p w14:paraId="7E440D37" w14:textId="27AD1C6C" w:rsidR="00223D59" w:rsidRPr="006D722E" w:rsidRDefault="00223D59" w:rsidP="00C24815">
      <w:pPr>
        <w:snapToGrid w:val="0"/>
        <w:spacing w:line="360" w:lineRule="auto"/>
        <w:ind w:firstLineChars="100" w:firstLine="210"/>
        <w:jc w:val="left"/>
        <w:rPr>
          <w:rFonts w:ascii="Times New Roman" w:hAnsi="Times New Roman"/>
        </w:rPr>
      </w:pPr>
      <w:r w:rsidRPr="006D722E">
        <w:rPr>
          <w:rFonts w:ascii="Times New Roman" w:hAnsi="Times New Roman"/>
        </w:rPr>
        <w:t>（</w:t>
      </w:r>
      <w:r w:rsidRPr="006D722E">
        <w:rPr>
          <w:rFonts w:ascii="Times New Roman" w:hAnsi="Times New Roman"/>
          <w:i/>
        </w:rPr>
        <w:t>k</w:t>
      </w:r>
      <w:r w:rsidRPr="006D722E">
        <w:rPr>
          <w:rFonts w:ascii="Times New Roman" w:hAnsi="Times New Roman"/>
        </w:rPr>
        <w:t>+2</w:t>
      </w:r>
      <w:r w:rsidRPr="006D722E">
        <w:rPr>
          <w:rFonts w:ascii="Times New Roman" w:hAnsi="Times New Roman"/>
        </w:rPr>
        <w:t>）如果</w:t>
      </w:r>
      <w:r w:rsidRPr="006D722E">
        <w:rPr>
          <w:rFonts w:ascii="Times New Roman" w:hAnsi="Times New Roman"/>
          <w:i/>
        </w:rPr>
        <w:t>t</w:t>
      </w:r>
      <w:r w:rsidRPr="006D722E">
        <w:rPr>
          <w:rFonts w:ascii="Times New Roman" w:hAnsi="Times New Roman"/>
        </w:rPr>
        <w:t>=</w:t>
      </w:r>
      <w:r w:rsidRPr="006D722E">
        <w:rPr>
          <w:rFonts w:ascii="Times New Roman" w:hAnsi="Times New Roman"/>
          <w:i/>
        </w:rPr>
        <w:t>k</w:t>
      </w:r>
      <w:r w:rsidRPr="006D722E">
        <w:rPr>
          <w:rFonts w:ascii="Times New Roman" w:hAnsi="Times New Roman"/>
        </w:rPr>
        <w:t>，则</w:t>
      </w:r>
      <w:r w:rsidRPr="006D722E">
        <w:rPr>
          <w:rFonts w:ascii="Times New Roman" w:hAnsi="Times New Roman"/>
          <w:position w:val="-12"/>
        </w:rPr>
        <w:object w:dxaOrig="1620" w:dyaOrig="360" w14:anchorId="1B91C691">
          <v:shape id="_x0000_i1319" type="#_x0000_t75" style="width:81.1pt;height:18.7pt" o:ole="">
            <v:imagedata r:id="rId787" o:title=""/>
          </v:shape>
          <o:OLEObject Type="Embed" ProgID="Equation.DSMT4" ShapeID="_x0000_i1319" DrawAspect="Content" ObjectID="_1790422478" r:id="rId788"/>
        </w:object>
      </w:r>
      <w:r w:rsidRPr="006D722E">
        <w:rPr>
          <w:rFonts w:ascii="Times New Roman" w:hAnsi="Times New Roman"/>
        </w:rPr>
        <w:t>满足</w:t>
      </w:r>
      <w:r w:rsidR="007B33BC" w:rsidRPr="006D722E">
        <w:rPr>
          <w:rFonts w:ascii="Times New Roman" w:hAnsi="Times New Roman"/>
        </w:rPr>
        <w:t>同余方程</w:t>
      </w:r>
      <w:r w:rsidR="00C24815">
        <w:rPr>
          <w:rFonts w:ascii="Times New Roman" w:hAnsi="Times New Roman" w:hint="eastAsia"/>
        </w:rPr>
        <w:t xml:space="preserve"> </w:t>
      </w:r>
      <w:r w:rsidRPr="006D722E">
        <w:rPr>
          <w:rFonts w:ascii="Times New Roman" w:hAnsi="Times New Roman"/>
          <w:position w:val="-10"/>
        </w:rPr>
        <w:object w:dxaOrig="1500" w:dyaOrig="360" w14:anchorId="427B7913">
          <v:shape id="_x0000_i1320" type="#_x0000_t75" style="width:76.1pt;height:18.7pt" o:ole="">
            <v:imagedata r:id="rId789" o:title=""/>
          </v:shape>
          <o:OLEObject Type="Embed" ProgID="Equation.DSMT4" ShapeID="_x0000_i1320" DrawAspect="Content" ObjectID="_1790422479" r:id="rId790"/>
        </w:object>
      </w:r>
      <w:ins w:id="2693" w:author="zhengping jin" w:date="2024-08-11T22:38:00Z" w16du:dateUtc="2024-08-11T14:38:00Z">
        <w:r w:rsidR="00E556CD">
          <w:rPr>
            <w:rFonts w:ascii="Times New Roman" w:hAnsi="Times New Roman" w:hint="eastAsia"/>
          </w:rPr>
          <w:t>.</w:t>
        </w:r>
      </w:ins>
    </w:p>
    <w:p w14:paraId="13BBEABF" w14:textId="37EC40AE" w:rsidR="00223D59" w:rsidRPr="006D722E" w:rsidRDefault="00223D59" w:rsidP="00C24815">
      <w:pPr>
        <w:snapToGrid w:val="0"/>
        <w:spacing w:line="360" w:lineRule="auto"/>
        <w:ind w:firstLineChars="450" w:firstLine="945"/>
        <w:jc w:val="left"/>
        <w:rPr>
          <w:rFonts w:ascii="Times New Roman" w:hAnsi="Times New Roman"/>
        </w:rPr>
      </w:pPr>
      <w:r w:rsidRPr="006D722E">
        <w:rPr>
          <w:rFonts w:ascii="Times New Roman" w:hAnsi="Times New Roman"/>
        </w:rPr>
        <w:t>如果</w:t>
      </w:r>
      <w:r w:rsidRPr="006D722E">
        <w:rPr>
          <w:rFonts w:ascii="Times New Roman" w:hAnsi="Times New Roman"/>
          <w:position w:val="-6"/>
        </w:rPr>
        <w:object w:dxaOrig="800" w:dyaOrig="279" w14:anchorId="15E0A3EC">
          <v:shape id="_x0000_i1321" type="#_x0000_t75" style="width:40.1pt;height:14.6pt" o:ole="">
            <v:imagedata r:id="rId791" o:title=""/>
          </v:shape>
          <o:OLEObject Type="Embed" ProgID="Equation.DSMT4" ShapeID="_x0000_i1321" DrawAspect="Content" ObjectID="_1790422480" r:id="rId792"/>
        </w:object>
      </w:r>
      <w:r w:rsidRPr="006D722E">
        <w:rPr>
          <w:rFonts w:ascii="Times New Roman" w:hAnsi="Times New Roman"/>
        </w:rPr>
        <w:t>，我们要寻找整数</w:t>
      </w:r>
      <w:r w:rsidRPr="006D722E">
        <w:rPr>
          <w:rFonts w:ascii="Times New Roman" w:hAnsi="Times New Roman"/>
          <w:position w:val="-12"/>
        </w:rPr>
        <w:object w:dxaOrig="540" w:dyaOrig="360" w14:anchorId="65FD5C4A">
          <v:shape id="_x0000_i1322" type="#_x0000_t75" style="width:27.35pt;height:18.7pt" o:ole="">
            <v:imagedata r:id="rId793" o:title=""/>
          </v:shape>
          <o:OLEObject Type="Embed" ProgID="Equation.DSMT4" ShapeID="_x0000_i1322" DrawAspect="Content" ObjectID="_1790422481" r:id="rId794"/>
        </w:object>
      </w:r>
      <w:r w:rsidRPr="006D722E">
        <w:rPr>
          <w:rFonts w:ascii="Times New Roman" w:hAnsi="Times New Roman"/>
        </w:rPr>
        <w:t>使得</w:t>
      </w:r>
      <w:r w:rsidRPr="006D722E">
        <w:rPr>
          <w:rFonts w:ascii="Times New Roman" w:hAnsi="Times New Roman"/>
          <w:position w:val="-12"/>
        </w:rPr>
        <w:object w:dxaOrig="820" w:dyaOrig="380" w14:anchorId="43CA6EA1">
          <v:shape id="_x0000_i1323" type="#_x0000_t75" style="width:41.45pt;height:19.6pt" o:ole="">
            <v:imagedata r:id="rId717" o:title=""/>
          </v:shape>
          <o:OLEObject Type="Embed" ProgID="Equation.DSMT4" ShapeID="_x0000_i1323" DrawAspect="Content" ObjectID="_1790422482" r:id="rId795"/>
        </w:object>
      </w:r>
      <w:r w:rsidRPr="006D722E">
        <w:rPr>
          <w:rFonts w:ascii="Times New Roman" w:hAnsi="Times New Roman"/>
        </w:rPr>
        <w:t>满足</w:t>
      </w:r>
      <w:r w:rsidR="007B33BC" w:rsidRPr="006D722E">
        <w:rPr>
          <w:rFonts w:ascii="Times New Roman" w:hAnsi="Times New Roman"/>
        </w:rPr>
        <w:t>同余方程</w:t>
      </w:r>
    </w:p>
    <w:p w14:paraId="2B296D4A" w14:textId="1BAEF11D"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1719" w:dyaOrig="400" w14:anchorId="4802F7F8">
          <v:shape id="_x0000_i1324" type="#_x0000_t75" style="width:86.6pt;height:20.5pt" o:ole="">
            <v:imagedata r:id="rId719" o:title=""/>
          </v:shape>
          <o:OLEObject Type="Embed" ProgID="Equation.DSMT4" ShapeID="_x0000_i1324" DrawAspect="Content" ObjectID="_1790422483" r:id="rId796"/>
        </w:object>
      </w:r>
      <w:ins w:id="2694" w:author="zhengping jin" w:date="2024-08-11T22:38:00Z" w16du:dateUtc="2024-08-11T14:38:00Z">
        <w:r w:rsidR="00E556CD">
          <w:rPr>
            <w:rFonts w:ascii="Times New Roman" w:hAnsi="Times New Roman" w:hint="eastAsia"/>
          </w:rPr>
          <w:t>,</w:t>
        </w:r>
      </w:ins>
    </w:p>
    <w:p w14:paraId="6F5289CB" w14:textId="77777777" w:rsidR="00223D59" w:rsidRPr="006D722E" w:rsidRDefault="00223D59">
      <w:pPr>
        <w:snapToGrid w:val="0"/>
        <w:spacing w:line="360" w:lineRule="auto"/>
        <w:jc w:val="left"/>
        <w:rPr>
          <w:rFonts w:ascii="Times New Roman" w:hAnsi="Times New Roman"/>
        </w:rPr>
        <w:pPrChange w:id="2695" w:author="zhengping jin" w:date="2024-08-11T22:39:00Z" w16du:dateUtc="2024-08-11T14:39:00Z">
          <w:pPr>
            <w:snapToGrid w:val="0"/>
            <w:spacing w:line="360" w:lineRule="auto"/>
            <w:ind w:firstLineChars="450" w:firstLine="945"/>
            <w:jc w:val="left"/>
          </w:pPr>
        </w:pPrChange>
      </w:pPr>
      <w:r w:rsidRPr="006D722E">
        <w:rPr>
          <w:rFonts w:ascii="Times New Roman" w:hAnsi="Times New Roman"/>
        </w:rPr>
        <w:t>即</w:t>
      </w:r>
      <w:r w:rsidRPr="006D722E">
        <w:rPr>
          <w:rFonts w:ascii="Times New Roman" w:hAnsi="Times New Roman"/>
          <w:position w:val="-12"/>
        </w:rPr>
        <w:object w:dxaOrig="820" w:dyaOrig="380" w14:anchorId="34EFCAFF">
          <v:shape id="_x0000_i1325" type="#_x0000_t75" style="width:41.45pt;height:19.6pt" o:ole="">
            <v:imagedata r:id="rId797" o:title=""/>
          </v:shape>
          <o:OLEObject Type="Embed" ProgID="Equation.DSMT4" ShapeID="_x0000_i1325" DrawAspect="Content" ObjectID="_1790422484" r:id="rId798"/>
        </w:object>
      </w:r>
      <w:r w:rsidRPr="006D722E">
        <w:rPr>
          <w:rFonts w:ascii="Times New Roman" w:hAnsi="Times New Roman"/>
        </w:rPr>
        <w:t>是模</w:t>
      </w:r>
      <w:r w:rsidRPr="006D722E">
        <w:rPr>
          <w:rFonts w:ascii="Times New Roman" w:hAnsi="Times New Roman"/>
          <w:i/>
        </w:rPr>
        <w:t>p</w:t>
      </w:r>
      <w:r w:rsidRPr="006D722E">
        <w:rPr>
          <w:rFonts w:ascii="Times New Roman" w:hAnsi="Times New Roman"/>
        </w:rPr>
        <w:t>的</w:t>
      </w:r>
      <w:r w:rsidRPr="006D722E">
        <w:rPr>
          <w:rFonts w:ascii="Times New Roman" w:hAnsi="Times New Roman"/>
          <w:position w:val="-4"/>
        </w:rPr>
        <w:object w:dxaOrig="540" w:dyaOrig="300" w14:anchorId="6E4B73AC">
          <v:shape id="_x0000_i1326" type="#_x0000_t75" style="width:27.35pt;height:15.05pt" o:ole="">
            <v:imagedata r:id="rId799" o:title=""/>
          </v:shape>
          <o:OLEObject Type="Embed" ProgID="Equation.DSMT4" ShapeID="_x0000_i1326" DrawAspect="Content" ObjectID="_1790422485" r:id="rId800"/>
        </w:object>
      </w:r>
      <w:r w:rsidRPr="006D722E">
        <w:rPr>
          <w:rFonts w:ascii="Times New Roman" w:hAnsi="Times New Roman"/>
        </w:rPr>
        <w:t>次单位根</w:t>
      </w:r>
      <w:r w:rsidRPr="006D722E">
        <w:rPr>
          <w:rFonts w:ascii="Times New Roman" w:hAnsi="Times New Roman"/>
        </w:rPr>
        <w:t>.</w:t>
      </w:r>
    </w:p>
    <w:p w14:paraId="4C7D2FC0" w14:textId="77777777" w:rsidR="00223D59" w:rsidRPr="006D722E" w:rsidRDefault="00223D59" w:rsidP="00223D59">
      <w:pPr>
        <w:snapToGrid w:val="0"/>
        <w:spacing w:line="360" w:lineRule="auto"/>
        <w:jc w:val="left"/>
        <w:rPr>
          <w:rFonts w:ascii="Times New Roman" w:hAnsi="Times New Roman"/>
        </w:rPr>
      </w:pPr>
      <w:r w:rsidRPr="006D722E">
        <w:rPr>
          <w:rFonts w:ascii="Times New Roman" w:hAnsi="Times New Roman"/>
        </w:rPr>
        <w:t xml:space="preserve">    </w:t>
      </w:r>
      <w:r w:rsidRPr="006D722E">
        <w:rPr>
          <w:rFonts w:ascii="Times New Roman" w:hAnsi="Times New Roman"/>
        </w:rPr>
        <w:t>（</w:t>
      </w:r>
      <w:r w:rsidRPr="006D722E">
        <w:rPr>
          <w:rFonts w:ascii="Times New Roman" w:hAnsi="Times New Roman"/>
          <w:i/>
        </w:rPr>
        <w:t>a</w:t>
      </w:r>
      <w:r w:rsidRPr="006D722E">
        <w:rPr>
          <w:rFonts w:ascii="Times New Roman" w:hAnsi="Times New Roman"/>
        </w:rPr>
        <w:t>）如果</w:t>
      </w:r>
    </w:p>
    <w:p w14:paraId="799DAE17" w14:textId="48F4F08B"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2"/>
        </w:rPr>
        <w:object w:dxaOrig="2360" w:dyaOrig="420" w14:anchorId="5FA181EC">
          <v:shape id="_x0000_i1327" type="#_x0000_t75" style="width:118.5pt;height:20.5pt" o:ole="">
            <v:imagedata r:id="rId801" o:title=""/>
          </v:shape>
          <o:OLEObject Type="Embed" ProgID="Equation.DSMT4" ShapeID="_x0000_i1327" DrawAspect="Content" ObjectID="_1790422486" r:id="rId802"/>
        </w:object>
      </w:r>
      <w:ins w:id="2696" w:author="zhengping jin" w:date="2024-08-11T22:39:00Z" w16du:dateUtc="2024-08-11T14:39:00Z">
        <w:r w:rsidR="00E556CD">
          <w:rPr>
            <w:rFonts w:ascii="Times New Roman" w:hAnsi="Times New Roman" w:hint="eastAsia"/>
          </w:rPr>
          <w:t>,</w:t>
        </w:r>
      </w:ins>
    </w:p>
    <w:p w14:paraId="312CA44A" w14:textId="77777777" w:rsidR="00223D59" w:rsidRPr="006D722E" w:rsidRDefault="00223D59">
      <w:pPr>
        <w:snapToGrid w:val="0"/>
        <w:spacing w:line="360" w:lineRule="auto"/>
        <w:jc w:val="left"/>
        <w:rPr>
          <w:rFonts w:ascii="Times New Roman" w:hAnsi="Times New Roman"/>
        </w:rPr>
        <w:pPrChange w:id="2697" w:author="zhengping jin" w:date="2024-08-11T22:39:00Z" w16du:dateUtc="2024-08-11T14:39:00Z">
          <w:pPr>
            <w:snapToGrid w:val="0"/>
            <w:spacing w:line="360" w:lineRule="auto"/>
            <w:ind w:firstLineChars="450" w:firstLine="945"/>
            <w:jc w:val="left"/>
          </w:pPr>
        </w:pPrChange>
      </w:pPr>
      <w:r w:rsidRPr="006D722E">
        <w:rPr>
          <w:rFonts w:ascii="Times New Roman" w:hAnsi="Times New Roman"/>
        </w:rPr>
        <w:t>我们令</w:t>
      </w:r>
      <w:r w:rsidRPr="006D722E">
        <w:rPr>
          <w:rFonts w:ascii="Times New Roman" w:hAnsi="Times New Roman"/>
          <w:position w:val="-12"/>
        </w:rPr>
        <w:object w:dxaOrig="4260" w:dyaOrig="420" w14:anchorId="52021F10">
          <v:shape id="_x0000_i1328" type="#_x0000_t75" style="width:212.35pt;height:20.5pt" o:ole="">
            <v:imagedata r:id="rId724" o:title=""/>
          </v:shape>
          <o:OLEObject Type="Embed" ProgID="Equation.DSMT4" ShapeID="_x0000_i1328" DrawAspect="Content" ObjectID="_1790422487" r:id="rId803"/>
        </w:object>
      </w:r>
      <w:r w:rsidRPr="006D722E">
        <w:rPr>
          <w:rFonts w:ascii="Times New Roman" w:hAnsi="Times New Roman"/>
        </w:rPr>
        <w:t>，则</w:t>
      </w:r>
      <w:r w:rsidRPr="006D722E">
        <w:rPr>
          <w:rFonts w:ascii="Times New Roman" w:hAnsi="Times New Roman"/>
          <w:position w:val="-12"/>
        </w:rPr>
        <w:object w:dxaOrig="540" w:dyaOrig="360" w14:anchorId="366E8AF8">
          <v:shape id="_x0000_i1329" type="#_x0000_t75" style="width:27.35pt;height:18.7pt" o:ole="">
            <v:imagedata r:id="rId804" o:title=""/>
          </v:shape>
          <o:OLEObject Type="Embed" ProgID="Equation.DSMT4" ShapeID="_x0000_i1329" DrawAspect="Content" ObjectID="_1790422488" r:id="rId805"/>
        </w:object>
      </w:r>
      <w:r w:rsidRPr="006D722E">
        <w:rPr>
          <w:rFonts w:ascii="Times New Roman" w:hAnsi="Times New Roman"/>
        </w:rPr>
        <w:t>即为所求；</w:t>
      </w:r>
    </w:p>
    <w:p w14:paraId="18A76F25" w14:textId="77777777" w:rsidR="00223D59" w:rsidRPr="006D722E" w:rsidRDefault="00223D59" w:rsidP="00223D59">
      <w:pPr>
        <w:snapToGrid w:val="0"/>
        <w:spacing w:line="360" w:lineRule="auto"/>
        <w:jc w:val="left"/>
        <w:rPr>
          <w:rFonts w:ascii="Times New Roman" w:hAnsi="Times New Roman"/>
        </w:rPr>
      </w:pPr>
      <w:r w:rsidRPr="006D722E">
        <w:rPr>
          <w:rFonts w:ascii="Times New Roman" w:hAnsi="Times New Roman"/>
        </w:rPr>
        <w:t xml:space="preserve">    </w:t>
      </w:r>
      <w:r w:rsidRPr="006D722E">
        <w:rPr>
          <w:rFonts w:ascii="Times New Roman" w:hAnsi="Times New Roman"/>
        </w:rPr>
        <w:t>（</w:t>
      </w:r>
      <w:r w:rsidRPr="006D722E">
        <w:rPr>
          <w:rFonts w:ascii="Times New Roman" w:hAnsi="Times New Roman"/>
          <w:i/>
        </w:rPr>
        <w:t>b</w:t>
      </w:r>
      <w:r w:rsidRPr="006D722E">
        <w:rPr>
          <w:rFonts w:ascii="Times New Roman" w:hAnsi="Times New Roman"/>
        </w:rPr>
        <w:t>）如果</w:t>
      </w:r>
    </w:p>
    <w:p w14:paraId="6A5FA41F" w14:textId="5D7249E3"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2"/>
        </w:rPr>
        <w:object w:dxaOrig="3660" w:dyaOrig="420" w14:anchorId="49D623FC">
          <v:shape id="_x0000_i1330" type="#_x0000_t75" style="width:183.2pt;height:20.5pt" o:ole="">
            <v:imagedata r:id="rId806" o:title=""/>
          </v:shape>
          <o:OLEObject Type="Embed" ProgID="Equation.DSMT4" ShapeID="_x0000_i1330" DrawAspect="Content" ObjectID="_1790422489" r:id="rId807"/>
        </w:object>
      </w:r>
      <w:ins w:id="2698" w:author="zhengping jin" w:date="2024-08-11T22:39:00Z" w16du:dateUtc="2024-08-11T14:39:00Z">
        <w:r w:rsidR="00E556CD">
          <w:rPr>
            <w:rFonts w:ascii="Times New Roman" w:hAnsi="Times New Roman" w:hint="eastAsia"/>
          </w:rPr>
          <w:t>,</w:t>
        </w:r>
      </w:ins>
    </w:p>
    <w:p w14:paraId="7228369D" w14:textId="77777777" w:rsidR="00223D59" w:rsidRPr="006D722E" w:rsidRDefault="00223D59">
      <w:pPr>
        <w:snapToGrid w:val="0"/>
        <w:spacing w:line="360" w:lineRule="auto"/>
        <w:jc w:val="left"/>
        <w:rPr>
          <w:rFonts w:ascii="Times New Roman" w:hAnsi="Times New Roman"/>
        </w:rPr>
        <w:pPrChange w:id="2699" w:author="zhengping jin" w:date="2024-08-11T22:39:00Z" w16du:dateUtc="2024-08-11T14:39:00Z">
          <w:pPr>
            <w:snapToGrid w:val="0"/>
            <w:spacing w:line="360" w:lineRule="auto"/>
            <w:ind w:firstLineChars="450" w:firstLine="945"/>
            <w:jc w:val="left"/>
          </w:pPr>
        </w:pPrChange>
      </w:pPr>
      <w:r w:rsidRPr="006D722E">
        <w:rPr>
          <w:rFonts w:ascii="Times New Roman" w:hAnsi="Times New Roman"/>
        </w:rPr>
        <w:t>我们令</w:t>
      </w:r>
      <w:r w:rsidRPr="006D722E">
        <w:rPr>
          <w:rFonts w:ascii="Times New Roman" w:hAnsi="Times New Roman"/>
          <w:position w:val="-12"/>
        </w:rPr>
        <w:object w:dxaOrig="4580" w:dyaOrig="420" w14:anchorId="372F56DC">
          <v:shape id="_x0000_i1331" type="#_x0000_t75" style="width:229.2pt;height:20.5pt" o:ole="">
            <v:imagedata r:id="rId808" o:title=""/>
          </v:shape>
          <o:OLEObject Type="Embed" ProgID="Equation.DSMT4" ShapeID="_x0000_i1331" DrawAspect="Content" ObjectID="_1790422490" r:id="rId809"/>
        </w:object>
      </w:r>
      <w:r w:rsidRPr="006D722E">
        <w:rPr>
          <w:rFonts w:ascii="Times New Roman" w:hAnsi="Times New Roman"/>
        </w:rPr>
        <w:t>，则</w:t>
      </w:r>
      <w:r w:rsidRPr="006D722E">
        <w:rPr>
          <w:rFonts w:ascii="Times New Roman" w:hAnsi="Times New Roman"/>
          <w:position w:val="-12"/>
        </w:rPr>
        <w:object w:dxaOrig="540" w:dyaOrig="360" w14:anchorId="2E24075F">
          <v:shape id="_x0000_i1332" type="#_x0000_t75" style="width:27.35pt;height:18.7pt" o:ole="">
            <v:imagedata r:id="rId804" o:title=""/>
          </v:shape>
          <o:OLEObject Type="Embed" ProgID="Equation.DSMT4" ShapeID="_x0000_i1332" DrawAspect="Content" ObjectID="_1790422491" r:id="rId810"/>
        </w:object>
      </w:r>
      <w:r w:rsidRPr="006D722E">
        <w:rPr>
          <w:rFonts w:ascii="Times New Roman" w:hAnsi="Times New Roman"/>
        </w:rPr>
        <w:t>即为所求</w:t>
      </w:r>
      <w:r w:rsidRPr="006D722E">
        <w:rPr>
          <w:rFonts w:ascii="Times New Roman" w:hAnsi="Times New Roman"/>
        </w:rPr>
        <w:t>.</w:t>
      </w:r>
    </w:p>
    <w:p w14:paraId="0BC420D2" w14:textId="77777777" w:rsidR="00223D59" w:rsidRPr="006D722E" w:rsidRDefault="00223D59">
      <w:pPr>
        <w:snapToGrid w:val="0"/>
        <w:spacing w:line="360" w:lineRule="auto"/>
        <w:ind w:firstLineChars="202" w:firstLine="424"/>
        <w:jc w:val="left"/>
        <w:rPr>
          <w:rFonts w:ascii="Times New Roman" w:hAnsi="Times New Roman"/>
        </w:rPr>
        <w:pPrChange w:id="2700" w:author="zhengping jin" w:date="2024-08-11T22:40:00Z" w16du:dateUtc="2024-08-11T14:40:00Z">
          <w:pPr>
            <w:snapToGrid w:val="0"/>
            <w:spacing w:line="360" w:lineRule="auto"/>
            <w:ind w:firstLineChars="450" w:firstLine="945"/>
            <w:jc w:val="left"/>
          </w:pPr>
        </w:pPrChange>
      </w:pPr>
      <w:r w:rsidRPr="006D722E">
        <w:rPr>
          <w:rFonts w:ascii="Times New Roman" w:hAnsi="Times New Roman"/>
        </w:rPr>
        <w:t>特别地，对于</w:t>
      </w:r>
      <w:r w:rsidRPr="006D722E">
        <w:rPr>
          <w:rFonts w:ascii="Times New Roman" w:hAnsi="Times New Roman"/>
          <w:i/>
        </w:rPr>
        <w:t>k</w:t>
      </w:r>
      <w:r w:rsidRPr="006D722E">
        <w:rPr>
          <w:rFonts w:ascii="Times New Roman" w:hAnsi="Times New Roman"/>
        </w:rPr>
        <w:t>=</w:t>
      </w:r>
      <w:r w:rsidRPr="006D722E">
        <w:rPr>
          <w:rFonts w:ascii="Times New Roman" w:hAnsi="Times New Roman"/>
          <w:i/>
        </w:rPr>
        <w:t>t</w:t>
      </w:r>
      <w:r w:rsidRPr="006D722E">
        <w:rPr>
          <w:rFonts w:ascii="Times New Roman" w:hAnsi="Times New Roman"/>
        </w:rPr>
        <w:t>-1</w:t>
      </w:r>
      <w:r w:rsidRPr="006D722E">
        <w:rPr>
          <w:rFonts w:ascii="Times New Roman" w:hAnsi="Times New Roman"/>
        </w:rPr>
        <w:t>，我们有</w:t>
      </w:r>
    </w:p>
    <w:p w14:paraId="7E2BCE75" w14:textId="77777777"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8"/>
        </w:rPr>
        <w:object w:dxaOrig="2960" w:dyaOrig="2120" w14:anchorId="373B8BFF">
          <v:shape id="_x0000_i1333" type="#_x0000_t75" style="width:147.65pt;height:106.65pt" o:ole="">
            <v:imagedata r:id="rId811" o:title=""/>
          </v:shape>
          <o:OLEObject Type="Embed" ProgID="Equation.DSMT4" ShapeID="_x0000_i1333" DrawAspect="Content" ObjectID="_1790422492" r:id="rId812"/>
        </w:object>
      </w:r>
    </w:p>
    <w:p w14:paraId="719C6B37" w14:textId="51619170" w:rsidR="00223D59" w:rsidRPr="006D722E" w:rsidRDefault="00223D59">
      <w:pPr>
        <w:snapToGrid w:val="0"/>
        <w:spacing w:line="360" w:lineRule="auto"/>
        <w:jc w:val="left"/>
        <w:rPr>
          <w:rFonts w:ascii="Times New Roman" w:hAnsi="Times New Roman"/>
        </w:rPr>
        <w:pPrChange w:id="2701" w:author="zhengping jin" w:date="2024-08-11T22:40:00Z" w16du:dateUtc="2024-08-11T14:40:00Z">
          <w:pPr>
            <w:snapToGrid w:val="0"/>
            <w:spacing w:line="360" w:lineRule="auto"/>
            <w:ind w:firstLineChars="450" w:firstLine="945"/>
            <w:jc w:val="left"/>
          </w:pPr>
        </w:pPrChange>
      </w:pPr>
      <w:r w:rsidRPr="006D722E">
        <w:rPr>
          <w:rFonts w:ascii="Times New Roman" w:hAnsi="Times New Roman"/>
        </w:rPr>
        <w:t>满足</w:t>
      </w:r>
      <w:r w:rsidR="007B33BC" w:rsidRPr="006D722E">
        <w:rPr>
          <w:rFonts w:ascii="Times New Roman" w:hAnsi="Times New Roman"/>
        </w:rPr>
        <w:t>同余方程</w:t>
      </w:r>
    </w:p>
    <w:p w14:paraId="18CA21FB" w14:textId="1AFF1C53"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0"/>
        </w:rPr>
        <w:object w:dxaOrig="1500" w:dyaOrig="360" w14:anchorId="0276903B">
          <v:shape id="_x0000_i1334" type="#_x0000_t75" style="width:76.1pt;height:18.7pt" o:ole="">
            <v:imagedata r:id="rId813" o:title=""/>
          </v:shape>
          <o:OLEObject Type="Embed" ProgID="Equation.DSMT4" ShapeID="_x0000_i1334" DrawAspect="Content" ObjectID="_1790422493" r:id="rId814"/>
        </w:object>
      </w:r>
      <w:ins w:id="2702" w:author="zhengping jin" w:date="2024-08-11T22:24:00Z" w16du:dateUtc="2024-08-11T14:24:00Z">
        <w:r w:rsidR="00FF0F75">
          <w:rPr>
            <w:rFonts w:ascii="Times New Roman" w:hAnsi="Times New Roman" w:hint="eastAsia"/>
          </w:rPr>
          <w:t>.</w:t>
        </w:r>
      </w:ins>
    </w:p>
    <w:p w14:paraId="1D865D8C" w14:textId="77777777" w:rsidR="00223D59" w:rsidRPr="006D722E" w:rsidRDefault="00223D59" w:rsidP="00223D59">
      <w:pPr>
        <w:snapToGrid w:val="0"/>
        <w:spacing w:line="360" w:lineRule="auto"/>
        <w:jc w:val="left"/>
        <w:rPr>
          <w:rFonts w:ascii="Times New Roman" w:hAnsi="Times New Roman"/>
          <w:b/>
        </w:rPr>
      </w:pPr>
    </w:p>
    <w:p w14:paraId="3C03FC63" w14:textId="6766F25D" w:rsidR="00223D59" w:rsidRPr="006D722E" w:rsidRDefault="00C24815" w:rsidP="00C24815">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.3.17 </w:t>
      </w:r>
      <w:r w:rsidR="00223D59" w:rsidRPr="006D722E">
        <w:rPr>
          <w:rFonts w:ascii="Times New Roman" w:hAnsi="Times New Roman"/>
        </w:rPr>
        <w:t>求解</w:t>
      </w:r>
      <w:r w:rsidR="007B33BC" w:rsidRPr="006D722E">
        <w:rPr>
          <w:rFonts w:ascii="Times New Roman" w:hAnsi="Times New Roman"/>
        </w:rPr>
        <w:t>同余方程</w:t>
      </w:r>
      <w:ins w:id="2703" w:author="zhengping jin" w:date="2024-08-12T11:33:00Z" w16du:dateUtc="2024-08-12T03:33:00Z">
        <w:r w:rsidR="0031747E" w:rsidRPr="0031747E">
          <w:rPr>
            <w:rFonts w:ascii="Times New Roman" w:hAnsi="Times New Roman"/>
            <w:i/>
            <w:iCs/>
            <w:rPrChange w:id="2704" w:author="zhengping jin" w:date="2024-08-12T11:33:00Z" w16du:dateUtc="2024-08-12T03:33:00Z">
              <w:rPr>
                <w:rFonts w:ascii="Times New Roman" w:hAnsi="Times New Roman"/>
              </w:rPr>
            </w:rPrChange>
          </w:rPr>
          <w:t>x</w:t>
        </w:r>
        <w:r w:rsidR="0031747E" w:rsidRPr="0031747E">
          <w:rPr>
            <w:rFonts w:ascii="Times New Roman" w:hAnsi="Times New Roman"/>
            <w:vertAlign w:val="superscript"/>
            <w:rPrChange w:id="2705" w:author="zhengping jin" w:date="2024-08-12T11:33:00Z" w16du:dateUtc="2024-08-12T03:33:00Z">
              <w:rPr>
                <w:rFonts w:ascii="Times New Roman" w:hAnsi="Times New Roman"/>
              </w:rPr>
            </w:rPrChange>
          </w:rPr>
          <w:t>2</w:t>
        </w:r>
        <w:r w:rsidR="0031747E">
          <w:rPr>
            <w:rFonts w:ascii="Lucida Sans Unicode" w:hAnsi="Lucida Sans Unicode" w:cs="Lucida Sans Unicode"/>
          </w:rPr>
          <w:t>≡</w:t>
        </w:r>
      </w:ins>
      <w:ins w:id="2706" w:author="zhengping jin" w:date="2024-08-12T12:10:00Z" w16du:dateUtc="2024-08-12T04:10:00Z">
        <w:r w:rsidR="007E3921">
          <w:rPr>
            <w:rFonts w:ascii="Times New Roman" w:hAnsi="Times New Roman" w:hint="eastAsia"/>
          </w:rPr>
          <w:t>157</w:t>
        </w:r>
      </w:ins>
      <w:ins w:id="2707" w:author="zhengping jin" w:date="2024-08-12T11:33:00Z" w16du:dateUtc="2024-08-12T03:33:00Z">
        <w:r w:rsidR="0031747E">
          <w:rPr>
            <w:rFonts w:ascii="Times New Roman" w:hAnsi="Times New Roman" w:hint="eastAsia"/>
          </w:rPr>
          <w:t xml:space="preserve"> (mod 202</w:t>
        </w:r>
      </w:ins>
      <w:ins w:id="2708" w:author="zhengping jin" w:date="2024-08-12T12:07:00Z" w16du:dateUtc="2024-08-12T04:07:00Z">
        <w:r w:rsidR="007E3921">
          <w:rPr>
            <w:rFonts w:ascii="Times New Roman" w:hAnsi="Times New Roman" w:hint="eastAsia"/>
          </w:rPr>
          <w:t>9</w:t>
        </w:r>
      </w:ins>
      <w:ins w:id="2709" w:author="zhengping jin" w:date="2024-08-12T11:33:00Z" w16du:dateUtc="2024-08-12T03:33:00Z">
        <w:r w:rsidR="0031747E">
          <w:rPr>
            <w:rFonts w:ascii="Times New Roman" w:hAnsi="Times New Roman" w:hint="eastAsia"/>
          </w:rPr>
          <w:t>)</w:t>
        </w:r>
      </w:ins>
      <w:del w:id="2710" w:author="zhengping jin" w:date="2024-08-12T11:33:00Z" w16du:dateUtc="2024-08-12T03:33:00Z">
        <w:r w:rsidR="00223D59" w:rsidRPr="006D722E" w:rsidDel="0031747E">
          <w:rPr>
            <w:rFonts w:ascii="Times New Roman" w:hAnsi="Times New Roman"/>
            <w:position w:val="-10"/>
          </w:rPr>
          <w:object w:dxaOrig="1880" w:dyaOrig="360" w14:anchorId="1987CBB4">
            <v:shape id="_x0000_i1335" type="#_x0000_t75" style="width:93.4pt;height:18.7pt" o:ole="">
              <v:imagedata r:id="rId815" o:title=""/>
            </v:shape>
            <o:OLEObject Type="Embed" ProgID="Equation.DSMT4" ShapeID="_x0000_i1335" DrawAspect="Content" ObjectID="_1790422494" r:id="rId816"/>
          </w:object>
        </w:r>
      </w:del>
      <w:ins w:id="2711" w:author="zhengping jin" w:date="2024-08-11T22:41:00Z" w16du:dateUtc="2024-08-11T14:41:00Z">
        <w:r w:rsidR="003E0AC3">
          <w:rPr>
            <w:rFonts w:ascii="Times New Roman" w:hAnsi="Times New Roman" w:hint="eastAsia"/>
          </w:rPr>
          <w:t>.</w:t>
        </w:r>
      </w:ins>
    </w:p>
    <w:p w14:paraId="7FF632E2" w14:textId="33BF7E70" w:rsidR="00223D59" w:rsidRPr="006D722E" w:rsidRDefault="00223D59" w:rsidP="00223D59">
      <w:pPr>
        <w:snapToGrid w:val="0"/>
        <w:spacing w:line="360" w:lineRule="auto"/>
        <w:ind w:firstLineChars="200"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hint="eastAsia"/>
          <w:b/>
        </w:rPr>
        <w:t xml:space="preserve"> </w:t>
      </w:r>
      <w:del w:id="2712" w:author="zhengping jin" w:date="2024-08-12T12:11:00Z" w16du:dateUtc="2024-08-12T04:11:00Z">
        <w:r w:rsidRPr="006D722E" w:rsidDel="007E3921">
          <w:rPr>
            <w:rFonts w:ascii="Times New Roman" w:hAnsi="Times New Roman"/>
          </w:rPr>
          <w:delText>因为</w:delText>
        </w:r>
      </w:del>
      <w:del w:id="2713" w:author="zhengping jin" w:date="2024-08-12T11:34:00Z" w16du:dateUtc="2024-08-12T03:34:00Z">
        <w:r w:rsidRPr="006D722E" w:rsidDel="00E20E2C">
          <w:rPr>
            <w:rFonts w:ascii="Times New Roman" w:hAnsi="Times New Roman"/>
            <w:position w:val="-6"/>
          </w:rPr>
          <w:object w:dxaOrig="1680" w:dyaOrig="279" w14:anchorId="099E6893">
            <v:shape id="_x0000_i1336" type="#_x0000_t75" style="width:83.85pt;height:14.6pt" o:ole="">
              <v:imagedata r:id="rId817" o:title=""/>
            </v:shape>
            <o:OLEObject Type="Embed" ProgID="Equation.DSMT4" ShapeID="_x0000_i1336" DrawAspect="Content" ObjectID="_1790422495" r:id="rId818"/>
          </w:object>
        </w:r>
      </w:del>
      <w:del w:id="2714" w:author="zhengping jin" w:date="2024-08-12T12:11:00Z" w16du:dateUtc="2024-08-12T04:11:00Z">
        <w:r w:rsidRPr="006D722E" w:rsidDel="007E3921">
          <w:rPr>
            <w:rFonts w:ascii="Times New Roman" w:hAnsi="Times New Roman"/>
          </w:rPr>
          <w:delText>，</w:delText>
        </w:r>
      </w:del>
      <w:r w:rsidRPr="006D722E">
        <w:rPr>
          <w:rFonts w:ascii="Times New Roman" w:hAnsi="Times New Roman"/>
        </w:rPr>
        <w:t>计算</w:t>
      </w:r>
      <w:proofErr w:type="gramStart"/>
      <w:r w:rsidRPr="006D722E">
        <w:rPr>
          <w:rFonts w:ascii="Times New Roman" w:hAnsi="Times New Roman"/>
        </w:rPr>
        <w:t>勒让得</w:t>
      </w:r>
      <w:proofErr w:type="gramEnd"/>
      <w:r w:rsidRPr="006D722E">
        <w:rPr>
          <w:rFonts w:ascii="Times New Roman" w:hAnsi="Times New Roman"/>
        </w:rPr>
        <w:t>符号</w:t>
      </w:r>
    </w:p>
    <w:p w14:paraId="230B0EE6" w14:textId="149101D4" w:rsidR="00223D59" w:rsidRDefault="00223D59" w:rsidP="00223D59">
      <w:pPr>
        <w:snapToGrid w:val="0"/>
        <w:spacing w:line="360" w:lineRule="auto"/>
        <w:jc w:val="center"/>
        <w:rPr>
          <w:ins w:id="2715" w:author="zhengping jin" w:date="2024-08-12T11:37:00Z" w16du:dateUtc="2024-08-12T03:37:00Z"/>
          <w:rFonts w:ascii="Times New Roman" w:hAnsi="Times New Roman"/>
        </w:rPr>
      </w:pPr>
      <w:r w:rsidRPr="006D722E">
        <w:rPr>
          <w:rFonts w:ascii="Times New Roman" w:hAnsi="Times New Roman" w:hint="eastAsia"/>
          <w:position w:val="-68"/>
        </w:rPr>
        <w:t xml:space="preserve">        </w:t>
      </w:r>
      <w:del w:id="2716" w:author="zhengping jin" w:date="2024-08-12T11:34:00Z" w16du:dateUtc="2024-08-12T03:34:00Z">
        <w:r w:rsidRPr="006D722E" w:rsidDel="00E20E2C">
          <w:rPr>
            <w:rFonts w:ascii="Times New Roman" w:hAnsi="Times New Roman"/>
            <w:position w:val="-68"/>
          </w:rPr>
          <w:object w:dxaOrig="6920" w:dyaOrig="1480" w14:anchorId="1D1E9204">
            <v:shape id="_x0000_i1337" type="#_x0000_t75" style="width:345.85pt;height:72.9pt" o:ole="">
              <v:imagedata r:id="rId819" o:title=""/>
            </v:shape>
            <o:OLEObject Type="Embed" ProgID="Equation.DSMT4" ShapeID="_x0000_i1337" DrawAspect="Content" ObjectID="_1790422496" r:id="rId820"/>
          </w:object>
        </w:r>
      </w:del>
      <m:oMath>
        <m:d>
          <m:dPr>
            <m:ctrlPr>
              <w:ins w:id="2717" w:author="zhengping jin" w:date="2024-08-12T11:35:00Z" w16du:dateUtc="2024-08-12T03:35:00Z">
                <w:rPr>
                  <w:rFonts w:ascii="Cambria Math" w:hAnsi="Cambria Math"/>
                  <w:i/>
                </w:rPr>
              </w:ins>
            </m:ctrlPr>
          </m:dPr>
          <m:e>
            <m:f>
              <m:fPr>
                <m:ctrlPr>
                  <w:ins w:id="2718" w:author="zhengping jin" w:date="2024-08-12T11:35:00Z" w16du:dateUtc="2024-08-12T03:35:00Z">
                    <w:rPr>
                      <w:rFonts w:ascii="Cambria Math" w:hAnsi="Cambria Math"/>
                      <w:i/>
                    </w:rPr>
                  </w:ins>
                </m:ctrlPr>
              </m:fPr>
              <m:num>
                <m:r>
                  <w:ins w:id="2719" w:author="zhengping jin" w:date="2024-08-12T12:11:00Z" w16du:dateUtc="2024-08-12T04:11:00Z">
                    <w:rPr>
                      <w:rFonts w:ascii="Cambria Math" w:hAnsi="Cambria Math" w:hint="eastAsia"/>
                    </w:rPr>
                    <m:t>1</m:t>
                  </w:ins>
                </m:r>
                <m:r>
                  <w:ins w:id="2720" w:author="zhengping jin" w:date="2024-08-12T11:35:00Z" w16du:dateUtc="2024-08-12T03:35:00Z">
                    <w:rPr>
                      <w:rFonts w:ascii="Cambria Math" w:hAnsi="Cambria Math"/>
                    </w:rPr>
                    <m:t>5</m:t>
                  </w:ins>
                </m:r>
                <m:r>
                  <w:ins w:id="2721" w:author="zhengping jin" w:date="2024-08-12T12:11:00Z" w16du:dateUtc="2024-08-12T04:11:00Z">
                    <w:rPr>
                      <w:rFonts w:ascii="Cambria Math" w:hAnsi="Cambria Math" w:hint="eastAsia"/>
                    </w:rPr>
                    <m:t>7</m:t>
                  </w:ins>
                </m:r>
              </m:num>
              <m:den>
                <m:r>
                  <w:ins w:id="2722" w:author="zhengping jin" w:date="2024-08-12T11:35:00Z" w16du:dateUtc="2024-08-12T03:35:00Z">
                    <w:rPr>
                      <w:rFonts w:ascii="Cambria Math" w:hAnsi="Cambria Math"/>
                    </w:rPr>
                    <m:t>202</m:t>
                  </w:ins>
                </m:r>
                <m:r>
                  <w:ins w:id="2723" w:author="zhengping jin" w:date="2024-08-12T12:11:00Z" w16du:dateUtc="2024-08-12T04:11:00Z">
                    <w:rPr>
                      <w:rFonts w:ascii="Cambria Math" w:hAnsi="Cambria Math" w:hint="eastAsia"/>
                    </w:rPr>
                    <m:t>9</m:t>
                  </w:ins>
                </m:r>
              </m:den>
            </m:f>
          </m:e>
        </m:d>
        <m:r>
          <w:ins w:id="2724" w:author="zhengping jin" w:date="2024-08-12T11:35:00Z" w16du:dateUtc="2024-08-12T03:35:00Z">
            <w:rPr>
              <w:rFonts w:ascii="Cambria Math" w:hAnsi="Cambria Math"/>
            </w:rPr>
            <m:t>=</m:t>
          </w:ins>
        </m:r>
        <m:sSup>
          <m:sSupPr>
            <m:ctrlPr>
              <w:ins w:id="2725" w:author="zhengping jin" w:date="2024-08-12T11:35:00Z" w16du:dateUtc="2024-08-12T03:35:00Z">
                <w:rPr>
                  <w:rFonts w:ascii="Cambria Math" w:hAnsi="Cambria Math"/>
                  <w:i/>
                </w:rPr>
              </w:ins>
            </m:ctrlPr>
          </m:sSupPr>
          <m:e>
            <m:r>
              <w:ins w:id="2726" w:author="zhengping jin" w:date="2024-08-12T11:35:00Z" w16du:dateUtc="2024-08-12T03:35:00Z">
                <w:rPr>
                  <w:rFonts w:ascii="Cambria Math" w:hAnsi="Cambria Math"/>
                </w:rPr>
                <m:t>(-1)</m:t>
              </w:ins>
            </m:r>
          </m:e>
          <m:sup>
            <m:box>
              <m:boxPr>
                <m:ctrlPr>
                  <w:ins w:id="2727" w:author="zhengping jin" w:date="2024-08-12T11:35:00Z" w16du:dateUtc="2024-08-12T03:35:00Z">
                    <w:rPr>
                      <w:rFonts w:ascii="Cambria Math" w:hAnsi="Cambria Math"/>
                      <w:i/>
                    </w:rPr>
                  </w:ins>
                </m:ctrlPr>
              </m:boxPr>
              <m:e>
                <m:argPr>
                  <m:argSz m:val="-1"/>
                </m:argPr>
                <m:f>
                  <m:fPr>
                    <m:ctrlPr>
                      <w:ins w:id="2728" w:author="zhengping jin" w:date="2024-08-12T11:35:00Z" w16du:dateUtc="2024-08-12T03:35:00Z">
                        <w:rPr>
                          <w:rFonts w:ascii="Cambria Math" w:hAnsi="Cambria Math"/>
                          <w:i/>
                        </w:rPr>
                      </w:ins>
                    </m:ctrlPr>
                  </m:fPr>
                  <m:num>
                    <m:r>
                      <w:ins w:id="2729" w:author="zhengping jin" w:date="2024-08-12T12:11:00Z" w16du:dateUtc="2024-08-12T04:11:00Z">
                        <w:rPr>
                          <w:rFonts w:ascii="Cambria Math" w:hAnsi="Cambria Math" w:hint="eastAsia"/>
                        </w:rPr>
                        <m:t>1</m:t>
                      </w:ins>
                    </m:r>
                    <m:r>
                      <w:ins w:id="2730" w:author="zhengping jin" w:date="2024-08-12T11:35:00Z" w16du:dateUtc="2024-08-12T03:35:00Z">
                        <w:rPr>
                          <w:rFonts w:ascii="Cambria Math" w:hAnsi="Cambria Math"/>
                        </w:rPr>
                        <m:t>5</m:t>
                      </w:ins>
                    </m:r>
                    <m:r>
                      <w:ins w:id="2731" w:author="zhengping jin" w:date="2024-08-12T12:11:00Z" w16du:dateUtc="2024-08-12T04:11:00Z">
                        <w:rPr>
                          <w:rFonts w:ascii="Cambria Math" w:hAnsi="Cambria Math" w:hint="eastAsia"/>
                        </w:rPr>
                        <m:t>7</m:t>
                      </w:ins>
                    </m:r>
                    <m:r>
                      <w:ins w:id="2732" w:author="zhengping jin" w:date="2024-08-12T11:35:00Z" w16du:dateUtc="2024-08-12T03:35:00Z">
                        <w:rPr>
                          <w:rFonts w:ascii="Cambria Math" w:hAnsi="Cambria Math"/>
                        </w:rPr>
                        <m:t>-1</m:t>
                      </w:ins>
                    </m:r>
                  </m:num>
                  <m:den>
                    <m:r>
                      <w:ins w:id="2733" w:author="zhengping jin" w:date="2024-08-12T11:35:00Z" w16du:dateUtc="2024-08-12T03:35:00Z">
                        <w:rPr>
                          <w:rFonts w:ascii="Cambria Math" w:hAnsi="Cambria Math"/>
                        </w:rPr>
                        <m:t>2</m:t>
                      </w:ins>
                    </m:r>
                  </m:den>
                </m:f>
                <m:r>
                  <w:ins w:id="2734" w:author="zhengping jin" w:date="2024-08-12T11:35:00Z" w16du:dateUtc="2024-08-12T03:35:00Z">
                    <w:rPr>
                      <w:rFonts w:ascii="Cambria Math" w:hAnsi="Cambria Math"/>
                      <w:i/>
                    </w:rPr>
                    <w:sym w:font="Wingdings" w:char="F09E"/>
                  </w:ins>
                </m:r>
                <m:box>
                  <m:boxPr>
                    <m:ctrlPr>
                      <w:ins w:id="2735" w:author="zhengping jin" w:date="2024-08-12T11:36:00Z" w16du:dateUtc="2024-08-12T03:36:00Z">
                        <w:rPr>
                          <w:rFonts w:ascii="Cambria Math" w:hAnsi="Cambria Math"/>
                          <w:i/>
                        </w:rPr>
                      </w:ins>
                    </m:ctrlPr>
                  </m:boxPr>
                  <m:e>
                    <m:argPr>
                      <m:argSz m:val="-1"/>
                    </m:argPr>
                    <m:f>
                      <m:fPr>
                        <m:ctrlPr>
                          <w:ins w:id="2736" w:author="zhengping jin" w:date="2024-08-12T11:36:00Z" w16du:dateUtc="2024-08-12T03:36:00Z">
                            <w:rPr>
                              <w:rFonts w:ascii="Cambria Math" w:hAnsi="Cambria Math"/>
                              <w:i/>
                            </w:rPr>
                          </w:ins>
                        </m:ctrlPr>
                      </m:fPr>
                      <m:num>
                        <m:r>
                          <w:ins w:id="2737" w:author="zhengping jin" w:date="2024-08-12T11:36:00Z" w16du:dateUtc="2024-08-12T03:36:00Z">
                            <w:rPr>
                              <w:rFonts w:ascii="Cambria Math" w:hAnsi="Cambria Math"/>
                            </w:rPr>
                            <m:t>202</m:t>
                          </w:ins>
                        </m:r>
                        <m:r>
                          <w:ins w:id="2738" w:author="zhengping jin" w:date="2024-08-12T12:11:00Z" w16du:dateUtc="2024-08-12T04:11:00Z">
                            <w:rPr>
                              <w:rFonts w:ascii="Cambria Math" w:hAnsi="Cambria Math" w:hint="eastAsia"/>
                            </w:rPr>
                            <m:t>9</m:t>
                          </w:ins>
                        </m:r>
                        <m:r>
                          <w:ins w:id="2739" w:author="zhengping jin" w:date="2024-08-12T11:36:00Z" w16du:dateUtc="2024-08-12T03:36:00Z">
                            <w:rPr>
                              <w:rFonts w:ascii="Cambria Math" w:hAnsi="Cambria Math"/>
                            </w:rPr>
                            <m:t>-1</m:t>
                          </w:ins>
                        </m:r>
                      </m:num>
                      <m:den>
                        <m:r>
                          <w:ins w:id="2740" w:author="zhengping jin" w:date="2024-08-12T11:36:00Z" w16du:dateUtc="2024-08-12T03:36:00Z">
                            <w:rPr>
                              <w:rFonts w:ascii="Cambria Math" w:hAnsi="Cambria Math"/>
                            </w:rPr>
                            <m:t>2</m:t>
                          </w:ins>
                        </m:r>
                      </m:den>
                    </m:f>
                  </m:e>
                </m:box>
              </m:e>
            </m:box>
          </m:sup>
        </m:sSup>
        <m:d>
          <m:dPr>
            <m:ctrlPr>
              <w:ins w:id="2741" w:author="zhengping jin" w:date="2024-08-12T11:36:00Z" w16du:dateUtc="2024-08-12T03:36:00Z">
                <w:rPr>
                  <w:rFonts w:ascii="Cambria Math" w:hAnsi="Cambria Math"/>
                  <w:i/>
                </w:rPr>
              </w:ins>
            </m:ctrlPr>
          </m:dPr>
          <m:e>
            <m:f>
              <m:fPr>
                <m:ctrlPr>
                  <w:ins w:id="2742" w:author="zhengping jin" w:date="2024-08-12T11:36:00Z" w16du:dateUtc="2024-08-12T03:36:00Z">
                    <w:rPr>
                      <w:rFonts w:ascii="Cambria Math" w:hAnsi="Cambria Math"/>
                      <w:i/>
                    </w:rPr>
                  </w:ins>
                </m:ctrlPr>
              </m:fPr>
              <m:num>
                <m:r>
                  <w:ins w:id="2743" w:author="zhengping jin" w:date="2024-08-12T11:36:00Z" w16du:dateUtc="2024-08-12T03:36:00Z">
                    <w:rPr>
                      <w:rFonts w:ascii="Cambria Math" w:hAnsi="Cambria Math"/>
                    </w:rPr>
                    <m:t>202</m:t>
                  </w:ins>
                </m:r>
                <m:r>
                  <w:ins w:id="2744" w:author="zhengping jin" w:date="2024-08-12T12:11:00Z" w16du:dateUtc="2024-08-12T04:11:00Z">
                    <w:rPr>
                      <w:rFonts w:ascii="Cambria Math" w:hAnsi="Cambria Math" w:hint="eastAsia"/>
                    </w:rPr>
                    <m:t>9</m:t>
                  </w:ins>
                </m:r>
              </m:num>
              <m:den>
                <m:r>
                  <w:ins w:id="2745" w:author="zhengping jin" w:date="2024-08-12T12:11:00Z" w16du:dateUtc="2024-08-12T04:11:00Z">
                    <w:rPr>
                      <w:rFonts w:ascii="Cambria Math" w:hAnsi="Cambria Math" w:hint="eastAsia"/>
                    </w:rPr>
                    <m:t>1</m:t>
                  </w:ins>
                </m:r>
                <m:r>
                  <w:ins w:id="2746" w:author="zhengping jin" w:date="2024-08-12T11:36:00Z" w16du:dateUtc="2024-08-12T03:36:00Z">
                    <w:rPr>
                      <w:rFonts w:ascii="Cambria Math" w:hAnsi="Cambria Math"/>
                    </w:rPr>
                    <m:t>5</m:t>
                  </w:ins>
                </m:r>
                <m:r>
                  <w:ins w:id="2747" w:author="zhengping jin" w:date="2024-08-12T12:11:00Z" w16du:dateUtc="2024-08-12T04:11:00Z">
                    <w:rPr>
                      <w:rFonts w:ascii="Cambria Math" w:hAnsi="Cambria Math" w:hint="eastAsia"/>
                    </w:rPr>
                    <m:t>7</m:t>
                  </w:ins>
                </m:r>
              </m:den>
            </m:f>
          </m:e>
        </m:d>
        <m:r>
          <w:ins w:id="2748" w:author="zhengping jin" w:date="2024-08-12T11:36:00Z" w16du:dateUtc="2024-08-12T03:36:00Z">
            <w:rPr>
              <w:rFonts w:ascii="Cambria Math" w:hAnsi="Cambria Math"/>
            </w:rPr>
            <m:t>=</m:t>
          </w:ins>
        </m:r>
        <m:d>
          <m:dPr>
            <m:ctrlPr>
              <w:ins w:id="2749" w:author="zhengping jin" w:date="2024-08-12T11:36:00Z" w16du:dateUtc="2024-08-12T03:36:00Z">
                <w:rPr>
                  <w:rFonts w:ascii="Cambria Math" w:hAnsi="Cambria Math"/>
                  <w:i/>
                </w:rPr>
              </w:ins>
            </m:ctrlPr>
          </m:dPr>
          <m:e>
            <m:f>
              <m:fPr>
                <m:ctrlPr>
                  <w:ins w:id="2750" w:author="zhengping jin" w:date="2024-08-12T11:36:00Z" w16du:dateUtc="2024-08-12T03:36:00Z">
                    <w:rPr>
                      <w:rFonts w:ascii="Cambria Math" w:hAnsi="Cambria Math"/>
                      <w:i/>
                    </w:rPr>
                  </w:ins>
                </m:ctrlPr>
              </m:fPr>
              <m:num>
                <m:r>
                  <w:ins w:id="2751" w:author="zhengping jin" w:date="2024-08-12T12:12:00Z" w16du:dateUtc="2024-08-12T04:12:00Z">
                    <w:rPr>
                      <w:rFonts w:ascii="Cambria Math" w:hAnsi="Cambria Math" w:hint="eastAsia"/>
                    </w:rPr>
                    <m:t>145</m:t>
                  </w:ins>
                </m:r>
              </m:num>
              <m:den>
                <m:r>
                  <w:ins w:id="2752" w:author="zhengping jin" w:date="2024-08-12T12:12:00Z" w16du:dateUtc="2024-08-12T04:12:00Z">
                    <w:rPr>
                      <w:rFonts w:ascii="Cambria Math" w:hAnsi="Cambria Math" w:hint="eastAsia"/>
                    </w:rPr>
                    <m:t>1</m:t>
                  </w:ins>
                </m:r>
                <m:r>
                  <w:ins w:id="2753" w:author="zhengping jin" w:date="2024-08-12T11:36:00Z" w16du:dateUtc="2024-08-12T03:36:00Z">
                    <w:rPr>
                      <w:rFonts w:ascii="Cambria Math" w:hAnsi="Cambria Math"/>
                    </w:rPr>
                    <m:t>5</m:t>
                  </w:ins>
                </m:r>
                <m:r>
                  <w:ins w:id="2754" w:author="zhengping jin" w:date="2024-08-12T12:12:00Z" w16du:dateUtc="2024-08-12T04:12:00Z">
                    <w:rPr>
                      <w:rFonts w:ascii="Cambria Math" w:hAnsi="Cambria Math" w:hint="eastAsia"/>
                    </w:rPr>
                    <m:t>7</m:t>
                  </w:ins>
                </m:r>
              </m:den>
            </m:f>
          </m:e>
        </m:d>
        <m:r>
          <w:ins w:id="2755" w:author="zhengping jin" w:date="2024-08-12T11:37:00Z" w16du:dateUtc="2024-08-12T03:37:00Z">
            <w:rPr>
              <w:rFonts w:ascii="Cambria Math" w:hAnsi="Cambria Math"/>
            </w:rPr>
            <m:t>=</m:t>
          </w:ins>
        </m:r>
        <m:d>
          <m:dPr>
            <m:ctrlPr>
              <w:ins w:id="2756" w:author="zhengping jin" w:date="2024-08-12T12:13:00Z" w16du:dateUtc="2024-08-12T04:13:00Z">
                <w:rPr>
                  <w:rFonts w:ascii="Cambria Math" w:hAnsi="Cambria Math"/>
                  <w:i/>
                </w:rPr>
              </w:ins>
            </m:ctrlPr>
          </m:dPr>
          <m:e>
            <m:f>
              <m:fPr>
                <m:ctrlPr>
                  <w:ins w:id="2757" w:author="zhengping jin" w:date="2024-08-12T12:13:00Z" w16du:dateUtc="2024-08-12T04:13:00Z">
                    <w:rPr>
                      <w:rFonts w:ascii="Cambria Math" w:hAnsi="Cambria Math"/>
                      <w:i/>
                    </w:rPr>
                  </w:ins>
                </m:ctrlPr>
              </m:fPr>
              <m:num>
                <m:r>
                  <w:ins w:id="2758" w:author="zhengping jin" w:date="2024-08-12T12:13:00Z" w16du:dateUtc="2024-08-12T04:13:00Z">
                    <w:rPr>
                      <w:rFonts w:ascii="Cambria Math" w:hAnsi="Cambria Math" w:hint="eastAsia"/>
                    </w:rPr>
                    <m:t>5</m:t>
                  </w:ins>
                </m:r>
              </m:num>
              <m:den>
                <m:r>
                  <w:ins w:id="2759" w:author="zhengping jin" w:date="2024-08-12T12:13:00Z" w16du:dateUtc="2024-08-12T04:13:00Z">
                    <w:rPr>
                      <w:rFonts w:ascii="Cambria Math" w:hAnsi="Cambria Math" w:hint="eastAsia"/>
                    </w:rPr>
                    <m:t>1</m:t>
                  </w:ins>
                </m:r>
                <m:r>
                  <w:ins w:id="2760" w:author="zhengping jin" w:date="2024-08-12T12:13:00Z" w16du:dateUtc="2024-08-12T04:13:00Z">
                    <w:rPr>
                      <w:rFonts w:ascii="Cambria Math" w:hAnsi="Cambria Math"/>
                    </w:rPr>
                    <m:t>5</m:t>
                  </w:ins>
                </m:r>
                <m:r>
                  <w:ins w:id="2761" w:author="zhengping jin" w:date="2024-08-12T12:13:00Z" w16du:dateUtc="2024-08-12T04:13:00Z">
                    <w:rPr>
                      <w:rFonts w:ascii="Cambria Math" w:hAnsi="Cambria Math" w:hint="eastAsia"/>
                    </w:rPr>
                    <m:t>7</m:t>
                  </w:ins>
                </m:r>
              </m:den>
            </m:f>
          </m:e>
        </m:d>
        <m:d>
          <m:dPr>
            <m:ctrlPr>
              <w:ins w:id="2762" w:author="zhengping jin" w:date="2024-08-12T12:13:00Z" w16du:dateUtc="2024-08-12T04:13:00Z">
                <w:rPr>
                  <w:rFonts w:ascii="Cambria Math" w:hAnsi="Cambria Math"/>
                  <w:i/>
                </w:rPr>
              </w:ins>
            </m:ctrlPr>
          </m:dPr>
          <m:e>
            <m:f>
              <m:fPr>
                <m:ctrlPr>
                  <w:ins w:id="2763" w:author="zhengping jin" w:date="2024-08-12T12:13:00Z" w16du:dateUtc="2024-08-12T04:13:00Z">
                    <w:rPr>
                      <w:rFonts w:ascii="Cambria Math" w:hAnsi="Cambria Math"/>
                      <w:i/>
                    </w:rPr>
                  </w:ins>
                </m:ctrlPr>
              </m:fPr>
              <m:num>
                <m:r>
                  <w:ins w:id="2764" w:author="zhengping jin" w:date="2024-08-12T12:13:00Z" w16du:dateUtc="2024-08-12T04:13:00Z">
                    <w:rPr>
                      <w:rFonts w:ascii="Cambria Math" w:hAnsi="Cambria Math" w:hint="eastAsia"/>
                    </w:rPr>
                    <m:t>29</m:t>
                  </w:ins>
                </m:r>
              </m:num>
              <m:den>
                <m:r>
                  <w:ins w:id="2765" w:author="zhengping jin" w:date="2024-08-12T12:13:00Z" w16du:dateUtc="2024-08-12T04:13:00Z">
                    <w:rPr>
                      <w:rFonts w:ascii="Cambria Math" w:hAnsi="Cambria Math" w:hint="eastAsia"/>
                    </w:rPr>
                    <m:t>1</m:t>
                  </w:ins>
                </m:r>
                <m:r>
                  <w:ins w:id="2766" w:author="zhengping jin" w:date="2024-08-12T12:13:00Z" w16du:dateUtc="2024-08-12T04:13:00Z">
                    <w:rPr>
                      <w:rFonts w:ascii="Cambria Math" w:hAnsi="Cambria Math"/>
                    </w:rPr>
                    <m:t>5</m:t>
                  </w:ins>
                </m:r>
                <m:r>
                  <w:ins w:id="2767" w:author="zhengping jin" w:date="2024-08-12T12:13:00Z" w16du:dateUtc="2024-08-12T04:13:00Z">
                    <w:rPr>
                      <w:rFonts w:ascii="Cambria Math" w:hAnsi="Cambria Math" w:hint="eastAsia"/>
                    </w:rPr>
                    <m:t>7</m:t>
                  </w:ins>
                </m:r>
              </m:den>
            </m:f>
          </m:e>
        </m:d>
      </m:oMath>
      <w:ins w:id="2768" w:author="zhengping jin" w:date="2024-08-12T11:37:00Z" w16du:dateUtc="2024-08-12T03:37:00Z">
        <w:r w:rsidR="00E20E2C">
          <w:rPr>
            <w:rFonts w:ascii="Times New Roman" w:hAnsi="Times New Roman" w:hint="eastAsia"/>
          </w:rPr>
          <w:t>.</w:t>
        </w:r>
      </w:ins>
    </w:p>
    <w:p w14:paraId="04AD8DA9" w14:textId="6DE20C18" w:rsidR="00E20E2C" w:rsidRPr="00E20E2C" w:rsidRDefault="007E3921">
      <w:pPr>
        <w:snapToGrid w:val="0"/>
        <w:spacing w:line="360" w:lineRule="auto"/>
        <w:ind w:firstLineChars="270" w:firstLine="567"/>
        <w:rPr>
          <w:ins w:id="2769" w:author="zhengping jin" w:date="2024-08-12T11:42:00Z" w16du:dateUtc="2024-08-12T03:42:00Z"/>
          <w:rFonts w:ascii="Times New Roman" w:hAnsi="Times New Roman"/>
        </w:rPr>
        <w:pPrChange w:id="2770" w:author="zhengping jin" w:date="2024-08-12T12:19:00Z" w16du:dateUtc="2024-08-12T04:19:00Z">
          <w:pPr>
            <w:snapToGrid w:val="0"/>
            <w:spacing w:line="360" w:lineRule="auto"/>
            <w:jc w:val="center"/>
          </w:pPr>
        </w:pPrChange>
      </w:pPr>
      <w:ins w:id="2771" w:author="zhengping jin" w:date="2024-08-12T12:13:00Z" w16du:dateUtc="2024-08-12T04:13:00Z">
        <w:r>
          <w:rPr>
            <w:rFonts w:ascii="Times New Roman" w:hAnsi="Times New Roman" w:hint="eastAsia"/>
          </w:rPr>
          <w:t>而</w:t>
        </w:r>
      </w:ins>
      <w:ins w:id="2772" w:author="zhengping jin" w:date="2024-08-12T12:15:00Z" w16du:dateUtc="2024-08-12T04:15:00Z">
        <w:r>
          <w:rPr>
            <w:rFonts w:ascii="Times New Roman" w:hAnsi="Times New Roman" w:hint="eastAsia"/>
          </w:rPr>
          <w:t xml:space="preserve"> </w:t>
        </w:r>
      </w:ins>
      <m:oMath>
        <m:d>
          <m:dPr>
            <m:ctrlPr>
              <w:ins w:id="2773" w:author="zhengping jin" w:date="2024-08-12T11:38:00Z" w16du:dateUtc="2024-08-12T03:38:00Z">
                <w:rPr>
                  <w:rFonts w:ascii="Cambria Math" w:hAnsi="Cambria Math"/>
                  <w:i/>
                </w:rPr>
              </w:ins>
            </m:ctrlPr>
          </m:dPr>
          <m:e>
            <m:f>
              <m:fPr>
                <m:ctrlPr>
                  <w:ins w:id="2774" w:author="zhengping jin" w:date="2024-08-12T11:38:00Z" w16du:dateUtc="2024-08-12T03:38:00Z">
                    <w:rPr>
                      <w:rFonts w:ascii="Cambria Math" w:hAnsi="Cambria Math"/>
                      <w:i/>
                    </w:rPr>
                  </w:ins>
                </m:ctrlPr>
              </m:fPr>
              <m:num>
                <m:r>
                  <w:ins w:id="2775" w:author="zhengping jin" w:date="2024-08-12T12:13:00Z" w16du:dateUtc="2024-08-12T04:13:00Z">
                    <w:rPr>
                      <w:rFonts w:ascii="Cambria Math" w:hAnsi="Cambria Math" w:hint="eastAsia"/>
                    </w:rPr>
                    <m:t>5</m:t>
                  </w:ins>
                </m:r>
              </m:num>
              <m:den>
                <m:r>
                  <w:ins w:id="2776" w:author="zhengping jin" w:date="2024-08-12T12:13:00Z" w16du:dateUtc="2024-08-12T04:13:00Z">
                    <w:rPr>
                      <w:rFonts w:ascii="Cambria Math" w:hAnsi="Cambria Math" w:hint="eastAsia"/>
                    </w:rPr>
                    <m:t>15</m:t>
                  </w:ins>
                </m:r>
                <m:r>
                  <w:ins w:id="2777" w:author="zhengping jin" w:date="2024-08-12T11:38:00Z" w16du:dateUtc="2024-08-12T03:38:00Z">
                    <w:rPr>
                      <w:rFonts w:ascii="Cambria Math" w:hAnsi="Cambria Math"/>
                    </w:rPr>
                    <m:t>7</m:t>
                  </w:ins>
                </m:r>
              </m:den>
            </m:f>
          </m:e>
        </m:d>
        <m:r>
          <w:ins w:id="2778" w:author="zhengping jin" w:date="2024-08-12T11:38:00Z" w16du:dateUtc="2024-08-12T03:38:00Z">
            <w:rPr>
              <w:rFonts w:ascii="Cambria Math" w:hAnsi="Cambria Math"/>
            </w:rPr>
            <m:t>=</m:t>
          </w:ins>
        </m:r>
        <m:sSup>
          <m:sSupPr>
            <m:ctrlPr>
              <w:ins w:id="2779" w:author="zhengping jin" w:date="2024-08-12T11:38:00Z" w16du:dateUtc="2024-08-12T03:38:00Z">
                <w:rPr>
                  <w:rFonts w:ascii="Cambria Math" w:hAnsi="Cambria Math"/>
                  <w:i/>
                </w:rPr>
              </w:ins>
            </m:ctrlPr>
          </m:sSupPr>
          <m:e>
            <m:r>
              <w:ins w:id="2780" w:author="zhengping jin" w:date="2024-08-12T11:38:00Z" w16du:dateUtc="2024-08-12T03:38:00Z">
                <w:rPr>
                  <w:rFonts w:ascii="Cambria Math" w:hAnsi="Cambria Math"/>
                </w:rPr>
                <m:t>(-1)</m:t>
              </w:ins>
            </m:r>
          </m:e>
          <m:sup>
            <m:box>
              <m:boxPr>
                <m:ctrlPr>
                  <w:ins w:id="2781" w:author="zhengping jin" w:date="2024-08-12T11:38:00Z" w16du:dateUtc="2024-08-12T03:38:00Z">
                    <w:rPr>
                      <w:rFonts w:ascii="Cambria Math" w:hAnsi="Cambria Math"/>
                      <w:i/>
                    </w:rPr>
                  </w:ins>
                </m:ctrlPr>
              </m:boxPr>
              <m:e>
                <m:argPr>
                  <m:argSz m:val="-1"/>
                </m:argPr>
                <m:f>
                  <m:fPr>
                    <m:ctrlPr>
                      <w:ins w:id="2782" w:author="zhengping jin" w:date="2024-08-12T11:38:00Z" w16du:dateUtc="2024-08-12T03:38:00Z">
                        <w:rPr>
                          <w:rFonts w:ascii="Cambria Math" w:hAnsi="Cambria Math"/>
                          <w:i/>
                        </w:rPr>
                      </w:ins>
                    </m:ctrlPr>
                  </m:fPr>
                  <m:num>
                    <m:r>
                      <w:ins w:id="2783" w:author="zhengping jin" w:date="2024-08-12T12:13:00Z" w16du:dateUtc="2024-08-12T04:13:00Z">
                        <w:rPr>
                          <w:rFonts w:ascii="Cambria Math" w:hAnsi="Cambria Math" w:hint="eastAsia"/>
                        </w:rPr>
                        <m:t>5</m:t>
                      </w:ins>
                    </m:r>
                    <m:r>
                      <w:ins w:id="2784" w:author="zhengping jin" w:date="2024-08-12T11:38:00Z" w16du:dateUtc="2024-08-12T03:38:00Z">
                        <w:rPr>
                          <w:rFonts w:ascii="Cambria Math" w:hAnsi="Cambria Math"/>
                        </w:rPr>
                        <m:t>-1</m:t>
                      </w:ins>
                    </m:r>
                  </m:num>
                  <m:den>
                    <m:r>
                      <w:ins w:id="2785" w:author="zhengping jin" w:date="2024-08-12T11:38:00Z" w16du:dateUtc="2024-08-12T03:38:00Z">
                        <w:rPr>
                          <w:rFonts w:ascii="Cambria Math" w:hAnsi="Cambria Math"/>
                        </w:rPr>
                        <m:t>2</m:t>
                      </w:ins>
                    </m:r>
                  </m:den>
                </m:f>
                <m:r>
                  <w:ins w:id="2786" w:author="zhengping jin" w:date="2024-08-12T11:38:00Z" w16du:dateUtc="2024-08-12T03:38:00Z">
                    <w:rPr>
                      <w:rFonts w:ascii="Cambria Math" w:hAnsi="Cambria Math"/>
                      <w:i/>
                    </w:rPr>
                    <w:sym w:font="Wingdings" w:char="F09E"/>
                  </w:ins>
                </m:r>
                <m:box>
                  <m:boxPr>
                    <m:ctrlPr>
                      <w:ins w:id="2787" w:author="zhengping jin" w:date="2024-08-12T11:38:00Z" w16du:dateUtc="2024-08-12T03:38:00Z">
                        <w:rPr>
                          <w:rFonts w:ascii="Cambria Math" w:hAnsi="Cambria Math"/>
                          <w:i/>
                        </w:rPr>
                      </w:ins>
                    </m:ctrlPr>
                  </m:boxPr>
                  <m:e>
                    <m:argPr>
                      <m:argSz m:val="-1"/>
                    </m:argPr>
                    <m:f>
                      <m:fPr>
                        <m:ctrlPr>
                          <w:ins w:id="2788" w:author="zhengping jin" w:date="2024-08-12T11:38:00Z" w16du:dateUtc="2024-08-12T03:38:00Z">
                            <w:rPr>
                              <w:rFonts w:ascii="Cambria Math" w:hAnsi="Cambria Math"/>
                              <w:i/>
                            </w:rPr>
                          </w:ins>
                        </m:ctrlPr>
                      </m:fPr>
                      <m:num>
                        <m:r>
                          <w:ins w:id="2789" w:author="zhengping jin" w:date="2024-08-12T12:14:00Z" w16du:dateUtc="2024-08-12T04:14:00Z">
                            <w:rPr>
                              <w:rFonts w:ascii="Cambria Math" w:hAnsi="Cambria Math" w:hint="eastAsia"/>
                            </w:rPr>
                            <m:t>15</m:t>
                          </w:ins>
                        </m:r>
                        <m:r>
                          <w:ins w:id="2790" w:author="zhengping jin" w:date="2024-08-12T11:38:00Z" w16du:dateUtc="2024-08-12T03:38:00Z">
                            <w:rPr>
                              <w:rFonts w:ascii="Cambria Math" w:hAnsi="Cambria Math"/>
                            </w:rPr>
                            <m:t>7-1</m:t>
                          </w:ins>
                        </m:r>
                      </m:num>
                      <m:den>
                        <m:r>
                          <w:ins w:id="2791" w:author="zhengping jin" w:date="2024-08-12T11:38:00Z" w16du:dateUtc="2024-08-12T03:38:00Z">
                            <w:rPr>
                              <w:rFonts w:ascii="Cambria Math" w:hAnsi="Cambria Math"/>
                            </w:rPr>
                            <m:t>2</m:t>
                          </w:ins>
                        </m:r>
                      </m:den>
                    </m:f>
                  </m:e>
                </m:box>
              </m:e>
            </m:box>
          </m:sup>
        </m:sSup>
        <m:d>
          <m:dPr>
            <m:ctrlPr>
              <w:ins w:id="2792" w:author="zhengping jin" w:date="2024-08-12T11:38:00Z" w16du:dateUtc="2024-08-12T03:38:00Z">
                <w:rPr>
                  <w:rFonts w:ascii="Cambria Math" w:hAnsi="Cambria Math"/>
                  <w:i/>
                </w:rPr>
              </w:ins>
            </m:ctrlPr>
          </m:dPr>
          <m:e>
            <m:f>
              <m:fPr>
                <m:ctrlPr>
                  <w:ins w:id="2793" w:author="zhengping jin" w:date="2024-08-12T11:38:00Z" w16du:dateUtc="2024-08-12T03:38:00Z">
                    <w:rPr>
                      <w:rFonts w:ascii="Cambria Math" w:hAnsi="Cambria Math"/>
                      <w:i/>
                    </w:rPr>
                  </w:ins>
                </m:ctrlPr>
              </m:fPr>
              <m:num>
                <m:r>
                  <w:ins w:id="2794" w:author="zhengping jin" w:date="2024-08-12T12:14:00Z" w16du:dateUtc="2024-08-12T04:14:00Z">
                    <w:rPr>
                      <w:rFonts w:ascii="Cambria Math" w:hAnsi="Cambria Math" w:hint="eastAsia"/>
                    </w:rPr>
                    <m:t>15</m:t>
                  </w:ins>
                </m:r>
                <m:r>
                  <w:ins w:id="2795" w:author="zhengping jin" w:date="2024-08-12T11:38:00Z" w16du:dateUtc="2024-08-12T03:38:00Z">
                    <w:rPr>
                      <w:rFonts w:ascii="Cambria Math" w:hAnsi="Cambria Math"/>
                    </w:rPr>
                    <m:t>7</m:t>
                  </w:ins>
                </m:r>
              </m:num>
              <m:den>
                <m:r>
                  <w:ins w:id="2796" w:author="zhengping jin" w:date="2024-08-12T12:14:00Z" w16du:dateUtc="2024-08-12T04:14:00Z">
                    <w:rPr>
                      <w:rFonts w:ascii="Cambria Math" w:hAnsi="Cambria Math" w:hint="eastAsia"/>
                    </w:rPr>
                    <m:t>5</m:t>
                  </w:ins>
                </m:r>
              </m:den>
            </m:f>
          </m:e>
        </m:d>
        <m:r>
          <w:ins w:id="2797" w:author="zhengping jin" w:date="2024-08-12T11:38:00Z" w16du:dateUtc="2024-08-12T03:38:00Z">
            <w:rPr>
              <w:rFonts w:ascii="Cambria Math" w:hAnsi="Cambria Math"/>
            </w:rPr>
            <m:t>=</m:t>
          </w:ins>
        </m:r>
        <m:d>
          <m:dPr>
            <m:ctrlPr>
              <w:ins w:id="2798" w:author="zhengping jin" w:date="2024-08-12T11:38:00Z" w16du:dateUtc="2024-08-12T03:38:00Z">
                <w:rPr>
                  <w:rFonts w:ascii="Cambria Math" w:hAnsi="Cambria Math"/>
                  <w:i/>
                </w:rPr>
              </w:ins>
            </m:ctrlPr>
          </m:dPr>
          <m:e>
            <m:f>
              <m:fPr>
                <m:ctrlPr>
                  <w:ins w:id="2799" w:author="zhengping jin" w:date="2024-08-12T11:38:00Z" w16du:dateUtc="2024-08-12T03:38:00Z">
                    <w:rPr>
                      <w:rFonts w:ascii="Cambria Math" w:hAnsi="Cambria Math"/>
                      <w:i/>
                    </w:rPr>
                  </w:ins>
                </m:ctrlPr>
              </m:fPr>
              <m:num>
                <m:r>
                  <w:ins w:id="2800" w:author="zhengping jin" w:date="2024-08-12T12:14:00Z" w16du:dateUtc="2024-08-12T04:14:00Z">
                    <w:rPr>
                      <w:rFonts w:ascii="Cambria Math" w:hAnsi="Cambria Math" w:hint="eastAsia"/>
                    </w:rPr>
                    <m:t>2</m:t>
                  </w:ins>
                </m:r>
              </m:num>
              <m:den>
                <m:r>
                  <w:ins w:id="2801" w:author="zhengping jin" w:date="2024-08-12T12:14:00Z" w16du:dateUtc="2024-08-12T04:14:00Z">
                    <w:rPr>
                      <w:rFonts w:ascii="Cambria Math" w:hAnsi="Cambria Math" w:hint="eastAsia"/>
                    </w:rPr>
                    <m:t>5</m:t>
                  </w:ins>
                </m:r>
              </m:den>
            </m:f>
          </m:e>
        </m:d>
        <m:r>
          <w:ins w:id="2802" w:author="zhengping jin" w:date="2024-08-12T11:38:00Z" w16du:dateUtc="2024-08-12T03:38:00Z">
            <w:rPr>
              <w:rFonts w:ascii="Cambria Math" w:hAnsi="Cambria Math"/>
            </w:rPr>
            <m:t>=</m:t>
          </w:ins>
        </m:r>
        <m:r>
          <w:ins w:id="2803" w:author="zhengping jin" w:date="2024-08-12T12:14:00Z" w16du:dateUtc="2024-08-12T04:14:00Z">
            <w:rPr>
              <w:rFonts w:ascii="Cambria Math" w:hAnsi="Cambria Math" w:cs="Cambria Math"/>
            </w:rPr>
            <m:t>-</m:t>
          </w:ins>
        </m:r>
        <m:r>
          <w:ins w:id="2804" w:author="zhengping jin" w:date="2024-08-12T12:14:00Z" w16du:dateUtc="2024-08-12T04:14:00Z">
            <w:rPr>
              <w:rFonts w:ascii="Cambria Math" w:hAnsi="Cambria Math" w:hint="eastAsia"/>
            </w:rPr>
            <m:t>1</m:t>
          </w:ins>
        </m:r>
      </m:oMath>
      <w:ins w:id="2805" w:author="zhengping jin" w:date="2024-08-12T12:19:00Z" w16du:dateUtc="2024-08-12T04:19:00Z">
        <w:r w:rsidR="00C3682D">
          <w:rPr>
            <w:rFonts w:ascii="Times New Roman" w:hAnsi="Times New Roman" w:hint="eastAsia"/>
          </w:rPr>
          <w:t>，</w:t>
        </w:r>
      </w:ins>
    </w:p>
    <w:p w14:paraId="7F18DB2C" w14:textId="10EE2B3A" w:rsidR="00E20E2C" w:rsidRPr="00C3682D" w:rsidRDefault="00000000">
      <w:pPr>
        <w:snapToGrid w:val="0"/>
        <w:spacing w:line="360" w:lineRule="auto"/>
        <w:ind w:firstLineChars="1012" w:firstLine="2125"/>
        <w:jc w:val="center"/>
        <w:rPr>
          <w:rFonts w:ascii="Times New Roman" w:hAnsi="Times New Roman"/>
        </w:rPr>
        <w:pPrChange w:id="2806" w:author="zhengping jin" w:date="2024-08-12T11:44:00Z" w16du:dateUtc="2024-08-12T03:44:00Z">
          <w:pPr>
            <w:snapToGrid w:val="0"/>
            <w:spacing w:line="360" w:lineRule="auto"/>
            <w:jc w:val="center"/>
          </w:pPr>
        </w:pPrChange>
      </w:pPr>
      <m:oMathPara>
        <m:oMathParaPr>
          <m:jc m:val="center"/>
        </m:oMathParaPr>
        <m:oMath>
          <m:d>
            <m:dPr>
              <m:ctrlPr>
                <w:ins w:id="2807" w:author="zhengping jin" w:date="2024-08-12T12:15:00Z" w16du:dateUtc="2024-08-12T04:15:00Z">
                  <w:rPr>
                    <w:rFonts w:ascii="Cambria Math" w:hAnsi="Cambria Math"/>
                    <w:i/>
                  </w:rPr>
                </w:ins>
              </m:ctrlPr>
            </m:dPr>
            <m:e>
              <m:f>
                <m:fPr>
                  <m:ctrlPr>
                    <w:ins w:id="2808" w:author="zhengping jin" w:date="2024-08-12T12:15:00Z" w16du:dateUtc="2024-08-12T04:15:00Z">
                      <w:rPr>
                        <w:rFonts w:ascii="Cambria Math" w:hAnsi="Cambria Math"/>
                        <w:i/>
                      </w:rPr>
                    </w:ins>
                  </m:ctrlPr>
                </m:fPr>
                <m:num>
                  <m:r>
                    <w:ins w:id="2809" w:author="zhengping jin" w:date="2024-08-12T12:15:00Z" w16du:dateUtc="2024-08-12T04:15:00Z">
                      <w:rPr>
                        <w:rFonts w:ascii="Cambria Math" w:hAnsi="Cambria Math" w:hint="eastAsia"/>
                      </w:rPr>
                      <m:t>29</m:t>
                    </w:ins>
                  </m:r>
                </m:num>
                <m:den>
                  <m:r>
                    <w:ins w:id="2810" w:author="zhengping jin" w:date="2024-08-12T12:15:00Z" w16du:dateUtc="2024-08-12T04:15:00Z">
                      <w:rPr>
                        <w:rFonts w:ascii="Cambria Math" w:hAnsi="Cambria Math" w:hint="eastAsia"/>
                      </w:rPr>
                      <m:t>15</m:t>
                    </w:ins>
                  </m:r>
                  <m:r>
                    <w:ins w:id="2811" w:author="zhengping jin" w:date="2024-08-12T12:15:00Z" w16du:dateUtc="2024-08-12T04:15:00Z">
                      <w:rPr>
                        <w:rFonts w:ascii="Cambria Math" w:hAnsi="Cambria Math"/>
                      </w:rPr>
                      <m:t>7</m:t>
                    </w:ins>
                  </m:r>
                </m:den>
              </m:f>
            </m:e>
          </m:d>
          <m:r>
            <w:ins w:id="2812" w:author="zhengping jin" w:date="2024-08-12T11:42:00Z" w16du:dateUtc="2024-08-12T03:42:00Z">
              <w:rPr>
                <w:rFonts w:ascii="Cambria Math" w:hAnsi="Cambria Math"/>
              </w:rPr>
              <m:t>=</m:t>
            </w:ins>
          </m:r>
          <m:sSup>
            <m:sSupPr>
              <m:ctrlPr>
                <w:ins w:id="2813" w:author="zhengping jin" w:date="2024-08-12T11:42:00Z" w16du:dateUtc="2024-08-12T03:42:00Z">
                  <w:rPr>
                    <w:rFonts w:ascii="Cambria Math" w:hAnsi="Cambria Math"/>
                    <w:i/>
                  </w:rPr>
                </w:ins>
              </m:ctrlPr>
            </m:sSupPr>
            <m:e>
              <m:r>
                <w:ins w:id="2814" w:author="zhengping jin" w:date="2024-08-12T11:42:00Z" w16du:dateUtc="2024-08-12T03:42:00Z">
                  <w:rPr>
                    <w:rFonts w:ascii="Cambria Math" w:hAnsi="Cambria Math"/>
                  </w:rPr>
                  <m:t>(-1)</m:t>
                </w:ins>
              </m:r>
            </m:e>
            <m:sup>
              <m:box>
                <m:boxPr>
                  <m:ctrlPr>
                    <w:ins w:id="2815" w:author="zhengping jin" w:date="2024-08-12T11:42:00Z" w16du:dateUtc="2024-08-12T03:42:00Z">
                      <w:rPr>
                        <w:rFonts w:ascii="Cambria Math" w:hAnsi="Cambria Math"/>
                        <w:i/>
                      </w:rPr>
                    </w:ins>
                  </m:ctrlPr>
                </m:boxPr>
                <m:e>
                  <m:argPr>
                    <m:argSz m:val="-1"/>
                  </m:argPr>
                  <m:f>
                    <m:fPr>
                      <m:ctrlPr>
                        <w:ins w:id="2816" w:author="zhengping jin" w:date="2024-08-12T11:42:00Z" w16du:dateUtc="2024-08-12T03:42:00Z">
                          <w:rPr>
                            <w:rFonts w:ascii="Cambria Math" w:hAnsi="Cambria Math"/>
                            <w:i/>
                          </w:rPr>
                        </w:ins>
                      </m:ctrlPr>
                    </m:fPr>
                    <m:num>
                      <m:r>
                        <w:ins w:id="2817" w:author="zhengping jin" w:date="2024-08-12T12:16:00Z" w16du:dateUtc="2024-08-12T04:16:00Z">
                          <w:rPr>
                            <w:rFonts w:ascii="Cambria Math" w:hAnsi="Cambria Math" w:hint="eastAsia"/>
                          </w:rPr>
                          <m:t>29</m:t>
                        </w:ins>
                      </m:r>
                      <m:r>
                        <w:ins w:id="2818" w:author="zhengping jin" w:date="2024-08-12T11:42:00Z" w16du:dateUtc="2024-08-12T03:42:00Z">
                          <w:rPr>
                            <w:rFonts w:ascii="Cambria Math" w:hAnsi="Cambria Math"/>
                          </w:rPr>
                          <m:t>-1</m:t>
                        </w:ins>
                      </m:r>
                    </m:num>
                    <m:den>
                      <m:r>
                        <w:ins w:id="2819" w:author="zhengping jin" w:date="2024-08-12T11:42:00Z" w16du:dateUtc="2024-08-12T03:42:00Z">
                          <w:rPr>
                            <w:rFonts w:ascii="Cambria Math" w:hAnsi="Cambria Math"/>
                          </w:rPr>
                          <m:t>2</m:t>
                        </w:ins>
                      </m:r>
                    </m:den>
                  </m:f>
                  <m:r>
                    <w:ins w:id="2820" w:author="zhengping jin" w:date="2024-08-12T11:42:00Z" w16du:dateUtc="2024-08-12T03:42:00Z">
                      <w:rPr>
                        <w:rFonts w:ascii="Cambria Math" w:hAnsi="Cambria Math"/>
                        <w:i/>
                      </w:rPr>
                      <w:sym w:font="Wingdings" w:char="F09E"/>
                    </w:ins>
                  </m:r>
                  <m:box>
                    <m:boxPr>
                      <m:ctrlPr>
                        <w:ins w:id="2821" w:author="zhengping jin" w:date="2024-08-12T11:42:00Z" w16du:dateUtc="2024-08-12T03:42:00Z">
                          <w:rPr>
                            <w:rFonts w:ascii="Cambria Math" w:hAnsi="Cambria Math"/>
                            <w:i/>
                          </w:rPr>
                        </w:ins>
                      </m:ctrlPr>
                    </m:boxPr>
                    <m:e>
                      <m:argPr>
                        <m:argSz m:val="-1"/>
                      </m:argPr>
                      <m:f>
                        <m:fPr>
                          <m:ctrlPr>
                            <w:ins w:id="2822" w:author="zhengping jin" w:date="2024-08-12T11:42:00Z" w16du:dateUtc="2024-08-12T03:42:00Z">
                              <w:rPr>
                                <w:rFonts w:ascii="Cambria Math" w:hAnsi="Cambria Math"/>
                                <w:i/>
                              </w:rPr>
                            </w:ins>
                          </m:ctrlPr>
                        </m:fPr>
                        <m:num>
                          <m:r>
                            <w:ins w:id="2823" w:author="zhengping jin" w:date="2024-08-12T12:16:00Z" w16du:dateUtc="2024-08-12T04:16:00Z">
                              <w:rPr>
                                <w:rFonts w:ascii="Cambria Math" w:hAnsi="Cambria Math" w:hint="eastAsia"/>
                              </w:rPr>
                              <m:t>15</m:t>
                            </w:ins>
                          </m:r>
                          <m:r>
                            <w:ins w:id="2824" w:author="zhengping jin" w:date="2024-08-12T11:42:00Z" w16du:dateUtc="2024-08-12T03:42:00Z">
                              <w:rPr>
                                <w:rFonts w:ascii="Cambria Math" w:hAnsi="Cambria Math"/>
                              </w:rPr>
                              <m:t>7-1</m:t>
                            </w:ins>
                          </m:r>
                        </m:num>
                        <m:den>
                          <m:r>
                            <w:ins w:id="2825" w:author="zhengping jin" w:date="2024-08-12T11:42:00Z" w16du:dateUtc="2024-08-12T03:42:00Z">
                              <w:rPr>
                                <w:rFonts w:ascii="Cambria Math" w:hAnsi="Cambria Math"/>
                              </w:rPr>
                              <m:t>2</m:t>
                            </w:ins>
                          </m:r>
                        </m:den>
                      </m:f>
                    </m:e>
                  </m:box>
                </m:e>
              </m:box>
            </m:sup>
          </m:sSup>
          <m:d>
            <m:dPr>
              <m:ctrlPr>
                <w:ins w:id="2826" w:author="zhengping jin" w:date="2024-08-12T11:42:00Z" w16du:dateUtc="2024-08-12T03:42:00Z">
                  <w:rPr>
                    <w:rFonts w:ascii="Cambria Math" w:hAnsi="Cambria Math"/>
                    <w:i/>
                  </w:rPr>
                </w:ins>
              </m:ctrlPr>
            </m:dPr>
            <m:e>
              <m:f>
                <m:fPr>
                  <m:ctrlPr>
                    <w:ins w:id="2827" w:author="zhengping jin" w:date="2024-08-12T11:42:00Z" w16du:dateUtc="2024-08-12T03:42:00Z">
                      <w:rPr>
                        <w:rFonts w:ascii="Cambria Math" w:hAnsi="Cambria Math"/>
                        <w:i/>
                      </w:rPr>
                    </w:ins>
                  </m:ctrlPr>
                </m:fPr>
                <m:num>
                  <m:r>
                    <w:ins w:id="2828" w:author="zhengping jin" w:date="2024-08-12T12:16:00Z" w16du:dateUtc="2024-08-12T04:16:00Z">
                      <w:rPr>
                        <w:rFonts w:ascii="Cambria Math" w:hAnsi="Cambria Math" w:hint="eastAsia"/>
                      </w:rPr>
                      <m:t>15</m:t>
                    </w:ins>
                  </m:r>
                  <m:r>
                    <w:ins w:id="2829" w:author="zhengping jin" w:date="2024-08-12T11:42:00Z" w16du:dateUtc="2024-08-12T03:42:00Z">
                      <w:rPr>
                        <w:rFonts w:ascii="Cambria Math" w:hAnsi="Cambria Math"/>
                      </w:rPr>
                      <m:t>7</m:t>
                    </w:ins>
                  </m:r>
                </m:num>
                <m:den>
                  <m:r>
                    <w:ins w:id="2830" w:author="zhengping jin" w:date="2024-08-12T12:16:00Z" w16du:dateUtc="2024-08-12T04:16:00Z">
                      <w:rPr>
                        <w:rFonts w:ascii="Cambria Math" w:hAnsi="Cambria Math" w:hint="eastAsia"/>
                      </w:rPr>
                      <m:t>29</m:t>
                    </w:ins>
                  </m:r>
                </m:den>
              </m:f>
            </m:e>
          </m:d>
          <m:r>
            <w:ins w:id="2831" w:author="zhengping jin" w:date="2024-08-12T11:42:00Z" w16du:dateUtc="2024-08-12T03:42:00Z">
              <w:rPr>
                <w:rFonts w:ascii="Cambria Math" w:hAnsi="Cambria Math"/>
              </w:rPr>
              <m:t>=</m:t>
            </w:ins>
          </m:r>
          <m:d>
            <m:dPr>
              <m:ctrlPr>
                <w:ins w:id="2832" w:author="zhengping jin" w:date="2024-08-12T11:43:00Z" w16du:dateUtc="2024-08-12T03:43:00Z">
                  <w:rPr>
                    <w:rFonts w:ascii="Cambria Math" w:hAnsi="Cambria Math"/>
                    <w:i/>
                  </w:rPr>
                </w:ins>
              </m:ctrlPr>
            </m:dPr>
            <m:e>
              <m:f>
                <m:fPr>
                  <m:ctrlPr>
                    <w:ins w:id="2833" w:author="zhengping jin" w:date="2024-08-12T11:43:00Z" w16du:dateUtc="2024-08-12T03:43:00Z">
                      <w:rPr>
                        <w:rFonts w:ascii="Cambria Math" w:hAnsi="Cambria Math"/>
                        <w:i/>
                      </w:rPr>
                    </w:ins>
                  </m:ctrlPr>
                </m:fPr>
                <m:num>
                  <m:r>
                    <w:ins w:id="2834" w:author="zhengping jin" w:date="2024-08-12T11:43:00Z" w16du:dateUtc="2024-08-12T03:43:00Z">
                      <w:rPr>
                        <w:rFonts w:ascii="Cambria Math" w:hAnsi="Cambria Math"/>
                      </w:rPr>
                      <m:t>1</m:t>
                    </w:ins>
                  </m:r>
                  <m:r>
                    <w:ins w:id="2835" w:author="zhengping jin" w:date="2024-08-12T12:17:00Z" w16du:dateUtc="2024-08-12T04:17:00Z">
                      <w:rPr>
                        <w:rFonts w:ascii="Cambria Math" w:hAnsi="Cambria Math" w:hint="eastAsia"/>
                      </w:rPr>
                      <m:t>2</m:t>
                    </w:ins>
                  </m:r>
                </m:num>
                <m:den>
                  <m:r>
                    <w:ins w:id="2836" w:author="zhengping jin" w:date="2024-08-12T12:16:00Z" w16du:dateUtc="2024-08-12T04:16:00Z">
                      <w:rPr>
                        <w:rFonts w:ascii="Cambria Math" w:hAnsi="Cambria Math" w:hint="eastAsia"/>
                      </w:rPr>
                      <m:t>29</m:t>
                    </w:ins>
                  </m:r>
                </m:den>
              </m:f>
            </m:e>
          </m:d>
          <m:r>
            <w:ins w:id="2837" w:author="zhengping jin" w:date="2024-08-12T11:43:00Z" w16du:dateUtc="2024-08-12T03:43:00Z">
              <w:rPr>
                <w:rFonts w:ascii="Cambria Math" w:hAnsi="Cambria Math"/>
              </w:rPr>
              <m:t>=</m:t>
            </w:ins>
          </m:r>
          <m:d>
            <m:dPr>
              <m:ctrlPr>
                <w:ins w:id="2838" w:author="zhengping jin" w:date="2024-08-12T12:17:00Z" w16du:dateUtc="2024-08-12T04:17:00Z">
                  <w:rPr>
                    <w:rFonts w:ascii="Cambria Math" w:hAnsi="Cambria Math"/>
                    <w:i/>
                  </w:rPr>
                </w:ins>
              </m:ctrlPr>
            </m:dPr>
            <m:e>
              <m:f>
                <m:fPr>
                  <m:ctrlPr>
                    <w:ins w:id="2839" w:author="zhengping jin" w:date="2024-08-12T12:17:00Z" w16du:dateUtc="2024-08-12T04:17:00Z">
                      <w:rPr>
                        <w:rFonts w:ascii="Cambria Math" w:hAnsi="Cambria Math"/>
                        <w:i/>
                      </w:rPr>
                    </w:ins>
                  </m:ctrlPr>
                </m:fPr>
                <m:num>
                  <m:r>
                    <w:ins w:id="2840" w:author="zhengping jin" w:date="2024-08-12T12:17:00Z" w16du:dateUtc="2024-08-12T04:17:00Z">
                      <w:rPr>
                        <w:rFonts w:ascii="Cambria Math" w:hAnsi="Cambria Math" w:hint="eastAsia"/>
                      </w:rPr>
                      <m:t>3</m:t>
                    </w:ins>
                  </m:r>
                </m:num>
                <m:den>
                  <m:r>
                    <w:ins w:id="2841" w:author="zhengping jin" w:date="2024-08-12T12:17:00Z" w16du:dateUtc="2024-08-12T04:17:00Z">
                      <w:rPr>
                        <w:rFonts w:ascii="Cambria Math" w:hAnsi="Cambria Math" w:hint="eastAsia"/>
                      </w:rPr>
                      <m:t>29</m:t>
                    </w:ins>
                  </m:r>
                </m:den>
              </m:f>
            </m:e>
          </m:d>
          <m:r>
            <w:ins w:id="2842" w:author="zhengping jin" w:date="2024-08-12T12:17:00Z" w16du:dateUtc="2024-08-12T04:17:00Z">
              <w:rPr>
                <w:rFonts w:ascii="Cambria Math" w:hAnsi="Cambria Math" w:hint="eastAsia"/>
              </w:rPr>
              <m:t>=</m:t>
            </w:ins>
          </m:r>
          <m:sSup>
            <m:sSupPr>
              <m:ctrlPr>
                <w:ins w:id="2843" w:author="zhengping jin" w:date="2024-08-12T12:17:00Z" w16du:dateUtc="2024-08-12T04:17:00Z">
                  <w:rPr>
                    <w:rFonts w:ascii="Cambria Math" w:hAnsi="Cambria Math"/>
                    <w:i/>
                  </w:rPr>
                </w:ins>
              </m:ctrlPr>
            </m:sSupPr>
            <m:e>
              <m:r>
                <w:ins w:id="2844" w:author="zhengping jin" w:date="2024-08-12T12:17:00Z" w16du:dateUtc="2024-08-12T04:17:00Z">
                  <w:rPr>
                    <w:rFonts w:ascii="Cambria Math" w:hAnsi="Cambria Math"/>
                  </w:rPr>
                  <m:t>(-1)</m:t>
                </w:ins>
              </m:r>
            </m:e>
            <m:sup>
              <m:box>
                <m:boxPr>
                  <m:ctrlPr>
                    <w:ins w:id="2845" w:author="zhengping jin" w:date="2024-08-12T12:17:00Z" w16du:dateUtc="2024-08-12T04:17:00Z">
                      <w:rPr>
                        <w:rFonts w:ascii="Cambria Math" w:hAnsi="Cambria Math"/>
                        <w:i/>
                      </w:rPr>
                    </w:ins>
                  </m:ctrlPr>
                </m:boxPr>
                <m:e>
                  <m:argPr>
                    <m:argSz m:val="-1"/>
                  </m:argPr>
                  <m:f>
                    <m:fPr>
                      <m:ctrlPr>
                        <w:ins w:id="2846" w:author="zhengping jin" w:date="2024-08-12T12:17:00Z" w16du:dateUtc="2024-08-12T04:17:00Z">
                          <w:rPr>
                            <w:rFonts w:ascii="Cambria Math" w:hAnsi="Cambria Math"/>
                            <w:i/>
                          </w:rPr>
                        </w:ins>
                      </m:ctrlPr>
                    </m:fPr>
                    <m:num>
                      <m:r>
                        <w:ins w:id="2847" w:author="zhengping jin" w:date="2024-08-12T12:17:00Z" w16du:dateUtc="2024-08-12T04:17:00Z">
                          <w:rPr>
                            <w:rFonts w:ascii="Cambria Math" w:hAnsi="Cambria Math" w:hint="eastAsia"/>
                          </w:rPr>
                          <m:t>3</m:t>
                        </w:ins>
                      </m:r>
                      <m:r>
                        <w:ins w:id="2848" w:author="zhengping jin" w:date="2024-08-12T12:17:00Z" w16du:dateUtc="2024-08-12T04:17:00Z">
                          <w:rPr>
                            <w:rFonts w:ascii="Cambria Math" w:hAnsi="Cambria Math"/>
                          </w:rPr>
                          <m:t>-1</m:t>
                        </w:ins>
                      </m:r>
                    </m:num>
                    <m:den>
                      <m:r>
                        <w:ins w:id="2849" w:author="zhengping jin" w:date="2024-08-12T12:17:00Z" w16du:dateUtc="2024-08-12T04:17:00Z">
                          <w:rPr>
                            <w:rFonts w:ascii="Cambria Math" w:hAnsi="Cambria Math"/>
                          </w:rPr>
                          <m:t>2</m:t>
                        </w:ins>
                      </m:r>
                    </m:den>
                  </m:f>
                  <m:r>
                    <w:ins w:id="2850" w:author="zhengping jin" w:date="2024-08-12T12:17:00Z" w16du:dateUtc="2024-08-12T04:17:00Z">
                      <w:rPr>
                        <w:rFonts w:ascii="Cambria Math" w:hAnsi="Cambria Math"/>
                        <w:i/>
                      </w:rPr>
                      <w:sym w:font="Wingdings" w:char="F09E"/>
                    </w:ins>
                  </m:r>
                  <m:box>
                    <m:boxPr>
                      <m:ctrlPr>
                        <w:ins w:id="2851" w:author="zhengping jin" w:date="2024-08-12T12:17:00Z" w16du:dateUtc="2024-08-12T04:17:00Z">
                          <w:rPr>
                            <w:rFonts w:ascii="Cambria Math" w:hAnsi="Cambria Math"/>
                            <w:i/>
                          </w:rPr>
                        </w:ins>
                      </m:ctrlPr>
                    </m:boxPr>
                    <m:e>
                      <m:argPr>
                        <m:argSz m:val="-1"/>
                      </m:argPr>
                      <m:f>
                        <m:fPr>
                          <m:ctrlPr>
                            <w:ins w:id="2852" w:author="zhengping jin" w:date="2024-08-12T12:17:00Z" w16du:dateUtc="2024-08-12T04:17:00Z">
                              <w:rPr>
                                <w:rFonts w:ascii="Cambria Math" w:hAnsi="Cambria Math"/>
                                <w:i/>
                              </w:rPr>
                            </w:ins>
                          </m:ctrlPr>
                        </m:fPr>
                        <m:num>
                          <m:r>
                            <w:ins w:id="2853" w:author="zhengping jin" w:date="2024-08-12T12:17:00Z" w16du:dateUtc="2024-08-12T04:17:00Z">
                              <w:rPr>
                                <w:rFonts w:ascii="Cambria Math" w:hAnsi="Cambria Math" w:hint="eastAsia"/>
                              </w:rPr>
                              <m:t>29</m:t>
                            </w:ins>
                          </m:r>
                          <m:r>
                            <w:ins w:id="2854" w:author="zhengping jin" w:date="2024-08-12T12:17:00Z" w16du:dateUtc="2024-08-12T04:17:00Z">
                              <w:rPr>
                                <w:rFonts w:ascii="Cambria Math" w:hAnsi="Cambria Math"/>
                              </w:rPr>
                              <m:t>-1</m:t>
                            </w:ins>
                          </m:r>
                        </m:num>
                        <m:den>
                          <m:r>
                            <w:ins w:id="2855" w:author="zhengping jin" w:date="2024-08-12T12:17:00Z" w16du:dateUtc="2024-08-12T04:17:00Z">
                              <w:rPr>
                                <w:rFonts w:ascii="Cambria Math" w:hAnsi="Cambria Math"/>
                              </w:rPr>
                              <m:t>2</m:t>
                            </w:ins>
                          </m:r>
                        </m:den>
                      </m:f>
                    </m:e>
                  </m:box>
                </m:e>
              </m:box>
            </m:sup>
          </m:sSup>
          <m:d>
            <m:dPr>
              <m:ctrlPr>
                <w:ins w:id="2856" w:author="zhengping jin" w:date="2024-08-12T12:18:00Z" w16du:dateUtc="2024-08-12T04:18:00Z">
                  <w:rPr>
                    <w:rFonts w:ascii="Cambria Math" w:hAnsi="Cambria Math"/>
                    <w:i/>
                  </w:rPr>
                </w:ins>
              </m:ctrlPr>
            </m:dPr>
            <m:e>
              <m:f>
                <m:fPr>
                  <m:ctrlPr>
                    <w:ins w:id="2857" w:author="zhengping jin" w:date="2024-08-12T12:18:00Z" w16du:dateUtc="2024-08-12T04:18:00Z">
                      <w:rPr>
                        <w:rFonts w:ascii="Cambria Math" w:hAnsi="Cambria Math"/>
                        <w:i/>
                      </w:rPr>
                    </w:ins>
                  </m:ctrlPr>
                </m:fPr>
                <m:num>
                  <m:r>
                    <w:ins w:id="2858" w:author="zhengping jin" w:date="2024-08-12T12:18:00Z" w16du:dateUtc="2024-08-12T04:18:00Z">
                      <w:rPr>
                        <w:rFonts w:ascii="Cambria Math" w:hAnsi="Cambria Math" w:hint="eastAsia"/>
                      </w:rPr>
                      <m:t>29</m:t>
                    </w:ins>
                  </m:r>
                </m:num>
                <m:den>
                  <m:r>
                    <w:ins w:id="2859" w:author="zhengping jin" w:date="2024-08-12T12:18:00Z" w16du:dateUtc="2024-08-12T04:18:00Z">
                      <w:rPr>
                        <w:rFonts w:ascii="Cambria Math" w:hAnsi="Cambria Math" w:hint="eastAsia"/>
                      </w:rPr>
                      <m:t>3</m:t>
                    </w:ins>
                  </m:r>
                </m:den>
              </m:f>
            </m:e>
          </m:d>
          <m:r>
            <w:ins w:id="2860" w:author="zhengping jin" w:date="2024-08-12T12:18:00Z" w16du:dateUtc="2024-08-12T04:18:00Z">
              <w:rPr>
                <w:rFonts w:ascii="Cambria Math" w:hAnsi="Cambria Math" w:hint="eastAsia"/>
              </w:rPr>
              <m:t>=</m:t>
            </w:ins>
          </m:r>
          <m:d>
            <m:dPr>
              <m:ctrlPr>
                <w:ins w:id="2861" w:author="zhengping jin" w:date="2024-08-12T12:18:00Z" w16du:dateUtc="2024-08-12T04:18:00Z">
                  <w:rPr>
                    <w:rFonts w:ascii="Cambria Math" w:hAnsi="Cambria Math"/>
                    <w:i/>
                  </w:rPr>
                </w:ins>
              </m:ctrlPr>
            </m:dPr>
            <m:e>
              <m:f>
                <m:fPr>
                  <m:ctrlPr>
                    <w:ins w:id="2862" w:author="zhengping jin" w:date="2024-08-12T12:18:00Z" w16du:dateUtc="2024-08-12T04:18:00Z">
                      <w:rPr>
                        <w:rFonts w:ascii="Cambria Math" w:hAnsi="Cambria Math"/>
                        <w:i/>
                      </w:rPr>
                    </w:ins>
                  </m:ctrlPr>
                </m:fPr>
                <m:num>
                  <m:r>
                    <w:ins w:id="2863" w:author="zhengping jin" w:date="2024-08-12T12:18:00Z" w16du:dateUtc="2024-08-12T04:18:00Z">
                      <w:rPr>
                        <w:rFonts w:ascii="Cambria Math" w:hAnsi="Cambria Math" w:hint="eastAsia"/>
                      </w:rPr>
                      <m:t>2</m:t>
                    </w:ins>
                  </m:r>
                </m:num>
                <m:den>
                  <m:r>
                    <w:ins w:id="2864" w:author="zhengping jin" w:date="2024-08-12T12:18:00Z" w16du:dateUtc="2024-08-12T04:18:00Z">
                      <w:rPr>
                        <w:rFonts w:ascii="Cambria Math" w:hAnsi="Cambria Math" w:hint="eastAsia"/>
                      </w:rPr>
                      <m:t>3</m:t>
                    </w:ins>
                  </m:r>
                </m:den>
              </m:f>
            </m:e>
          </m:d>
          <m:r>
            <w:ins w:id="2865" w:author="zhengping jin" w:date="2024-08-12T12:18:00Z" w16du:dateUtc="2024-08-12T04:18:00Z">
              <w:rPr>
                <w:rFonts w:ascii="Cambria Math" w:hAnsi="Cambria Math" w:hint="eastAsia"/>
              </w:rPr>
              <m:t>=</m:t>
            </w:ins>
          </m:r>
          <m:r>
            <w:ins w:id="2866" w:author="zhengping jin" w:date="2024-08-12T12:18:00Z" w16du:dateUtc="2024-08-12T04:18:00Z">
              <w:rPr>
                <w:rFonts w:ascii="Cambria Math" w:hAnsi="Cambria Math" w:cs="Cambria Math"/>
              </w:rPr>
              <m:t>-</m:t>
            </w:ins>
          </m:r>
          <m:r>
            <w:ins w:id="2867" w:author="zhengping jin" w:date="2024-08-12T12:18:00Z" w16du:dateUtc="2024-08-12T04:18:00Z">
              <w:rPr>
                <w:rFonts w:ascii="Cambria Math" w:hAnsi="Cambria Math" w:hint="eastAsia"/>
              </w:rPr>
              <m:t>1</m:t>
            </w:ins>
          </m:r>
          <m:r>
            <w:ins w:id="2868" w:author="zhengping jin" w:date="2024-08-12T11:43:00Z" w16du:dateUtc="2024-08-12T03:43:00Z">
              <w:rPr>
                <w:rFonts w:ascii="Cambria Math" w:hAnsi="Cambria Math"/>
              </w:rPr>
              <m:t>.</m:t>
            </w:ins>
          </m:r>
        </m:oMath>
      </m:oMathPara>
    </w:p>
    <w:p w14:paraId="7A475EB3" w14:textId="77777777" w:rsidR="00223D59" w:rsidRPr="006D722E" w:rsidRDefault="00223D59">
      <w:pPr>
        <w:snapToGrid w:val="0"/>
        <w:spacing w:line="360" w:lineRule="auto"/>
        <w:ind w:firstLineChars="270" w:firstLine="567"/>
        <w:jc w:val="left"/>
        <w:rPr>
          <w:rFonts w:ascii="Times New Roman" w:hAnsi="Times New Roman"/>
        </w:rPr>
        <w:pPrChange w:id="2869" w:author="zhengping jin" w:date="2024-08-11T22:41:00Z" w16du:dateUtc="2024-08-11T14:41:00Z">
          <w:pPr>
            <w:snapToGrid w:val="0"/>
            <w:spacing w:line="360" w:lineRule="auto"/>
            <w:ind w:firstLineChars="400" w:firstLine="840"/>
            <w:jc w:val="left"/>
          </w:pPr>
        </w:pPrChange>
      </w:pPr>
      <w:r w:rsidRPr="006D722E">
        <w:rPr>
          <w:rFonts w:ascii="Times New Roman" w:hAnsi="Times New Roman"/>
        </w:rPr>
        <w:t>所以</w:t>
      </w:r>
    </w:p>
    <w:p w14:paraId="1F08EE5E" w14:textId="06CD24EA" w:rsidR="00223D59" w:rsidRPr="006D722E" w:rsidRDefault="00000000" w:rsidP="00223D59">
      <w:pPr>
        <w:snapToGrid w:val="0"/>
        <w:spacing w:line="360" w:lineRule="auto"/>
        <w:jc w:val="center"/>
        <w:rPr>
          <w:rFonts w:ascii="Times New Roman" w:hAnsi="Times New Roman"/>
        </w:rPr>
      </w:pPr>
      <m:oMath>
        <m:d>
          <m:dPr>
            <m:ctrlPr>
              <w:ins w:id="2870" w:author="zhengping jin" w:date="2024-08-12T11:45:00Z" w16du:dateUtc="2024-08-12T03:45:00Z">
                <w:rPr>
                  <w:rFonts w:ascii="Cambria Math" w:hAnsi="Cambria Math"/>
                  <w:i/>
                </w:rPr>
              </w:ins>
            </m:ctrlPr>
          </m:dPr>
          <m:e>
            <m:f>
              <m:fPr>
                <m:ctrlPr>
                  <w:ins w:id="2871" w:author="zhengping jin" w:date="2024-08-12T11:45:00Z" w16du:dateUtc="2024-08-12T03:45:00Z">
                    <w:rPr>
                      <w:rFonts w:ascii="Cambria Math" w:hAnsi="Cambria Math"/>
                      <w:i/>
                    </w:rPr>
                  </w:ins>
                </m:ctrlPr>
              </m:fPr>
              <m:num>
                <m:r>
                  <w:ins w:id="2872" w:author="zhengping jin" w:date="2024-08-12T12:19:00Z" w16du:dateUtc="2024-08-12T04:19:00Z">
                    <w:rPr>
                      <w:rFonts w:ascii="Cambria Math" w:hAnsi="Cambria Math" w:hint="eastAsia"/>
                    </w:rPr>
                    <m:t>1</m:t>
                  </w:ins>
                </m:r>
                <m:r>
                  <w:ins w:id="2873" w:author="zhengping jin" w:date="2024-08-12T11:45:00Z" w16du:dateUtc="2024-08-12T03:45:00Z">
                    <w:rPr>
                      <w:rFonts w:ascii="Cambria Math" w:hAnsi="Cambria Math"/>
                    </w:rPr>
                    <m:t>5</m:t>
                  </w:ins>
                </m:r>
                <m:r>
                  <w:ins w:id="2874" w:author="zhengping jin" w:date="2024-08-12T12:19:00Z" w16du:dateUtc="2024-08-12T04:19:00Z">
                    <w:rPr>
                      <w:rFonts w:ascii="Cambria Math" w:hAnsi="Cambria Math" w:hint="eastAsia"/>
                    </w:rPr>
                    <m:t>7</m:t>
                  </w:ins>
                </m:r>
              </m:num>
              <m:den>
                <m:r>
                  <w:ins w:id="2875" w:author="zhengping jin" w:date="2024-08-12T11:45:00Z" w16du:dateUtc="2024-08-12T03:45:00Z">
                    <w:rPr>
                      <w:rFonts w:ascii="Cambria Math" w:hAnsi="Cambria Math"/>
                    </w:rPr>
                    <m:t>202</m:t>
                  </w:ins>
                </m:r>
                <m:r>
                  <w:ins w:id="2876" w:author="zhengping jin" w:date="2024-08-12T12:19:00Z" w16du:dateUtc="2024-08-12T04:19:00Z">
                    <w:rPr>
                      <w:rFonts w:ascii="Cambria Math" w:hAnsi="Cambria Math" w:hint="eastAsia"/>
                    </w:rPr>
                    <m:t>9</m:t>
                  </w:ins>
                </m:r>
              </m:den>
            </m:f>
          </m:e>
        </m:d>
        <m:r>
          <w:ins w:id="2877" w:author="zhengping jin" w:date="2024-08-12T11:45:00Z" w16du:dateUtc="2024-08-12T03:45:00Z">
            <w:rPr>
              <w:rFonts w:ascii="Cambria Math" w:hAnsi="Cambria Math"/>
            </w:rPr>
            <m:t>=</m:t>
          </w:ins>
        </m:r>
        <m:d>
          <m:dPr>
            <m:ctrlPr>
              <w:ins w:id="2878" w:author="zhengping jin" w:date="2024-08-12T11:45:00Z" w16du:dateUtc="2024-08-12T03:45:00Z">
                <w:rPr>
                  <w:rFonts w:ascii="Cambria Math" w:hAnsi="Cambria Math"/>
                  <w:i/>
                </w:rPr>
              </w:ins>
            </m:ctrlPr>
          </m:dPr>
          <m:e>
            <m:f>
              <m:fPr>
                <m:ctrlPr>
                  <w:ins w:id="2879" w:author="zhengping jin" w:date="2024-08-12T11:45:00Z" w16du:dateUtc="2024-08-12T03:45:00Z">
                    <w:rPr>
                      <w:rFonts w:ascii="Cambria Math" w:hAnsi="Cambria Math"/>
                      <w:i/>
                    </w:rPr>
                  </w:ins>
                </m:ctrlPr>
              </m:fPr>
              <m:num>
                <m:r>
                  <w:ins w:id="2880" w:author="zhengping jin" w:date="2024-08-12T11:45:00Z" w16du:dateUtc="2024-08-12T03:45:00Z">
                    <w:rPr>
                      <w:rFonts w:ascii="Cambria Math" w:hAnsi="Cambria Math"/>
                    </w:rPr>
                    <m:t>5</m:t>
                  </w:ins>
                </m:r>
              </m:num>
              <m:den>
                <m:r>
                  <w:ins w:id="2881" w:author="zhengping jin" w:date="2024-08-12T12:20:00Z" w16du:dateUtc="2024-08-12T04:20:00Z">
                    <w:rPr>
                      <w:rFonts w:ascii="Cambria Math" w:hAnsi="Cambria Math" w:hint="eastAsia"/>
                    </w:rPr>
                    <m:t>157</m:t>
                  </w:ins>
                </m:r>
              </m:den>
            </m:f>
          </m:e>
        </m:d>
        <m:d>
          <m:dPr>
            <m:ctrlPr>
              <w:ins w:id="2882" w:author="zhengping jin" w:date="2024-08-12T11:45:00Z" w16du:dateUtc="2024-08-12T03:45:00Z">
                <w:rPr>
                  <w:rFonts w:ascii="Cambria Math" w:hAnsi="Cambria Math"/>
                  <w:i/>
                </w:rPr>
              </w:ins>
            </m:ctrlPr>
          </m:dPr>
          <m:e>
            <m:f>
              <m:fPr>
                <m:ctrlPr>
                  <w:ins w:id="2883" w:author="zhengping jin" w:date="2024-08-12T11:45:00Z" w16du:dateUtc="2024-08-12T03:45:00Z">
                    <w:rPr>
                      <w:rFonts w:ascii="Cambria Math" w:hAnsi="Cambria Math"/>
                      <w:i/>
                    </w:rPr>
                  </w:ins>
                </m:ctrlPr>
              </m:fPr>
              <m:num>
                <m:r>
                  <w:ins w:id="2884" w:author="zhengping jin" w:date="2024-08-12T12:20:00Z" w16du:dateUtc="2024-08-12T04:20:00Z">
                    <w:rPr>
                      <w:rFonts w:ascii="Cambria Math" w:hAnsi="Cambria Math" w:hint="eastAsia"/>
                    </w:rPr>
                    <m:t>29</m:t>
                  </w:ins>
                </m:r>
              </m:num>
              <m:den>
                <m:r>
                  <w:ins w:id="2885" w:author="zhengping jin" w:date="2024-08-12T12:20:00Z" w16du:dateUtc="2024-08-12T04:20:00Z">
                    <w:rPr>
                      <w:rFonts w:ascii="Cambria Math" w:hAnsi="Cambria Math" w:hint="eastAsia"/>
                    </w:rPr>
                    <m:t>15</m:t>
                  </w:ins>
                </m:r>
                <m:r>
                  <w:ins w:id="2886" w:author="zhengping jin" w:date="2024-08-12T11:45:00Z" w16du:dateUtc="2024-08-12T03:45:00Z">
                    <w:rPr>
                      <w:rFonts w:ascii="Cambria Math" w:hAnsi="Cambria Math"/>
                    </w:rPr>
                    <m:t>7</m:t>
                  </w:ins>
                </m:r>
              </m:den>
            </m:f>
          </m:e>
        </m:d>
        <m:r>
          <w:ins w:id="2887" w:author="zhengping jin" w:date="2024-08-12T11:45:00Z" w16du:dateUtc="2024-08-12T03:45:00Z">
            <w:rPr>
              <w:rFonts w:ascii="Cambria Math" w:hAnsi="Cambria Math"/>
            </w:rPr>
            <m:t>=1</m:t>
          </w:ins>
        </m:r>
      </m:oMath>
      <w:del w:id="2888" w:author="zhengping jin" w:date="2024-08-12T11:45:00Z" w16du:dateUtc="2024-08-12T03:45:00Z">
        <w:r w:rsidR="00223D59" w:rsidRPr="006D722E" w:rsidDel="00CF4174">
          <w:rPr>
            <w:rFonts w:ascii="Times New Roman" w:hAnsi="Times New Roman"/>
            <w:position w:val="-28"/>
          </w:rPr>
          <w:object w:dxaOrig="4480" w:dyaOrig="680" w14:anchorId="38D46949">
            <v:shape id="_x0000_i1338" type="#_x0000_t75" style="width:224.2pt;height:34.65pt" o:ole="">
              <v:imagedata r:id="rId821" o:title=""/>
            </v:shape>
            <o:OLEObject Type="Embed" ProgID="Equation.DSMT4" ShapeID="_x0000_i1338" DrawAspect="Content" ObjectID="_1790422497" r:id="rId822"/>
          </w:object>
        </w:r>
      </w:del>
      <w:ins w:id="2889" w:author="zhengping jin" w:date="2024-08-11T22:41:00Z" w16du:dateUtc="2024-08-11T14:41:00Z">
        <w:r w:rsidR="003E0AC3">
          <w:rPr>
            <w:rFonts w:ascii="Times New Roman" w:hAnsi="Times New Roman" w:hint="eastAsia"/>
          </w:rPr>
          <w:t>.</w:t>
        </w:r>
      </w:ins>
    </w:p>
    <w:p w14:paraId="34AD5102" w14:textId="59C503D1" w:rsidR="00223D59" w:rsidRPr="006D722E" w:rsidRDefault="00223D59">
      <w:pPr>
        <w:snapToGrid w:val="0"/>
        <w:spacing w:line="360" w:lineRule="auto"/>
        <w:ind w:firstLineChars="270" w:firstLine="567"/>
        <w:jc w:val="left"/>
        <w:rPr>
          <w:rFonts w:ascii="Times New Roman" w:hAnsi="Times New Roman"/>
        </w:rPr>
        <w:pPrChange w:id="2890" w:author="zhengping jin" w:date="2024-08-11T22:41:00Z" w16du:dateUtc="2024-08-11T14:41:00Z">
          <w:pPr>
            <w:snapToGrid w:val="0"/>
            <w:spacing w:line="360" w:lineRule="auto"/>
            <w:ind w:firstLineChars="400" w:firstLine="840"/>
            <w:jc w:val="left"/>
          </w:pPr>
        </w:pPrChange>
      </w:pPr>
      <w:r w:rsidRPr="006D722E">
        <w:rPr>
          <w:rFonts w:ascii="Times New Roman" w:hAnsi="Times New Roman"/>
        </w:rPr>
        <w:t>故原</w:t>
      </w:r>
      <w:r w:rsidR="007B33BC" w:rsidRPr="006D722E">
        <w:rPr>
          <w:rFonts w:ascii="Times New Roman" w:hAnsi="Times New Roman"/>
        </w:rPr>
        <w:t>同余方程</w:t>
      </w:r>
      <w:r w:rsidRPr="006D722E">
        <w:rPr>
          <w:rFonts w:ascii="Times New Roman" w:hAnsi="Times New Roman"/>
        </w:rPr>
        <w:t>有解</w:t>
      </w:r>
      <w:r w:rsidRPr="006D722E">
        <w:rPr>
          <w:rFonts w:ascii="Times New Roman" w:hAnsi="Times New Roman"/>
        </w:rPr>
        <w:t>.</w:t>
      </w:r>
    </w:p>
    <w:p w14:paraId="32C3230A" w14:textId="1FD2FAD6" w:rsidR="00C24815" w:rsidDel="003E0AC3" w:rsidRDefault="00223D59" w:rsidP="00C24815">
      <w:pPr>
        <w:snapToGrid w:val="0"/>
        <w:spacing w:line="360" w:lineRule="auto"/>
        <w:ind w:firstLineChars="450" w:firstLine="945"/>
        <w:jc w:val="left"/>
        <w:rPr>
          <w:del w:id="2891" w:author="zhengping jin" w:date="2024-08-11T22:41:00Z" w16du:dateUtc="2024-08-11T14:41:00Z"/>
          <w:rFonts w:ascii="Times New Roman" w:hAnsi="Times New Roman"/>
        </w:rPr>
      </w:pPr>
      <w:r w:rsidRPr="006D722E">
        <w:rPr>
          <w:rFonts w:ascii="Times New Roman" w:hAnsi="Times New Roman"/>
        </w:rPr>
        <w:t>对于奇素数</w:t>
      </w:r>
      <w:r w:rsidRPr="006D722E">
        <w:rPr>
          <w:rFonts w:ascii="Times New Roman" w:hAnsi="Times New Roman"/>
          <w:i/>
        </w:rPr>
        <w:t>p</w:t>
      </w:r>
      <w:r w:rsidRPr="006D722E">
        <w:rPr>
          <w:rFonts w:ascii="Times New Roman" w:hAnsi="Times New Roman"/>
        </w:rPr>
        <w:t>=</w:t>
      </w:r>
      <w:del w:id="2892" w:author="zhengping jin" w:date="2024-08-12T11:45:00Z" w16du:dateUtc="2024-08-12T03:45:00Z">
        <w:r w:rsidRPr="006D722E" w:rsidDel="00CF4174">
          <w:rPr>
            <w:rFonts w:ascii="Times New Roman" w:hAnsi="Times New Roman"/>
          </w:rPr>
          <w:delText>401</w:delText>
        </w:r>
      </w:del>
      <w:ins w:id="2893" w:author="zhengping jin" w:date="2024-08-12T11:45:00Z" w16du:dateUtc="2024-08-12T03:45:00Z">
        <w:r w:rsidR="00CF4174">
          <w:rPr>
            <w:rFonts w:ascii="Times New Roman" w:hAnsi="Times New Roman" w:hint="eastAsia"/>
          </w:rPr>
          <w:t>202</w:t>
        </w:r>
      </w:ins>
      <w:ins w:id="2894" w:author="zhengping jin" w:date="2024-08-12T12:20:00Z" w16du:dateUtc="2024-08-12T04:20:00Z">
        <w:r w:rsidR="00C3682D">
          <w:rPr>
            <w:rFonts w:ascii="Times New Roman" w:hAnsi="Times New Roman" w:hint="eastAsia"/>
          </w:rPr>
          <w:t>9</w:t>
        </w:r>
      </w:ins>
      <w:r w:rsidRPr="006D722E">
        <w:rPr>
          <w:rFonts w:ascii="Times New Roman" w:hAnsi="Times New Roman"/>
        </w:rPr>
        <w:t>，将</w:t>
      </w:r>
      <w:r w:rsidRPr="006D722E">
        <w:rPr>
          <w:rFonts w:ascii="Times New Roman" w:hAnsi="Times New Roman"/>
          <w:i/>
        </w:rPr>
        <w:t>p</w:t>
      </w:r>
      <w:r w:rsidRPr="006D722E">
        <w:rPr>
          <w:rFonts w:ascii="Times New Roman" w:hAnsi="Times New Roman"/>
        </w:rPr>
        <w:t>-1</w:t>
      </w:r>
      <w:r w:rsidRPr="006D722E">
        <w:rPr>
          <w:rFonts w:ascii="Times New Roman" w:hAnsi="Times New Roman"/>
        </w:rPr>
        <w:t>写成形式</w:t>
      </w:r>
      <w:ins w:id="2895" w:author="zhengping jin" w:date="2024-08-12T11:46:00Z" w16du:dateUtc="2024-08-12T03:46:00Z">
        <w:r w:rsidR="00CF4174" w:rsidRPr="006D722E">
          <w:rPr>
            <w:rFonts w:ascii="Times New Roman" w:hAnsi="Times New Roman"/>
            <w:i/>
          </w:rPr>
          <w:t>p</w:t>
        </w:r>
        <w:r w:rsidR="00CF4174" w:rsidRPr="006D722E">
          <w:rPr>
            <w:rFonts w:ascii="Times New Roman" w:hAnsi="Times New Roman"/>
          </w:rPr>
          <w:t>-1</w:t>
        </w:r>
        <w:r w:rsidR="00CF4174">
          <w:rPr>
            <w:rFonts w:ascii="Times New Roman" w:hAnsi="Times New Roman" w:hint="eastAsia"/>
          </w:rPr>
          <w:t>=202</w:t>
        </w:r>
      </w:ins>
      <w:ins w:id="2896" w:author="zhengping jin" w:date="2024-08-12T12:20:00Z" w16du:dateUtc="2024-08-12T04:20:00Z">
        <w:r w:rsidR="00C3682D">
          <w:rPr>
            <w:rFonts w:ascii="Times New Roman" w:hAnsi="Times New Roman" w:hint="eastAsia"/>
          </w:rPr>
          <w:t>8</w:t>
        </w:r>
      </w:ins>
      <w:ins w:id="2897" w:author="zhengping jin" w:date="2024-08-12T11:46:00Z" w16du:dateUtc="2024-08-12T03:46:00Z">
        <w:r w:rsidR="00CF4174">
          <w:rPr>
            <w:rFonts w:ascii="Times New Roman" w:hAnsi="Times New Roman" w:hint="eastAsia"/>
          </w:rPr>
          <w:t>=2</w:t>
        </w:r>
      </w:ins>
      <w:ins w:id="2898" w:author="zhengping jin" w:date="2024-08-12T12:20:00Z" w16du:dateUtc="2024-08-12T04:20:00Z">
        <w:r w:rsidR="00C3682D" w:rsidRPr="00C3682D">
          <w:rPr>
            <w:rFonts w:ascii="Times New Roman" w:hAnsi="Times New Roman"/>
            <w:vertAlign w:val="superscript"/>
            <w:rPrChange w:id="2899" w:author="zhengping jin" w:date="2024-08-12T12:21:00Z" w16du:dateUtc="2024-08-12T04:21:00Z">
              <w:rPr>
                <w:rFonts w:ascii="Times New Roman" w:hAnsi="Times New Roman"/>
              </w:rPr>
            </w:rPrChange>
          </w:rPr>
          <w:t>2</w:t>
        </w:r>
      </w:ins>
      <w:ins w:id="2900" w:author="zhengping jin" w:date="2024-08-12T11:47:00Z" w16du:dateUtc="2024-08-12T03:47:00Z">
        <w:r w:rsidR="00CF4174">
          <w:rPr>
            <w:rFonts w:ascii="Times New Roman" w:hAnsi="Times New Roman"/>
          </w:rPr>
          <w:sym w:font="Wingdings" w:char="F09E"/>
        </w:r>
      </w:ins>
      <w:ins w:id="2901" w:author="zhengping jin" w:date="2024-08-12T12:21:00Z" w16du:dateUtc="2024-08-12T04:21:00Z">
        <w:r w:rsidR="00C3682D">
          <w:rPr>
            <w:rFonts w:ascii="Times New Roman" w:hAnsi="Times New Roman" w:hint="eastAsia"/>
          </w:rPr>
          <w:t>507</w:t>
        </w:r>
      </w:ins>
      <w:ins w:id="2902" w:author="zhengping jin" w:date="2024-08-12T11:47:00Z" w16du:dateUtc="2024-08-12T03:47:00Z">
        <w:r w:rsidR="00CF4174">
          <w:rPr>
            <w:rFonts w:ascii="Times New Roman" w:hAnsi="Times New Roman" w:hint="eastAsia"/>
          </w:rPr>
          <w:t>,</w:t>
        </w:r>
      </w:ins>
      <w:del w:id="2903" w:author="zhengping jin" w:date="2024-08-12T11:47:00Z" w16du:dateUtc="2024-08-12T03:47:00Z">
        <w:r w:rsidRPr="006D722E" w:rsidDel="00CF4174">
          <w:rPr>
            <w:rFonts w:ascii="Times New Roman" w:hAnsi="Times New Roman"/>
            <w:position w:val="-10"/>
          </w:rPr>
          <w:object w:dxaOrig="1939" w:dyaOrig="360" w14:anchorId="47D7FA73">
            <v:shape id="_x0000_i1339" type="#_x0000_t75" style="width:97.05pt;height:18.7pt" o:ole="">
              <v:imagedata r:id="rId823" o:title=""/>
            </v:shape>
            <o:OLEObject Type="Embed" ProgID="Equation.DSMT4" ShapeID="_x0000_i1339" DrawAspect="Content" ObjectID="_1790422498" r:id="rId824"/>
          </w:object>
        </w:r>
        <w:r w:rsidRPr="006D722E" w:rsidDel="00CF4174">
          <w:rPr>
            <w:rFonts w:ascii="Times New Roman" w:hAnsi="Times New Roman"/>
          </w:rPr>
          <w:delText>，</w:delText>
        </w:r>
      </w:del>
      <w:ins w:id="2904" w:author="zhengping jin" w:date="2024-08-12T11:47:00Z" w16du:dateUtc="2024-08-12T03:47:00Z">
        <w:r w:rsidR="00CF4174">
          <w:rPr>
            <w:rFonts w:ascii="Times New Roman" w:hAnsi="Times New Roman" w:hint="eastAsia"/>
          </w:rPr>
          <w:t xml:space="preserve"> </w:t>
        </w:r>
      </w:ins>
    </w:p>
    <w:p w14:paraId="780990CA" w14:textId="26DBB1B2" w:rsidR="00223D59" w:rsidRPr="006D722E" w:rsidRDefault="00223D59" w:rsidP="00C24815">
      <w:pPr>
        <w:snapToGrid w:val="0"/>
        <w:spacing w:line="360" w:lineRule="auto"/>
        <w:ind w:firstLineChars="450" w:firstLine="945"/>
        <w:jc w:val="left"/>
        <w:rPr>
          <w:rFonts w:ascii="Times New Roman" w:hAnsi="Times New Roman"/>
        </w:rPr>
      </w:pPr>
      <w:r w:rsidRPr="006D722E">
        <w:rPr>
          <w:rFonts w:ascii="Times New Roman" w:hAnsi="Times New Roman"/>
        </w:rPr>
        <w:t>其中</w:t>
      </w:r>
      <w:r w:rsidRPr="006D722E">
        <w:rPr>
          <w:rFonts w:ascii="Times New Roman" w:hAnsi="Times New Roman"/>
          <w:i/>
        </w:rPr>
        <w:t>t</w:t>
      </w:r>
      <w:r w:rsidRPr="006D722E">
        <w:rPr>
          <w:rFonts w:ascii="Times New Roman" w:hAnsi="Times New Roman"/>
        </w:rPr>
        <w:t>=</w:t>
      </w:r>
      <w:del w:id="2905" w:author="zhengping jin" w:date="2024-08-12T11:48:00Z" w16du:dateUtc="2024-08-12T03:48:00Z">
        <w:r w:rsidRPr="006D722E" w:rsidDel="00CF4174">
          <w:rPr>
            <w:rFonts w:ascii="Times New Roman" w:hAnsi="Times New Roman" w:hint="eastAsia"/>
          </w:rPr>
          <w:delText>4</w:delText>
        </w:r>
      </w:del>
      <w:ins w:id="2906" w:author="zhengping jin" w:date="2024-08-12T12:22:00Z" w16du:dateUtc="2024-08-12T04:22:00Z">
        <w:r w:rsidR="00C3682D">
          <w:rPr>
            <w:rFonts w:ascii="Times New Roman" w:hAnsi="Times New Roman" w:hint="eastAsia"/>
          </w:rPr>
          <w:t>2</w:t>
        </w:r>
      </w:ins>
      <w:r w:rsidRPr="006D722E">
        <w:rPr>
          <w:rFonts w:ascii="Times New Roman" w:hAnsi="Times New Roman"/>
        </w:rPr>
        <w:t>，</w:t>
      </w:r>
      <w:r w:rsidRPr="006D722E">
        <w:rPr>
          <w:rFonts w:ascii="Times New Roman" w:hAnsi="Times New Roman"/>
          <w:i/>
        </w:rPr>
        <w:t>s</w:t>
      </w:r>
      <w:r w:rsidRPr="006D722E">
        <w:rPr>
          <w:rFonts w:ascii="Times New Roman" w:hAnsi="Times New Roman"/>
        </w:rPr>
        <w:t>=</w:t>
      </w:r>
      <w:del w:id="2907" w:author="zhengping jin" w:date="2024-08-12T11:48:00Z" w16du:dateUtc="2024-08-12T03:48:00Z">
        <w:r w:rsidRPr="006D722E" w:rsidDel="00CF4174">
          <w:rPr>
            <w:rFonts w:ascii="Times New Roman" w:hAnsi="Times New Roman" w:hint="eastAsia"/>
          </w:rPr>
          <w:delText>25</w:delText>
        </w:r>
      </w:del>
      <w:ins w:id="2908" w:author="zhengping jin" w:date="2024-08-12T12:22:00Z" w16du:dateUtc="2024-08-12T04:22:00Z">
        <w:r w:rsidR="00C3682D">
          <w:rPr>
            <w:rFonts w:ascii="Times New Roman" w:hAnsi="Times New Roman" w:hint="eastAsia"/>
          </w:rPr>
          <w:t>507</w:t>
        </w:r>
      </w:ins>
      <w:r w:rsidRPr="006D722E">
        <w:rPr>
          <w:rFonts w:ascii="Times New Roman" w:hAnsi="Times New Roman"/>
        </w:rPr>
        <w:t>是奇</w:t>
      </w:r>
      <w:del w:id="2909" w:author="zhengping jin" w:date="2024-08-12T12:22:00Z" w16du:dateUtc="2024-08-12T04:22:00Z">
        <w:r w:rsidRPr="006D722E" w:rsidDel="00C3682D">
          <w:rPr>
            <w:rFonts w:ascii="Times New Roman" w:hAnsi="Times New Roman"/>
          </w:rPr>
          <w:delText>素</w:delText>
        </w:r>
      </w:del>
      <w:r w:rsidRPr="006D722E">
        <w:rPr>
          <w:rFonts w:ascii="Times New Roman" w:hAnsi="Times New Roman"/>
        </w:rPr>
        <w:t>数</w:t>
      </w:r>
      <w:r w:rsidRPr="006D722E">
        <w:rPr>
          <w:rFonts w:ascii="Times New Roman" w:hAnsi="Times New Roman"/>
        </w:rPr>
        <w:t>.</w:t>
      </w:r>
    </w:p>
    <w:p w14:paraId="22049823" w14:textId="387A1477" w:rsidR="00223D59" w:rsidRPr="006D722E" w:rsidRDefault="00223D59" w:rsidP="00223D59">
      <w:pPr>
        <w:snapToGrid w:val="0"/>
        <w:spacing w:line="360" w:lineRule="auto"/>
        <w:ind w:firstLineChars="200" w:firstLine="420"/>
        <w:jc w:val="left"/>
        <w:rPr>
          <w:rFonts w:ascii="Times New Roman" w:hAnsi="Times New Roman"/>
        </w:rPr>
      </w:pPr>
      <w:r w:rsidRPr="006D722E">
        <w:rPr>
          <w:rFonts w:ascii="Times New Roman" w:hAnsi="Times New Roman"/>
        </w:rPr>
        <w:lastRenderedPageBreak/>
        <w:t>（</w:t>
      </w:r>
      <w:proofErr w:type="spellStart"/>
      <w:r w:rsidRPr="006D722E">
        <w:rPr>
          <w:rFonts w:ascii="Times New Roman" w:hAnsi="Times New Roman"/>
          <w:i/>
        </w:rPr>
        <w:t>i</w:t>
      </w:r>
      <w:proofErr w:type="spellEnd"/>
      <w:r w:rsidRPr="006D722E">
        <w:rPr>
          <w:rFonts w:ascii="Times New Roman" w:hAnsi="Times New Roman"/>
        </w:rPr>
        <w:t>）任意选取一个模</w:t>
      </w:r>
      <w:del w:id="2910" w:author="zhengping jin" w:date="2024-08-12T11:48:00Z" w16du:dateUtc="2024-08-12T03:48:00Z">
        <w:r w:rsidRPr="006D722E" w:rsidDel="00CF4174">
          <w:rPr>
            <w:rFonts w:ascii="Times New Roman" w:hAnsi="Times New Roman"/>
          </w:rPr>
          <w:delText>401</w:delText>
        </w:r>
      </w:del>
      <w:ins w:id="2911" w:author="zhengping jin" w:date="2024-08-12T11:48:00Z" w16du:dateUtc="2024-08-12T03:48:00Z">
        <w:r w:rsidR="00CF4174">
          <w:rPr>
            <w:rFonts w:ascii="Times New Roman" w:hAnsi="Times New Roman" w:hint="eastAsia"/>
          </w:rPr>
          <w:t>202</w:t>
        </w:r>
      </w:ins>
      <w:ins w:id="2912" w:author="zhengping jin" w:date="2024-08-12T12:22:00Z" w16du:dateUtc="2024-08-12T04:22:00Z">
        <w:r w:rsidR="00C3682D">
          <w:rPr>
            <w:rFonts w:ascii="Times New Roman" w:hAnsi="Times New Roman" w:hint="eastAsia"/>
          </w:rPr>
          <w:t>9</w:t>
        </w:r>
      </w:ins>
      <w:r w:rsidRPr="006D722E">
        <w:rPr>
          <w:rFonts w:ascii="Times New Roman" w:hAnsi="Times New Roman"/>
        </w:rPr>
        <w:t>的平方非剩余</w:t>
      </w:r>
      <w:r w:rsidRPr="006D722E">
        <w:rPr>
          <w:rFonts w:ascii="Times New Roman" w:hAnsi="Times New Roman"/>
          <w:i/>
        </w:rPr>
        <w:t>n</w:t>
      </w:r>
      <w:r w:rsidRPr="006D722E">
        <w:rPr>
          <w:rFonts w:ascii="Times New Roman" w:hAnsi="Times New Roman"/>
        </w:rPr>
        <w:t>=</w:t>
      </w:r>
      <w:del w:id="2913" w:author="zhengping jin" w:date="2024-08-12T11:50:00Z" w16du:dateUtc="2024-08-12T03:50:00Z">
        <w:r w:rsidRPr="006D722E" w:rsidDel="00CF4174">
          <w:rPr>
            <w:rFonts w:ascii="Times New Roman" w:hAnsi="Times New Roman"/>
          </w:rPr>
          <w:delText>3</w:delText>
        </w:r>
      </w:del>
      <w:ins w:id="2914" w:author="zhengping jin" w:date="2024-08-12T11:50:00Z" w16du:dateUtc="2024-08-12T03:50:00Z">
        <w:r w:rsidR="00CF4174">
          <w:rPr>
            <w:rFonts w:ascii="Times New Roman" w:hAnsi="Times New Roman" w:hint="eastAsia"/>
          </w:rPr>
          <w:t>2</w:t>
        </w:r>
      </w:ins>
      <w:r w:rsidRPr="006D722E">
        <w:rPr>
          <w:rFonts w:ascii="Times New Roman" w:hAnsi="Times New Roman"/>
        </w:rPr>
        <w:t>，即整数</w:t>
      </w:r>
      <w:r w:rsidRPr="006D722E">
        <w:rPr>
          <w:rFonts w:ascii="Times New Roman" w:hAnsi="Times New Roman"/>
          <w:i/>
        </w:rPr>
        <w:t>n</w:t>
      </w:r>
      <w:r w:rsidRPr="006D722E">
        <w:rPr>
          <w:rFonts w:ascii="Times New Roman" w:hAnsi="Times New Roman"/>
        </w:rPr>
        <w:t>=</w:t>
      </w:r>
      <w:del w:id="2915" w:author="zhengping jin" w:date="2024-08-12T11:50:00Z" w16du:dateUtc="2024-08-12T03:50:00Z">
        <w:r w:rsidRPr="006D722E" w:rsidDel="00CF4174">
          <w:rPr>
            <w:rFonts w:ascii="Times New Roman" w:hAnsi="Times New Roman"/>
          </w:rPr>
          <w:delText>3</w:delText>
        </w:r>
      </w:del>
      <w:ins w:id="2916" w:author="zhengping jin" w:date="2024-08-12T11:50:00Z" w16du:dateUtc="2024-08-12T03:50:00Z">
        <w:r w:rsidR="00CF4174">
          <w:rPr>
            <w:rFonts w:ascii="Times New Roman" w:hAnsi="Times New Roman" w:hint="eastAsia"/>
          </w:rPr>
          <w:t>2</w:t>
        </w:r>
      </w:ins>
      <w:r w:rsidRPr="006D722E">
        <w:rPr>
          <w:rFonts w:ascii="Times New Roman" w:hAnsi="Times New Roman"/>
        </w:rPr>
        <w:t>使得</w:t>
      </w:r>
      <m:oMath>
        <m:d>
          <m:dPr>
            <m:ctrlPr>
              <w:ins w:id="2917" w:author="zhengping jin" w:date="2024-08-12T11:50:00Z" w16du:dateUtc="2024-08-12T03:50:00Z">
                <w:rPr>
                  <w:rFonts w:ascii="Cambria Math" w:hAnsi="Cambria Math"/>
                  <w:i/>
                </w:rPr>
              </w:ins>
            </m:ctrlPr>
          </m:dPr>
          <m:e>
            <m:f>
              <m:fPr>
                <m:ctrlPr>
                  <w:ins w:id="2918" w:author="zhengping jin" w:date="2024-08-12T11:50:00Z" w16du:dateUtc="2024-08-12T03:50:00Z">
                    <w:rPr>
                      <w:rFonts w:ascii="Cambria Math" w:hAnsi="Cambria Math"/>
                      <w:i/>
                    </w:rPr>
                  </w:ins>
                </m:ctrlPr>
              </m:fPr>
              <m:num>
                <m:r>
                  <w:ins w:id="2919" w:author="zhengping jin" w:date="2024-08-12T11:50:00Z" w16du:dateUtc="2024-08-12T03:50:00Z">
                    <w:rPr>
                      <w:rFonts w:ascii="Cambria Math" w:hAnsi="Cambria Math"/>
                    </w:rPr>
                    <m:t>2</m:t>
                  </w:ins>
                </m:r>
              </m:num>
              <m:den>
                <m:r>
                  <w:ins w:id="2920" w:author="zhengping jin" w:date="2024-08-12T11:50:00Z" w16du:dateUtc="2024-08-12T03:50:00Z">
                    <w:rPr>
                      <w:rFonts w:ascii="Cambria Math" w:hAnsi="Cambria Math"/>
                    </w:rPr>
                    <m:t>202</m:t>
                  </w:ins>
                </m:r>
                <m:r>
                  <w:ins w:id="2921" w:author="zhengping jin" w:date="2024-08-12T12:22:00Z" w16du:dateUtc="2024-08-12T04:22:00Z">
                    <w:rPr>
                      <w:rFonts w:ascii="Cambria Math" w:hAnsi="Cambria Math" w:hint="eastAsia"/>
                    </w:rPr>
                    <m:t>9</m:t>
                  </w:ins>
                </m:r>
              </m:den>
            </m:f>
          </m:e>
        </m:d>
        <m:r>
          <w:ins w:id="2922" w:author="zhengping jin" w:date="2024-08-12T11:50:00Z" w16du:dateUtc="2024-08-12T03:50:00Z">
            <w:rPr>
              <w:rFonts w:ascii="Cambria Math" w:hAnsi="Cambria Math"/>
            </w:rPr>
            <m:t>=-1</m:t>
          </w:ins>
        </m:r>
      </m:oMath>
      <w:del w:id="2923" w:author="zhengping jin" w:date="2024-08-12T11:50:00Z" w16du:dateUtc="2024-08-12T03:50:00Z">
        <w:r w:rsidRPr="006D722E" w:rsidDel="00CF4174">
          <w:rPr>
            <w:rFonts w:ascii="Times New Roman" w:hAnsi="Times New Roman"/>
            <w:position w:val="-28"/>
          </w:rPr>
          <w:object w:dxaOrig="1160" w:dyaOrig="680" w14:anchorId="43AFDAF4">
            <v:shape id="_x0000_i1340" type="#_x0000_t75" style="width:57.4pt;height:34.65pt" o:ole="">
              <v:imagedata r:id="rId825" o:title=""/>
            </v:shape>
            <o:OLEObject Type="Embed" ProgID="Equation.DSMT4" ShapeID="_x0000_i1340" DrawAspect="Content" ObjectID="_1790422499" r:id="rId826"/>
          </w:object>
        </w:r>
      </w:del>
      <w:r w:rsidRPr="006D722E">
        <w:rPr>
          <w:rFonts w:ascii="Times New Roman" w:hAnsi="Times New Roman"/>
        </w:rPr>
        <w:t>.</w:t>
      </w:r>
      <w:del w:id="2924" w:author="zhengping jin" w:date="2024-08-12T11:50:00Z" w16du:dateUtc="2024-08-12T03:50:00Z">
        <w:r w:rsidRPr="006D722E" w:rsidDel="00CF4174">
          <w:rPr>
            <w:rFonts w:ascii="Times New Roman" w:hAnsi="Times New Roman"/>
          </w:rPr>
          <w:delText xml:space="preserve"> </w:delText>
        </w:r>
      </w:del>
    </w:p>
    <w:p w14:paraId="254D28D8" w14:textId="1B418BF9" w:rsidR="00223D59" w:rsidRPr="006D722E" w:rsidRDefault="00223D59">
      <w:pPr>
        <w:snapToGrid w:val="0"/>
        <w:spacing w:line="360" w:lineRule="auto"/>
        <w:jc w:val="left"/>
        <w:rPr>
          <w:rFonts w:ascii="Times New Roman" w:hAnsi="Times New Roman"/>
        </w:rPr>
        <w:pPrChange w:id="2925" w:author="zhengping jin" w:date="2024-08-11T22:43:00Z" w16du:dateUtc="2024-08-11T14:43:00Z">
          <w:pPr>
            <w:snapToGrid w:val="0"/>
            <w:spacing w:line="360" w:lineRule="auto"/>
            <w:ind w:firstLineChars="400" w:firstLine="840"/>
            <w:jc w:val="left"/>
          </w:pPr>
        </w:pPrChange>
      </w:pPr>
      <w:r w:rsidRPr="006D722E">
        <w:rPr>
          <w:rFonts w:ascii="Times New Roman" w:hAnsi="Times New Roman"/>
        </w:rPr>
        <w:t>再令</w:t>
      </w:r>
      <w:ins w:id="2926" w:author="zhengping jin" w:date="2024-08-12T11:50:00Z" w16du:dateUtc="2024-08-12T03:50:00Z">
        <w:r w:rsidR="00CF4174" w:rsidRPr="00CF4174">
          <w:rPr>
            <w:rFonts w:ascii="Times New Roman" w:hAnsi="Times New Roman"/>
            <w:i/>
            <w:iCs/>
            <w:rPrChange w:id="2927" w:author="zhengping jin" w:date="2024-08-12T11:51:00Z" w16du:dateUtc="2024-08-12T03:51:00Z">
              <w:rPr>
                <w:rFonts w:ascii="Times New Roman" w:hAnsi="Times New Roman"/>
              </w:rPr>
            </w:rPrChange>
          </w:rPr>
          <w:t>b</w:t>
        </w:r>
        <w:r w:rsidR="00CF4174">
          <w:rPr>
            <w:rFonts w:ascii="Times New Roman" w:hAnsi="Times New Roman" w:hint="eastAsia"/>
          </w:rPr>
          <w:t>:=2</w:t>
        </w:r>
      </w:ins>
      <w:ins w:id="2928" w:author="zhengping jin" w:date="2024-08-12T12:23:00Z" w16du:dateUtc="2024-08-12T04:23:00Z">
        <w:r w:rsidR="00C3682D">
          <w:rPr>
            <w:rFonts w:ascii="Times New Roman" w:hAnsi="Times New Roman" w:hint="eastAsia"/>
            <w:vertAlign w:val="superscript"/>
          </w:rPr>
          <w:t>507</w:t>
        </w:r>
      </w:ins>
      <w:ins w:id="2929" w:author="zhengping jin" w:date="2024-08-12T11:51:00Z" w16du:dateUtc="2024-08-12T03:51:00Z">
        <w:r w:rsidR="00CF4174">
          <w:rPr>
            <w:rFonts w:ascii="Lucida Sans Unicode" w:hAnsi="Lucida Sans Unicode" w:cs="Lucida Sans Unicode"/>
          </w:rPr>
          <w:t>≡</w:t>
        </w:r>
      </w:ins>
      <w:ins w:id="2930" w:author="zhengping jin" w:date="2024-08-12T12:23:00Z" w16du:dateUtc="2024-08-12T04:23:00Z">
        <w:r w:rsidR="00C3682D" w:rsidRPr="00C3682D">
          <w:rPr>
            <w:rFonts w:ascii="Times New Roman" w:hAnsi="Times New Roman" w:cs="Times New Roman"/>
            <w:rPrChange w:id="2931" w:author="zhengping jin" w:date="2024-08-12T12:24:00Z" w16du:dateUtc="2024-08-12T04:24:00Z">
              <w:rPr>
                <w:rFonts w:ascii="Lucida Sans Unicode" w:hAnsi="Lucida Sans Unicode" w:cs="Lucida Sans Unicode"/>
              </w:rPr>
            </w:rPrChange>
          </w:rPr>
          <w:t>992</w:t>
        </w:r>
      </w:ins>
      <w:ins w:id="2932" w:author="zhengping jin" w:date="2024-08-12T11:52:00Z" w16du:dateUtc="2024-08-12T03:52:00Z">
        <w:r w:rsidR="00CF4174">
          <w:rPr>
            <w:rFonts w:ascii="Lucida Sans Unicode" w:hAnsi="Lucida Sans Unicode" w:cs="Lucida Sans Unicode" w:hint="eastAsia"/>
          </w:rPr>
          <w:t xml:space="preserve"> </w:t>
        </w:r>
        <w:r w:rsidR="00CF4174" w:rsidRPr="00CF4174">
          <w:rPr>
            <w:rFonts w:ascii="Times New Roman" w:hAnsi="Times New Roman" w:cs="Times New Roman"/>
            <w:rPrChange w:id="2933" w:author="zhengping jin" w:date="2024-08-12T11:52:00Z" w16du:dateUtc="2024-08-12T03:52:00Z">
              <w:rPr>
                <w:rFonts w:ascii="Lucida Sans Unicode" w:hAnsi="Lucida Sans Unicode" w:cs="Lucida Sans Unicode"/>
              </w:rPr>
            </w:rPrChange>
          </w:rPr>
          <w:t>(mod 202</w:t>
        </w:r>
      </w:ins>
      <w:ins w:id="2934" w:author="zhengping jin" w:date="2024-08-12T12:23:00Z" w16du:dateUtc="2024-08-12T04:23:00Z">
        <w:r w:rsidR="00C3682D">
          <w:rPr>
            <w:rFonts w:ascii="Times New Roman" w:hAnsi="Times New Roman" w:cs="Times New Roman" w:hint="eastAsia"/>
          </w:rPr>
          <w:t>9</w:t>
        </w:r>
      </w:ins>
      <w:ins w:id="2935" w:author="zhengping jin" w:date="2024-08-12T11:52:00Z" w16du:dateUtc="2024-08-12T03:52:00Z">
        <w:r w:rsidR="00CF4174" w:rsidRPr="00CF4174">
          <w:rPr>
            <w:rFonts w:ascii="Times New Roman" w:hAnsi="Times New Roman" w:cs="Times New Roman"/>
            <w:rPrChange w:id="2936" w:author="zhengping jin" w:date="2024-08-12T11:52:00Z" w16du:dateUtc="2024-08-12T03:52:00Z">
              <w:rPr>
                <w:rFonts w:ascii="Lucida Sans Unicode" w:hAnsi="Lucida Sans Unicode" w:cs="Lucida Sans Unicode"/>
              </w:rPr>
            </w:rPrChange>
          </w:rPr>
          <w:t>)</w:t>
        </w:r>
      </w:ins>
      <w:del w:id="2937" w:author="zhengping jin" w:date="2024-08-12T11:52:00Z" w16du:dateUtc="2024-08-12T03:52:00Z">
        <w:r w:rsidRPr="006D722E" w:rsidDel="00CF4174">
          <w:rPr>
            <w:rFonts w:ascii="Times New Roman" w:hAnsi="Times New Roman"/>
            <w:position w:val="-10"/>
          </w:rPr>
          <w:object w:dxaOrig="2360" w:dyaOrig="360" w14:anchorId="4C6F9FED">
            <v:shape id="_x0000_i1341" type="#_x0000_t75" style="width:118.5pt;height:18.7pt" o:ole="">
              <v:imagedata r:id="rId827" o:title=""/>
            </v:shape>
            <o:OLEObject Type="Embed" ProgID="Equation.DSMT4" ShapeID="_x0000_i1341" DrawAspect="Content" ObjectID="_1790422500" r:id="rId828"/>
          </w:object>
        </w:r>
      </w:del>
      <w:r w:rsidRPr="006D722E">
        <w:rPr>
          <w:rFonts w:ascii="Times New Roman" w:hAnsi="Times New Roman"/>
        </w:rPr>
        <w:t>.</w:t>
      </w:r>
    </w:p>
    <w:p w14:paraId="1C24ADCE" w14:textId="77777777" w:rsidR="00223D59" w:rsidRPr="006D722E" w:rsidRDefault="00223D59" w:rsidP="00223D59">
      <w:pPr>
        <w:snapToGrid w:val="0"/>
        <w:spacing w:line="360" w:lineRule="auto"/>
        <w:ind w:firstLineChars="200" w:firstLine="42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）计算</w:t>
      </w:r>
    </w:p>
    <w:p w14:paraId="462C6851" w14:textId="68BC6AA1" w:rsidR="00223D59" w:rsidRPr="006D722E" w:rsidRDefault="00C3682D" w:rsidP="00223D59">
      <w:pPr>
        <w:snapToGrid w:val="0"/>
        <w:spacing w:line="360" w:lineRule="auto"/>
        <w:jc w:val="center"/>
        <w:rPr>
          <w:rFonts w:ascii="Times New Roman" w:hAnsi="Times New Roman"/>
        </w:rPr>
      </w:pPr>
      <w:ins w:id="2938" w:author="zhengping jin" w:date="2024-08-12T12:24:00Z" w16du:dateUtc="2024-08-12T04:24:00Z">
        <w:r w:rsidRPr="005B6C5D">
          <w:rPr>
            <w:rFonts w:ascii="Times New Roman" w:hAnsi="Times New Roman" w:hint="eastAsia"/>
            <w:i/>
            <w:iCs/>
          </w:rPr>
          <w:t>x</w:t>
        </w:r>
        <w:r w:rsidRPr="00C3682D">
          <w:rPr>
            <w:rFonts w:ascii="Times New Roman" w:hAnsi="Times New Roman"/>
            <w:i/>
            <w:iCs/>
            <w:vertAlign w:val="subscript"/>
            <w:rPrChange w:id="2939" w:author="zhengping jin" w:date="2024-08-12T12:24:00Z" w16du:dateUtc="2024-08-12T04:24:00Z">
              <w:rPr>
                <w:rFonts w:ascii="Times New Roman" w:hAnsi="Times New Roman"/>
                <w:vertAlign w:val="subscript"/>
              </w:rPr>
            </w:rPrChange>
          </w:rPr>
          <w:t>t</w:t>
        </w:r>
        <w:r>
          <w:rPr>
            <w:rFonts w:ascii="Times New Roman" w:hAnsi="Times New Roman" w:hint="eastAsia"/>
            <w:vertAlign w:val="subscript"/>
          </w:rPr>
          <w:t>-1</w:t>
        </w:r>
      </w:ins>
      <w:ins w:id="2940" w:author="zhengping jin" w:date="2024-08-12T12:25:00Z" w16du:dateUtc="2024-08-12T04:25:00Z">
        <w:r>
          <w:rPr>
            <w:rFonts w:ascii="Times New Roman" w:hAnsi="Times New Roman" w:hint="eastAsia"/>
          </w:rPr>
          <w:t>=</w:t>
        </w:r>
      </w:ins>
      <w:ins w:id="2941" w:author="zhengping jin" w:date="2024-08-12T11:52:00Z" w16du:dateUtc="2024-08-12T03:52:00Z">
        <w:r w:rsidR="00CF4174" w:rsidRPr="00CF4174">
          <w:rPr>
            <w:rFonts w:ascii="Times New Roman" w:hAnsi="Times New Roman"/>
            <w:i/>
            <w:iCs/>
            <w:rPrChange w:id="2942" w:author="zhengping jin" w:date="2024-08-12T11:53:00Z" w16du:dateUtc="2024-08-12T03:53:00Z">
              <w:rPr>
                <w:rFonts w:ascii="Times New Roman" w:hAnsi="Times New Roman"/>
              </w:rPr>
            </w:rPrChange>
          </w:rPr>
          <w:t>x</w:t>
        </w:r>
      </w:ins>
      <w:proofErr w:type="gramStart"/>
      <w:ins w:id="2943" w:author="zhengping jin" w:date="2024-08-12T12:25:00Z" w16du:dateUtc="2024-08-12T04:25:00Z">
        <w:r>
          <w:rPr>
            <w:rFonts w:ascii="Times New Roman" w:hAnsi="Times New Roman" w:hint="eastAsia"/>
            <w:vertAlign w:val="subscript"/>
          </w:rPr>
          <w:t>1</w:t>
        </w:r>
      </w:ins>
      <w:ins w:id="2944" w:author="zhengping jin" w:date="2024-08-12T11:53:00Z" w16du:dateUtc="2024-08-12T03:53:00Z">
        <w:r w:rsidR="00CF4174">
          <w:rPr>
            <w:rFonts w:ascii="Times New Roman" w:hAnsi="Times New Roman" w:hint="eastAsia"/>
          </w:rPr>
          <w:t>:=</w:t>
        </w:r>
        <w:proofErr w:type="gramEnd"/>
      </w:ins>
      <m:oMath>
        <m:sSup>
          <m:sSupPr>
            <m:ctrlPr>
              <w:ins w:id="2945" w:author="zhengping jin" w:date="2024-08-12T11:53:00Z" w16du:dateUtc="2024-08-12T03:53:00Z">
                <w:rPr>
                  <w:rFonts w:ascii="Cambria Math" w:hAnsi="Cambria Math"/>
                  <w:i/>
                </w:rPr>
              </w:ins>
            </m:ctrlPr>
          </m:sSupPr>
          <m:e>
            <m:r>
              <w:ins w:id="2946" w:author="zhengping jin" w:date="2024-08-12T12:25:00Z" w16du:dateUtc="2024-08-12T04:25:00Z">
                <w:rPr>
                  <w:rFonts w:ascii="Cambria Math" w:hAnsi="Cambria Math" w:hint="eastAsia"/>
                </w:rPr>
                <m:t>157</m:t>
              </w:ins>
            </m:r>
          </m:e>
          <m:sup>
            <m:box>
              <m:boxPr>
                <m:ctrlPr>
                  <w:ins w:id="2947" w:author="zhengping jin" w:date="2024-08-12T11:53:00Z" w16du:dateUtc="2024-08-12T03:53:00Z">
                    <w:rPr>
                      <w:rFonts w:ascii="Cambria Math" w:hAnsi="Cambria Math"/>
                      <w:i/>
                    </w:rPr>
                  </w:ins>
                </m:ctrlPr>
              </m:boxPr>
              <m:e>
                <m:argPr>
                  <m:argSz m:val="-1"/>
                </m:argPr>
                <m:f>
                  <m:fPr>
                    <m:ctrlPr>
                      <w:ins w:id="2948" w:author="zhengping jin" w:date="2024-08-12T11:53:00Z" w16du:dateUtc="2024-08-12T03:53:00Z">
                        <w:rPr>
                          <w:rFonts w:ascii="Cambria Math" w:hAnsi="Cambria Math"/>
                          <w:i/>
                        </w:rPr>
                      </w:ins>
                    </m:ctrlPr>
                  </m:fPr>
                  <m:num>
                    <m:r>
                      <w:ins w:id="2949" w:author="zhengping jin" w:date="2024-08-12T12:25:00Z" w16du:dateUtc="2024-08-12T04:25:00Z">
                        <w:rPr>
                          <w:rFonts w:ascii="Cambria Math" w:hAnsi="Cambria Math" w:hint="eastAsia"/>
                        </w:rPr>
                        <m:t>507</m:t>
                      </w:ins>
                    </m:r>
                    <m:r>
                      <w:ins w:id="2950" w:author="zhengping jin" w:date="2024-08-12T11:54:00Z" w16du:dateUtc="2024-08-12T03:54:00Z">
                        <w:rPr>
                          <w:rFonts w:ascii="Cambria Math" w:hAnsi="Cambria Math"/>
                        </w:rPr>
                        <m:t>+1</m:t>
                      </w:ins>
                    </m:r>
                  </m:num>
                  <m:den>
                    <m:r>
                      <w:ins w:id="2951" w:author="zhengping jin" w:date="2024-08-12T11:54:00Z" w16du:dateUtc="2024-08-12T03:54:00Z">
                        <w:rPr>
                          <w:rFonts w:ascii="Cambria Math" w:hAnsi="Cambria Math"/>
                        </w:rPr>
                        <m:t>2</m:t>
                      </w:ins>
                    </m:r>
                  </m:den>
                </m:f>
              </m:e>
            </m:box>
          </m:sup>
        </m:sSup>
        <m:r>
          <w:ins w:id="2952" w:author="zhengping jin" w:date="2024-08-12T11:54:00Z" w16du:dateUtc="2024-08-12T03:54:00Z">
            <w:rPr>
              <w:rFonts w:ascii="Cambria Math" w:hAnsi="Cambria Math" w:cs="Lucida Sans Unicode"/>
            </w:rPr>
            <m:t>≡</m:t>
          </w:ins>
        </m:r>
      </m:oMath>
      <w:ins w:id="2953" w:author="zhengping jin" w:date="2024-08-12T12:25:00Z" w16du:dateUtc="2024-08-12T04:25:00Z">
        <w:r>
          <w:rPr>
            <w:rFonts w:ascii="Times New Roman" w:hAnsi="Times New Roman" w:hint="eastAsia"/>
          </w:rPr>
          <w:t>157</w:t>
        </w:r>
      </w:ins>
      <w:ins w:id="2954" w:author="zhengping jin" w:date="2024-08-12T12:26:00Z" w16du:dateUtc="2024-08-12T04:26:00Z">
        <w:r>
          <w:rPr>
            <w:rFonts w:ascii="Times New Roman" w:hAnsi="Times New Roman" w:hint="eastAsia"/>
            <w:vertAlign w:val="superscript"/>
          </w:rPr>
          <w:t>254</w:t>
        </w:r>
      </w:ins>
      <w:ins w:id="2955" w:author="zhengping jin" w:date="2024-08-12T11:56:00Z" w16du:dateUtc="2024-08-12T03:56:00Z">
        <w:r w:rsidR="00314AB7">
          <w:rPr>
            <w:rFonts w:ascii="Lucida Sans Unicode" w:hAnsi="Lucida Sans Unicode" w:cs="Lucida Sans Unicode"/>
          </w:rPr>
          <w:t>≡</w:t>
        </w:r>
      </w:ins>
      <w:ins w:id="2956" w:author="zhengping jin" w:date="2024-08-12T12:27:00Z" w16du:dateUtc="2024-08-12T04:27:00Z">
        <w:r>
          <w:rPr>
            <w:rFonts w:ascii="Times New Roman" w:hAnsi="Times New Roman" w:hint="eastAsia"/>
          </w:rPr>
          <w:t>729</w:t>
        </w:r>
      </w:ins>
      <w:ins w:id="2957" w:author="zhengping jin" w:date="2024-08-12T11:56:00Z" w16du:dateUtc="2024-08-12T03:56:00Z">
        <w:r w:rsidR="00314AB7">
          <w:rPr>
            <w:rFonts w:ascii="Times New Roman" w:hAnsi="Times New Roman" w:hint="eastAsia"/>
          </w:rPr>
          <w:t xml:space="preserve"> </w:t>
        </w:r>
      </w:ins>
      <w:ins w:id="2958" w:author="zhengping jin" w:date="2024-08-12T11:59:00Z" w16du:dateUtc="2024-08-12T03:59:00Z">
        <w:r w:rsidR="00314AB7">
          <w:rPr>
            <w:rFonts w:ascii="Times New Roman" w:hAnsi="Times New Roman" w:hint="eastAsia"/>
          </w:rPr>
          <w:t>(mod 202</w:t>
        </w:r>
      </w:ins>
      <w:ins w:id="2959" w:author="zhengping jin" w:date="2024-08-12T12:26:00Z" w16du:dateUtc="2024-08-12T04:26:00Z">
        <w:r>
          <w:rPr>
            <w:rFonts w:ascii="Times New Roman" w:hAnsi="Times New Roman" w:hint="eastAsia"/>
          </w:rPr>
          <w:t>9</w:t>
        </w:r>
      </w:ins>
      <w:ins w:id="2960" w:author="zhengping jin" w:date="2024-08-12T11:59:00Z" w16du:dateUtc="2024-08-12T03:59:00Z">
        <w:r w:rsidR="00314AB7">
          <w:rPr>
            <w:rFonts w:ascii="Times New Roman" w:hAnsi="Times New Roman" w:hint="eastAsia"/>
          </w:rPr>
          <w:t>)</w:t>
        </w:r>
      </w:ins>
      <w:del w:id="2961" w:author="zhengping jin" w:date="2024-08-12T12:00:00Z" w16du:dateUtc="2024-08-12T04:00:00Z">
        <w:r w:rsidR="00223D59" w:rsidRPr="006D722E" w:rsidDel="00314AB7">
          <w:rPr>
            <w:rFonts w:ascii="Times New Roman" w:hAnsi="Times New Roman"/>
            <w:position w:val="-12"/>
          </w:rPr>
          <w:object w:dxaOrig="2799" w:dyaOrig="540" w14:anchorId="71572667">
            <v:shape id="_x0000_i1342" type="#_x0000_t75" style="width:139.45pt;height:27.35pt" o:ole="">
              <v:imagedata r:id="rId829" o:title=""/>
            </v:shape>
            <o:OLEObject Type="Embed" ProgID="Equation.DSMT4" ShapeID="_x0000_i1342" DrawAspect="Content" ObjectID="_1790422501" r:id="rId830"/>
          </w:object>
        </w:r>
      </w:del>
      <w:ins w:id="2962" w:author="zhengping jin" w:date="2024-08-11T22:42:00Z" w16du:dateUtc="2024-08-11T14:42:00Z">
        <w:r w:rsidR="003E0AC3">
          <w:rPr>
            <w:rFonts w:ascii="Times New Roman" w:hAnsi="Times New Roman" w:hint="eastAsia"/>
          </w:rPr>
          <w:t>,</w:t>
        </w:r>
      </w:ins>
    </w:p>
    <w:p w14:paraId="30AAB2E9" w14:textId="35A9101A" w:rsidR="00223D59" w:rsidDel="004F7EE3" w:rsidRDefault="004F7EE3" w:rsidP="00B14F7D">
      <w:pPr>
        <w:snapToGrid w:val="0"/>
        <w:spacing w:line="360" w:lineRule="auto"/>
        <w:jc w:val="left"/>
        <w:rPr>
          <w:del w:id="2963" w:author="zhengping jin" w:date="2024-08-12T12:00:00Z" w16du:dateUtc="2024-08-12T04:00:00Z"/>
          <w:rFonts w:ascii="Times New Roman" w:hAnsi="Times New Roman"/>
        </w:rPr>
      </w:pPr>
      <w:ins w:id="2964" w:author="zhengping jin" w:date="2024-08-12T12:28:00Z" w16du:dateUtc="2024-08-12T04:28:00Z">
        <w:r>
          <w:rPr>
            <w:rFonts w:ascii="Times New Roman" w:hAnsi="Times New Roman" w:hint="eastAsia"/>
          </w:rPr>
          <w:t>以及</w:t>
        </w:r>
      </w:ins>
      <m:oMath>
        <m:sSup>
          <m:sSupPr>
            <m:ctrlPr>
              <w:ins w:id="2965" w:author="zhengping jin" w:date="2024-08-12T12:33:00Z" w16du:dateUtc="2024-08-12T04:33:00Z">
                <w:rPr>
                  <w:rFonts w:ascii="Cambria Math" w:hAnsi="Cambria Math"/>
                  <w:i/>
                  <w:iCs/>
                </w:rPr>
              </w:ins>
            </m:ctrlPr>
          </m:sSupPr>
          <m:e>
            <m:r>
              <w:ins w:id="2966" w:author="zhengping jin" w:date="2024-08-12T12:33:00Z" w16du:dateUtc="2024-08-12T04:33:00Z">
                <w:rPr>
                  <w:rFonts w:ascii="Cambria Math" w:hAnsi="Cambria Math" w:hint="eastAsia"/>
                </w:rPr>
                <m:t>a</m:t>
              </w:ins>
            </m:r>
          </m:e>
          <m:sup>
            <m:r>
              <w:ins w:id="2967" w:author="zhengping jin" w:date="2024-08-12T12:33:00Z" w16du:dateUtc="2024-08-12T04:33:00Z">
                <w:rPr>
                  <w:rFonts w:ascii="Cambria Math" w:hAnsi="Cambria Math" w:cs="Cambria Math"/>
                  <w:vertAlign w:val="superscript"/>
                </w:rPr>
                <m:t>-</m:t>
              </w:ins>
            </m:r>
            <m:r>
              <w:ins w:id="2968" w:author="zhengping jin" w:date="2024-08-12T12:33:00Z" w16du:dateUtc="2024-08-12T04:33:00Z">
                <w:rPr>
                  <w:rFonts w:ascii="Cambria Math" w:hAnsi="Cambria Math" w:hint="eastAsia"/>
                  <w:vertAlign w:val="superscript"/>
                </w:rPr>
                <m:t>1</m:t>
              </w:ins>
            </m:r>
          </m:sup>
        </m:sSup>
      </m:oMath>
      <w:ins w:id="2969" w:author="zhengping jin" w:date="2024-08-12T12:30:00Z" w16du:dateUtc="2024-08-12T04:30:00Z">
        <w:r>
          <w:rPr>
            <w:rFonts w:ascii="Lucida Sans Unicode" w:hAnsi="Lucida Sans Unicode" w:cs="Lucida Sans Unicode"/>
          </w:rPr>
          <w:t>≡</w:t>
        </w:r>
      </w:ins>
      <w:ins w:id="2970" w:author="zhengping jin" w:date="2024-08-12T12:32:00Z" w16du:dateUtc="2024-08-12T04:32:00Z">
        <w:r>
          <w:rPr>
            <w:rFonts w:ascii="Times New Roman" w:hAnsi="Times New Roman" w:cs="Times New Roman" w:hint="eastAsia"/>
          </w:rPr>
          <w:t xml:space="preserve">1861 </w:t>
        </w:r>
      </w:ins>
      <w:ins w:id="2971" w:author="zhengping jin" w:date="2024-08-12T12:31:00Z" w16du:dateUtc="2024-08-12T04:31:00Z">
        <w:r>
          <w:rPr>
            <w:rFonts w:ascii="Times New Roman" w:hAnsi="Times New Roman" w:hint="eastAsia"/>
          </w:rPr>
          <w:t>(mod 2029)</w:t>
        </w:r>
      </w:ins>
      <w:ins w:id="2972" w:author="zhengping jin" w:date="2024-08-12T12:32:00Z" w16du:dateUtc="2024-08-12T04:32:00Z">
        <w:r>
          <w:rPr>
            <w:rFonts w:ascii="Times New Roman" w:hAnsi="Times New Roman" w:hint="eastAsia"/>
          </w:rPr>
          <w:t>.</w:t>
        </w:r>
      </w:ins>
      <w:del w:id="2973" w:author="zhengping jin" w:date="2024-08-12T12:00:00Z" w16du:dateUtc="2024-08-12T04:00:00Z">
        <w:r w:rsidR="00223D59" w:rsidRPr="006D722E" w:rsidDel="00314AB7">
          <w:rPr>
            <w:rFonts w:ascii="Times New Roman" w:hAnsi="Times New Roman"/>
          </w:rPr>
          <w:delText>以及</w:delText>
        </w:r>
        <w:r w:rsidR="00223D59" w:rsidRPr="006D722E" w:rsidDel="00314AB7">
          <w:rPr>
            <w:rFonts w:ascii="Times New Roman" w:hAnsi="Times New Roman"/>
            <w:position w:val="-10"/>
          </w:rPr>
          <w:object w:dxaOrig="1980" w:dyaOrig="360" w14:anchorId="37693F6B">
            <v:shape id="_x0000_i1343" type="#_x0000_t75" style="width:99.35pt;height:18.7pt" o:ole="">
              <v:imagedata r:id="rId831" o:title=""/>
            </v:shape>
            <o:OLEObject Type="Embed" ProgID="Equation.DSMT4" ShapeID="_x0000_i1343" DrawAspect="Content" ObjectID="_1790422502" r:id="rId832"/>
          </w:object>
        </w:r>
        <w:r w:rsidR="00223D59" w:rsidRPr="006D722E" w:rsidDel="00314AB7">
          <w:rPr>
            <w:rFonts w:ascii="Times New Roman" w:hAnsi="Times New Roman"/>
          </w:rPr>
          <w:delText>.</w:delText>
        </w:r>
      </w:del>
    </w:p>
    <w:p w14:paraId="273BDF8F" w14:textId="77777777" w:rsidR="004F7EE3" w:rsidRPr="006D722E" w:rsidRDefault="004F7EE3">
      <w:pPr>
        <w:snapToGrid w:val="0"/>
        <w:spacing w:line="360" w:lineRule="auto"/>
        <w:jc w:val="left"/>
        <w:rPr>
          <w:ins w:id="2974" w:author="zhengping jin" w:date="2024-08-12T12:32:00Z" w16du:dateUtc="2024-08-12T04:32:00Z"/>
          <w:rFonts w:ascii="Times New Roman" w:hAnsi="Times New Roman"/>
        </w:rPr>
        <w:pPrChange w:id="2975" w:author="zhengping jin" w:date="2024-08-11T22:43:00Z" w16du:dateUtc="2024-08-11T14:43:00Z">
          <w:pPr>
            <w:snapToGrid w:val="0"/>
            <w:spacing w:line="360" w:lineRule="auto"/>
            <w:ind w:firstLineChars="500" w:firstLine="1050"/>
            <w:jc w:val="left"/>
          </w:pPr>
        </w:pPrChange>
      </w:pPr>
    </w:p>
    <w:p w14:paraId="1F9E5310" w14:textId="5EA571F7" w:rsidR="00223D59" w:rsidDel="004F7EE3" w:rsidRDefault="004F7EE3" w:rsidP="004F7EE3">
      <w:pPr>
        <w:snapToGrid w:val="0"/>
        <w:spacing w:line="360" w:lineRule="auto"/>
        <w:ind w:firstLineChars="202" w:firstLine="424"/>
        <w:jc w:val="left"/>
        <w:rPr>
          <w:del w:id="2976" w:author="zhengping jin" w:date="2024-08-12T12:00:00Z" w16du:dateUtc="2024-08-12T04:00:00Z"/>
          <w:rFonts w:ascii="Times New Roman" w:hAnsi="Times New Roman"/>
        </w:rPr>
      </w:pPr>
      <w:ins w:id="2977" w:author="zhengping jin" w:date="2024-08-12T12:32:00Z" w16du:dateUtc="2024-08-12T04:32:00Z">
        <w:r w:rsidRPr="006D722E">
          <w:rPr>
            <w:rFonts w:ascii="Times New Roman" w:hAnsi="Times New Roman"/>
          </w:rPr>
          <w:t>（</w:t>
        </w:r>
        <w:r w:rsidRPr="006D722E">
          <w:rPr>
            <w:rFonts w:ascii="Times New Roman" w:hAnsi="Times New Roman"/>
            <w:i/>
          </w:rPr>
          <w:t>ii</w:t>
        </w:r>
      </w:ins>
      <w:ins w:id="2978" w:author="zhengping jin" w:date="2024-08-12T12:33:00Z" w16du:dateUtc="2024-08-12T04:33:00Z">
        <w:r>
          <w:rPr>
            <w:rFonts w:ascii="Times New Roman" w:hAnsi="Times New Roman" w:hint="eastAsia"/>
            <w:i/>
          </w:rPr>
          <w:t>i</w:t>
        </w:r>
      </w:ins>
      <w:ins w:id="2979" w:author="zhengping jin" w:date="2024-08-12T12:32:00Z" w16du:dateUtc="2024-08-12T04:32:00Z">
        <w:r w:rsidRPr="006D722E">
          <w:rPr>
            <w:rFonts w:ascii="Times New Roman" w:hAnsi="Times New Roman"/>
          </w:rPr>
          <w:t>）</w:t>
        </w:r>
      </w:ins>
      <w:ins w:id="2980" w:author="zhengping jin" w:date="2024-08-12T12:33:00Z" w16du:dateUtc="2024-08-12T04:33:00Z">
        <w:r>
          <w:rPr>
            <w:rFonts w:ascii="Times New Roman" w:hAnsi="Times New Roman" w:hint="eastAsia"/>
          </w:rPr>
          <w:t>因为</w:t>
        </w:r>
      </w:ins>
      <w:del w:id="2981" w:author="zhengping jin" w:date="2024-08-12T12:00:00Z" w16du:dateUtc="2024-08-12T04:00:00Z">
        <w:r w:rsidR="00223D59" w:rsidRPr="006D722E" w:rsidDel="00314AB7">
          <w:rPr>
            <w:rFonts w:ascii="Times New Roman" w:hAnsi="Times New Roman"/>
          </w:rPr>
          <w:delText>（</w:delText>
        </w:r>
        <w:r w:rsidR="00223D59" w:rsidRPr="006D722E" w:rsidDel="00314AB7">
          <w:rPr>
            <w:rFonts w:ascii="Times New Roman" w:hAnsi="Times New Roman"/>
            <w:i/>
          </w:rPr>
          <w:delText>iii</w:delText>
        </w:r>
        <w:r w:rsidR="00223D59" w:rsidRPr="006D722E" w:rsidDel="00314AB7">
          <w:rPr>
            <w:rFonts w:ascii="Times New Roman" w:hAnsi="Times New Roman"/>
          </w:rPr>
          <w:delText>）因为</w:delText>
        </w:r>
      </w:del>
    </w:p>
    <w:p w14:paraId="33A334E8" w14:textId="77777777" w:rsidR="004F7EE3" w:rsidRPr="006D722E" w:rsidRDefault="004F7EE3">
      <w:pPr>
        <w:snapToGrid w:val="0"/>
        <w:spacing w:line="360" w:lineRule="auto"/>
        <w:ind w:firstLineChars="202" w:firstLine="424"/>
        <w:jc w:val="left"/>
        <w:rPr>
          <w:ins w:id="2982" w:author="zhengping jin" w:date="2024-08-12T12:33:00Z" w16du:dateUtc="2024-08-12T04:33:00Z"/>
          <w:rFonts w:ascii="Times New Roman" w:hAnsi="Times New Roman"/>
        </w:rPr>
        <w:pPrChange w:id="2983" w:author="zhengping jin" w:date="2024-08-12T12:33:00Z" w16du:dateUtc="2024-08-12T04:33:00Z">
          <w:pPr>
            <w:snapToGrid w:val="0"/>
            <w:spacing w:line="360" w:lineRule="auto"/>
            <w:ind w:firstLineChars="200" w:firstLine="420"/>
            <w:jc w:val="left"/>
          </w:pPr>
        </w:pPrChange>
      </w:pPr>
    </w:p>
    <w:p w14:paraId="17E54C0E" w14:textId="0E9449F7" w:rsidR="00223D59" w:rsidDel="004F7EE3" w:rsidRDefault="00000000" w:rsidP="004F7EE3">
      <w:pPr>
        <w:snapToGrid w:val="0"/>
        <w:spacing w:line="360" w:lineRule="auto"/>
        <w:ind w:firstLineChars="202" w:firstLine="424"/>
        <w:jc w:val="left"/>
        <w:rPr>
          <w:del w:id="2984" w:author="zhengping jin" w:date="2024-08-12T12:00:00Z" w16du:dateUtc="2024-08-12T04:00:00Z"/>
          <w:rFonts w:ascii="Times New Roman" w:hAnsi="Times New Roman"/>
        </w:rPr>
      </w:pPr>
      <m:oMath>
        <m:sSup>
          <m:sSupPr>
            <m:ctrlPr>
              <w:ins w:id="2985" w:author="zhengping jin" w:date="2024-08-12T12:34:00Z" w16du:dateUtc="2024-08-12T04:34:00Z">
                <w:rPr>
                  <w:rFonts w:ascii="Cambria Math" w:hAnsi="Cambria Math" w:cs="Times New Roman"/>
                  <w:i/>
                  <w:iCs/>
                </w:rPr>
              </w:ins>
            </m:ctrlPr>
          </m:sSupPr>
          <m:e>
            <m:r>
              <w:ins w:id="2986" w:author="zhengping jin" w:date="2024-08-12T12:34:00Z" w16du:dateUtc="2024-08-12T04:34:00Z">
                <w:rPr>
                  <w:rFonts w:ascii="Cambria Math" w:hAnsi="Cambria Math" w:cs="Times New Roman"/>
                </w:rPr>
                <m:t>a</m:t>
              </w:ins>
            </m:r>
          </m:e>
          <m:sup>
            <m:r>
              <w:ins w:id="2987" w:author="zhengping jin" w:date="2024-08-12T12:34:00Z" w16du:dateUtc="2024-08-12T04:34:00Z">
                <w:rPr>
                  <w:rFonts w:ascii="Cambria Math" w:hAnsi="Cambria Math" w:cs="Times New Roman"/>
                  <w:vertAlign w:val="superscript"/>
                </w:rPr>
                <m:t>-1</m:t>
              </w:ins>
            </m:r>
          </m:sup>
        </m:sSup>
        <m:sSubSup>
          <m:sSubSupPr>
            <m:ctrlPr>
              <w:ins w:id="2988" w:author="zhengping jin" w:date="2024-08-12T12:35:00Z" w16du:dateUtc="2024-08-12T04:35:00Z">
                <w:rPr>
                  <w:rFonts w:ascii="Cambria Math" w:hAnsi="Cambria Math" w:cs="Times New Roman"/>
                  <w:i/>
                  <w:iCs/>
                </w:rPr>
              </w:ins>
            </m:ctrlPr>
          </m:sSubSupPr>
          <m:e>
            <m:r>
              <w:ins w:id="2989" w:author="zhengping jin" w:date="2024-08-12T12:35:00Z" w16du:dateUtc="2024-08-12T04:35:00Z">
                <w:rPr>
                  <w:rFonts w:ascii="Cambria Math" w:hAnsi="Cambria Math" w:cs="Times New Roman"/>
                </w:rPr>
                <m:t>x</m:t>
              </w:ins>
            </m:r>
          </m:e>
          <m:sub>
            <m:r>
              <w:ins w:id="2990" w:author="zhengping jin" w:date="2024-08-12T12:35:00Z" w16du:dateUtc="2024-08-12T04:35:00Z">
                <w:rPr>
                  <w:rFonts w:ascii="Cambria Math" w:hAnsi="Cambria Math" w:cs="Times New Roman"/>
                </w:rPr>
                <m:t>1</m:t>
              </w:ins>
            </m:r>
          </m:sub>
          <m:sup>
            <m:r>
              <w:ins w:id="2991" w:author="zhengping jin" w:date="2024-08-12T12:35:00Z" w16du:dateUtc="2024-08-12T04:35:00Z">
                <w:rPr>
                  <w:rFonts w:ascii="Cambria Math" w:hAnsi="Cambria Math" w:cs="Times New Roman"/>
                </w:rPr>
                <m:t>2</m:t>
              </w:ins>
            </m:r>
          </m:sup>
        </m:sSubSup>
        <m:r>
          <w:ins w:id="2992" w:author="zhengping jin" w:date="2024-08-12T12:35:00Z" w16du:dateUtc="2024-08-12T04:35:00Z">
            <w:rPr>
              <w:rFonts w:ascii="Cambria Math" w:hAnsi="Cambria Math" w:cs="Times New Roman"/>
            </w:rPr>
            <m:t>≡</m:t>
          </w:ins>
        </m:r>
      </m:oMath>
      <w:ins w:id="2993" w:author="zhengping jin" w:date="2024-08-12T12:36:00Z" w16du:dateUtc="2024-08-12T04:36:00Z">
        <w:r w:rsidR="004F7EE3">
          <w:rPr>
            <w:rFonts w:ascii="Times New Roman" w:hAnsi="Times New Roman" w:hint="eastAsia"/>
            <w:iCs/>
          </w:rPr>
          <w:t xml:space="preserve"> 1861</w:t>
        </w:r>
        <w:r w:rsidR="004F7EE3">
          <w:rPr>
            <w:rFonts w:ascii="Times New Roman" w:hAnsi="Times New Roman"/>
            <w:iCs/>
          </w:rPr>
          <w:sym w:font="Wingdings" w:char="F09E"/>
        </w:r>
        <w:r w:rsidR="004F7EE3">
          <w:rPr>
            <w:rFonts w:ascii="Times New Roman" w:hAnsi="Times New Roman" w:hint="eastAsia"/>
            <w:iCs/>
          </w:rPr>
          <w:t>729</w:t>
        </w:r>
        <w:r w:rsidR="004F7EE3" w:rsidRPr="004F7EE3">
          <w:rPr>
            <w:rFonts w:ascii="Times New Roman" w:hAnsi="Times New Roman"/>
            <w:iCs/>
            <w:vertAlign w:val="superscript"/>
            <w:rPrChange w:id="2994" w:author="zhengping jin" w:date="2024-08-12T12:37:00Z" w16du:dateUtc="2024-08-12T04:37:00Z">
              <w:rPr>
                <w:rFonts w:ascii="Times New Roman" w:hAnsi="Times New Roman"/>
                <w:iCs/>
              </w:rPr>
            </w:rPrChange>
          </w:rPr>
          <w:t>2</w:t>
        </w:r>
      </w:ins>
      <w:ins w:id="2995" w:author="zhengping jin" w:date="2024-08-12T12:37:00Z" w16du:dateUtc="2024-08-12T04:37:00Z">
        <w:r w:rsidR="004F7EE3">
          <w:rPr>
            <w:rFonts w:ascii="Times New Roman" w:hAnsi="Times New Roman" w:hint="eastAsia"/>
          </w:rPr>
          <w:t xml:space="preserve"> </w:t>
        </w:r>
      </w:ins>
      <w:ins w:id="2996" w:author="zhengping jin" w:date="2024-08-12T12:38:00Z" w16du:dateUtc="2024-08-12T04:38:00Z">
        <w:r w:rsidR="003A4DC6">
          <w:rPr>
            <w:rFonts w:ascii="Lucida Sans Unicode" w:hAnsi="Lucida Sans Unicode" w:cs="Lucida Sans Unicode"/>
          </w:rPr>
          <w:t>≡</w:t>
        </w:r>
        <w:r w:rsidR="003A4DC6" w:rsidRPr="003A4DC6">
          <w:rPr>
            <w:rFonts w:ascii="Times New Roman" w:hAnsi="Times New Roman" w:cs="Times New Roman"/>
            <w:rPrChange w:id="2997" w:author="zhengping jin" w:date="2024-08-12T12:39:00Z" w16du:dateUtc="2024-08-12T04:39:00Z">
              <w:rPr>
                <w:rFonts w:ascii="Lucida Sans Unicode" w:hAnsi="Lucida Sans Unicode" w:cs="Lucida Sans Unicode"/>
              </w:rPr>
            </w:rPrChange>
          </w:rPr>
          <w:t>-1</w:t>
        </w:r>
      </w:ins>
      <w:ins w:id="2998" w:author="zhengping jin" w:date="2024-08-12T12:39:00Z" w16du:dateUtc="2024-08-12T04:39:00Z">
        <w:r w:rsidR="003A4DC6">
          <w:rPr>
            <w:rFonts w:ascii="Times New Roman" w:hAnsi="Times New Roman" w:hint="eastAsia"/>
          </w:rPr>
          <w:t xml:space="preserve"> (mod 2029)</w:t>
        </w:r>
        <w:r w:rsidR="003A4DC6">
          <w:rPr>
            <w:rFonts w:ascii="Times New Roman" w:hAnsi="Times New Roman" w:hint="eastAsia"/>
          </w:rPr>
          <w:t>，</w:t>
        </w:r>
      </w:ins>
      <w:del w:id="2999" w:author="zhengping jin" w:date="2024-08-12T12:00:00Z" w16du:dateUtc="2024-08-12T04:00:00Z">
        <w:r w:rsidR="00223D59" w:rsidRPr="006D722E" w:rsidDel="00314AB7">
          <w:rPr>
            <w:rFonts w:ascii="Times New Roman" w:hAnsi="Times New Roman"/>
            <w:position w:val="-12"/>
          </w:rPr>
          <w:object w:dxaOrig="2980" w:dyaOrig="420" w14:anchorId="5BB2CB67">
            <v:shape id="_x0000_i1344" type="#_x0000_t75" style="width:149.45pt;height:20.5pt" o:ole="">
              <v:imagedata r:id="rId833" o:title=""/>
            </v:shape>
            <o:OLEObject Type="Embed" ProgID="Equation.DSMT4" ShapeID="_x0000_i1344" DrawAspect="Content" ObjectID="_1790422503" r:id="rId834"/>
          </w:object>
        </w:r>
      </w:del>
    </w:p>
    <w:p w14:paraId="73E57EC2" w14:textId="77777777" w:rsidR="004F7EE3" w:rsidRPr="006D722E" w:rsidRDefault="004F7EE3">
      <w:pPr>
        <w:snapToGrid w:val="0"/>
        <w:spacing w:line="360" w:lineRule="auto"/>
        <w:ind w:firstLineChars="202" w:firstLine="424"/>
        <w:jc w:val="center"/>
        <w:rPr>
          <w:ins w:id="3000" w:author="zhengping jin" w:date="2024-08-12T12:33:00Z" w16du:dateUtc="2024-08-12T04:33:00Z"/>
          <w:rFonts w:ascii="Times New Roman" w:hAnsi="Times New Roman"/>
        </w:rPr>
        <w:pPrChange w:id="3001" w:author="zhengping jin" w:date="2024-08-12T12:33:00Z" w16du:dateUtc="2024-08-12T04:33:00Z">
          <w:pPr>
            <w:snapToGrid w:val="0"/>
            <w:spacing w:line="360" w:lineRule="auto"/>
            <w:jc w:val="center"/>
          </w:pPr>
        </w:pPrChange>
      </w:pPr>
    </w:p>
    <w:p w14:paraId="52A37440" w14:textId="3B8AC7A3" w:rsidR="00223D59" w:rsidDel="00C1427A" w:rsidRDefault="003A4DC6" w:rsidP="004F7EE3">
      <w:pPr>
        <w:snapToGrid w:val="0"/>
        <w:spacing w:line="360" w:lineRule="auto"/>
        <w:ind w:firstLineChars="202" w:firstLine="424"/>
        <w:jc w:val="left"/>
        <w:rPr>
          <w:del w:id="3002" w:author="zhengping jin" w:date="2024-08-12T12:00:00Z" w16du:dateUtc="2024-08-12T04:00:00Z"/>
          <w:rFonts w:ascii="Times New Roman" w:hAnsi="Times New Roman"/>
        </w:rPr>
      </w:pPr>
      <w:ins w:id="3003" w:author="zhengping jin" w:date="2024-08-12T12:40:00Z" w16du:dateUtc="2024-08-12T04:40:00Z">
        <w:r>
          <w:rPr>
            <w:rFonts w:ascii="Times New Roman" w:hAnsi="Times New Roman" w:hint="eastAsia"/>
          </w:rPr>
          <w:t>令</w:t>
        </w:r>
      </w:ins>
      <w:ins w:id="3004" w:author="zhengping jin" w:date="2024-08-12T12:41:00Z" w16du:dateUtc="2024-08-12T04:41:00Z">
        <w:r w:rsidRPr="003A4DC6">
          <w:rPr>
            <w:rFonts w:ascii="Times New Roman" w:hAnsi="Times New Roman"/>
            <w:i/>
            <w:iCs/>
            <w:rPrChange w:id="3005" w:author="zhengping jin" w:date="2024-08-12T12:41:00Z" w16du:dateUtc="2024-08-12T04:41:00Z">
              <w:rPr>
                <w:rFonts w:ascii="Times New Roman" w:hAnsi="Times New Roman"/>
              </w:rPr>
            </w:rPrChange>
          </w:rPr>
          <w:t>j</w:t>
        </w:r>
        <w:r w:rsidRPr="003A4DC6">
          <w:rPr>
            <w:rFonts w:ascii="Times New Roman" w:hAnsi="Times New Roman"/>
            <w:vertAlign w:val="subscript"/>
            <w:rPrChange w:id="3006" w:author="zhengping jin" w:date="2024-08-12T12:41:00Z" w16du:dateUtc="2024-08-12T04:41:00Z">
              <w:rPr>
                <w:rFonts w:ascii="Times New Roman" w:hAnsi="Times New Roman"/>
              </w:rPr>
            </w:rPrChange>
          </w:rPr>
          <w:t>0</w:t>
        </w:r>
        <w:r>
          <w:rPr>
            <w:rFonts w:ascii="Times New Roman" w:hAnsi="Times New Roman" w:hint="eastAsia"/>
          </w:rPr>
          <w:t xml:space="preserve">:=1, </w:t>
        </w:r>
      </w:ins>
      <w:ins w:id="3007" w:author="zhengping jin" w:date="2024-08-12T12:42:00Z" w16du:dateUtc="2024-08-12T04:42:00Z">
        <w:r w:rsidRPr="005B6C5D">
          <w:rPr>
            <w:rFonts w:ascii="Times New Roman" w:hAnsi="Times New Roman" w:hint="eastAsia"/>
            <w:i/>
            <w:iCs/>
          </w:rPr>
          <w:t>x</w:t>
        </w:r>
        <w:r w:rsidRPr="005B6C5D">
          <w:rPr>
            <w:rFonts w:ascii="Times New Roman" w:hAnsi="Times New Roman" w:hint="eastAsia"/>
            <w:vertAlign w:val="subscript"/>
          </w:rPr>
          <w:t>0</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vertAlign w:val="subscript"/>
          </w:rPr>
          <w:t>1</w:t>
        </w:r>
      </w:ins>
      <w:ins w:id="3008" w:author="zhengping jin" w:date="2024-08-12T12:43:00Z" w16du:dateUtc="2024-08-12T04:43:00Z">
        <w:r w:rsidRPr="003A4DC6">
          <w:rPr>
            <w:rFonts w:ascii="Times New Roman" w:hAnsi="Times New Roman"/>
            <w:i/>
            <w:iCs/>
            <w:rPrChange w:id="3009" w:author="zhengping jin" w:date="2024-08-12T12:43:00Z" w16du:dateUtc="2024-08-12T04:43:00Z">
              <w:rPr>
                <w:rFonts w:ascii="Times New Roman" w:hAnsi="Times New Roman"/>
              </w:rPr>
            </w:rPrChange>
          </w:rPr>
          <w:t>b</w:t>
        </w:r>
        <w:r>
          <w:rPr>
            <w:rFonts w:ascii="Lucida Sans Unicode" w:hAnsi="Lucida Sans Unicode" w:cs="Lucida Sans Unicode"/>
          </w:rPr>
          <w:t>≡</w:t>
        </w:r>
        <w:r>
          <w:rPr>
            <w:rFonts w:ascii="Times New Roman" w:hAnsi="Times New Roman" w:hint="eastAsia"/>
          </w:rPr>
          <w:t>729</w:t>
        </w:r>
        <w:r>
          <w:rPr>
            <w:rFonts w:ascii="Times New Roman" w:hAnsi="Times New Roman" w:hint="eastAsia"/>
          </w:rPr>
          <w:sym w:font="Wingdings" w:char="F09E"/>
        </w:r>
        <w:r>
          <w:rPr>
            <w:rFonts w:ascii="Times New Roman" w:hAnsi="Times New Roman" w:hint="eastAsia"/>
          </w:rPr>
          <w:t>992</w:t>
        </w:r>
        <w:r>
          <w:rPr>
            <w:rFonts w:ascii="Lucida Sans Unicode" w:hAnsi="Lucida Sans Unicode" w:cs="Lucida Sans Unicode"/>
          </w:rPr>
          <w:t>≡</w:t>
        </w:r>
      </w:ins>
      <w:ins w:id="3010" w:author="zhengping jin" w:date="2024-08-12T12:45:00Z" w16du:dateUtc="2024-08-12T04:45:00Z">
        <w:r>
          <w:rPr>
            <w:rFonts w:ascii="Times New Roman" w:hAnsi="Times New Roman" w:hint="eastAsia"/>
          </w:rPr>
          <w:t>844</w:t>
        </w:r>
      </w:ins>
      <w:ins w:id="3011" w:author="zhengping jin" w:date="2024-08-12T12:43:00Z" w16du:dateUtc="2024-08-12T04:43:00Z">
        <w:r>
          <w:rPr>
            <w:rFonts w:ascii="Times New Roman" w:hAnsi="Times New Roman" w:hint="eastAsia"/>
          </w:rPr>
          <w:t xml:space="preserve"> (mod 2029)</w:t>
        </w:r>
      </w:ins>
      <w:ins w:id="3012" w:author="zhengping jin" w:date="2024-08-12T12:44:00Z" w16du:dateUtc="2024-08-12T04:44:00Z">
        <w:r>
          <w:rPr>
            <w:rFonts w:ascii="Times New Roman" w:hAnsi="Times New Roman" w:hint="eastAsia"/>
          </w:rPr>
          <w:t>，</w:t>
        </w:r>
      </w:ins>
      <w:del w:id="3013" w:author="zhengping jin" w:date="2024-08-12T12:00:00Z" w16du:dateUtc="2024-08-12T04:00:00Z">
        <w:r w:rsidR="00223D59" w:rsidRPr="006D722E" w:rsidDel="00314AB7">
          <w:rPr>
            <w:rFonts w:ascii="Times New Roman" w:hAnsi="Times New Roman"/>
          </w:rPr>
          <w:delText>我们令</w:delText>
        </w:r>
        <w:r w:rsidR="00223D59" w:rsidRPr="006D722E" w:rsidDel="00314AB7">
          <w:rPr>
            <w:rFonts w:ascii="Times New Roman" w:hAnsi="Times New Roman"/>
            <w:position w:val="-12"/>
          </w:rPr>
          <w:object w:dxaOrig="4540" w:dyaOrig="380" w14:anchorId="75321EF5">
            <v:shape id="_x0000_i1345" type="#_x0000_t75" style="width:226.5pt;height:19.6pt" o:ole="">
              <v:imagedata r:id="rId835" o:title=""/>
            </v:shape>
            <o:OLEObject Type="Embed" ProgID="Equation.DSMT4" ShapeID="_x0000_i1345" DrawAspect="Content" ObjectID="_1790422504" r:id="rId836"/>
          </w:object>
        </w:r>
      </w:del>
      <w:del w:id="3014" w:author="zhengping jin" w:date="2024-08-11T22:42:00Z" w16du:dateUtc="2024-08-11T14:42:00Z">
        <w:r w:rsidR="00223D59" w:rsidRPr="006D722E" w:rsidDel="003E0AC3">
          <w:rPr>
            <w:rFonts w:ascii="Times New Roman" w:hAnsi="Times New Roman"/>
          </w:rPr>
          <w:delText>，</w:delText>
        </w:r>
      </w:del>
    </w:p>
    <w:p w14:paraId="1CD090B0" w14:textId="77777777" w:rsidR="00C1427A" w:rsidRPr="006D722E" w:rsidRDefault="00C1427A">
      <w:pPr>
        <w:snapToGrid w:val="0"/>
        <w:spacing w:line="360" w:lineRule="auto"/>
        <w:ind w:firstLineChars="202" w:firstLine="424"/>
        <w:jc w:val="left"/>
        <w:rPr>
          <w:ins w:id="3015" w:author="zhengping jin" w:date="2024-08-12T12:47:00Z" w16du:dateUtc="2024-08-12T04:47:00Z"/>
          <w:rFonts w:ascii="Times New Roman" w:hAnsi="Times New Roman"/>
        </w:rPr>
        <w:pPrChange w:id="3016" w:author="zhengping jin" w:date="2024-08-12T12:33:00Z" w16du:dateUtc="2024-08-12T04:33:00Z">
          <w:pPr>
            <w:snapToGrid w:val="0"/>
            <w:spacing w:line="360" w:lineRule="auto"/>
            <w:ind w:firstLineChars="500" w:firstLine="1050"/>
            <w:jc w:val="left"/>
          </w:pPr>
        </w:pPrChange>
      </w:pPr>
    </w:p>
    <w:p w14:paraId="63AF99CF" w14:textId="7611C5E2" w:rsidR="00223D59" w:rsidRPr="006D722E" w:rsidDel="00314AB7" w:rsidRDefault="00223D59">
      <w:pPr>
        <w:snapToGrid w:val="0"/>
        <w:spacing w:line="360" w:lineRule="auto"/>
        <w:ind w:firstLineChars="202" w:firstLine="424"/>
        <w:jc w:val="left"/>
        <w:rPr>
          <w:del w:id="3017" w:author="zhengping jin" w:date="2024-08-12T12:00:00Z" w16du:dateUtc="2024-08-12T04:00:00Z"/>
          <w:rFonts w:ascii="Times New Roman" w:hAnsi="Times New Roman"/>
        </w:rPr>
        <w:pPrChange w:id="3018" w:author="zhengping jin" w:date="2024-08-12T12:33:00Z" w16du:dateUtc="2024-08-12T04:33:00Z">
          <w:pPr>
            <w:snapToGrid w:val="0"/>
            <w:spacing w:line="360" w:lineRule="auto"/>
            <w:ind w:firstLineChars="200" w:firstLine="420"/>
            <w:jc w:val="left"/>
          </w:pPr>
        </w:pPrChange>
      </w:pPr>
      <w:del w:id="3019" w:author="zhengping jin" w:date="2024-08-12T12:00:00Z" w16du:dateUtc="2024-08-12T04:00:00Z">
        <w:r w:rsidRPr="006D722E" w:rsidDel="00314AB7">
          <w:rPr>
            <w:rFonts w:ascii="Times New Roman" w:hAnsi="Times New Roman"/>
          </w:rPr>
          <w:delText>（</w:delText>
        </w:r>
        <w:r w:rsidRPr="006D722E" w:rsidDel="00314AB7">
          <w:rPr>
            <w:rFonts w:ascii="Times New Roman" w:hAnsi="Times New Roman"/>
            <w:i/>
          </w:rPr>
          <w:delText>iv</w:delText>
        </w:r>
        <w:r w:rsidRPr="006D722E" w:rsidDel="00314AB7">
          <w:rPr>
            <w:rFonts w:ascii="Times New Roman" w:hAnsi="Times New Roman"/>
          </w:rPr>
          <w:delText>）因为</w:delText>
        </w:r>
      </w:del>
    </w:p>
    <w:p w14:paraId="62AC7CE1" w14:textId="3BC23204" w:rsidR="00223D59" w:rsidRPr="006D722E" w:rsidDel="00314AB7" w:rsidRDefault="00223D59">
      <w:pPr>
        <w:snapToGrid w:val="0"/>
        <w:spacing w:line="360" w:lineRule="auto"/>
        <w:ind w:firstLineChars="202" w:firstLine="424"/>
        <w:jc w:val="center"/>
        <w:rPr>
          <w:del w:id="3020" w:author="zhengping jin" w:date="2024-08-12T12:00:00Z" w16du:dateUtc="2024-08-12T04:00:00Z"/>
          <w:rFonts w:ascii="Times New Roman" w:hAnsi="Times New Roman"/>
        </w:rPr>
        <w:pPrChange w:id="3021" w:author="zhengping jin" w:date="2024-08-12T12:33:00Z" w16du:dateUtc="2024-08-12T04:33:00Z">
          <w:pPr>
            <w:snapToGrid w:val="0"/>
            <w:spacing w:line="360" w:lineRule="auto"/>
            <w:jc w:val="center"/>
          </w:pPr>
        </w:pPrChange>
      </w:pPr>
      <w:del w:id="3022" w:author="zhengping jin" w:date="2024-08-12T12:00:00Z" w16du:dateUtc="2024-08-12T04:00:00Z">
        <w:r w:rsidRPr="006D722E" w:rsidDel="00314AB7">
          <w:rPr>
            <w:rFonts w:ascii="Times New Roman" w:hAnsi="Times New Roman"/>
            <w:position w:val="-12"/>
          </w:rPr>
          <w:object w:dxaOrig="2920" w:dyaOrig="380" w14:anchorId="1EDA9677">
            <v:shape id="_x0000_i1346" type="#_x0000_t75" style="width:145.8pt;height:19.6pt" o:ole="">
              <v:imagedata r:id="rId837" o:title=""/>
            </v:shape>
            <o:OLEObject Type="Embed" ProgID="Equation.DSMT4" ShapeID="_x0000_i1346" DrawAspect="Content" ObjectID="_1790422505" r:id="rId838"/>
          </w:object>
        </w:r>
      </w:del>
    </w:p>
    <w:p w14:paraId="0E3FA60C" w14:textId="3C699055" w:rsidR="00223D59" w:rsidRPr="006D722E" w:rsidDel="00314AB7" w:rsidRDefault="00223D59">
      <w:pPr>
        <w:snapToGrid w:val="0"/>
        <w:spacing w:line="360" w:lineRule="auto"/>
        <w:ind w:firstLineChars="202" w:firstLine="424"/>
        <w:jc w:val="left"/>
        <w:rPr>
          <w:del w:id="3023" w:author="zhengping jin" w:date="2024-08-12T12:00:00Z" w16du:dateUtc="2024-08-12T04:00:00Z"/>
          <w:rFonts w:ascii="Times New Roman" w:hAnsi="Times New Roman"/>
        </w:rPr>
        <w:pPrChange w:id="3024" w:author="zhengping jin" w:date="2024-08-12T12:33:00Z" w16du:dateUtc="2024-08-12T04:33:00Z">
          <w:pPr>
            <w:snapToGrid w:val="0"/>
            <w:spacing w:line="360" w:lineRule="auto"/>
            <w:ind w:firstLineChars="500" w:firstLine="1050"/>
            <w:jc w:val="left"/>
          </w:pPr>
        </w:pPrChange>
      </w:pPr>
      <w:del w:id="3025" w:author="zhengping jin" w:date="2024-08-12T12:00:00Z" w16du:dateUtc="2024-08-12T04:00:00Z">
        <w:r w:rsidRPr="006D722E" w:rsidDel="00314AB7">
          <w:rPr>
            <w:rFonts w:ascii="Times New Roman" w:hAnsi="Times New Roman"/>
          </w:rPr>
          <w:delText>我们令</w:delText>
        </w:r>
        <w:r w:rsidRPr="006D722E" w:rsidDel="00314AB7">
          <w:rPr>
            <w:rFonts w:ascii="Times New Roman" w:hAnsi="Times New Roman"/>
            <w:position w:val="-12"/>
          </w:rPr>
          <w:object w:dxaOrig="3560" w:dyaOrig="380" w14:anchorId="42CB17A4">
            <v:shape id="_x0000_i1347" type="#_x0000_t75" style="width:178.65pt;height:19.6pt" o:ole="">
              <v:imagedata r:id="rId839" o:title=""/>
            </v:shape>
            <o:OLEObject Type="Embed" ProgID="Equation.DSMT4" ShapeID="_x0000_i1347" DrawAspect="Content" ObjectID="_1790422506" r:id="rId840"/>
          </w:object>
        </w:r>
        <w:r w:rsidRPr="006D722E" w:rsidDel="00314AB7">
          <w:rPr>
            <w:rFonts w:ascii="Times New Roman" w:hAnsi="Times New Roman"/>
          </w:rPr>
          <w:delText>.</w:delText>
        </w:r>
      </w:del>
    </w:p>
    <w:p w14:paraId="3AD1D9D3" w14:textId="1C2CDFF6" w:rsidR="00223D59" w:rsidRPr="006D722E" w:rsidDel="00314AB7" w:rsidRDefault="00223D59">
      <w:pPr>
        <w:snapToGrid w:val="0"/>
        <w:spacing w:line="360" w:lineRule="auto"/>
        <w:ind w:firstLineChars="202" w:firstLine="424"/>
        <w:jc w:val="left"/>
        <w:rPr>
          <w:del w:id="3026" w:author="zhengping jin" w:date="2024-08-12T12:00:00Z" w16du:dateUtc="2024-08-12T04:00:00Z"/>
          <w:rFonts w:ascii="Times New Roman" w:hAnsi="Times New Roman"/>
        </w:rPr>
        <w:pPrChange w:id="3027" w:author="zhengping jin" w:date="2024-08-12T12:33:00Z" w16du:dateUtc="2024-08-12T04:33:00Z">
          <w:pPr>
            <w:snapToGrid w:val="0"/>
            <w:spacing w:line="360" w:lineRule="auto"/>
            <w:ind w:firstLineChars="200" w:firstLine="420"/>
            <w:jc w:val="left"/>
          </w:pPr>
        </w:pPrChange>
      </w:pPr>
      <w:del w:id="3028" w:author="zhengping jin" w:date="2024-08-12T12:00:00Z" w16du:dateUtc="2024-08-12T04:00:00Z">
        <w:r w:rsidRPr="006D722E" w:rsidDel="00314AB7">
          <w:rPr>
            <w:rFonts w:ascii="Times New Roman" w:hAnsi="Times New Roman"/>
          </w:rPr>
          <w:delText>（</w:delText>
        </w:r>
        <w:r w:rsidRPr="006D722E" w:rsidDel="00314AB7">
          <w:rPr>
            <w:rFonts w:ascii="Times New Roman" w:hAnsi="Times New Roman"/>
            <w:i/>
          </w:rPr>
          <w:delText>v</w:delText>
        </w:r>
        <w:r w:rsidRPr="006D722E" w:rsidDel="00314AB7">
          <w:rPr>
            <w:rFonts w:ascii="Times New Roman" w:hAnsi="Times New Roman"/>
          </w:rPr>
          <w:delText>）因为</w:delText>
        </w:r>
      </w:del>
    </w:p>
    <w:p w14:paraId="1F9E47B9" w14:textId="40CBE0F9" w:rsidR="00223D59" w:rsidRPr="006D722E" w:rsidDel="00314AB7" w:rsidRDefault="00223D59">
      <w:pPr>
        <w:snapToGrid w:val="0"/>
        <w:spacing w:line="360" w:lineRule="auto"/>
        <w:ind w:firstLineChars="202" w:firstLine="424"/>
        <w:jc w:val="center"/>
        <w:rPr>
          <w:del w:id="3029" w:author="zhengping jin" w:date="2024-08-12T12:00:00Z" w16du:dateUtc="2024-08-12T04:00:00Z"/>
          <w:rFonts w:ascii="Times New Roman" w:hAnsi="Times New Roman"/>
        </w:rPr>
        <w:pPrChange w:id="3030" w:author="zhengping jin" w:date="2024-08-12T12:33:00Z" w16du:dateUtc="2024-08-12T04:33:00Z">
          <w:pPr>
            <w:snapToGrid w:val="0"/>
            <w:spacing w:line="360" w:lineRule="auto"/>
            <w:jc w:val="center"/>
          </w:pPr>
        </w:pPrChange>
      </w:pPr>
      <w:del w:id="3031" w:author="zhengping jin" w:date="2024-08-12T12:00:00Z" w16du:dateUtc="2024-08-12T04:00:00Z">
        <w:r w:rsidRPr="006D722E" w:rsidDel="00314AB7">
          <w:rPr>
            <w:rFonts w:ascii="Times New Roman" w:hAnsi="Times New Roman"/>
            <w:position w:val="-12"/>
          </w:rPr>
          <w:object w:dxaOrig="2060" w:dyaOrig="380" w14:anchorId="0456C234">
            <v:shape id="_x0000_i1348" type="#_x0000_t75" style="width:102.55pt;height:19.6pt" o:ole="">
              <v:imagedata r:id="rId841" o:title=""/>
            </v:shape>
            <o:OLEObject Type="Embed" ProgID="Equation.DSMT4" ShapeID="_x0000_i1348" DrawAspect="Content" ObjectID="_1790422507" r:id="rId842"/>
          </w:object>
        </w:r>
      </w:del>
    </w:p>
    <w:p w14:paraId="16325668" w14:textId="4B29E64A" w:rsidR="00223D59" w:rsidRPr="006D722E" w:rsidDel="00314AB7" w:rsidRDefault="00223D59">
      <w:pPr>
        <w:snapToGrid w:val="0"/>
        <w:spacing w:line="360" w:lineRule="auto"/>
        <w:ind w:firstLineChars="202" w:firstLine="424"/>
        <w:jc w:val="left"/>
        <w:rPr>
          <w:del w:id="3032" w:author="zhengping jin" w:date="2024-08-12T12:00:00Z" w16du:dateUtc="2024-08-12T04:00:00Z"/>
          <w:rFonts w:ascii="Times New Roman" w:hAnsi="Times New Roman"/>
        </w:rPr>
        <w:pPrChange w:id="3033" w:author="zhengping jin" w:date="2024-08-12T12:33:00Z" w16du:dateUtc="2024-08-12T04:33:00Z">
          <w:pPr>
            <w:snapToGrid w:val="0"/>
            <w:spacing w:line="360" w:lineRule="auto"/>
            <w:ind w:firstLineChars="500" w:firstLine="1050"/>
            <w:jc w:val="left"/>
          </w:pPr>
        </w:pPrChange>
      </w:pPr>
      <w:del w:id="3034" w:author="zhengping jin" w:date="2024-08-12T12:00:00Z" w16du:dateUtc="2024-08-12T04:00:00Z">
        <w:r w:rsidRPr="006D722E" w:rsidDel="00314AB7">
          <w:rPr>
            <w:rFonts w:ascii="Times New Roman" w:hAnsi="Times New Roman"/>
          </w:rPr>
          <w:delText>我们令</w:delText>
        </w:r>
        <w:r w:rsidRPr="006D722E" w:rsidDel="00314AB7">
          <w:rPr>
            <w:rFonts w:ascii="Times New Roman" w:hAnsi="Times New Roman"/>
            <w:position w:val="-12"/>
          </w:rPr>
          <w:object w:dxaOrig="4800" w:dyaOrig="420" w14:anchorId="0F64ED48">
            <v:shape id="_x0000_i1349" type="#_x0000_t75" style="width:240.15pt;height:20.5pt" o:ole="">
              <v:imagedata r:id="rId843" o:title=""/>
            </v:shape>
            <o:OLEObject Type="Embed" ProgID="Equation.DSMT4" ShapeID="_x0000_i1349" DrawAspect="Content" ObjectID="_1790422508" r:id="rId844"/>
          </w:object>
        </w:r>
        <w:r w:rsidRPr="006D722E" w:rsidDel="00314AB7">
          <w:rPr>
            <w:rFonts w:ascii="Times New Roman" w:hAnsi="Times New Roman"/>
          </w:rPr>
          <w:delText>，</w:delText>
        </w:r>
      </w:del>
    </w:p>
    <w:p w14:paraId="24299139" w14:textId="1A630771" w:rsidR="00223D59" w:rsidRPr="006D722E" w:rsidDel="00B14F7D" w:rsidRDefault="00223D59">
      <w:pPr>
        <w:snapToGrid w:val="0"/>
        <w:spacing w:line="360" w:lineRule="auto"/>
        <w:ind w:firstLineChars="202" w:firstLine="424"/>
        <w:jc w:val="left"/>
        <w:rPr>
          <w:del w:id="3035" w:author="zhengping jin" w:date="2024-08-11T22:43:00Z" w16du:dateUtc="2024-08-11T14:43:00Z"/>
          <w:rFonts w:ascii="Times New Roman" w:hAnsi="Times New Roman"/>
        </w:rPr>
        <w:pPrChange w:id="3036" w:author="zhengping jin" w:date="2024-08-12T12:33:00Z" w16du:dateUtc="2024-08-12T04:33:00Z">
          <w:pPr>
            <w:snapToGrid w:val="0"/>
            <w:spacing w:line="360" w:lineRule="auto"/>
            <w:ind w:firstLineChars="500" w:firstLine="1050"/>
            <w:jc w:val="left"/>
          </w:pPr>
        </w:pPrChange>
      </w:pPr>
      <w:r w:rsidRPr="006D722E">
        <w:rPr>
          <w:rFonts w:ascii="Times New Roman" w:hAnsi="Times New Roman"/>
        </w:rPr>
        <w:t>则</w:t>
      </w:r>
      <w:ins w:id="3037" w:author="zhengping jin" w:date="2024-08-12T12:01:00Z" w16du:dateUtc="2024-08-12T04:01:00Z">
        <w:r w:rsidR="00314AB7" w:rsidRPr="005B6C5D">
          <w:rPr>
            <w:rFonts w:ascii="Times New Roman" w:hAnsi="Times New Roman" w:hint="eastAsia"/>
            <w:i/>
            <w:iCs/>
          </w:rPr>
          <w:t>x</w:t>
        </w:r>
      </w:ins>
      <m:oMath>
        <m:r>
          <w:ins w:id="3038" w:author="zhengping jin" w:date="2024-08-12T12:01:00Z" w16du:dateUtc="2024-08-12T04:01:00Z">
            <w:rPr>
              <w:rFonts w:ascii="Cambria Math" w:hAnsi="Cambria Math" w:cs="Lucida Sans Unicode"/>
            </w:rPr>
            <m:t>≡</m:t>
          </w:ins>
        </m:r>
      </m:oMath>
      <w:ins w:id="3039" w:author="zhengping jin" w:date="2024-08-12T12:00:00Z" w16du:dateUtc="2024-08-12T04:00:00Z">
        <w:r w:rsidR="00314AB7" w:rsidRPr="005B6C5D">
          <w:rPr>
            <w:rFonts w:ascii="Times New Roman" w:hAnsi="Times New Roman" w:hint="eastAsia"/>
            <w:i/>
            <w:iCs/>
          </w:rPr>
          <w:t>x</w:t>
        </w:r>
        <w:r w:rsidR="00314AB7" w:rsidRPr="005B6C5D">
          <w:rPr>
            <w:rFonts w:ascii="Times New Roman" w:hAnsi="Times New Roman" w:hint="eastAsia"/>
            <w:vertAlign w:val="subscript"/>
          </w:rPr>
          <w:t>0</w:t>
        </w:r>
        <w:r w:rsidR="00314AB7">
          <w:rPr>
            <w:rFonts w:ascii="Lucida Sans Unicode" w:hAnsi="Lucida Sans Unicode" w:cs="Lucida Sans Unicode"/>
          </w:rPr>
          <w:t>≡</w:t>
        </w:r>
      </w:ins>
      <w:ins w:id="3040" w:author="zhengping jin" w:date="2024-08-12T12:46:00Z" w16du:dateUtc="2024-08-12T04:46:00Z">
        <w:r w:rsidR="003A4DC6">
          <w:rPr>
            <w:rFonts w:ascii="Times New Roman" w:hAnsi="Times New Roman" w:hint="eastAsia"/>
          </w:rPr>
          <w:t>844</w:t>
        </w:r>
      </w:ins>
      <w:ins w:id="3041" w:author="zhengping jin" w:date="2024-08-12T12:01:00Z" w16du:dateUtc="2024-08-12T04:01:00Z">
        <w:r w:rsidR="00314AB7">
          <w:rPr>
            <w:rFonts w:ascii="Times New Roman" w:hAnsi="Times New Roman" w:hint="eastAsia"/>
          </w:rPr>
          <w:t xml:space="preserve"> (mod 202</w:t>
        </w:r>
      </w:ins>
      <w:ins w:id="3042" w:author="zhengping jin" w:date="2024-08-12T12:30:00Z" w16du:dateUtc="2024-08-12T04:30:00Z">
        <w:r w:rsidR="004F7EE3">
          <w:rPr>
            <w:rFonts w:ascii="Times New Roman" w:hAnsi="Times New Roman" w:hint="eastAsia"/>
          </w:rPr>
          <w:t>9</w:t>
        </w:r>
      </w:ins>
      <w:ins w:id="3043" w:author="zhengping jin" w:date="2024-08-12T12:01:00Z" w16du:dateUtc="2024-08-12T04:01:00Z">
        <w:r w:rsidR="00314AB7">
          <w:rPr>
            <w:rFonts w:ascii="Times New Roman" w:hAnsi="Times New Roman" w:hint="eastAsia"/>
          </w:rPr>
          <w:t xml:space="preserve">) </w:t>
        </w:r>
        <w:r w:rsidR="00314AB7">
          <w:rPr>
            <w:rFonts w:ascii="Times New Roman" w:hAnsi="Times New Roman" w:hint="eastAsia"/>
          </w:rPr>
          <w:t>和</w:t>
        </w:r>
      </w:ins>
      <w:ins w:id="3044" w:author="zhengping jin" w:date="2024-08-12T12:02:00Z" w16du:dateUtc="2024-08-12T04:02:00Z">
        <w:r w:rsidR="00314AB7" w:rsidRPr="005B6C5D">
          <w:rPr>
            <w:rFonts w:ascii="Times New Roman" w:hAnsi="Times New Roman" w:hint="eastAsia"/>
            <w:i/>
            <w:iCs/>
          </w:rPr>
          <w:t>x</w:t>
        </w:r>
      </w:ins>
      <m:oMath>
        <m:r>
          <w:ins w:id="3045" w:author="zhengping jin" w:date="2024-08-12T12:02:00Z" w16du:dateUtc="2024-08-12T04:02:00Z">
            <w:rPr>
              <w:rFonts w:ascii="Cambria Math" w:hAnsi="Cambria Math" w:cs="Lucida Sans Unicode"/>
            </w:rPr>
            <m:t>≡</m:t>
          </w:ins>
        </m:r>
        <m:r>
          <w:ins w:id="3046" w:author="zhengping jin" w:date="2024-08-12T12:02:00Z" w16du:dateUtc="2024-08-12T04:02:00Z">
            <w:rPr>
              <w:rFonts w:ascii="Cambria Math" w:hAnsi="Cambria Math" w:cs="Lucida Sans Unicode" w:hint="eastAsia"/>
            </w:rPr>
            <m:t>p</m:t>
          </w:ins>
        </m:r>
        <m:r>
          <w:ins w:id="3047" w:author="zhengping jin" w:date="2024-08-12T12:02:00Z" w16du:dateUtc="2024-08-12T04:02:00Z">
            <w:rPr>
              <w:rFonts w:ascii="Cambria Math" w:hAnsi="Cambria Math" w:cs="Lucida Sans Unicode"/>
            </w:rPr>
            <m:t>-</m:t>
          </w:ins>
        </m:r>
      </m:oMath>
      <w:ins w:id="3048" w:author="zhengping jin" w:date="2024-08-12T12:02:00Z" w16du:dateUtc="2024-08-12T04:02:00Z">
        <w:r w:rsidR="00314AB7" w:rsidRPr="005B6C5D">
          <w:rPr>
            <w:rFonts w:ascii="Times New Roman" w:hAnsi="Times New Roman" w:hint="eastAsia"/>
            <w:i/>
            <w:iCs/>
          </w:rPr>
          <w:t>x</w:t>
        </w:r>
        <w:r w:rsidR="00314AB7" w:rsidRPr="005B6C5D">
          <w:rPr>
            <w:rFonts w:ascii="Times New Roman" w:hAnsi="Times New Roman" w:hint="eastAsia"/>
            <w:vertAlign w:val="subscript"/>
          </w:rPr>
          <w:t>0</w:t>
        </w:r>
        <w:r w:rsidR="00314AB7">
          <w:rPr>
            <w:rFonts w:ascii="Lucida Sans Unicode" w:hAnsi="Lucida Sans Unicode" w:cs="Lucida Sans Unicode"/>
          </w:rPr>
          <w:t>≡</w:t>
        </w:r>
        <w:r w:rsidR="00314AB7" w:rsidRPr="00314AB7">
          <w:rPr>
            <w:rFonts w:ascii="Times New Roman" w:hAnsi="Times New Roman" w:cs="Times New Roman"/>
            <w:rPrChange w:id="3049" w:author="zhengping jin" w:date="2024-08-12T12:03:00Z" w16du:dateUtc="2024-08-12T04:03:00Z">
              <w:rPr>
                <w:rFonts w:ascii="Lucida Sans Unicode" w:hAnsi="Lucida Sans Unicode" w:cs="Lucida Sans Unicode"/>
              </w:rPr>
            </w:rPrChange>
          </w:rPr>
          <w:t>202</w:t>
        </w:r>
      </w:ins>
      <w:ins w:id="3050" w:author="zhengping jin" w:date="2024-08-12T12:46:00Z" w16du:dateUtc="2024-08-12T04:46:00Z">
        <w:r w:rsidR="003A4DC6">
          <w:rPr>
            <w:rFonts w:ascii="Times New Roman" w:hAnsi="Times New Roman" w:cs="Times New Roman" w:hint="eastAsia"/>
          </w:rPr>
          <w:t>9</w:t>
        </w:r>
      </w:ins>
      <w:ins w:id="3051" w:author="zhengping jin" w:date="2024-08-12T12:02:00Z" w16du:dateUtc="2024-08-12T04:02:00Z">
        <w:r w:rsidR="00314AB7" w:rsidRPr="00314AB7">
          <w:rPr>
            <w:rFonts w:ascii="Times New Roman" w:hAnsi="Times New Roman" w:cs="Times New Roman"/>
            <w:rPrChange w:id="3052" w:author="zhengping jin" w:date="2024-08-12T12:03:00Z" w16du:dateUtc="2024-08-12T04:03:00Z">
              <w:rPr>
                <w:rFonts w:ascii="Lucida Sans Unicode" w:hAnsi="Lucida Sans Unicode" w:cs="Lucida Sans Unicode"/>
              </w:rPr>
            </w:rPrChange>
          </w:rPr>
          <w:t>-</w:t>
        </w:r>
      </w:ins>
      <w:ins w:id="3053" w:author="zhengping jin" w:date="2024-08-12T12:46:00Z" w16du:dateUtc="2024-08-12T04:46:00Z">
        <w:r w:rsidR="003A4DC6">
          <w:rPr>
            <w:rFonts w:ascii="Times New Roman" w:hAnsi="Times New Roman" w:hint="eastAsia"/>
          </w:rPr>
          <w:t>844</w:t>
        </w:r>
      </w:ins>
      <w:ins w:id="3054" w:author="zhengping jin" w:date="2024-08-12T12:03:00Z" w16du:dateUtc="2024-08-12T04:03:00Z">
        <w:r w:rsidR="00314AB7">
          <w:rPr>
            <w:rFonts w:ascii="Lucida Sans Unicode" w:hAnsi="Lucida Sans Unicode" w:cs="Lucida Sans Unicode"/>
          </w:rPr>
          <w:t>≡</w:t>
        </w:r>
        <w:r w:rsidR="00314AB7" w:rsidRPr="00314AB7">
          <w:rPr>
            <w:rFonts w:ascii="Times New Roman" w:hAnsi="Times New Roman" w:cs="Times New Roman"/>
            <w:rPrChange w:id="3055" w:author="zhengping jin" w:date="2024-08-12T12:03:00Z" w16du:dateUtc="2024-08-12T04:03:00Z">
              <w:rPr>
                <w:rFonts w:ascii="Lucida Sans Unicode" w:hAnsi="Lucida Sans Unicode" w:cs="Lucida Sans Unicode"/>
              </w:rPr>
            </w:rPrChange>
          </w:rPr>
          <w:t>1</w:t>
        </w:r>
      </w:ins>
      <w:ins w:id="3056" w:author="zhengping jin" w:date="2024-08-12T12:46:00Z" w16du:dateUtc="2024-08-12T04:46:00Z">
        <w:r w:rsidR="003A4DC6">
          <w:rPr>
            <w:rFonts w:ascii="Times New Roman" w:hAnsi="Times New Roman" w:cs="Times New Roman" w:hint="eastAsia"/>
          </w:rPr>
          <w:t>1</w:t>
        </w:r>
      </w:ins>
      <w:ins w:id="3057" w:author="zhengping jin" w:date="2024-08-12T12:03:00Z" w16du:dateUtc="2024-08-12T04:03:00Z">
        <w:r w:rsidR="00314AB7" w:rsidRPr="00314AB7">
          <w:rPr>
            <w:rFonts w:ascii="Times New Roman" w:hAnsi="Times New Roman" w:cs="Times New Roman"/>
            <w:rPrChange w:id="3058" w:author="zhengping jin" w:date="2024-08-12T12:03:00Z" w16du:dateUtc="2024-08-12T04:03:00Z">
              <w:rPr>
                <w:rFonts w:ascii="Lucida Sans Unicode" w:hAnsi="Lucida Sans Unicode" w:cs="Lucida Sans Unicode"/>
              </w:rPr>
            </w:rPrChange>
          </w:rPr>
          <w:t>8</w:t>
        </w:r>
      </w:ins>
      <w:ins w:id="3059" w:author="zhengping jin" w:date="2024-08-12T12:47:00Z" w16du:dateUtc="2024-08-12T04:47:00Z">
        <w:r w:rsidR="003A4DC6">
          <w:rPr>
            <w:rFonts w:ascii="Times New Roman" w:hAnsi="Times New Roman" w:cs="Times New Roman" w:hint="eastAsia"/>
          </w:rPr>
          <w:t>5</w:t>
        </w:r>
      </w:ins>
      <w:ins w:id="3060" w:author="zhengping jin" w:date="2024-08-12T12:03:00Z" w16du:dateUtc="2024-08-12T04:03:00Z">
        <w:r w:rsidR="00314AB7">
          <w:rPr>
            <w:rFonts w:ascii="Times New Roman" w:hAnsi="Times New Roman" w:hint="eastAsia"/>
          </w:rPr>
          <w:t xml:space="preserve"> </w:t>
        </w:r>
      </w:ins>
      <w:ins w:id="3061" w:author="zhengping jin" w:date="2024-08-12T12:02:00Z" w16du:dateUtc="2024-08-12T04:02:00Z">
        <w:r w:rsidR="00314AB7">
          <w:rPr>
            <w:rFonts w:ascii="Times New Roman" w:hAnsi="Times New Roman" w:hint="eastAsia"/>
          </w:rPr>
          <w:t>(mod 202</w:t>
        </w:r>
      </w:ins>
      <w:ins w:id="3062" w:author="zhengping jin" w:date="2024-08-12T12:47:00Z" w16du:dateUtc="2024-08-12T04:47:00Z">
        <w:r w:rsidR="003A4DC6">
          <w:rPr>
            <w:rFonts w:ascii="Times New Roman" w:hAnsi="Times New Roman" w:hint="eastAsia"/>
          </w:rPr>
          <w:t>9</w:t>
        </w:r>
      </w:ins>
      <w:ins w:id="3063" w:author="zhengping jin" w:date="2024-08-12T12:02:00Z" w16du:dateUtc="2024-08-12T04:02:00Z">
        <w:r w:rsidR="00314AB7">
          <w:rPr>
            <w:rFonts w:ascii="Times New Roman" w:hAnsi="Times New Roman" w:hint="eastAsia"/>
          </w:rPr>
          <w:t>)</w:t>
        </w:r>
      </w:ins>
      <w:del w:id="3064" w:author="zhengping jin" w:date="2024-08-12T12:03:00Z" w16du:dateUtc="2024-08-12T04:03:00Z">
        <w:r w:rsidRPr="006D722E" w:rsidDel="00314AB7">
          <w:rPr>
            <w:rFonts w:ascii="Times New Roman" w:hAnsi="Times New Roman"/>
            <w:position w:val="-12"/>
          </w:rPr>
          <w:object w:dxaOrig="2260" w:dyaOrig="360" w14:anchorId="2DEF92F6">
            <v:shape id="_x0000_i1350" type="#_x0000_t75" style="width:113.45pt;height:18.7pt" o:ole="">
              <v:imagedata r:id="rId845" o:title=""/>
            </v:shape>
            <o:OLEObject Type="Embed" ProgID="Equation.DSMT4" ShapeID="_x0000_i1350" DrawAspect="Content" ObjectID="_1790422509" r:id="rId846"/>
          </w:object>
        </w:r>
        <w:r w:rsidRPr="006D722E" w:rsidDel="00314AB7">
          <w:rPr>
            <w:rFonts w:ascii="Times New Roman" w:hAnsi="Times New Roman"/>
          </w:rPr>
          <w:delText>满足</w:delText>
        </w:r>
      </w:del>
      <w:ins w:id="3065" w:author="zhengping jin" w:date="2024-08-12T12:03:00Z" w16du:dateUtc="2024-08-12T04:03:00Z">
        <w:r w:rsidR="00314AB7">
          <w:rPr>
            <w:rFonts w:ascii="Times New Roman" w:hAnsi="Times New Roman" w:hint="eastAsia"/>
          </w:rPr>
          <w:t>是</w:t>
        </w:r>
      </w:ins>
      <w:r w:rsidR="007B33BC" w:rsidRPr="006D722E">
        <w:rPr>
          <w:rFonts w:ascii="Times New Roman" w:hAnsi="Times New Roman"/>
        </w:rPr>
        <w:t>同余方程</w:t>
      </w:r>
    </w:p>
    <w:p w14:paraId="69B50F72" w14:textId="3B21CBBA" w:rsidR="00223D59" w:rsidRDefault="00223D59">
      <w:pPr>
        <w:snapToGrid w:val="0"/>
        <w:spacing w:line="360" w:lineRule="auto"/>
        <w:ind w:firstLineChars="202" w:firstLine="424"/>
        <w:jc w:val="left"/>
        <w:rPr>
          <w:ins w:id="3066" w:author="zhengping jin" w:date="2024-08-11T22:44:00Z" w16du:dateUtc="2024-08-11T14:44:00Z"/>
          <w:rFonts w:ascii="Times New Roman" w:hAnsi="Times New Roman"/>
        </w:rPr>
        <w:pPrChange w:id="3067" w:author="zhengping jin" w:date="2024-08-12T12:33:00Z" w16du:dateUtc="2024-08-12T04:33:00Z">
          <w:pPr>
            <w:snapToGrid w:val="0"/>
            <w:spacing w:line="360" w:lineRule="auto"/>
            <w:jc w:val="left"/>
          </w:pPr>
        </w:pPrChange>
      </w:pPr>
      <w:del w:id="3068" w:author="zhengping jin" w:date="2024-08-12T12:04:00Z" w16du:dateUtc="2024-08-12T04:04:00Z">
        <w:r w:rsidRPr="006D722E" w:rsidDel="00314AB7">
          <w:rPr>
            <w:rFonts w:ascii="Times New Roman" w:hAnsi="Times New Roman"/>
            <w:position w:val="-10"/>
          </w:rPr>
          <w:object w:dxaOrig="1880" w:dyaOrig="360" w14:anchorId="5AE5BCDC">
            <v:shape id="_x0000_i1351" type="#_x0000_t75" style="width:93.4pt;height:18.7pt" o:ole="">
              <v:imagedata r:id="rId815" o:title=""/>
            </v:shape>
            <o:OLEObject Type="Embed" ProgID="Equation.DSMT4" ShapeID="_x0000_i1351" DrawAspect="Content" ObjectID="_1790422510" r:id="rId847"/>
          </w:object>
        </w:r>
      </w:del>
      <w:ins w:id="3069" w:author="zhengping jin" w:date="2024-08-12T12:04:00Z" w16du:dateUtc="2024-08-12T04:04:00Z">
        <w:r w:rsidR="00314AB7" w:rsidRPr="005B6C5D">
          <w:rPr>
            <w:rFonts w:ascii="Times New Roman" w:hAnsi="Times New Roman" w:hint="eastAsia"/>
            <w:i/>
            <w:iCs/>
          </w:rPr>
          <w:t>x</w:t>
        </w:r>
        <w:r w:rsidR="00314AB7" w:rsidRPr="005B6C5D">
          <w:rPr>
            <w:rFonts w:ascii="Times New Roman" w:hAnsi="Times New Roman" w:hint="eastAsia"/>
            <w:vertAlign w:val="superscript"/>
          </w:rPr>
          <w:t>2</w:t>
        </w:r>
        <w:r w:rsidR="00314AB7">
          <w:rPr>
            <w:rFonts w:ascii="Lucida Sans Unicode" w:hAnsi="Lucida Sans Unicode" w:cs="Lucida Sans Unicode"/>
          </w:rPr>
          <w:t>≡</w:t>
        </w:r>
      </w:ins>
      <w:ins w:id="3070" w:author="zhengping jin" w:date="2024-08-12T12:47:00Z" w16du:dateUtc="2024-08-12T04:47:00Z">
        <w:r w:rsidR="003A4DC6">
          <w:rPr>
            <w:rFonts w:ascii="Times New Roman" w:hAnsi="Times New Roman" w:hint="eastAsia"/>
          </w:rPr>
          <w:t>157</w:t>
        </w:r>
      </w:ins>
      <w:ins w:id="3071" w:author="zhengping jin" w:date="2024-08-12T12:04:00Z" w16du:dateUtc="2024-08-12T04:04:00Z">
        <w:r w:rsidR="00314AB7">
          <w:rPr>
            <w:rFonts w:ascii="Times New Roman" w:hAnsi="Times New Roman" w:hint="eastAsia"/>
          </w:rPr>
          <w:t xml:space="preserve"> (mod 202</w:t>
        </w:r>
      </w:ins>
      <w:ins w:id="3072" w:author="zhengping jin" w:date="2024-08-12T12:47:00Z" w16du:dateUtc="2024-08-12T04:47:00Z">
        <w:r w:rsidR="003A4DC6">
          <w:rPr>
            <w:rFonts w:ascii="Times New Roman" w:hAnsi="Times New Roman" w:hint="eastAsia"/>
          </w:rPr>
          <w:t>9</w:t>
        </w:r>
      </w:ins>
      <w:ins w:id="3073" w:author="zhengping jin" w:date="2024-08-12T12:04:00Z" w16du:dateUtc="2024-08-12T04:04:00Z">
        <w:r w:rsidR="00314AB7">
          <w:rPr>
            <w:rFonts w:ascii="Times New Roman" w:hAnsi="Times New Roman" w:hint="eastAsia"/>
          </w:rPr>
          <w:t>)</w:t>
        </w:r>
        <w:r w:rsidR="00314AB7">
          <w:rPr>
            <w:rFonts w:ascii="Times New Roman" w:hAnsi="Times New Roman" w:hint="eastAsia"/>
          </w:rPr>
          <w:t>的两个解</w:t>
        </w:r>
      </w:ins>
      <w:ins w:id="3074" w:author="zhengping jin" w:date="2024-08-11T22:43:00Z" w16du:dateUtc="2024-08-11T14:43:00Z">
        <w:r w:rsidR="00B14F7D">
          <w:rPr>
            <w:rFonts w:ascii="Times New Roman" w:hAnsi="Times New Roman" w:hint="eastAsia"/>
          </w:rPr>
          <w:t>.</w:t>
        </w:r>
      </w:ins>
    </w:p>
    <w:p w14:paraId="3C1F8CFD" w14:textId="77777777" w:rsidR="00B14F7D" w:rsidRPr="006D722E" w:rsidRDefault="00B14F7D">
      <w:pPr>
        <w:snapToGrid w:val="0"/>
        <w:spacing w:line="360" w:lineRule="auto"/>
        <w:jc w:val="left"/>
        <w:rPr>
          <w:rFonts w:ascii="Times New Roman" w:hAnsi="Times New Roman"/>
          <w:position w:val="-10"/>
        </w:rPr>
        <w:pPrChange w:id="3075" w:author="zhengping jin" w:date="2024-08-11T22:43:00Z" w16du:dateUtc="2024-08-11T14:43:00Z">
          <w:pPr>
            <w:snapToGrid w:val="0"/>
            <w:spacing w:line="360" w:lineRule="auto"/>
            <w:jc w:val="center"/>
          </w:pPr>
        </w:pPrChange>
      </w:pPr>
    </w:p>
    <w:p w14:paraId="697E3BE2" w14:textId="4B852151" w:rsidR="008D58CC" w:rsidDel="00FF0B02" w:rsidRDefault="008D58CC" w:rsidP="00FF0B02">
      <w:pPr>
        <w:snapToGrid w:val="0"/>
        <w:spacing w:line="360" w:lineRule="auto"/>
        <w:jc w:val="left"/>
        <w:rPr>
          <w:del w:id="3076" w:author="zhengping jin" w:date="2024-08-11T22:45:00Z" w16du:dateUtc="2024-08-11T14:45:00Z"/>
          <w:rFonts w:ascii="Times New Roman" w:hAnsi="Times New Roman"/>
          <w:b/>
        </w:rPr>
      </w:pPr>
      <w:r>
        <w:rPr>
          <w:rFonts w:ascii="Times New Roman" w:hAnsi="Times New Roman" w:hint="eastAsia"/>
          <w:b/>
        </w:rPr>
        <w:t>其次，</w:t>
      </w:r>
      <w:r w:rsidRPr="006D722E">
        <w:rPr>
          <w:rFonts w:ascii="Times New Roman" w:hAnsi="Times New Roman"/>
          <w:b/>
        </w:rPr>
        <w:t>考虑</w:t>
      </w:r>
      <w:r w:rsidRPr="008D58CC">
        <w:rPr>
          <w:rFonts w:ascii="Times New Roman" w:hAnsi="Times New Roman"/>
          <w:b/>
        </w:rPr>
        <w:t>模</w:t>
      </w:r>
      <w:r>
        <w:rPr>
          <w:rFonts w:ascii="Times New Roman" w:hAnsi="Times New Roman" w:hint="eastAsia"/>
          <w:b/>
          <w:i/>
        </w:rPr>
        <w:t>m</w:t>
      </w:r>
      <w:r w:rsidRPr="008D58CC">
        <w:rPr>
          <w:rFonts w:ascii="Times New Roman" w:hAnsi="Times New Roman" w:hint="eastAsia"/>
          <w:b/>
        </w:rPr>
        <w:t>平方根</w:t>
      </w:r>
      <w:r w:rsidRPr="006D722E">
        <w:rPr>
          <w:rFonts w:ascii="Times New Roman" w:hAnsi="Times New Roman"/>
          <w:b/>
        </w:rPr>
        <w:t xml:space="preserve">. </w:t>
      </w:r>
    </w:p>
    <w:p w14:paraId="1C3076F1" w14:textId="77777777" w:rsidR="00FF0B02" w:rsidRDefault="00FF0B02" w:rsidP="008D58CC">
      <w:pPr>
        <w:snapToGrid w:val="0"/>
        <w:spacing w:line="360" w:lineRule="auto"/>
        <w:jc w:val="left"/>
        <w:rPr>
          <w:ins w:id="3077" w:author="zhengping jin" w:date="2024-08-11T22:46:00Z" w16du:dateUtc="2024-08-11T14:46:00Z"/>
          <w:rFonts w:ascii="Times New Roman" w:hAnsi="Times New Roman"/>
          <w:b/>
        </w:rPr>
      </w:pPr>
    </w:p>
    <w:p w14:paraId="40D8B23C" w14:textId="2BA0D3F6" w:rsidR="00223D59" w:rsidRPr="006D722E" w:rsidRDefault="008D58CC">
      <w:pPr>
        <w:snapToGrid w:val="0"/>
        <w:spacing w:line="360" w:lineRule="auto"/>
        <w:ind w:firstLineChars="202" w:firstLine="424"/>
        <w:jc w:val="left"/>
        <w:rPr>
          <w:rFonts w:ascii="Times New Roman" w:hAnsi="Times New Roman"/>
        </w:rPr>
        <w:pPrChange w:id="3078" w:author="zhengping jin" w:date="2024-08-11T22:46:00Z" w16du:dateUtc="2024-08-11T14:46:00Z">
          <w:pPr>
            <w:snapToGrid w:val="0"/>
            <w:spacing w:line="360" w:lineRule="auto"/>
            <w:ind w:firstLineChars="200" w:firstLine="420"/>
            <w:jc w:val="left"/>
          </w:pPr>
        </w:pPrChange>
      </w:pPr>
      <w:r>
        <w:rPr>
          <w:rFonts w:ascii="Times New Roman" w:hAnsi="Times New Roman" w:hint="eastAsia"/>
        </w:rPr>
        <w:t>即</w:t>
      </w:r>
      <w:r w:rsidR="00223D59" w:rsidRPr="006D722E">
        <w:rPr>
          <w:rFonts w:ascii="Times New Roman" w:hAnsi="Times New Roman"/>
        </w:rPr>
        <w:t>模为合数</w:t>
      </w:r>
      <w:r w:rsidR="00223D59" w:rsidRPr="006D722E">
        <w:rPr>
          <w:rFonts w:ascii="Times New Roman" w:hAnsi="Times New Roman"/>
          <w:i/>
        </w:rPr>
        <w:t>m</w:t>
      </w:r>
      <w:r w:rsidR="00223D59" w:rsidRPr="006D722E">
        <w:rPr>
          <w:rFonts w:ascii="Times New Roman" w:hAnsi="Times New Roman"/>
        </w:rPr>
        <w:t>的二次</w:t>
      </w:r>
      <w:r w:rsidR="007B33BC" w:rsidRPr="006D722E">
        <w:rPr>
          <w:rFonts w:ascii="Times New Roman" w:hAnsi="Times New Roman"/>
        </w:rPr>
        <w:t>同余方程</w:t>
      </w:r>
      <w:r w:rsidR="00223D59" w:rsidRPr="006D722E">
        <w:rPr>
          <w:rFonts w:ascii="Times New Roman" w:hAnsi="Times New Roman"/>
          <w:position w:val="-10"/>
        </w:rPr>
        <w:object w:dxaOrig="2659" w:dyaOrig="360" w14:anchorId="3A8B276D">
          <v:shape id="_x0000_i1352" type="#_x0000_t75" style="width:133.05pt;height:18.7pt" o:ole="">
            <v:imagedata r:id="rId848" o:title=""/>
          </v:shape>
          <o:OLEObject Type="Embed" ProgID="Equation.DSMT4" ShapeID="_x0000_i1352" DrawAspect="Content" ObjectID="_1790422511" r:id="rId849"/>
        </w:object>
      </w:r>
      <w:r>
        <w:rPr>
          <w:rFonts w:ascii="Times New Roman" w:hAnsi="Times New Roman"/>
        </w:rPr>
        <w:t xml:space="preserve">, </w:t>
      </w:r>
      <w:r w:rsidR="00223D59" w:rsidRPr="006D722E">
        <w:rPr>
          <w:rFonts w:ascii="Times New Roman" w:hAnsi="Times New Roman"/>
        </w:rPr>
        <w:t>有解的条件及解的个数</w:t>
      </w:r>
      <w:r w:rsidR="00223D59" w:rsidRPr="006D722E">
        <w:rPr>
          <w:rFonts w:ascii="Times New Roman" w:hAnsi="Times New Roman"/>
        </w:rPr>
        <w:t>.</w:t>
      </w:r>
    </w:p>
    <w:p w14:paraId="627DE80B" w14:textId="3E310FB2" w:rsidR="00223D59" w:rsidRPr="006D722E" w:rsidRDefault="00223D59" w:rsidP="00223D59">
      <w:pPr>
        <w:snapToGrid w:val="0"/>
        <w:spacing w:line="360" w:lineRule="auto"/>
        <w:ind w:firstLineChars="200" w:firstLine="420"/>
        <w:jc w:val="left"/>
        <w:rPr>
          <w:rFonts w:ascii="Times New Roman" w:hAnsi="Times New Roman"/>
        </w:rPr>
      </w:pPr>
      <w:r w:rsidRPr="006D722E">
        <w:rPr>
          <w:rFonts w:ascii="Times New Roman" w:hAnsi="Times New Roman"/>
        </w:rPr>
        <w:t>当</w:t>
      </w:r>
      <w:r w:rsidRPr="006D722E">
        <w:rPr>
          <w:rFonts w:ascii="Times New Roman" w:hAnsi="Times New Roman"/>
          <w:position w:val="-12"/>
        </w:rPr>
        <w:object w:dxaOrig="1640" w:dyaOrig="380" w14:anchorId="077462D5">
          <v:shape id="_x0000_i1353" type="#_x0000_t75" style="width:82.05pt;height:19.6pt" o:ole="">
            <v:imagedata r:id="rId850" o:title=""/>
          </v:shape>
          <o:OLEObject Type="Embed" ProgID="Equation.DSMT4" ShapeID="_x0000_i1353" DrawAspect="Content" ObjectID="_1790422512" r:id="rId851"/>
        </w:object>
      </w:r>
      <w:r w:rsidRPr="006D722E">
        <w:rPr>
          <w:rFonts w:ascii="Times New Roman" w:hAnsi="Times New Roman"/>
        </w:rPr>
        <w:t>时，</w:t>
      </w:r>
      <w:r w:rsidR="007B33BC" w:rsidRPr="006D722E">
        <w:rPr>
          <w:rFonts w:ascii="Times New Roman" w:hAnsi="Times New Roman"/>
        </w:rPr>
        <w:t>同余方程</w:t>
      </w:r>
      <w:r w:rsidR="008D58CC" w:rsidRPr="006D722E">
        <w:rPr>
          <w:rFonts w:ascii="Times New Roman" w:hAnsi="Times New Roman"/>
          <w:position w:val="-10"/>
        </w:rPr>
        <w:object w:dxaOrig="2659" w:dyaOrig="360" w14:anchorId="334D793E">
          <v:shape id="_x0000_i1354" type="#_x0000_t75" style="width:133.05pt;height:18.7pt" o:ole="">
            <v:imagedata r:id="rId848" o:title=""/>
          </v:shape>
          <o:OLEObject Type="Embed" ProgID="Equation.DSMT4" ShapeID="_x0000_i1354" DrawAspect="Content" ObjectID="_1790422513" r:id="rId852"/>
        </w:object>
      </w:r>
      <w:r w:rsidRPr="006D722E">
        <w:rPr>
          <w:rFonts w:ascii="Times New Roman" w:hAnsi="Times New Roman"/>
        </w:rPr>
        <w:t>等价于</w:t>
      </w:r>
      <w:r w:rsidR="007B33BC" w:rsidRPr="006D722E">
        <w:rPr>
          <w:rFonts w:ascii="Times New Roman" w:hAnsi="Times New Roman"/>
        </w:rPr>
        <w:t>同余方程</w:t>
      </w:r>
      <w:r w:rsidRPr="006D722E">
        <w:rPr>
          <w:rFonts w:ascii="Times New Roman" w:hAnsi="Times New Roman"/>
        </w:rPr>
        <w:t>组：</w:t>
      </w:r>
    </w:p>
    <w:p w14:paraId="133BCB23" w14:textId="3DA7A934" w:rsidR="00223D59" w:rsidRPr="006D722E" w:rsidRDefault="00223D59" w:rsidP="008D58CC">
      <w:pPr>
        <w:snapToGrid w:val="0"/>
        <w:spacing w:line="360" w:lineRule="auto"/>
        <w:jc w:val="center"/>
        <w:rPr>
          <w:rFonts w:ascii="Times New Roman" w:hAnsi="Times New Roman"/>
        </w:rPr>
      </w:pPr>
      <w:r w:rsidRPr="006D722E">
        <w:rPr>
          <w:rFonts w:ascii="Times New Roman" w:hAnsi="Times New Roman"/>
          <w:position w:val="-72"/>
        </w:rPr>
        <w:object w:dxaOrig="1980" w:dyaOrig="1560" w14:anchorId="17003DE1">
          <v:shape id="_x0000_i1355" type="#_x0000_t75" style="width:99.35pt;height:77.45pt" o:ole="">
            <v:imagedata r:id="rId853" o:title=""/>
          </v:shape>
          <o:OLEObject Type="Embed" ProgID="Equation.DSMT4" ShapeID="_x0000_i1355" DrawAspect="Content" ObjectID="_1790422514" r:id="rId854"/>
        </w:object>
      </w:r>
      <w:ins w:id="3079" w:author="zhengping jin" w:date="2024-08-11T22:46:00Z" w16du:dateUtc="2024-08-11T14:46:00Z">
        <w:r w:rsidR="00FF0B02">
          <w:rPr>
            <w:rFonts w:ascii="Times New Roman" w:hAnsi="Times New Roman" w:hint="eastAsia"/>
          </w:rPr>
          <w:t>.</w:t>
        </w:r>
      </w:ins>
    </w:p>
    <w:p w14:paraId="38F71BC7" w14:textId="3D622654" w:rsidR="00223D59" w:rsidRPr="006D722E" w:rsidRDefault="00223D59" w:rsidP="004137B9">
      <w:pPr>
        <w:snapToGrid w:val="0"/>
        <w:spacing w:line="360" w:lineRule="auto"/>
        <w:ind w:firstLineChars="200" w:firstLine="420"/>
        <w:jc w:val="left"/>
        <w:rPr>
          <w:rFonts w:ascii="Times New Roman" w:hAnsi="Times New Roman"/>
        </w:rPr>
      </w:pPr>
      <w:r w:rsidRPr="006D722E">
        <w:rPr>
          <w:rFonts w:ascii="Times New Roman" w:hAnsi="Times New Roman"/>
        </w:rPr>
        <w:t>因此，</w:t>
      </w:r>
      <w:r w:rsidR="004137B9">
        <w:rPr>
          <w:rFonts w:ascii="Times New Roman" w:hAnsi="Times New Roman" w:hint="eastAsia"/>
        </w:rPr>
        <w:t>需要</w:t>
      </w:r>
      <w:r w:rsidRPr="006D722E">
        <w:rPr>
          <w:rFonts w:ascii="Times New Roman" w:hAnsi="Times New Roman"/>
        </w:rPr>
        <w:t>讨论二次</w:t>
      </w:r>
      <w:r w:rsidR="007B33BC" w:rsidRPr="006D722E">
        <w:rPr>
          <w:rFonts w:ascii="Times New Roman" w:hAnsi="Times New Roman"/>
        </w:rPr>
        <w:t>同余方程</w:t>
      </w:r>
      <w:r w:rsidRPr="006D722E">
        <w:rPr>
          <w:rFonts w:ascii="Times New Roman" w:hAnsi="Times New Roman"/>
          <w:position w:val="-10"/>
        </w:rPr>
        <w:object w:dxaOrig="3379" w:dyaOrig="360" w14:anchorId="1DCD9680">
          <v:shape id="_x0000_i1356" type="#_x0000_t75" style="width:169.05pt;height:18.7pt" o:ole="">
            <v:imagedata r:id="rId855" o:title=""/>
          </v:shape>
          <o:OLEObject Type="Embed" ProgID="Equation.DSMT4" ShapeID="_x0000_i1356" DrawAspect="Content" ObjectID="_1790422515" r:id="rId856"/>
        </w:object>
      </w:r>
      <w:r w:rsidRPr="006D722E">
        <w:rPr>
          <w:rFonts w:ascii="Times New Roman" w:hAnsi="Times New Roman"/>
          <w:position w:val="-10"/>
        </w:rPr>
        <w:tab/>
      </w:r>
      <w:r w:rsidRPr="006D722E">
        <w:rPr>
          <w:rFonts w:ascii="Times New Roman" w:hAnsi="Times New Roman"/>
        </w:rPr>
        <w:t>有解的条件及解的个数</w:t>
      </w:r>
      <w:r w:rsidRPr="006D722E">
        <w:rPr>
          <w:rFonts w:ascii="Times New Roman" w:hAnsi="Times New Roman"/>
        </w:rPr>
        <w:t>.</w:t>
      </w:r>
      <w:r w:rsidR="004137B9" w:rsidRPr="004137B9">
        <w:rPr>
          <w:rFonts w:ascii="Times New Roman" w:hAnsi="Times New Roman"/>
        </w:rPr>
        <w:t xml:space="preserve"> </w:t>
      </w:r>
      <w:r w:rsidR="004137B9">
        <w:rPr>
          <w:rFonts w:ascii="Times New Roman" w:hAnsi="Times New Roman" w:hint="eastAsia"/>
        </w:rPr>
        <w:t>此外，还需要</w:t>
      </w:r>
      <w:r w:rsidR="004137B9" w:rsidRPr="006D722E">
        <w:rPr>
          <w:rFonts w:ascii="Times New Roman" w:hAnsi="Times New Roman"/>
        </w:rPr>
        <w:t>讨论同余方程</w:t>
      </w:r>
      <w:r w:rsidR="004137B9" w:rsidRPr="006D722E">
        <w:rPr>
          <w:rFonts w:ascii="Times New Roman" w:hAnsi="Times New Roman"/>
          <w:position w:val="-10"/>
        </w:rPr>
        <w:object w:dxaOrig="3300" w:dyaOrig="360" w14:anchorId="289B9E09">
          <v:shape id="_x0000_i1357" type="#_x0000_t75" style="width:164.5pt;height:18.7pt" o:ole="">
            <v:imagedata r:id="rId857" o:title=""/>
          </v:shape>
          <o:OLEObject Type="Embed" ProgID="Equation.DSMT4" ShapeID="_x0000_i1357" DrawAspect="Content" ObjectID="_1790422516" r:id="rId858"/>
        </w:object>
      </w:r>
      <w:r w:rsidR="004137B9" w:rsidRPr="006D722E">
        <w:rPr>
          <w:rFonts w:ascii="Times New Roman" w:hAnsi="Times New Roman"/>
        </w:rPr>
        <w:t>有解的条件及解的个数</w:t>
      </w:r>
      <w:r w:rsidR="004137B9" w:rsidRPr="006D722E">
        <w:rPr>
          <w:rFonts w:ascii="Times New Roman" w:hAnsi="Times New Roman"/>
        </w:rPr>
        <w:t>.</w:t>
      </w:r>
    </w:p>
    <w:p w14:paraId="7AF17283" w14:textId="0C0F7F11" w:rsidR="00223D59" w:rsidRPr="006D722E" w:rsidRDefault="004137B9" w:rsidP="004137B9">
      <w:pPr>
        <w:snapToGrid w:val="0"/>
        <w:spacing w:line="360" w:lineRule="auto"/>
        <w:ind w:firstLineChars="200" w:firstLine="420"/>
        <w:jc w:val="left"/>
        <w:rPr>
          <w:rFonts w:ascii="Times New Roman" w:hAnsi="Times New Roman"/>
        </w:rPr>
      </w:pPr>
      <w:r>
        <w:rPr>
          <w:rFonts w:ascii="Times New Roman" w:hAnsi="Times New Roman" w:hint="eastAsia"/>
        </w:rPr>
        <w:t>先</w:t>
      </w:r>
      <w:r w:rsidRPr="006D722E">
        <w:rPr>
          <w:rFonts w:ascii="Times New Roman" w:hAnsi="Times New Roman"/>
        </w:rPr>
        <w:t>讨论二次同余方程</w:t>
      </w:r>
      <w:r w:rsidRPr="006D722E">
        <w:rPr>
          <w:rFonts w:ascii="Times New Roman" w:hAnsi="Times New Roman"/>
          <w:position w:val="-10"/>
        </w:rPr>
        <w:object w:dxaOrig="3379" w:dyaOrig="360" w14:anchorId="417D3019">
          <v:shape id="_x0000_i1358" type="#_x0000_t75" style="width:169.05pt;height:18.7pt" o:ole="">
            <v:imagedata r:id="rId855" o:title=""/>
          </v:shape>
          <o:OLEObject Type="Embed" ProgID="Equation.DSMT4" ShapeID="_x0000_i1358" DrawAspect="Content" ObjectID="_1790422517" r:id="rId859"/>
        </w:object>
      </w:r>
      <w:r w:rsidRPr="006D722E">
        <w:rPr>
          <w:rFonts w:ascii="Times New Roman" w:hAnsi="Times New Roman"/>
          <w:position w:val="-10"/>
        </w:rPr>
        <w:tab/>
      </w:r>
      <w:r w:rsidRPr="006D722E">
        <w:rPr>
          <w:rFonts w:ascii="Times New Roman" w:hAnsi="Times New Roman"/>
        </w:rPr>
        <w:t>有解的条件及解的个数</w:t>
      </w:r>
      <w:r w:rsidRPr="006D722E">
        <w:rPr>
          <w:rFonts w:ascii="Times New Roman" w:hAnsi="Times New Roman"/>
        </w:rPr>
        <w:t>.</w:t>
      </w:r>
    </w:p>
    <w:p w14:paraId="1BC307E6" w14:textId="078B3810" w:rsidR="00223D59" w:rsidRPr="006D722E" w:rsidRDefault="008D58CC" w:rsidP="008D58CC">
      <w:pPr>
        <w:snapToGrid w:val="0"/>
        <w:spacing w:line="360" w:lineRule="auto"/>
        <w:ind w:firstLineChars="200" w:firstLine="420"/>
        <w:jc w:val="left"/>
        <w:rPr>
          <w:rFonts w:ascii="Times New Roman" w:hAnsi="Times New Roman"/>
        </w:rPr>
      </w:pPr>
      <w:r w:rsidRPr="00EF592E">
        <w:rPr>
          <w:rFonts w:ascii="Times New Roman" w:hAnsi="Times New Roman"/>
          <w:b/>
        </w:rPr>
        <w:t>定理</w:t>
      </w:r>
      <w:r w:rsidRPr="00EF592E">
        <w:rPr>
          <w:rFonts w:ascii="Times New Roman" w:hAnsi="Times New Roman" w:hint="eastAsia"/>
          <w:b/>
        </w:rPr>
        <w:t>3</w:t>
      </w:r>
      <w:r w:rsidRPr="00EF592E">
        <w:rPr>
          <w:rFonts w:ascii="Times New Roman" w:hAnsi="Times New Roman"/>
          <w:b/>
        </w:rPr>
        <w:t>.3.</w:t>
      </w:r>
      <w:del w:id="3080" w:author="zhengping jin" w:date="2024-08-10T16:17:00Z" w16du:dateUtc="2024-08-10T08:17:00Z">
        <w:r w:rsidRPr="00EF592E" w:rsidDel="00EF592E">
          <w:rPr>
            <w:rFonts w:ascii="Times New Roman" w:hAnsi="Times New Roman"/>
            <w:b/>
          </w:rPr>
          <w:delText xml:space="preserve">11 </w:delText>
        </w:r>
      </w:del>
      <w:ins w:id="3081" w:author="zhengping jin" w:date="2024-08-10T16:17:00Z" w16du:dateUtc="2024-08-10T08:17:00Z">
        <w:r w:rsidR="00EF592E" w:rsidRPr="00EF592E">
          <w:rPr>
            <w:rFonts w:ascii="Times New Roman" w:hAnsi="Times New Roman"/>
            <w:b/>
          </w:rPr>
          <w:t>1</w:t>
        </w:r>
        <w:r w:rsidR="00EF592E" w:rsidRPr="00EF592E">
          <w:rPr>
            <w:rFonts w:ascii="Times New Roman" w:hAnsi="Times New Roman" w:hint="eastAsia"/>
            <w:b/>
          </w:rPr>
          <w:t>2</w:t>
        </w:r>
        <w:r w:rsidR="00EF592E">
          <w:rPr>
            <w:rFonts w:ascii="Times New Roman" w:hAnsi="Times New Roman"/>
            <w:b/>
          </w:rPr>
          <w:t xml:space="preserve"> </w:t>
        </w:r>
      </w:ins>
      <w:r w:rsidR="00223D59" w:rsidRPr="006D722E">
        <w:rPr>
          <w:rFonts w:ascii="Times New Roman" w:hAnsi="Times New Roman"/>
        </w:rPr>
        <w:t>设</w:t>
      </w:r>
      <w:r w:rsidR="00223D59" w:rsidRPr="006D722E">
        <w:rPr>
          <w:rFonts w:ascii="Times New Roman" w:hAnsi="Times New Roman"/>
          <w:i/>
        </w:rPr>
        <w:t>p</w:t>
      </w:r>
      <w:r w:rsidR="00223D59" w:rsidRPr="006D722E">
        <w:rPr>
          <w:rFonts w:ascii="Times New Roman" w:hAnsi="Times New Roman"/>
        </w:rPr>
        <w:t>为素奇数</w:t>
      </w:r>
      <w:r>
        <w:rPr>
          <w:rFonts w:ascii="Times New Roman" w:hAnsi="Times New Roman"/>
        </w:rPr>
        <w:t>,</w:t>
      </w:r>
      <w:r w:rsidR="00223D59" w:rsidRPr="006D722E">
        <w:rPr>
          <w:rFonts w:ascii="Times New Roman" w:hAnsi="Times New Roman"/>
        </w:rPr>
        <w:t xml:space="preserve"> </w:t>
      </w:r>
      <w:r w:rsidR="00223D59" w:rsidRPr="006D722E">
        <w:rPr>
          <w:rFonts w:ascii="Times New Roman" w:hAnsi="Times New Roman"/>
        </w:rPr>
        <w:t>则</w:t>
      </w:r>
      <w:r w:rsidR="007B33BC" w:rsidRPr="006D722E">
        <w:rPr>
          <w:rFonts w:ascii="Times New Roman" w:hAnsi="Times New Roman"/>
        </w:rPr>
        <w:t>同余方程</w:t>
      </w:r>
      <w:r w:rsidR="00223D59" w:rsidRPr="006D722E">
        <w:rPr>
          <w:rFonts w:ascii="Times New Roman" w:hAnsi="Times New Roman"/>
          <w:position w:val="-10"/>
        </w:rPr>
        <w:object w:dxaOrig="3379" w:dyaOrig="360" w14:anchorId="73136D76">
          <v:shape id="_x0000_i1359" type="#_x0000_t75" style="width:169.05pt;height:18.7pt" o:ole="">
            <v:imagedata r:id="rId855" o:title=""/>
          </v:shape>
          <o:OLEObject Type="Embed" ProgID="Equation.DSMT4" ShapeID="_x0000_i1359" DrawAspect="Content" ObjectID="_1790422518" r:id="rId860"/>
        </w:object>
      </w:r>
      <w:r w:rsidR="00223D59" w:rsidRPr="006D722E">
        <w:rPr>
          <w:rFonts w:ascii="Times New Roman" w:hAnsi="Times New Roman"/>
        </w:rPr>
        <w:t>有解的</w:t>
      </w:r>
      <w:r w:rsidR="00223D59" w:rsidRPr="008D58CC">
        <w:rPr>
          <w:rFonts w:ascii="Times New Roman" w:hAnsi="Times New Roman"/>
        </w:rPr>
        <w:t>充分必要条件</w:t>
      </w:r>
      <w:r w:rsidR="00223D59" w:rsidRPr="006D722E">
        <w:rPr>
          <w:rFonts w:ascii="Times New Roman" w:hAnsi="Times New Roman"/>
        </w:rPr>
        <w:t>是</w:t>
      </w:r>
      <w:r w:rsidR="00223D59" w:rsidRPr="006D722E">
        <w:rPr>
          <w:rFonts w:ascii="Times New Roman" w:hAnsi="Times New Roman"/>
          <w:i/>
        </w:rPr>
        <w:t>a</w:t>
      </w:r>
      <w:r w:rsidR="00223D59" w:rsidRPr="006D722E">
        <w:rPr>
          <w:rFonts w:ascii="Times New Roman" w:hAnsi="Times New Roman"/>
        </w:rPr>
        <w:t>为模</w:t>
      </w:r>
      <w:r w:rsidR="00223D59" w:rsidRPr="006D722E">
        <w:rPr>
          <w:rFonts w:ascii="Times New Roman" w:hAnsi="Times New Roman"/>
          <w:i/>
        </w:rPr>
        <w:t>p</w:t>
      </w:r>
      <w:r w:rsidR="00223D59" w:rsidRPr="006D722E">
        <w:rPr>
          <w:rFonts w:ascii="Times New Roman" w:hAnsi="Times New Roman"/>
        </w:rPr>
        <w:t>平方剩余，且有解时，解数为</w:t>
      </w:r>
      <w:r w:rsidR="00223D59" w:rsidRPr="006D722E">
        <w:rPr>
          <w:rFonts w:ascii="Times New Roman" w:hAnsi="Times New Roman"/>
        </w:rPr>
        <w:t>2.</w:t>
      </w:r>
    </w:p>
    <w:p w14:paraId="2412C338" w14:textId="62D0C535" w:rsidR="00223D59" w:rsidRPr="006D722E" w:rsidRDefault="00223D59" w:rsidP="008D58CC">
      <w:pPr>
        <w:snapToGrid w:val="0"/>
        <w:spacing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设</w:t>
      </w:r>
      <w:r w:rsidR="007B33BC" w:rsidRPr="006D722E">
        <w:rPr>
          <w:rFonts w:ascii="Times New Roman" w:hAnsi="Times New Roman"/>
        </w:rPr>
        <w:t>同余方程</w:t>
      </w:r>
      <w:r w:rsidRPr="006D722E">
        <w:rPr>
          <w:rFonts w:ascii="Times New Roman" w:hAnsi="Times New Roman"/>
        </w:rPr>
        <w:t>有解，即存在整数</w:t>
      </w:r>
      <w:r w:rsidRPr="006D722E">
        <w:rPr>
          <w:rFonts w:ascii="Times New Roman" w:hAnsi="Times New Roman"/>
          <w:position w:val="-12"/>
        </w:rPr>
        <w:object w:dxaOrig="1579" w:dyaOrig="380" w14:anchorId="4B5B3437">
          <v:shape id="_x0000_i1360" type="#_x0000_t75" style="width:78.4pt;height:19.6pt" o:ole="">
            <v:imagedata r:id="rId861" o:title=""/>
          </v:shape>
          <o:OLEObject Type="Embed" ProgID="Equation.DSMT4" ShapeID="_x0000_i1360" DrawAspect="Content" ObjectID="_1790422519" r:id="rId862"/>
        </w:object>
      </w:r>
      <w:r w:rsidRPr="006D722E">
        <w:rPr>
          <w:rFonts w:ascii="Times New Roman" w:hAnsi="Times New Roman"/>
        </w:rPr>
        <w:t>使得</w:t>
      </w:r>
    </w:p>
    <w:p w14:paraId="7ED80BD0" w14:textId="5440FB40" w:rsidR="00223D59" w:rsidRPr="006D722E" w:rsidRDefault="00223D59" w:rsidP="00223D59">
      <w:pPr>
        <w:snapToGrid w:val="0"/>
        <w:spacing w:line="360" w:lineRule="auto"/>
        <w:jc w:val="center"/>
        <w:rPr>
          <w:rFonts w:ascii="Times New Roman" w:hAnsi="Times New Roman"/>
        </w:rPr>
      </w:pPr>
      <w:r w:rsidRPr="006D722E">
        <w:rPr>
          <w:rFonts w:ascii="Times New Roman" w:hAnsi="Times New Roman"/>
          <w:position w:val="-12"/>
        </w:rPr>
        <w:object w:dxaOrig="1620" w:dyaOrig="380" w14:anchorId="04EEEEA3">
          <v:shape id="_x0000_i1361" type="#_x0000_t75" style="width:81.1pt;height:19.6pt" o:ole="">
            <v:imagedata r:id="rId863" o:title=""/>
          </v:shape>
          <o:OLEObject Type="Embed" ProgID="Equation.DSMT4" ShapeID="_x0000_i1361" DrawAspect="Content" ObjectID="_1790422520" r:id="rId864"/>
        </w:object>
      </w:r>
      <w:ins w:id="3082" w:author="zhengping jin" w:date="2024-08-11T22:47:00Z" w16du:dateUtc="2024-08-11T14:47:00Z">
        <w:r w:rsidR="00234DFB">
          <w:rPr>
            <w:rFonts w:ascii="Times New Roman" w:hAnsi="Times New Roman" w:hint="eastAsia"/>
          </w:rPr>
          <w:t>,</w:t>
        </w:r>
      </w:ins>
    </w:p>
    <w:p w14:paraId="2E6F140B" w14:textId="3CE74F8A" w:rsidR="00223D59" w:rsidRPr="006D722E" w:rsidRDefault="00223D59">
      <w:pPr>
        <w:snapToGrid w:val="0"/>
        <w:spacing w:line="360" w:lineRule="auto"/>
        <w:ind w:firstLineChars="67" w:firstLine="141"/>
        <w:jc w:val="left"/>
        <w:rPr>
          <w:rFonts w:ascii="Times New Roman" w:hAnsi="Times New Roman"/>
        </w:rPr>
        <w:pPrChange w:id="3083" w:author="zhengping jin" w:date="2024-08-11T22:58:00Z" w16du:dateUtc="2024-08-11T14:58:00Z">
          <w:pPr>
            <w:snapToGrid w:val="0"/>
            <w:spacing w:line="360" w:lineRule="auto"/>
            <w:ind w:firstLineChars="400" w:firstLine="840"/>
            <w:jc w:val="left"/>
          </w:pPr>
        </w:pPrChange>
      </w:pPr>
      <w:r w:rsidRPr="006D722E">
        <w:rPr>
          <w:rFonts w:ascii="Times New Roman" w:hAnsi="Times New Roman"/>
        </w:rPr>
        <w:t>则我们有</w:t>
      </w:r>
      <w:r w:rsidRPr="006D722E">
        <w:rPr>
          <w:rFonts w:ascii="Times New Roman" w:hAnsi="Times New Roman"/>
          <w:position w:val="-12"/>
        </w:rPr>
        <w:object w:dxaOrig="1500" w:dyaOrig="380" w14:anchorId="5D458FB9">
          <v:shape id="_x0000_i1362" type="#_x0000_t75" style="width:76.1pt;height:19.6pt" o:ole="">
            <v:imagedata r:id="rId865" o:title=""/>
          </v:shape>
          <o:OLEObject Type="Embed" ProgID="Equation.DSMT4" ShapeID="_x0000_i1362" DrawAspect="Content" ObjectID="_1790422521" r:id="rId866"/>
        </w:object>
      </w:r>
      <w:r w:rsidR="008D58CC">
        <w:rPr>
          <w:rFonts w:ascii="Times New Roman" w:hAnsi="Times New Roman"/>
        </w:rPr>
        <w:t xml:space="preserve">, </w:t>
      </w:r>
      <w:r w:rsidR="008D58CC">
        <w:rPr>
          <w:rFonts w:ascii="Times New Roman" w:hAnsi="Times New Roman" w:hint="eastAsia"/>
        </w:rPr>
        <w:t>即</w:t>
      </w:r>
      <w:r w:rsidRPr="006D722E">
        <w:rPr>
          <w:rFonts w:ascii="Times New Roman" w:hAnsi="Times New Roman"/>
          <w:i/>
        </w:rPr>
        <w:t>a</w:t>
      </w:r>
      <w:r w:rsidRPr="006D722E">
        <w:rPr>
          <w:rFonts w:ascii="Times New Roman" w:hAnsi="Times New Roman"/>
        </w:rPr>
        <w:t>为模</w:t>
      </w:r>
      <w:r w:rsidRPr="006D722E">
        <w:rPr>
          <w:rFonts w:ascii="Times New Roman" w:hAnsi="Times New Roman"/>
          <w:i/>
        </w:rPr>
        <w:t>p</w:t>
      </w:r>
      <w:r w:rsidRPr="006D722E">
        <w:rPr>
          <w:rFonts w:ascii="Times New Roman" w:hAnsi="Times New Roman"/>
        </w:rPr>
        <w:t>平方剩余，因此必要性成立</w:t>
      </w:r>
      <w:r w:rsidRPr="006D722E">
        <w:rPr>
          <w:rFonts w:ascii="Times New Roman" w:hAnsi="Times New Roman"/>
        </w:rPr>
        <w:t>.</w:t>
      </w:r>
    </w:p>
    <w:p w14:paraId="58F3E2B8" w14:textId="77777777" w:rsidR="00B25B8C" w:rsidRDefault="00223D59" w:rsidP="00B25B8C">
      <w:pPr>
        <w:snapToGrid w:val="0"/>
        <w:spacing w:line="360" w:lineRule="auto"/>
        <w:ind w:firstLineChars="405" w:firstLine="850"/>
        <w:jc w:val="left"/>
        <w:rPr>
          <w:ins w:id="3084" w:author="zhengping jin" w:date="2024-08-11T22:49:00Z" w16du:dateUtc="2024-08-11T14:49:00Z"/>
          <w:rFonts w:ascii="Times New Roman" w:hAnsi="Times New Roman"/>
        </w:rPr>
      </w:pPr>
      <w:r w:rsidRPr="00B25B8C">
        <w:rPr>
          <w:rFonts w:ascii="Times New Roman" w:hAnsi="Times New Roman" w:hint="eastAsia"/>
          <w:bCs/>
          <w:rPrChange w:id="3085" w:author="zhengping jin" w:date="2024-08-11T22:49:00Z" w16du:dateUtc="2024-08-11T14:49:00Z">
            <w:rPr>
              <w:rFonts w:ascii="Times New Roman" w:hAnsi="Times New Roman" w:hint="eastAsia"/>
              <w:b/>
            </w:rPr>
          </w:rPrChange>
        </w:rPr>
        <w:t>反过来，</w:t>
      </w:r>
      <w:r w:rsidRPr="006D722E">
        <w:rPr>
          <w:rFonts w:ascii="Times New Roman" w:hAnsi="Times New Roman"/>
        </w:rPr>
        <w:t>设</w:t>
      </w:r>
      <w:r w:rsidRPr="006D722E">
        <w:rPr>
          <w:rFonts w:ascii="Times New Roman" w:hAnsi="Times New Roman"/>
          <w:i/>
        </w:rPr>
        <w:t>a</w:t>
      </w:r>
      <w:r w:rsidRPr="006D722E">
        <w:rPr>
          <w:rFonts w:ascii="Times New Roman" w:hAnsi="Times New Roman"/>
        </w:rPr>
        <w:t>为模</w:t>
      </w:r>
      <w:r w:rsidRPr="006D722E">
        <w:rPr>
          <w:rFonts w:ascii="Times New Roman" w:hAnsi="Times New Roman"/>
          <w:i/>
        </w:rPr>
        <w:t>p</w:t>
      </w:r>
      <w:r w:rsidRPr="006D722E">
        <w:rPr>
          <w:rFonts w:ascii="Times New Roman" w:hAnsi="Times New Roman"/>
        </w:rPr>
        <w:t>平方剩余，那么存在整数</w:t>
      </w:r>
      <w:r w:rsidRPr="006D722E">
        <w:rPr>
          <w:rFonts w:ascii="Times New Roman" w:hAnsi="Times New Roman"/>
          <w:position w:val="-12"/>
        </w:rPr>
        <w:object w:dxaOrig="1460" w:dyaOrig="360" w14:anchorId="50A78200">
          <v:shape id="_x0000_i1363" type="#_x0000_t75" style="width:72.9pt;height:18.7pt" o:ole="">
            <v:imagedata r:id="rId867" o:title=""/>
          </v:shape>
          <o:OLEObject Type="Embed" ProgID="Equation.DSMT4" ShapeID="_x0000_i1363" DrawAspect="Content" ObjectID="_1790422522" r:id="rId868"/>
        </w:object>
      </w:r>
      <w:r w:rsidRPr="006D722E">
        <w:rPr>
          <w:rFonts w:ascii="Times New Roman" w:hAnsi="Times New Roman"/>
        </w:rPr>
        <w:t>使得</w:t>
      </w:r>
    </w:p>
    <w:p w14:paraId="7945BA69" w14:textId="3FE540CE" w:rsidR="00223D59" w:rsidRPr="006D722E" w:rsidRDefault="00223D59">
      <w:pPr>
        <w:snapToGrid w:val="0"/>
        <w:spacing w:line="360" w:lineRule="auto"/>
        <w:ind w:firstLineChars="405" w:firstLine="850"/>
        <w:jc w:val="center"/>
        <w:rPr>
          <w:rFonts w:ascii="Times New Roman" w:hAnsi="Times New Roman"/>
        </w:rPr>
        <w:pPrChange w:id="3086" w:author="zhengping jin" w:date="2024-08-11T22:49:00Z" w16du:dateUtc="2024-08-11T14:49:00Z">
          <w:pPr>
            <w:snapToGrid w:val="0"/>
            <w:spacing w:line="360" w:lineRule="auto"/>
            <w:ind w:firstLineChars="300" w:firstLine="630"/>
            <w:jc w:val="left"/>
          </w:pPr>
        </w:pPrChange>
      </w:pPr>
      <w:r w:rsidRPr="006D722E">
        <w:rPr>
          <w:rFonts w:ascii="Times New Roman" w:hAnsi="Times New Roman"/>
          <w:position w:val="-12"/>
        </w:rPr>
        <w:object w:dxaOrig="1500" w:dyaOrig="380" w14:anchorId="45331304">
          <v:shape id="_x0000_i1364" type="#_x0000_t75" style="width:76.1pt;height:19.6pt" o:ole="">
            <v:imagedata r:id="rId865" o:title=""/>
          </v:shape>
          <o:OLEObject Type="Embed" ProgID="Equation.DSMT4" ShapeID="_x0000_i1364" DrawAspect="Content" ObjectID="_1790422523" r:id="rId869"/>
        </w:object>
      </w:r>
      <w:ins w:id="3087" w:author="zhengping jin" w:date="2024-08-11T22:49:00Z" w16du:dateUtc="2024-08-11T14:49:00Z">
        <w:r w:rsidR="00B25B8C">
          <w:rPr>
            <w:rFonts w:ascii="Times New Roman" w:hAnsi="Times New Roman" w:hint="eastAsia"/>
          </w:rPr>
          <w:t>.</w:t>
        </w:r>
      </w:ins>
    </w:p>
    <w:p w14:paraId="3077FE99" w14:textId="61588382" w:rsidR="00223D59" w:rsidRPr="006D722E" w:rsidDel="002F2256" w:rsidRDefault="00223D59" w:rsidP="008D58CC">
      <w:pPr>
        <w:snapToGrid w:val="0"/>
        <w:spacing w:line="360" w:lineRule="auto"/>
        <w:ind w:firstLineChars="400" w:firstLine="840"/>
        <w:jc w:val="left"/>
        <w:rPr>
          <w:del w:id="3088" w:author="zhengping jin" w:date="2024-08-11T22:58:00Z" w16du:dateUtc="2024-08-11T14:58:00Z"/>
          <w:rFonts w:ascii="Times New Roman" w:hAnsi="Times New Roman"/>
        </w:rPr>
      </w:pPr>
      <w:r w:rsidRPr="006D722E">
        <w:rPr>
          <w:rFonts w:ascii="Times New Roman" w:hAnsi="Times New Roman"/>
        </w:rPr>
        <w:lastRenderedPageBreak/>
        <w:t>令</w:t>
      </w:r>
      <w:r w:rsidRPr="006D722E">
        <w:rPr>
          <w:rFonts w:ascii="Times New Roman" w:hAnsi="Times New Roman"/>
          <w:position w:val="-10"/>
        </w:rPr>
        <w:object w:dxaOrig="1340" w:dyaOrig="360" w14:anchorId="536D5233">
          <v:shape id="_x0000_i1365" type="#_x0000_t75" style="width:66.55pt;height:18.7pt" o:ole="">
            <v:imagedata r:id="rId870" o:title=""/>
          </v:shape>
          <o:OLEObject Type="Embed" ProgID="Equation.DSMT4" ShapeID="_x0000_i1365" DrawAspect="Content" ObjectID="_1790422524" r:id="rId871"/>
        </w:object>
      </w:r>
      <w:r w:rsidRPr="006D722E">
        <w:rPr>
          <w:rFonts w:ascii="Times New Roman" w:hAnsi="Times New Roman"/>
        </w:rPr>
        <w:t>，则</w:t>
      </w:r>
      <w:r w:rsidR="008D58CC">
        <w:rPr>
          <w:rFonts w:ascii="Times New Roman" w:hAnsi="Times New Roman" w:hint="eastAsia"/>
        </w:rPr>
        <w:t xml:space="preserve"> </w:t>
      </w:r>
      <w:r w:rsidRPr="006D722E">
        <w:rPr>
          <w:rFonts w:ascii="Times New Roman" w:hAnsi="Times New Roman"/>
          <w:position w:val="-12"/>
        </w:rPr>
        <w:object w:dxaOrig="3680" w:dyaOrig="360" w14:anchorId="23F74EE3">
          <v:shape id="_x0000_i1366" type="#_x0000_t75" style="width:183.65pt;height:18.7pt" o:ole="">
            <v:imagedata r:id="rId872" o:title=""/>
          </v:shape>
          <o:OLEObject Type="Embed" ProgID="Equation.DSMT4" ShapeID="_x0000_i1366" DrawAspect="Content" ObjectID="_1790422525" r:id="rId873"/>
        </w:object>
      </w:r>
      <w:ins w:id="3089" w:author="zhengping jin" w:date="2024-08-11T22:56:00Z" w16du:dateUtc="2024-08-11T14:56:00Z">
        <w:r w:rsidR="00813A31">
          <w:rPr>
            <w:rFonts w:ascii="Times New Roman" w:hAnsi="Times New Roman" w:hint="eastAsia"/>
          </w:rPr>
          <w:t>，</w:t>
        </w:r>
      </w:ins>
    </w:p>
    <w:p w14:paraId="5B1DFD41" w14:textId="07CB3FAA" w:rsidR="008D58CC" w:rsidRPr="00813A31" w:rsidDel="002F2256" w:rsidRDefault="00223D59" w:rsidP="00223D59">
      <w:pPr>
        <w:snapToGrid w:val="0"/>
        <w:spacing w:line="360" w:lineRule="auto"/>
        <w:ind w:firstLineChars="400" w:firstLine="840"/>
        <w:jc w:val="left"/>
        <w:rPr>
          <w:del w:id="3090" w:author="zhengping jin" w:date="2024-08-11T22:58:00Z" w16du:dateUtc="2024-08-11T14:58:00Z"/>
          <w:rFonts w:ascii="Times New Roman" w:hAnsi="Times New Roman"/>
          <w:rPrChange w:id="3091" w:author="zhengping jin" w:date="2024-08-11T22:56:00Z" w16du:dateUtc="2024-08-11T14:56:00Z">
            <w:rPr>
              <w:del w:id="3092" w:author="zhengping jin" w:date="2024-08-11T22:58:00Z" w16du:dateUtc="2024-08-11T14:58:00Z"/>
              <w:rFonts w:ascii="Times New Roman" w:hAnsi="Times New Roman"/>
              <w:highlight w:val="yellow"/>
            </w:rPr>
          </w:rPrChange>
        </w:rPr>
      </w:pPr>
      <w:r w:rsidRPr="00813A31">
        <w:rPr>
          <w:rFonts w:ascii="Times New Roman" w:hAnsi="Times New Roman" w:hint="eastAsia"/>
          <w:rPrChange w:id="3093" w:author="zhengping jin" w:date="2024-08-11T22:56:00Z" w16du:dateUtc="2024-08-11T14:56:00Z">
            <w:rPr>
              <w:rFonts w:ascii="Times New Roman" w:hAnsi="Times New Roman" w:hint="eastAsia"/>
              <w:highlight w:val="yellow"/>
            </w:rPr>
          </w:rPrChange>
        </w:rPr>
        <w:t>根据</w:t>
      </w:r>
      <w:ins w:id="3094" w:author="zhengping jin" w:date="2024-08-11T22:55:00Z" w16du:dateUtc="2024-08-11T14:55:00Z">
        <w:r w:rsidR="00813A31" w:rsidRPr="00813A31">
          <w:rPr>
            <w:rFonts w:ascii="Times New Roman" w:hAnsi="Times New Roman" w:hint="eastAsia"/>
            <w:rPrChange w:id="3095" w:author="zhengping jin" w:date="2024-08-11T22:56:00Z" w16du:dateUtc="2024-08-11T14:56:00Z">
              <w:rPr>
                <w:rFonts w:ascii="Times New Roman" w:hAnsi="Times New Roman" w:hint="eastAsia"/>
                <w:highlight w:val="yellow"/>
              </w:rPr>
            </w:rPrChange>
          </w:rPr>
          <w:t>定理</w:t>
        </w:r>
        <w:r w:rsidR="00813A31" w:rsidRPr="00813A31">
          <w:rPr>
            <w:rFonts w:ascii="Times New Roman" w:hAnsi="Times New Roman"/>
            <w:rPrChange w:id="3096" w:author="zhengping jin" w:date="2024-08-11T22:56:00Z" w16du:dateUtc="2024-08-11T14:56:00Z">
              <w:rPr>
                <w:rFonts w:ascii="Times New Roman" w:hAnsi="Times New Roman"/>
                <w:highlight w:val="yellow"/>
              </w:rPr>
            </w:rPrChange>
          </w:rPr>
          <w:t>3.4.6</w:t>
        </w:r>
      </w:ins>
      <w:del w:id="3097" w:author="zhengping jin" w:date="2024-08-11T22:56:00Z" w16du:dateUtc="2024-08-11T14:56:00Z">
        <w:r w:rsidR="008D58CC" w:rsidRPr="00813A31" w:rsidDel="00813A31">
          <w:rPr>
            <w:rFonts w:ascii="Times New Roman" w:hAnsi="Times New Roman" w:hint="eastAsia"/>
            <w:rPrChange w:id="3098" w:author="zhengping jin" w:date="2024-08-11T22:56:00Z" w16du:dateUtc="2024-08-11T14:56:00Z">
              <w:rPr>
                <w:rFonts w:ascii="Times New Roman" w:hAnsi="Times New Roman" w:hint="eastAsia"/>
                <w:highlight w:val="yellow"/>
              </w:rPr>
            </w:rPrChange>
          </w:rPr>
          <w:delText>【</w:delText>
        </w:r>
      </w:del>
      <w:ins w:id="3099" w:author="zhengping jin" w:date="2024-08-11T22:56:00Z" w16du:dateUtc="2024-08-11T14:56:00Z">
        <w:r w:rsidR="00813A31" w:rsidRPr="00813A31">
          <w:rPr>
            <w:rFonts w:ascii="Times New Roman" w:hAnsi="Times New Roman" w:hint="eastAsia"/>
            <w:rPrChange w:id="3100" w:author="zhengping jin" w:date="2024-08-11T22:56:00Z" w16du:dateUtc="2024-08-11T14:56:00Z">
              <w:rPr>
                <w:rFonts w:ascii="Times New Roman" w:hAnsi="Times New Roman" w:hint="eastAsia"/>
                <w:highlight w:val="yellow"/>
              </w:rPr>
            </w:rPrChange>
          </w:rPr>
          <w:t>（</w:t>
        </w:r>
      </w:ins>
      <w:r w:rsidR="008D58CC" w:rsidRPr="00813A31">
        <w:rPr>
          <w:rFonts w:ascii="Times New Roman" w:hAnsi="Times New Roman" w:hint="eastAsia"/>
          <w:rPrChange w:id="3101" w:author="zhengping jin" w:date="2024-08-11T22:56:00Z" w16du:dateUtc="2024-08-11T14:56:00Z">
            <w:rPr>
              <w:rFonts w:ascii="Times New Roman" w:hAnsi="Times New Roman" w:hint="eastAsia"/>
              <w:highlight w:val="yellow"/>
            </w:rPr>
          </w:rPrChange>
        </w:rPr>
        <w:t>后面</w:t>
      </w:r>
      <w:ins w:id="3102" w:author="zhengping jin" w:date="2024-08-11T22:55:00Z" w16du:dateUtc="2024-08-11T14:55:00Z">
        <w:r w:rsidR="00813A31" w:rsidRPr="00813A31">
          <w:rPr>
            <w:rFonts w:ascii="Times New Roman" w:hAnsi="Times New Roman" w:hint="eastAsia"/>
            <w:rPrChange w:id="3103" w:author="zhengping jin" w:date="2024-08-11T22:56:00Z" w16du:dateUtc="2024-08-11T14:56:00Z">
              <w:rPr>
                <w:rFonts w:ascii="Times New Roman" w:hAnsi="Times New Roman" w:hint="eastAsia"/>
                <w:highlight w:val="yellow"/>
              </w:rPr>
            </w:rPrChange>
          </w:rPr>
          <w:t>给出</w:t>
        </w:r>
      </w:ins>
      <w:r w:rsidR="008D58CC" w:rsidRPr="00813A31">
        <w:rPr>
          <w:rFonts w:ascii="Times New Roman" w:hAnsi="Times New Roman" w:hint="eastAsia"/>
          <w:rPrChange w:id="3104" w:author="zhengping jin" w:date="2024-08-11T22:56:00Z" w16du:dateUtc="2024-08-11T14:56:00Z">
            <w:rPr>
              <w:rFonts w:ascii="Times New Roman" w:hAnsi="Times New Roman" w:hint="eastAsia"/>
              <w:highlight w:val="yellow"/>
            </w:rPr>
          </w:rPrChange>
        </w:rPr>
        <w:t>高次同余方程</w:t>
      </w:r>
      <w:ins w:id="3105" w:author="zhengping jin" w:date="2024-08-11T22:55:00Z" w16du:dateUtc="2024-08-11T14:55:00Z">
        <w:r w:rsidR="00813A31" w:rsidRPr="00813A31">
          <w:rPr>
            <w:rFonts w:ascii="Times New Roman" w:hAnsi="Times New Roman" w:hint="eastAsia"/>
            <w:rPrChange w:id="3106" w:author="zhengping jin" w:date="2024-08-11T22:56:00Z" w16du:dateUtc="2024-08-11T14:56:00Z">
              <w:rPr>
                <w:rFonts w:ascii="Times New Roman" w:hAnsi="Times New Roman" w:hint="eastAsia"/>
                <w:highlight w:val="yellow"/>
              </w:rPr>
            </w:rPrChange>
          </w:rPr>
          <w:t>的</w:t>
        </w:r>
      </w:ins>
      <w:r w:rsidR="008D58CC" w:rsidRPr="00813A31">
        <w:rPr>
          <w:rFonts w:ascii="Times New Roman" w:hAnsi="Times New Roman" w:hint="eastAsia"/>
          <w:rPrChange w:id="3107" w:author="zhengping jin" w:date="2024-08-11T22:56:00Z" w16du:dateUtc="2024-08-11T14:56:00Z">
            <w:rPr>
              <w:rFonts w:ascii="Times New Roman" w:hAnsi="Times New Roman" w:hint="eastAsia"/>
              <w:highlight w:val="yellow"/>
            </w:rPr>
          </w:rPrChange>
        </w:rPr>
        <w:t>定理结论</w:t>
      </w:r>
      <w:ins w:id="3108" w:author="zhengping jin" w:date="2024-08-11T22:55:00Z" w16du:dateUtc="2024-08-11T14:55:00Z">
        <w:r w:rsidR="00813A31" w:rsidRPr="00813A31">
          <w:rPr>
            <w:rFonts w:ascii="Times New Roman" w:hAnsi="Times New Roman" w:hint="eastAsia"/>
            <w:rPrChange w:id="3109" w:author="zhengping jin" w:date="2024-08-11T22:56:00Z" w16du:dateUtc="2024-08-11T14:56:00Z">
              <w:rPr>
                <w:rFonts w:ascii="Times New Roman" w:hAnsi="Times New Roman" w:hint="eastAsia"/>
                <w:highlight w:val="yellow"/>
              </w:rPr>
            </w:rPrChange>
          </w:rPr>
          <w:t>及其</w:t>
        </w:r>
      </w:ins>
      <w:ins w:id="3110" w:author="zhengping jin" w:date="2024-08-11T22:56:00Z" w16du:dateUtc="2024-08-11T14:56:00Z">
        <w:r w:rsidR="00813A31" w:rsidRPr="00813A31">
          <w:rPr>
            <w:rFonts w:ascii="Times New Roman" w:hAnsi="Times New Roman" w:hint="eastAsia"/>
            <w:rPrChange w:id="3111" w:author="zhengping jin" w:date="2024-08-11T22:56:00Z" w16du:dateUtc="2024-08-11T14:56:00Z">
              <w:rPr>
                <w:rFonts w:ascii="Times New Roman" w:hAnsi="Times New Roman" w:hint="eastAsia"/>
                <w:highlight w:val="yellow"/>
              </w:rPr>
            </w:rPrChange>
          </w:rPr>
          <w:t>证明</w:t>
        </w:r>
      </w:ins>
      <w:del w:id="3112" w:author="zhengping jin" w:date="2024-08-11T22:56:00Z" w16du:dateUtc="2024-08-11T14:56:00Z">
        <w:r w:rsidR="008D58CC" w:rsidRPr="00813A31" w:rsidDel="00813A31">
          <w:rPr>
            <w:rFonts w:ascii="Times New Roman" w:hAnsi="Times New Roman" w:hint="eastAsia"/>
            <w:rPrChange w:id="3113" w:author="zhengping jin" w:date="2024-08-11T22:56:00Z" w16du:dateUtc="2024-08-11T14:56:00Z">
              <w:rPr>
                <w:rFonts w:ascii="Times New Roman" w:hAnsi="Times New Roman" w:hint="eastAsia"/>
                <w:highlight w:val="yellow"/>
              </w:rPr>
            </w:rPrChange>
          </w:rPr>
          <w:delText>】</w:delText>
        </w:r>
        <w:r w:rsidRPr="00813A31" w:rsidDel="00813A31">
          <w:rPr>
            <w:rFonts w:ascii="Times New Roman" w:hAnsi="Times New Roman"/>
            <w:rPrChange w:id="3114" w:author="zhengping jin" w:date="2024-08-11T22:56:00Z" w16du:dateUtc="2024-08-11T14:56:00Z">
              <w:rPr>
                <w:rFonts w:ascii="Times New Roman" w:hAnsi="Times New Roman"/>
                <w:highlight w:val="yellow"/>
              </w:rPr>
            </w:rPrChange>
          </w:rPr>
          <w:delText>3.3</w:delText>
        </w:r>
        <w:r w:rsidRPr="00813A31" w:rsidDel="00813A31">
          <w:rPr>
            <w:rFonts w:ascii="Times New Roman" w:hAnsi="Times New Roman" w:hint="eastAsia"/>
            <w:rPrChange w:id="3115" w:author="zhengping jin" w:date="2024-08-11T22:56:00Z" w16du:dateUtc="2024-08-11T14:56:00Z">
              <w:rPr>
                <w:rFonts w:ascii="Times New Roman" w:hAnsi="Times New Roman" w:hint="eastAsia"/>
                <w:highlight w:val="yellow"/>
              </w:rPr>
            </w:rPrChange>
          </w:rPr>
          <w:delText>定理</w:delText>
        </w:r>
        <w:r w:rsidRPr="00813A31" w:rsidDel="00813A31">
          <w:rPr>
            <w:rFonts w:ascii="Times New Roman" w:hAnsi="Times New Roman"/>
            <w:rPrChange w:id="3116" w:author="zhengping jin" w:date="2024-08-11T22:56:00Z" w16du:dateUtc="2024-08-11T14:56:00Z">
              <w:rPr>
                <w:rFonts w:ascii="Times New Roman" w:hAnsi="Times New Roman"/>
                <w:highlight w:val="yellow"/>
              </w:rPr>
            </w:rPrChange>
          </w:rPr>
          <w:delText>2</w:delText>
        </w:r>
      </w:del>
      <w:ins w:id="3117" w:author="zhengping jin" w:date="2024-08-11T22:56:00Z" w16du:dateUtc="2024-08-11T14:56:00Z">
        <w:r w:rsidR="00813A31" w:rsidRPr="00813A31">
          <w:rPr>
            <w:rFonts w:ascii="Times New Roman" w:hAnsi="Times New Roman" w:hint="eastAsia"/>
            <w:rPrChange w:id="3118" w:author="zhengping jin" w:date="2024-08-11T22:56:00Z" w16du:dateUtc="2024-08-11T14:56:00Z">
              <w:rPr>
                <w:rFonts w:ascii="Times New Roman" w:hAnsi="Times New Roman" w:hint="eastAsia"/>
                <w:highlight w:val="yellow"/>
              </w:rPr>
            </w:rPrChange>
          </w:rPr>
          <w:t>）</w:t>
        </w:r>
      </w:ins>
      <w:r w:rsidRPr="00813A31">
        <w:rPr>
          <w:rFonts w:ascii="Times New Roman" w:hAnsi="Times New Roman" w:hint="eastAsia"/>
          <w:rPrChange w:id="3119" w:author="zhengping jin" w:date="2024-08-11T22:56:00Z" w16du:dateUtc="2024-08-11T14:56:00Z">
            <w:rPr>
              <w:rFonts w:ascii="Times New Roman" w:hAnsi="Times New Roman" w:hint="eastAsia"/>
              <w:highlight w:val="yellow"/>
            </w:rPr>
          </w:rPrChange>
        </w:rPr>
        <w:t>，</w:t>
      </w:r>
    </w:p>
    <w:p w14:paraId="1D89321C" w14:textId="295E0868" w:rsidR="008D58CC" w:rsidDel="00B25B8C" w:rsidRDefault="00223D59">
      <w:pPr>
        <w:snapToGrid w:val="0"/>
        <w:spacing w:line="360" w:lineRule="auto"/>
        <w:ind w:firstLineChars="400" w:firstLine="840"/>
        <w:rPr>
          <w:del w:id="3120" w:author="zhengping jin" w:date="2024-08-11T22:50:00Z" w16du:dateUtc="2024-08-11T14:50:00Z"/>
          <w:rFonts w:ascii="Times New Roman" w:hAnsi="Times New Roman"/>
        </w:rPr>
        <w:pPrChange w:id="3121" w:author="zhengping jin" w:date="2024-08-11T22:58:00Z" w16du:dateUtc="2024-08-11T14:58:00Z">
          <w:pPr>
            <w:snapToGrid w:val="0"/>
            <w:spacing w:line="360" w:lineRule="auto"/>
            <w:ind w:firstLineChars="400" w:firstLine="840"/>
            <w:jc w:val="left"/>
          </w:pPr>
        </w:pPrChange>
      </w:pPr>
      <w:r w:rsidRPr="006D722E">
        <w:rPr>
          <w:rFonts w:ascii="Times New Roman" w:hAnsi="Times New Roman"/>
        </w:rPr>
        <w:t>从</w:t>
      </w:r>
      <w:r w:rsidR="007B33BC" w:rsidRPr="006D722E">
        <w:rPr>
          <w:rFonts w:ascii="Times New Roman" w:hAnsi="Times New Roman"/>
        </w:rPr>
        <w:t>同余方程</w:t>
      </w:r>
      <w:r w:rsidRPr="006D722E">
        <w:rPr>
          <w:rFonts w:ascii="Times New Roman" w:hAnsi="Times New Roman"/>
          <w:position w:val="-10"/>
        </w:rPr>
        <w:object w:dxaOrig="1500" w:dyaOrig="360" w14:anchorId="619A2491">
          <v:shape id="_x0000_i1367" type="#_x0000_t75" style="width:76.1pt;height:18.7pt" o:ole="">
            <v:imagedata r:id="rId874" o:title=""/>
          </v:shape>
          <o:OLEObject Type="Embed" ProgID="Equation.DSMT4" ShapeID="_x0000_i1367" DrawAspect="Content" ObjectID="_1790422526" r:id="rId875"/>
        </w:object>
      </w:r>
      <w:r w:rsidRPr="006D722E">
        <w:rPr>
          <w:rFonts w:ascii="Times New Roman" w:hAnsi="Times New Roman"/>
        </w:rPr>
        <w:t>的解</w:t>
      </w:r>
      <w:r w:rsidRPr="006D722E">
        <w:rPr>
          <w:rFonts w:ascii="Times New Roman" w:hAnsi="Times New Roman"/>
          <w:position w:val="-12"/>
        </w:rPr>
        <w:object w:dxaOrig="1460" w:dyaOrig="360" w14:anchorId="7179C12A">
          <v:shape id="_x0000_i1368" type="#_x0000_t75" style="width:72.9pt;height:18.7pt" o:ole="">
            <v:imagedata r:id="rId876" o:title=""/>
          </v:shape>
          <o:OLEObject Type="Embed" ProgID="Equation.DSMT4" ShapeID="_x0000_i1368" DrawAspect="Content" ObjectID="_1790422527" r:id="rId877"/>
        </w:object>
      </w:r>
      <w:r w:rsidRPr="006D722E">
        <w:rPr>
          <w:rFonts w:ascii="Times New Roman" w:hAnsi="Times New Roman"/>
        </w:rPr>
        <w:t>，</w:t>
      </w:r>
    </w:p>
    <w:p w14:paraId="19A37EB8" w14:textId="77777777" w:rsidR="00B25B8C" w:rsidRDefault="00223D59">
      <w:pPr>
        <w:snapToGrid w:val="0"/>
        <w:spacing w:line="360" w:lineRule="auto"/>
        <w:ind w:firstLineChars="400" w:firstLine="840"/>
        <w:rPr>
          <w:ins w:id="3122" w:author="zhengping jin" w:date="2024-08-11T22:50:00Z" w16du:dateUtc="2024-08-11T14:50:00Z"/>
          <w:rFonts w:ascii="Times New Roman" w:hAnsi="Times New Roman"/>
        </w:rPr>
        <w:pPrChange w:id="3123" w:author="zhengping jin" w:date="2024-08-11T22:58:00Z" w16du:dateUtc="2024-08-11T14:58:00Z">
          <w:pPr>
            <w:snapToGrid w:val="0"/>
            <w:spacing w:line="360" w:lineRule="auto"/>
            <w:ind w:firstLineChars="400" w:firstLine="840"/>
            <w:jc w:val="left"/>
          </w:pPr>
        </w:pPrChange>
      </w:pPr>
      <w:r w:rsidRPr="006D722E">
        <w:rPr>
          <w:rFonts w:ascii="Times New Roman" w:hAnsi="Times New Roman"/>
        </w:rPr>
        <w:t>可递归地推出</w:t>
      </w:r>
      <w:del w:id="3124" w:author="zhengping jin" w:date="2024-07-31T20:47:00Z" w16du:dateUtc="2024-07-31T12:47:00Z">
        <w:r w:rsidRPr="006D722E" w:rsidDel="00286BFC">
          <w:rPr>
            <w:rFonts w:ascii="Times New Roman" w:hAnsi="Times New Roman"/>
          </w:rPr>
          <w:delText>惟一</w:delText>
        </w:r>
      </w:del>
      <w:ins w:id="3125" w:author="zhengping jin" w:date="2024-07-31T20:47:00Z" w16du:dateUtc="2024-07-31T12:47:00Z">
        <w:r w:rsidR="00286BFC">
          <w:rPr>
            <w:rFonts w:ascii="Times New Roman" w:hAnsi="Times New Roman"/>
          </w:rPr>
          <w:t>唯一</w:t>
        </w:r>
      </w:ins>
      <w:r w:rsidRPr="006D722E">
        <w:rPr>
          <w:rFonts w:ascii="Times New Roman" w:hAnsi="Times New Roman"/>
        </w:rPr>
        <w:t>的</w:t>
      </w:r>
    </w:p>
    <w:p w14:paraId="732DA1A6" w14:textId="16AD83BC" w:rsidR="00223D59" w:rsidRPr="006D722E" w:rsidRDefault="00223D59">
      <w:pPr>
        <w:snapToGrid w:val="0"/>
        <w:spacing w:line="360" w:lineRule="auto"/>
        <w:ind w:firstLineChars="400" w:firstLine="840"/>
        <w:jc w:val="center"/>
        <w:rPr>
          <w:rFonts w:ascii="Times New Roman" w:hAnsi="Times New Roman"/>
        </w:rPr>
        <w:pPrChange w:id="3126" w:author="zhengping jin" w:date="2024-08-11T22:50:00Z" w16du:dateUtc="2024-08-11T14:50:00Z">
          <w:pPr>
            <w:snapToGrid w:val="0"/>
            <w:spacing w:line="360" w:lineRule="auto"/>
            <w:ind w:firstLineChars="400" w:firstLine="840"/>
            <w:jc w:val="left"/>
          </w:pPr>
        </w:pPrChange>
      </w:pPr>
      <w:r w:rsidRPr="006D722E">
        <w:rPr>
          <w:rFonts w:ascii="Times New Roman" w:hAnsi="Times New Roman"/>
          <w:position w:val="-12"/>
        </w:rPr>
        <w:object w:dxaOrig="1620" w:dyaOrig="380" w14:anchorId="66F45713">
          <v:shape id="_x0000_i1369" type="#_x0000_t75" style="width:81.1pt;height:19.6pt" o:ole="">
            <v:imagedata r:id="rId878" o:title=""/>
          </v:shape>
          <o:OLEObject Type="Embed" ProgID="Equation.DSMT4" ShapeID="_x0000_i1369" DrawAspect="Content" ObjectID="_1790422528" r:id="rId879"/>
        </w:object>
      </w:r>
    </w:p>
    <w:p w14:paraId="52B3CE7D" w14:textId="5E258DA4" w:rsidR="00223D59" w:rsidRPr="006D722E" w:rsidRDefault="00223D59">
      <w:pPr>
        <w:snapToGrid w:val="0"/>
        <w:spacing w:line="360" w:lineRule="auto"/>
        <w:ind w:firstLineChars="67" w:firstLine="141"/>
        <w:jc w:val="left"/>
        <w:rPr>
          <w:rFonts w:ascii="Times New Roman" w:hAnsi="Times New Roman"/>
        </w:rPr>
        <w:pPrChange w:id="3127" w:author="zhengping jin" w:date="2024-08-11T22:58:00Z" w16du:dateUtc="2024-08-11T14:58:00Z">
          <w:pPr>
            <w:snapToGrid w:val="0"/>
            <w:spacing w:line="360" w:lineRule="auto"/>
            <w:ind w:firstLineChars="400" w:firstLine="840"/>
            <w:jc w:val="left"/>
          </w:pPr>
        </w:pPrChange>
      </w:pPr>
      <w:r w:rsidRPr="006D722E">
        <w:rPr>
          <w:rFonts w:ascii="Times New Roman" w:hAnsi="Times New Roman"/>
        </w:rPr>
        <w:t>使得</w:t>
      </w:r>
      <w:r w:rsidRPr="006D722E">
        <w:rPr>
          <w:rFonts w:ascii="Times New Roman" w:hAnsi="Times New Roman"/>
          <w:position w:val="-12"/>
        </w:rPr>
        <w:object w:dxaOrig="1640" w:dyaOrig="380" w14:anchorId="46BD669E">
          <v:shape id="_x0000_i1370" type="#_x0000_t75" style="width:82.05pt;height:19.6pt" o:ole="">
            <v:imagedata r:id="rId880" o:title=""/>
          </v:shape>
          <o:OLEObject Type="Embed" ProgID="Equation.DSMT4" ShapeID="_x0000_i1370" DrawAspect="Content" ObjectID="_1790422529" r:id="rId881"/>
        </w:object>
      </w:r>
      <w:ins w:id="3128" w:author="zhengping jin" w:date="2024-08-11T22:58:00Z" w16du:dateUtc="2024-08-11T14:58:00Z">
        <w:r w:rsidR="002F2256">
          <w:rPr>
            <w:rFonts w:ascii="Times New Roman" w:hAnsi="Times New Roman" w:hint="eastAsia"/>
          </w:rPr>
          <w:t>.</w:t>
        </w:r>
      </w:ins>
    </w:p>
    <w:p w14:paraId="3C28937F" w14:textId="202E5D1B" w:rsidR="00223D59" w:rsidRPr="006D722E" w:rsidRDefault="00223D59" w:rsidP="00223D59">
      <w:pPr>
        <w:snapToGrid w:val="0"/>
        <w:spacing w:line="360" w:lineRule="auto"/>
        <w:ind w:firstLineChars="400" w:firstLine="840"/>
        <w:jc w:val="left"/>
        <w:rPr>
          <w:rFonts w:ascii="Times New Roman" w:hAnsi="Times New Roman"/>
        </w:rPr>
      </w:pPr>
      <w:r w:rsidRPr="006D722E">
        <w:rPr>
          <w:rFonts w:ascii="Times New Roman" w:hAnsi="Times New Roman"/>
        </w:rPr>
        <w:t>因为</w:t>
      </w:r>
      <w:r w:rsidRPr="006D722E">
        <w:rPr>
          <w:rFonts w:ascii="Times New Roman" w:hAnsi="Times New Roman"/>
          <w:position w:val="-10"/>
        </w:rPr>
        <w:object w:dxaOrig="1500" w:dyaOrig="360" w14:anchorId="6B1698C2">
          <v:shape id="_x0000_i1371" type="#_x0000_t75" style="width:76.1pt;height:18.7pt" o:ole="">
            <v:imagedata r:id="rId882" o:title=""/>
          </v:shape>
          <o:OLEObject Type="Embed" ProgID="Equation.DSMT4" ShapeID="_x0000_i1371" DrawAspect="Content" ObjectID="_1790422530" r:id="rId883"/>
        </w:object>
      </w:r>
      <w:r w:rsidRPr="006D722E">
        <w:rPr>
          <w:rFonts w:ascii="Times New Roman" w:hAnsi="Times New Roman"/>
        </w:rPr>
        <w:t>只有两个解，所以</w:t>
      </w:r>
      <w:r w:rsidR="008D58CC">
        <w:rPr>
          <w:rFonts w:ascii="Times New Roman" w:hAnsi="Times New Roman" w:hint="eastAsia"/>
        </w:rPr>
        <w:t xml:space="preserve"> </w:t>
      </w:r>
      <w:r w:rsidRPr="006D722E">
        <w:rPr>
          <w:rFonts w:ascii="Times New Roman" w:hAnsi="Times New Roman"/>
          <w:position w:val="-10"/>
        </w:rPr>
        <w:object w:dxaOrig="1620" w:dyaOrig="360" w14:anchorId="5CEF30C1">
          <v:shape id="_x0000_i1372" type="#_x0000_t75" style="width:81.1pt;height:18.7pt" o:ole="">
            <v:imagedata r:id="rId884" o:title=""/>
          </v:shape>
          <o:OLEObject Type="Embed" ProgID="Equation.DSMT4" ShapeID="_x0000_i1372" DrawAspect="Content" ObjectID="_1790422531" r:id="rId885"/>
        </w:object>
      </w:r>
      <w:r w:rsidRPr="006D722E">
        <w:rPr>
          <w:rFonts w:ascii="Times New Roman" w:hAnsi="Times New Roman"/>
        </w:rPr>
        <w:t>的解数为</w:t>
      </w:r>
      <w:r w:rsidRPr="006D722E">
        <w:rPr>
          <w:rFonts w:ascii="Times New Roman" w:hAnsi="Times New Roman"/>
        </w:rPr>
        <w:t>2.</w:t>
      </w:r>
    </w:p>
    <w:p w14:paraId="2913F4EE" w14:textId="77777777" w:rsidR="00223D59" w:rsidRPr="006D722E" w:rsidRDefault="00223D59" w:rsidP="00223D59">
      <w:pPr>
        <w:snapToGrid w:val="0"/>
        <w:spacing w:line="360" w:lineRule="auto"/>
        <w:jc w:val="left"/>
        <w:rPr>
          <w:rFonts w:ascii="Times New Roman" w:hAnsi="Times New Roman"/>
        </w:rPr>
      </w:pPr>
    </w:p>
    <w:p w14:paraId="06A9F911" w14:textId="3BD13434" w:rsidR="00223D59" w:rsidRPr="006D722E" w:rsidRDefault="00223D59" w:rsidP="004137B9">
      <w:pPr>
        <w:snapToGrid w:val="0"/>
        <w:spacing w:line="360" w:lineRule="auto"/>
        <w:ind w:firstLineChars="200" w:firstLine="420"/>
        <w:jc w:val="left"/>
        <w:rPr>
          <w:rFonts w:ascii="Times New Roman" w:hAnsi="Times New Roman"/>
        </w:rPr>
      </w:pPr>
      <w:r w:rsidRPr="006D722E">
        <w:rPr>
          <w:rFonts w:ascii="Times New Roman" w:hAnsi="Times New Roman"/>
        </w:rPr>
        <w:t>再讨论</w:t>
      </w:r>
      <w:r w:rsidR="007B33BC" w:rsidRPr="006D722E">
        <w:rPr>
          <w:rFonts w:ascii="Times New Roman" w:hAnsi="Times New Roman"/>
        </w:rPr>
        <w:t>同余方程</w:t>
      </w:r>
      <w:r w:rsidRPr="006D722E">
        <w:rPr>
          <w:rFonts w:ascii="Times New Roman" w:hAnsi="Times New Roman"/>
          <w:position w:val="-10"/>
        </w:rPr>
        <w:object w:dxaOrig="3300" w:dyaOrig="360" w14:anchorId="47BDA4BB">
          <v:shape id="_x0000_i1373" type="#_x0000_t75" style="width:164.5pt;height:18.7pt" o:ole="">
            <v:imagedata r:id="rId857" o:title=""/>
          </v:shape>
          <o:OLEObject Type="Embed" ProgID="Equation.DSMT4" ShapeID="_x0000_i1373" DrawAspect="Content" ObjectID="_1790422532" r:id="rId886"/>
        </w:object>
      </w:r>
      <w:r w:rsidRPr="006D722E">
        <w:rPr>
          <w:rFonts w:ascii="Times New Roman" w:hAnsi="Times New Roman"/>
        </w:rPr>
        <w:t>有解的条件及解的个数</w:t>
      </w:r>
      <w:r w:rsidRPr="006D722E">
        <w:rPr>
          <w:rFonts w:ascii="Times New Roman" w:hAnsi="Times New Roman"/>
        </w:rPr>
        <w:t>.</w:t>
      </w:r>
    </w:p>
    <w:p w14:paraId="2FA43B40" w14:textId="2C0B18AD" w:rsidR="00223D59" w:rsidRPr="006D722E" w:rsidRDefault="004137B9" w:rsidP="004137B9">
      <w:pPr>
        <w:snapToGrid w:val="0"/>
        <w:spacing w:line="360" w:lineRule="auto"/>
        <w:ind w:firstLineChars="200" w:firstLine="420"/>
        <w:jc w:val="left"/>
        <w:rPr>
          <w:rFonts w:ascii="Times New Roman" w:hAnsi="Times New Roman"/>
        </w:rPr>
      </w:pPr>
      <w:r w:rsidRPr="00EF592E">
        <w:rPr>
          <w:rFonts w:ascii="Times New Roman" w:hAnsi="Times New Roman"/>
          <w:b/>
        </w:rPr>
        <w:t>定理</w:t>
      </w:r>
      <w:r w:rsidRPr="00EF592E">
        <w:rPr>
          <w:rFonts w:ascii="Times New Roman" w:hAnsi="Times New Roman" w:hint="eastAsia"/>
          <w:b/>
        </w:rPr>
        <w:t>3</w:t>
      </w:r>
      <w:r w:rsidRPr="00EF592E">
        <w:rPr>
          <w:rFonts w:ascii="Times New Roman" w:hAnsi="Times New Roman"/>
          <w:b/>
        </w:rPr>
        <w:t>.3.</w:t>
      </w:r>
      <w:del w:id="3129" w:author="zhengping jin" w:date="2024-08-10T16:17:00Z" w16du:dateUtc="2024-08-10T08:17:00Z">
        <w:r w:rsidRPr="00EF592E" w:rsidDel="00EF592E">
          <w:rPr>
            <w:rFonts w:ascii="Times New Roman" w:hAnsi="Times New Roman"/>
            <w:b/>
          </w:rPr>
          <w:delText xml:space="preserve">12 </w:delText>
        </w:r>
      </w:del>
      <w:ins w:id="3130" w:author="zhengping jin" w:date="2024-08-10T16:17:00Z" w16du:dateUtc="2024-08-10T08:17:00Z">
        <w:r w:rsidR="00EF592E" w:rsidRPr="00EF592E">
          <w:rPr>
            <w:rFonts w:ascii="Times New Roman" w:hAnsi="Times New Roman"/>
            <w:b/>
          </w:rPr>
          <w:t>1</w:t>
        </w:r>
        <w:r w:rsidR="00EF592E" w:rsidRPr="00EF592E">
          <w:rPr>
            <w:rFonts w:ascii="Times New Roman" w:hAnsi="Times New Roman" w:hint="eastAsia"/>
            <w:b/>
          </w:rPr>
          <w:t>3</w:t>
        </w:r>
        <w:r w:rsidR="00EF592E">
          <w:rPr>
            <w:rFonts w:ascii="Times New Roman" w:hAnsi="Times New Roman"/>
            <w:b/>
          </w:rPr>
          <w:t xml:space="preserve"> </w:t>
        </w:r>
      </w:ins>
      <w:r w:rsidR="00223D59" w:rsidRPr="006D722E">
        <w:rPr>
          <w:rFonts w:ascii="Times New Roman" w:hAnsi="Times New Roman"/>
        </w:rPr>
        <w:t>设</w:t>
      </w:r>
      <w:r w:rsidR="00223D59" w:rsidRPr="006D722E">
        <w:rPr>
          <w:rFonts w:ascii="Times New Roman" w:hAnsi="Times New Roman"/>
          <w:position w:val="-6"/>
        </w:rPr>
        <w:object w:dxaOrig="560" w:dyaOrig="279" w14:anchorId="51658348">
          <v:shape id="_x0000_i1374" type="#_x0000_t75" style="width:27.35pt;height:14.6pt" o:ole="">
            <v:imagedata r:id="rId887" o:title=""/>
          </v:shape>
          <o:OLEObject Type="Embed" ProgID="Equation.DSMT4" ShapeID="_x0000_i1374" DrawAspect="Content" ObjectID="_1790422533" r:id="rId888"/>
        </w:object>
      </w:r>
      <w:r w:rsidR="00223D59" w:rsidRPr="006D722E">
        <w:rPr>
          <w:rFonts w:ascii="Times New Roman" w:hAnsi="Times New Roman"/>
        </w:rPr>
        <w:t>，则</w:t>
      </w:r>
      <w:r w:rsidR="007B33BC" w:rsidRPr="006D722E">
        <w:rPr>
          <w:rFonts w:ascii="Times New Roman" w:hAnsi="Times New Roman"/>
        </w:rPr>
        <w:t>同余方程</w:t>
      </w:r>
      <w:r w:rsidR="00223D59" w:rsidRPr="006D722E">
        <w:rPr>
          <w:rFonts w:ascii="Times New Roman" w:hAnsi="Times New Roman"/>
          <w:position w:val="-10"/>
        </w:rPr>
        <w:object w:dxaOrig="3300" w:dyaOrig="360" w14:anchorId="3E6A49D5">
          <v:shape id="_x0000_i1375" type="#_x0000_t75" style="width:164.5pt;height:18.7pt" o:ole="">
            <v:imagedata r:id="rId857" o:title=""/>
          </v:shape>
          <o:OLEObject Type="Embed" ProgID="Equation.DSMT4" ShapeID="_x0000_i1375" DrawAspect="Content" ObjectID="_1790422534" r:id="rId889"/>
        </w:object>
      </w:r>
      <w:r w:rsidR="00223D59" w:rsidRPr="006D722E">
        <w:rPr>
          <w:rFonts w:ascii="Times New Roman" w:hAnsi="Times New Roman"/>
        </w:rPr>
        <w:t>有解的必要条件是</w:t>
      </w:r>
    </w:p>
    <w:p w14:paraId="4A81D320" w14:textId="77777777" w:rsidR="00223D59" w:rsidRPr="006D722E" w:rsidRDefault="00223D59" w:rsidP="00223D59">
      <w:pPr>
        <w:snapToGrid w:val="0"/>
        <w:spacing w:line="360" w:lineRule="auto"/>
        <w:ind w:leftChars="400" w:left="840"/>
        <w:jc w:val="left"/>
        <w:rPr>
          <w:rFonts w:ascii="Times New Roman" w:hAnsi="Times New Roman"/>
        </w:rPr>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）当</w:t>
      </w:r>
      <w:r w:rsidRPr="006D722E">
        <w:rPr>
          <w:rFonts w:ascii="Times New Roman" w:hAnsi="Times New Roman"/>
          <w:position w:val="-6"/>
        </w:rPr>
        <w:object w:dxaOrig="600" w:dyaOrig="279" w14:anchorId="0E9F40B5">
          <v:shape id="_x0000_i1376" type="#_x0000_t75" style="width:30.1pt;height:14.6pt" o:ole="">
            <v:imagedata r:id="rId890" o:title=""/>
          </v:shape>
          <o:OLEObject Type="Embed" ProgID="Equation.DSMT4" ShapeID="_x0000_i1376" DrawAspect="Content" ObjectID="_1790422535" r:id="rId891"/>
        </w:object>
      </w:r>
      <w:r w:rsidRPr="006D722E">
        <w:rPr>
          <w:rFonts w:ascii="Times New Roman" w:hAnsi="Times New Roman"/>
        </w:rPr>
        <w:t>时，</w:t>
      </w:r>
      <w:r w:rsidRPr="006D722E">
        <w:rPr>
          <w:rFonts w:ascii="Times New Roman" w:hAnsi="Times New Roman"/>
          <w:position w:val="-10"/>
        </w:rPr>
        <w:object w:dxaOrig="1300" w:dyaOrig="320" w14:anchorId="0E820871">
          <v:shape id="_x0000_i1377" type="#_x0000_t75" style="width:65.6pt;height:15.5pt" o:ole="">
            <v:imagedata r:id="rId892" o:title=""/>
          </v:shape>
          <o:OLEObject Type="Embed" ProgID="Equation.DSMT4" ShapeID="_x0000_i1377" DrawAspect="Content" ObjectID="_1790422536" r:id="rId893"/>
        </w:object>
      </w:r>
      <w:r w:rsidRPr="006D722E">
        <w:rPr>
          <w:rFonts w:ascii="Times New Roman" w:hAnsi="Times New Roman"/>
        </w:rPr>
        <w:t>；</w:t>
      </w:r>
    </w:p>
    <w:p w14:paraId="718D5A66" w14:textId="77777777" w:rsidR="00223D59" w:rsidRPr="006D722E" w:rsidRDefault="00223D59" w:rsidP="00223D59">
      <w:pPr>
        <w:snapToGrid w:val="0"/>
        <w:spacing w:line="360" w:lineRule="auto"/>
        <w:ind w:leftChars="400" w:left="840"/>
        <w:jc w:val="left"/>
        <w:rPr>
          <w:rFonts w:ascii="Times New Roman" w:hAnsi="Times New Roman"/>
        </w:rPr>
      </w:pPr>
      <w:r w:rsidRPr="006D722E">
        <w:rPr>
          <w:rFonts w:ascii="Times New Roman" w:hAnsi="Times New Roman"/>
        </w:rPr>
        <w:t>（</w:t>
      </w:r>
      <w:r w:rsidRPr="006D722E">
        <w:rPr>
          <w:rFonts w:ascii="Times New Roman" w:hAnsi="Times New Roman"/>
          <w:i/>
        </w:rPr>
        <w:t>ii</w:t>
      </w:r>
      <w:r w:rsidRPr="006D722E">
        <w:rPr>
          <w:rFonts w:ascii="Times New Roman" w:hAnsi="Times New Roman"/>
        </w:rPr>
        <w:t>）当</w:t>
      </w:r>
      <w:r w:rsidRPr="006D722E">
        <w:rPr>
          <w:rFonts w:ascii="Times New Roman" w:hAnsi="Times New Roman"/>
          <w:position w:val="-6"/>
        </w:rPr>
        <w:object w:dxaOrig="580" w:dyaOrig="279" w14:anchorId="2D8AA2BB">
          <v:shape id="_x0000_i1378" type="#_x0000_t75" style="width:30.1pt;height:14.6pt" o:ole="">
            <v:imagedata r:id="rId894" o:title=""/>
          </v:shape>
          <o:OLEObject Type="Embed" ProgID="Equation.DSMT4" ShapeID="_x0000_i1378" DrawAspect="Content" ObjectID="_1790422537" r:id="rId895"/>
        </w:object>
      </w:r>
      <w:r w:rsidRPr="006D722E">
        <w:rPr>
          <w:rFonts w:ascii="Times New Roman" w:hAnsi="Times New Roman"/>
        </w:rPr>
        <w:t>时，</w:t>
      </w:r>
      <w:r w:rsidRPr="006D722E">
        <w:rPr>
          <w:rFonts w:ascii="Times New Roman" w:hAnsi="Times New Roman"/>
          <w:position w:val="-10"/>
        </w:rPr>
        <w:object w:dxaOrig="1300" w:dyaOrig="320" w14:anchorId="3A91A4F1">
          <v:shape id="_x0000_i1379" type="#_x0000_t75" style="width:65.6pt;height:15.5pt" o:ole="">
            <v:imagedata r:id="rId896" o:title=""/>
          </v:shape>
          <o:OLEObject Type="Embed" ProgID="Equation.DSMT4" ShapeID="_x0000_i1379" DrawAspect="Content" ObjectID="_1790422538" r:id="rId897"/>
        </w:object>
      </w:r>
      <w:r w:rsidRPr="006D722E">
        <w:rPr>
          <w:rFonts w:ascii="Times New Roman" w:hAnsi="Times New Roman"/>
        </w:rPr>
        <w:t>.</w:t>
      </w:r>
    </w:p>
    <w:p w14:paraId="4E2B60F8" w14:textId="111550B3" w:rsidR="00223D59" w:rsidRPr="006D722E" w:rsidRDefault="004137B9">
      <w:pPr>
        <w:snapToGrid w:val="0"/>
        <w:spacing w:line="360" w:lineRule="auto"/>
        <w:jc w:val="left"/>
        <w:rPr>
          <w:rFonts w:ascii="Times New Roman" w:hAnsi="Times New Roman"/>
        </w:rPr>
        <w:pPrChange w:id="3131" w:author="zhengping jin" w:date="2024-08-11T23:00:00Z" w16du:dateUtc="2024-08-11T15:00:00Z">
          <w:pPr>
            <w:snapToGrid w:val="0"/>
            <w:spacing w:line="360" w:lineRule="auto"/>
            <w:ind w:firstLineChars="200" w:firstLine="420"/>
            <w:jc w:val="left"/>
          </w:pPr>
        </w:pPrChange>
      </w:pPr>
      <w:r>
        <w:rPr>
          <w:rFonts w:ascii="Times New Roman" w:hAnsi="Times New Roman" w:hint="eastAsia"/>
        </w:rPr>
        <w:t>且</w:t>
      </w:r>
      <w:r w:rsidR="00223D59" w:rsidRPr="006D722E">
        <w:rPr>
          <w:rFonts w:ascii="Times New Roman" w:hAnsi="Times New Roman"/>
        </w:rPr>
        <w:t>当</w:t>
      </w:r>
      <w:r w:rsidR="00223D59" w:rsidRPr="006D722E">
        <w:rPr>
          <w:rFonts w:ascii="Times New Roman" w:hAnsi="Times New Roman"/>
          <w:position w:val="-6"/>
        </w:rPr>
        <w:object w:dxaOrig="600" w:dyaOrig="279" w14:anchorId="0071968F">
          <v:shape id="_x0000_i1380" type="#_x0000_t75" style="width:30.1pt;height:14.6pt" o:ole="">
            <v:imagedata r:id="rId890" o:title=""/>
          </v:shape>
          <o:OLEObject Type="Embed" ProgID="Equation.DSMT4" ShapeID="_x0000_i1380" DrawAspect="Content" ObjectID="_1790422539" r:id="rId898"/>
        </w:object>
      </w:r>
      <w:r w:rsidR="00223D59" w:rsidRPr="006D722E">
        <w:rPr>
          <w:rFonts w:ascii="Times New Roman" w:hAnsi="Times New Roman"/>
        </w:rPr>
        <w:t>时，解数为</w:t>
      </w:r>
      <w:r w:rsidR="00223D59" w:rsidRPr="006D722E">
        <w:rPr>
          <w:rFonts w:ascii="Times New Roman" w:hAnsi="Times New Roman"/>
        </w:rPr>
        <w:t>2</w:t>
      </w:r>
      <w:r w:rsidR="00223D59" w:rsidRPr="006D722E">
        <w:rPr>
          <w:rFonts w:ascii="Times New Roman" w:hAnsi="Times New Roman"/>
        </w:rPr>
        <w:t>；当</w:t>
      </w:r>
      <w:r w:rsidR="00223D59" w:rsidRPr="006D722E">
        <w:rPr>
          <w:rFonts w:ascii="Times New Roman" w:hAnsi="Times New Roman"/>
          <w:position w:val="-6"/>
        </w:rPr>
        <w:object w:dxaOrig="580" w:dyaOrig="279" w14:anchorId="20A999BC">
          <v:shape id="_x0000_i1381" type="#_x0000_t75" style="width:30.1pt;height:14.6pt" o:ole="">
            <v:imagedata r:id="rId894" o:title=""/>
          </v:shape>
          <o:OLEObject Type="Embed" ProgID="Equation.DSMT4" ShapeID="_x0000_i1381" DrawAspect="Content" ObjectID="_1790422540" r:id="rId899"/>
        </w:object>
      </w:r>
      <w:r w:rsidR="00223D59" w:rsidRPr="006D722E">
        <w:rPr>
          <w:rFonts w:ascii="Times New Roman" w:hAnsi="Times New Roman"/>
        </w:rPr>
        <w:t>时，解数为</w:t>
      </w:r>
      <w:r w:rsidR="00223D59" w:rsidRPr="006D722E">
        <w:rPr>
          <w:rFonts w:ascii="Times New Roman" w:hAnsi="Times New Roman"/>
        </w:rPr>
        <w:t>4.</w:t>
      </w:r>
    </w:p>
    <w:p w14:paraId="5DA5962D" w14:textId="0658C208" w:rsidR="004137B9" w:rsidRDefault="00223D59" w:rsidP="00223D59">
      <w:pPr>
        <w:snapToGrid w:val="0"/>
        <w:spacing w:beforeLines="50" w:before="156" w:line="360" w:lineRule="auto"/>
        <w:ind w:firstLineChars="200" w:firstLine="420"/>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004137B9" w:rsidRPr="006D722E">
        <w:rPr>
          <w:rFonts w:ascii="Times New Roman" w:hAnsi="Times New Roman"/>
        </w:rPr>
        <w:t>必要性</w:t>
      </w:r>
      <w:r w:rsidR="00BE3BA2">
        <w:rPr>
          <w:rFonts w:ascii="Times New Roman" w:hAnsi="Times New Roman" w:hint="eastAsia"/>
        </w:rPr>
        <w:t>.</w:t>
      </w:r>
      <w:r w:rsidR="00BE3BA2">
        <w:rPr>
          <w:rFonts w:ascii="Times New Roman" w:hAnsi="Times New Roman"/>
        </w:rPr>
        <w:t xml:space="preserve"> </w:t>
      </w:r>
      <w:r w:rsidRPr="006D722E">
        <w:rPr>
          <w:rFonts w:ascii="Times New Roman" w:hAnsi="Times New Roman"/>
        </w:rPr>
        <w:t>若</w:t>
      </w:r>
      <w:r w:rsidR="007B33BC" w:rsidRPr="006D722E">
        <w:rPr>
          <w:rFonts w:ascii="Times New Roman" w:hAnsi="Times New Roman"/>
        </w:rPr>
        <w:t>同余方程</w:t>
      </w:r>
      <w:r w:rsidRPr="006D722E">
        <w:rPr>
          <w:rFonts w:ascii="Times New Roman" w:hAnsi="Times New Roman"/>
          <w:position w:val="-10"/>
        </w:rPr>
        <w:object w:dxaOrig="3300" w:dyaOrig="360" w14:anchorId="257B741A">
          <v:shape id="_x0000_i1382" type="#_x0000_t75" style="width:164.5pt;height:18.7pt" o:ole="">
            <v:imagedata r:id="rId857" o:title=""/>
          </v:shape>
          <o:OLEObject Type="Embed" ProgID="Equation.DSMT4" ShapeID="_x0000_i1382" DrawAspect="Content" ObjectID="_1790422541" r:id="rId900"/>
        </w:object>
      </w:r>
      <w:r w:rsidRPr="006D722E">
        <w:rPr>
          <w:rFonts w:ascii="Times New Roman" w:hAnsi="Times New Roman"/>
        </w:rPr>
        <w:t>有解，</w:t>
      </w:r>
    </w:p>
    <w:p w14:paraId="71B0177B" w14:textId="2266996B" w:rsidR="00223D59" w:rsidRPr="006D722E" w:rsidRDefault="00223D59">
      <w:pPr>
        <w:snapToGrid w:val="0"/>
        <w:spacing w:beforeLines="50" w:before="156" w:line="360" w:lineRule="auto"/>
        <w:jc w:val="left"/>
        <w:rPr>
          <w:rFonts w:ascii="Times New Roman" w:hAnsi="Times New Roman"/>
        </w:rPr>
        <w:pPrChange w:id="3132" w:author="zhengping jin" w:date="2024-08-12T12:50:00Z" w16du:dateUtc="2024-08-12T04:50:00Z">
          <w:pPr>
            <w:snapToGrid w:val="0"/>
            <w:spacing w:beforeLines="50" w:before="156" w:line="360" w:lineRule="auto"/>
            <w:ind w:firstLineChars="500" w:firstLine="1050"/>
            <w:jc w:val="left"/>
          </w:pPr>
        </w:pPrChange>
      </w:pPr>
      <w:r w:rsidRPr="006D722E">
        <w:rPr>
          <w:rFonts w:ascii="Times New Roman" w:hAnsi="Times New Roman"/>
        </w:rPr>
        <w:t>则存在整数</w:t>
      </w:r>
      <w:r w:rsidRPr="006D722E">
        <w:rPr>
          <w:rFonts w:ascii="Times New Roman" w:hAnsi="Times New Roman"/>
          <w:position w:val="-12"/>
        </w:rPr>
        <w:object w:dxaOrig="240" w:dyaOrig="360" w14:anchorId="0C21CE45">
          <v:shape id="_x0000_i1383" type="#_x0000_t75" style="width:11.4pt;height:18.7pt" o:ole="">
            <v:imagedata r:id="rId901" o:title=""/>
          </v:shape>
          <o:OLEObject Type="Embed" ProgID="Equation.DSMT4" ShapeID="_x0000_i1383" DrawAspect="Content" ObjectID="_1790422542" r:id="rId902"/>
        </w:object>
      </w:r>
      <w:r w:rsidRPr="006D722E">
        <w:rPr>
          <w:rFonts w:ascii="Times New Roman" w:hAnsi="Times New Roman"/>
        </w:rPr>
        <w:t>，使得</w:t>
      </w:r>
      <w:r w:rsidRPr="006D722E">
        <w:rPr>
          <w:rFonts w:ascii="Times New Roman" w:hAnsi="Times New Roman"/>
          <w:position w:val="-12"/>
        </w:rPr>
        <w:object w:dxaOrig="1579" w:dyaOrig="380" w14:anchorId="07F2ED79">
          <v:shape id="_x0000_i1384" type="#_x0000_t75" style="width:78.4pt;height:19.6pt" o:ole="">
            <v:imagedata r:id="rId903" o:title=""/>
          </v:shape>
          <o:OLEObject Type="Embed" ProgID="Equation.DSMT4" ShapeID="_x0000_i1384" DrawAspect="Content" ObjectID="_1790422543" r:id="rId904"/>
        </w:object>
      </w:r>
      <w:ins w:id="3133" w:author="zhengping jin" w:date="2024-08-12T12:50:00Z" w16du:dateUtc="2024-08-12T04:50:00Z">
        <w:r w:rsidR="00330775">
          <w:rPr>
            <w:rFonts w:ascii="Times New Roman" w:hAnsi="Times New Roman" w:hint="eastAsia"/>
          </w:rPr>
          <w:t>.</w:t>
        </w:r>
      </w:ins>
    </w:p>
    <w:p w14:paraId="0B81BFD9" w14:textId="326B5A5F" w:rsidR="00223D59" w:rsidRPr="006D722E" w:rsidDel="00330775" w:rsidRDefault="00223D59">
      <w:pPr>
        <w:snapToGrid w:val="0"/>
        <w:spacing w:line="360" w:lineRule="auto"/>
        <w:ind w:firstLineChars="337" w:firstLine="708"/>
        <w:jc w:val="left"/>
        <w:rPr>
          <w:del w:id="3134" w:author="zhengping jin" w:date="2024-08-12T12:50:00Z" w16du:dateUtc="2024-08-12T04:50:00Z"/>
          <w:rFonts w:ascii="Times New Roman" w:hAnsi="Times New Roman"/>
        </w:rPr>
        <w:pPrChange w:id="3135" w:author="zhengping jin" w:date="2024-08-12T12:50:00Z" w16du:dateUtc="2024-08-12T04:50:00Z">
          <w:pPr>
            <w:snapToGrid w:val="0"/>
            <w:spacing w:line="360" w:lineRule="auto"/>
            <w:ind w:firstLineChars="500" w:firstLine="1050"/>
            <w:jc w:val="left"/>
          </w:pPr>
        </w:pPrChange>
      </w:pPr>
      <w:r w:rsidRPr="006D722E">
        <w:rPr>
          <w:rFonts w:ascii="Times New Roman" w:hAnsi="Times New Roman"/>
        </w:rPr>
        <w:t>根据（</w:t>
      </w:r>
      <w:r w:rsidRPr="006D722E">
        <w:rPr>
          <w:rFonts w:ascii="Times New Roman" w:hAnsi="Times New Roman"/>
          <w:i/>
        </w:rPr>
        <w:t>a</w:t>
      </w:r>
      <w:r w:rsidRPr="006D722E">
        <w:rPr>
          <w:rFonts w:ascii="Times New Roman" w:hAnsi="Times New Roman"/>
        </w:rPr>
        <w:t>，</w:t>
      </w:r>
      <w:r w:rsidRPr="006D722E">
        <w:rPr>
          <w:rFonts w:ascii="Times New Roman" w:hAnsi="Times New Roman"/>
        </w:rPr>
        <w:t>2</w:t>
      </w:r>
      <w:r w:rsidRPr="006D722E">
        <w:rPr>
          <w:rFonts w:ascii="Times New Roman" w:hAnsi="Times New Roman"/>
        </w:rPr>
        <w:t>）</w:t>
      </w:r>
      <w:r w:rsidRPr="006D722E">
        <w:rPr>
          <w:rFonts w:ascii="Times New Roman" w:hAnsi="Times New Roman"/>
        </w:rPr>
        <w:t>=1</w:t>
      </w:r>
      <w:r w:rsidRPr="006D722E">
        <w:rPr>
          <w:rFonts w:ascii="Times New Roman" w:hAnsi="Times New Roman"/>
        </w:rPr>
        <w:t>，我们有</w:t>
      </w:r>
      <w:r w:rsidRPr="006D722E">
        <w:rPr>
          <w:rFonts w:ascii="Times New Roman" w:hAnsi="Times New Roman"/>
          <w:position w:val="-12"/>
        </w:rPr>
        <w:object w:dxaOrig="940" w:dyaOrig="360" w14:anchorId="0D8CDFDD">
          <v:shape id="_x0000_i1385" type="#_x0000_t75" style="width:46.95pt;height:18.7pt" o:ole="">
            <v:imagedata r:id="rId905" o:title=""/>
          </v:shape>
          <o:OLEObject Type="Embed" ProgID="Equation.DSMT4" ShapeID="_x0000_i1385" DrawAspect="Content" ObjectID="_1790422544" r:id="rId906"/>
        </w:object>
      </w:r>
      <w:r w:rsidRPr="006D722E">
        <w:rPr>
          <w:rFonts w:ascii="Times New Roman" w:hAnsi="Times New Roman"/>
        </w:rPr>
        <w:t xml:space="preserve">. </w:t>
      </w:r>
      <w:r w:rsidRPr="006D722E">
        <w:rPr>
          <w:rFonts w:ascii="Times New Roman" w:hAnsi="Times New Roman"/>
        </w:rPr>
        <w:t>记</w:t>
      </w:r>
      <w:r w:rsidRPr="006D722E">
        <w:rPr>
          <w:rFonts w:ascii="Times New Roman" w:hAnsi="Times New Roman"/>
          <w:position w:val="-12"/>
        </w:rPr>
        <w:object w:dxaOrig="980" w:dyaOrig="360" w14:anchorId="7074D326">
          <v:shape id="_x0000_i1386" type="#_x0000_t75" style="width:49.65pt;height:18.7pt" o:ole="">
            <v:imagedata r:id="rId907" o:title=""/>
          </v:shape>
          <o:OLEObject Type="Embed" ProgID="Equation.DSMT4" ShapeID="_x0000_i1386" DrawAspect="Content" ObjectID="_1790422545" r:id="rId908"/>
        </w:object>
      </w:r>
      <w:r w:rsidRPr="006D722E">
        <w:rPr>
          <w:rFonts w:ascii="Times New Roman" w:hAnsi="Times New Roman"/>
        </w:rPr>
        <w:t>，</w:t>
      </w:r>
    </w:p>
    <w:p w14:paraId="0E3A87E4" w14:textId="77777777" w:rsidR="00330775" w:rsidRDefault="00223D59" w:rsidP="00330775">
      <w:pPr>
        <w:snapToGrid w:val="0"/>
        <w:spacing w:line="360" w:lineRule="auto"/>
        <w:ind w:firstLineChars="337" w:firstLine="708"/>
        <w:jc w:val="left"/>
        <w:rPr>
          <w:ins w:id="3136" w:author="zhengping jin" w:date="2024-08-12T12:50:00Z" w16du:dateUtc="2024-08-12T04:50:00Z"/>
          <w:rFonts w:ascii="Times New Roman" w:hAnsi="Times New Roman"/>
        </w:rPr>
      </w:pPr>
      <w:r w:rsidRPr="006D722E">
        <w:rPr>
          <w:rFonts w:ascii="Times New Roman" w:hAnsi="Times New Roman"/>
        </w:rPr>
        <w:t>上式可写成</w:t>
      </w:r>
    </w:p>
    <w:p w14:paraId="766052FE" w14:textId="3C2A6043" w:rsidR="004137B9" w:rsidRDefault="00223D59">
      <w:pPr>
        <w:snapToGrid w:val="0"/>
        <w:spacing w:line="360" w:lineRule="auto"/>
        <w:ind w:firstLineChars="337" w:firstLine="708"/>
        <w:jc w:val="center"/>
        <w:rPr>
          <w:rFonts w:ascii="Times New Roman" w:hAnsi="Times New Roman"/>
        </w:rPr>
        <w:pPrChange w:id="3137" w:author="zhengping jin" w:date="2024-08-12T12:51:00Z" w16du:dateUtc="2024-08-12T04:51:00Z">
          <w:pPr>
            <w:snapToGrid w:val="0"/>
            <w:spacing w:line="360" w:lineRule="auto"/>
            <w:ind w:firstLineChars="500" w:firstLine="1050"/>
            <w:jc w:val="left"/>
          </w:pPr>
        </w:pPrChange>
      </w:pPr>
      <w:r w:rsidRPr="006D722E">
        <w:rPr>
          <w:rFonts w:ascii="Times New Roman" w:hAnsi="Times New Roman"/>
          <w:position w:val="-10"/>
        </w:rPr>
        <w:object w:dxaOrig="2380" w:dyaOrig="360" w14:anchorId="48824EDB">
          <v:shape id="_x0000_i1387" type="#_x0000_t75" style="width:118.95pt;height:18.7pt" o:ole="">
            <v:imagedata r:id="rId909" o:title=""/>
          </v:shape>
          <o:OLEObject Type="Embed" ProgID="Equation.DSMT4" ShapeID="_x0000_i1387" DrawAspect="Content" ObjectID="_1790422546" r:id="rId910"/>
        </w:object>
      </w:r>
      <w:ins w:id="3138" w:author="zhengping jin" w:date="2024-08-12T12:51:00Z" w16du:dateUtc="2024-08-12T04:51:00Z">
        <w:r w:rsidR="00330775">
          <w:rPr>
            <w:rFonts w:ascii="Times New Roman" w:hAnsi="Times New Roman" w:hint="eastAsia"/>
          </w:rPr>
          <w:t>.</w:t>
        </w:r>
      </w:ins>
    </w:p>
    <w:p w14:paraId="074D19A1" w14:textId="19899A96" w:rsidR="00223D59" w:rsidRPr="006D722E" w:rsidDel="00330775" w:rsidRDefault="004137B9">
      <w:pPr>
        <w:snapToGrid w:val="0"/>
        <w:spacing w:line="360" w:lineRule="auto"/>
        <w:ind w:firstLineChars="337" w:firstLine="708"/>
        <w:rPr>
          <w:del w:id="3139" w:author="zhengping jin" w:date="2024-08-12T12:52:00Z" w16du:dateUtc="2024-08-12T04:52:00Z"/>
          <w:rFonts w:ascii="Times New Roman" w:hAnsi="Times New Roman"/>
        </w:rPr>
        <w:pPrChange w:id="3140" w:author="zhengping jin" w:date="2024-08-12T12:52:00Z" w16du:dateUtc="2024-08-12T04:52:00Z">
          <w:pPr>
            <w:snapToGrid w:val="0"/>
            <w:spacing w:line="360" w:lineRule="auto"/>
            <w:ind w:firstLineChars="500" w:firstLine="1050"/>
          </w:pPr>
        </w:pPrChange>
      </w:pPr>
      <w:del w:id="3141" w:author="zhengping jin" w:date="2024-08-12T12:52:00Z" w16du:dateUtc="2024-08-12T04:52:00Z">
        <w:r w:rsidRPr="006D722E" w:rsidDel="00330775">
          <w:rPr>
            <w:rFonts w:ascii="Times New Roman" w:hAnsi="Times New Roman"/>
          </w:rPr>
          <w:delText>【因为：</w:delText>
        </w:r>
        <w:r w:rsidRPr="006D722E" w:rsidDel="00330775">
          <w:rPr>
            <w:rFonts w:ascii="Times New Roman" w:hAnsi="Times New Roman"/>
            <w:position w:val="-12"/>
          </w:rPr>
          <w:object w:dxaOrig="940" w:dyaOrig="360" w14:anchorId="155B3C02">
            <v:shape id="_x0000_i1388" type="#_x0000_t75" style="width:46.95pt;height:18.7pt" o:ole="">
              <v:imagedata r:id="rId905" o:title=""/>
            </v:shape>
            <o:OLEObject Type="Embed" ProgID="Equation.DSMT4" ShapeID="_x0000_i1388" DrawAspect="Content" ObjectID="_1790422547" r:id="rId911"/>
          </w:object>
        </w:r>
        <w:r w:rsidRPr="006D722E" w:rsidDel="00330775">
          <w:rPr>
            <w:rFonts w:ascii="Times New Roman" w:hAnsi="Times New Roman"/>
          </w:rPr>
          <w:delText>，所以：</w:delText>
        </w:r>
        <w:r w:rsidRPr="006D722E" w:rsidDel="00330775">
          <w:rPr>
            <w:rFonts w:ascii="Times New Roman" w:hAnsi="Times New Roman"/>
            <w:position w:val="-12"/>
          </w:rPr>
          <w:object w:dxaOrig="1359" w:dyaOrig="360" w14:anchorId="6819DBDC">
            <v:shape id="_x0000_i1389" type="#_x0000_t75" style="width:67.45pt;height:18.7pt" o:ole="">
              <v:imagedata r:id="rId912" o:title=""/>
            </v:shape>
            <o:OLEObject Type="Embed" ProgID="Equation.DSMT4" ShapeID="_x0000_i1389" DrawAspect="Content" ObjectID="_1790422548" r:id="rId913"/>
          </w:object>
        </w:r>
        <w:r w:rsidRPr="006D722E" w:rsidDel="00330775">
          <w:rPr>
            <w:rFonts w:ascii="Times New Roman" w:hAnsi="Times New Roman"/>
          </w:rPr>
          <w:delText>】</w:delText>
        </w:r>
      </w:del>
    </w:p>
    <w:p w14:paraId="33DCF3C1" w14:textId="77777777" w:rsidR="00223D59" w:rsidRPr="006D722E" w:rsidRDefault="00223D59">
      <w:pPr>
        <w:snapToGrid w:val="0"/>
        <w:spacing w:line="360" w:lineRule="auto"/>
        <w:ind w:firstLineChars="337" w:firstLine="708"/>
        <w:jc w:val="left"/>
        <w:rPr>
          <w:rFonts w:ascii="Times New Roman" w:hAnsi="Times New Roman"/>
        </w:rPr>
        <w:pPrChange w:id="3142" w:author="zhengping jin" w:date="2024-08-12T12:52:00Z" w16du:dateUtc="2024-08-12T04:52:00Z">
          <w:pPr>
            <w:snapToGrid w:val="0"/>
            <w:spacing w:line="360" w:lineRule="auto"/>
            <w:ind w:firstLineChars="500" w:firstLine="1050"/>
            <w:jc w:val="left"/>
          </w:pPr>
        </w:pPrChange>
      </w:pPr>
      <w:r w:rsidRPr="006D722E">
        <w:rPr>
          <w:rFonts w:ascii="Times New Roman" w:hAnsi="Times New Roman"/>
        </w:rPr>
        <w:t>注意到</w:t>
      </w:r>
      <w:r w:rsidRPr="006D722E">
        <w:rPr>
          <w:rFonts w:ascii="Times New Roman" w:hAnsi="Times New Roman"/>
        </w:rPr>
        <w:t>2|</w:t>
      </w:r>
      <w:r w:rsidRPr="006D722E">
        <w:rPr>
          <w:rFonts w:ascii="Times New Roman" w:hAnsi="Times New Roman"/>
          <w:i/>
        </w:rPr>
        <w:t>t</w:t>
      </w:r>
      <w:r w:rsidRPr="006D722E">
        <w:rPr>
          <w:rFonts w:ascii="Times New Roman" w:hAnsi="Times New Roman"/>
        </w:rPr>
        <w:t>（</w:t>
      </w:r>
      <w:r w:rsidRPr="006D722E">
        <w:rPr>
          <w:rFonts w:ascii="Times New Roman" w:hAnsi="Times New Roman"/>
          <w:i/>
        </w:rPr>
        <w:t>t</w:t>
      </w:r>
      <w:r w:rsidRPr="006D722E">
        <w:rPr>
          <w:rFonts w:ascii="Times New Roman" w:hAnsi="Times New Roman"/>
        </w:rPr>
        <w:t>+1</w:t>
      </w:r>
      <w:r w:rsidRPr="006D722E">
        <w:rPr>
          <w:rFonts w:ascii="Times New Roman" w:hAnsi="Times New Roman"/>
        </w:rPr>
        <w:t>），我们有</w:t>
      </w:r>
    </w:p>
    <w:p w14:paraId="3E800AC8" w14:textId="44C0532B" w:rsidR="00223D59" w:rsidRPr="006D722E" w:rsidRDefault="00223D59" w:rsidP="00223D59">
      <w:pPr>
        <w:snapToGrid w:val="0"/>
        <w:spacing w:line="360" w:lineRule="auto"/>
        <w:jc w:val="left"/>
        <w:rPr>
          <w:rFonts w:ascii="Times New Roman" w:hAnsi="Times New Roman"/>
        </w:rPr>
      </w:pPr>
      <w:r w:rsidRPr="006D722E">
        <w:rPr>
          <w:rFonts w:ascii="Times New Roman" w:hAnsi="Times New Roman"/>
        </w:rPr>
        <w:t xml:space="preserve">  </w:t>
      </w:r>
      <w:r w:rsidRPr="006D722E">
        <w:rPr>
          <w:rFonts w:ascii="Times New Roman" w:hAnsi="Times New Roman" w:hint="eastAsia"/>
        </w:rPr>
        <w:t xml:space="preserve"> </w:t>
      </w:r>
      <w:r w:rsidRPr="006D722E">
        <w:rPr>
          <w:rFonts w:ascii="Times New Roman" w:hAnsi="Times New Roman"/>
        </w:rPr>
        <w:t xml:space="preserve"> </w:t>
      </w:r>
      <w:r w:rsidRPr="006D722E">
        <w:rPr>
          <w:rFonts w:ascii="Times New Roman" w:hAnsi="Times New Roman" w:hint="eastAsia"/>
        </w:rPr>
        <w:t xml:space="preserve">  </w:t>
      </w:r>
      <w:r w:rsidR="004137B9">
        <w:rPr>
          <w:rFonts w:ascii="Times New Roman" w:hAnsi="Times New Roman"/>
        </w:rPr>
        <w:t xml:space="preserve"> </w:t>
      </w:r>
      <w:del w:id="3143" w:author="zhengping jin" w:date="2024-08-12T12:52:00Z" w16du:dateUtc="2024-08-12T04:52:00Z">
        <w:r w:rsidR="004137B9" w:rsidDel="00330775">
          <w:rPr>
            <w:rFonts w:ascii="Times New Roman" w:hAnsi="Times New Roman"/>
          </w:rPr>
          <w:delText xml:space="preserve"> </w:delText>
        </w:r>
        <w:r w:rsidRPr="006D722E" w:rsidDel="00330775">
          <w:rPr>
            <w:rFonts w:ascii="Times New Roman" w:hAnsi="Times New Roman" w:hint="eastAsia"/>
          </w:rPr>
          <w:delText xml:space="preserve"> </w:delText>
        </w:r>
        <w:r w:rsidR="004137B9" w:rsidDel="00330775">
          <w:rPr>
            <w:rFonts w:ascii="Times New Roman" w:hAnsi="Times New Roman"/>
          </w:rPr>
          <w:delText xml:space="preserve"> </w:delText>
        </w:r>
        <w:r w:rsidRPr="006D722E" w:rsidDel="00330775">
          <w:rPr>
            <w:rFonts w:ascii="Times New Roman" w:hAnsi="Times New Roman"/>
          </w:rPr>
          <w:delText xml:space="preserve"> </w:delText>
        </w:r>
      </w:del>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）当</w:t>
      </w:r>
      <w:r w:rsidRPr="006D722E">
        <w:rPr>
          <w:rFonts w:ascii="Times New Roman" w:hAnsi="Times New Roman"/>
          <w:position w:val="-6"/>
        </w:rPr>
        <w:object w:dxaOrig="600" w:dyaOrig="279" w14:anchorId="4A17FF4D">
          <v:shape id="_x0000_i1390" type="#_x0000_t75" style="width:30.1pt;height:14.6pt" o:ole="">
            <v:imagedata r:id="rId890" o:title=""/>
          </v:shape>
          <o:OLEObject Type="Embed" ProgID="Equation.DSMT4" ShapeID="_x0000_i1390" DrawAspect="Content" ObjectID="_1790422549" r:id="rId914"/>
        </w:object>
      </w:r>
      <w:r w:rsidRPr="006D722E">
        <w:rPr>
          <w:rFonts w:ascii="Times New Roman" w:hAnsi="Times New Roman"/>
        </w:rPr>
        <w:t>时，</w:t>
      </w:r>
      <w:r w:rsidRPr="006D722E">
        <w:rPr>
          <w:rFonts w:ascii="Times New Roman" w:hAnsi="Times New Roman"/>
          <w:position w:val="-10"/>
        </w:rPr>
        <w:object w:dxaOrig="1300" w:dyaOrig="320" w14:anchorId="15A9FB5A">
          <v:shape id="_x0000_i1391" type="#_x0000_t75" style="width:65.6pt;height:15.5pt" o:ole="">
            <v:imagedata r:id="rId892" o:title=""/>
          </v:shape>
          <o:OLEObject Type="Embed" ProgID="Equation.DSMT4" ShapeID="_x0000_i1391" DrawAspect="Content" ObjectID="_1790422550" r:id="rId915"/>
        </w:object>
      </w:r>
      <w:r w:rsidRPr="006D722E">
        <w:rPr>
          <w:rFonts w:ascii="Times New Roman" w:hAnsi="Times New Roman"/>
        </w:rPr>
        <w:t>；</w:t>
      </w:r>
    </w:p>
    <w:p w14:paraId="512A6210" w14:textId="77777777" w:rsidR="00223D59" w:rsidRPr="006D722E" w:rsidRDefault="00223D59">
      <w:pPr>
        <w:snapToGrid w:val="0"/>
        <w:spacing w:line="360" w:lineRule="auto"/>
        <w:ind w:firstLineChars="337" w:firstLine="708"/>
        <w:jc w:val="left"/>
        <w:rPr>
          <w:rFonts w:ascii="Times New Roman" w:hAnsi="Times New Roman"/>
        </w:rPr>
        <w:pPrChange w:id="3144" w:author="zhengping jin" w:date="2024-08-12T12:52:00Z" w16du:dateUtc="2024-08-12T04:52:00Z">
          <w:pPr>
            <w:snapToGrid w:val="0"/>
            <w:spacing w:line="360" w:lineRule="auto"/>
            <w:ind w:firstLineChars="600" w:firstLine="1260"/>
            <w:jc w:val="left"/>
          </w:pPr>
        </w:pPrChange>
      </w:pPr>
      <w:r w:rsidRPr="006D722E">
        <w:rPr>
          <w:rFonts w:ascii="Times New Roman" w:hAnsi="Times New Roman"/>
        </w:rPr>
        <w:t>（</w:t>
      </w:r>
      <w:r w:rsidRPr="006D722E">
        <w:rPr>
          <w:rFonts w:ascii="Times New Roman" w:hAnsi="Times New Roman"/>
          <w:i/>
        </w:rPr>
        <w:t>ii</w:t>
      </w:r>
      <w:r w:rsidRPr="006D722E">
        <w:rPr>
          <w:rFonts w:ascii="Times New Roman" w:hAnsi="Times New Roman"/>
        </w:rPr>
        <w:t>）当</w:t>
      </w:r>
      <w:r w:rsidRPr="006D722E">
        <w:rPr>
          <w:rFonts w:ascii="Times New Roman" w:hAnsi="Times New Roman"/>
          <w:position w:val="-6"/>
        </w:rPr>
        <w:object w:dxaOrig="580" w:dyaOrig="279" w14:anchorId="351C5F06">
          <v:shape id="_x0000_i1392" type="#_x0000_t75" style="width:30.1pt;height:14.6pt" o:ole="">
            <v:imagedata r:id="rId894" o:title=""/>
          </v:shape>
          <o:OLEObject Type="Embed" ProgID="Equation.DSMT4" ShapeID="_x0000_i1392" DrawAspect="Content" ObjectID="_1790422551" r:id="rId916"/>
        </w:object>
      </w:r>
      <w:r w:rsidRPr="006D722E">
        <w:rPr>
          <w:rFonts w:ascii="Times New Roman" w:hAnsi="Times New Roman"/>
        </w:rPr>
        <w:t>时，</w:t>
      </w:r>
      <w:r w:rsidRPr="006D722E">
        <w:rPr>
          <w:rFonts w:ascii="Times New Roman" w:hAnsi="Times New Roman"/>
          <w:position w:val="-10"/>
        </w:rPr>
        <w:object w:dxaOrig="1300" w:dyaOrig="320" w14:anchorId="1C762CEB">
          <v:shape id="_x0000_i1393" type="#_x0000_t75" style="width:65.6pt;height:15.5pt" o:ole="">
            <v:imagedata r:id="rId896" o:title=""/>
          </v:shape>
          <o:OLEObject Type="Embed" ProgID="Equation.DSMT4" ShapeID="_x0000_i1393" DrawAspect="Content" ObjectID="_1790422552" r:id="rId917"/>
        </w:object>
      </w:r>
      <w:r w:rsidRPr="006D722E">
        <w:rPr>
          <w:rFonts w:ascii="Times New Roman" w:hAnsi="Times New Roman"/>
        </w:rPr>
        <w:t>.</w:t>
      </w:r>
    </w:p>
    <w:p w14:paraId="6200DD9F" w14:textId="77777777" w:rsidR="00223D59" w:rsidRPr="006D722E" w:rsidRDefault="00223D59">
      <w:pPr>
        <w:snapToGrid w:val="0"/>
        <w:spacing w:line="360" w:lineRule="auto"/>
        <w:jc w:val="left"/>
        <w:rPr>
          <w:rFonts w:ascii="Times New Roman" w:hAnsi="Times New Roman"/>
        </w:rPr>
        <w:pPrChange w:id="3145" w:author="zhengping jin" w:date="2024-08-12T12:53:00Z" w16du:dateUtc="2024-08-12T04:53:00Z">
          <w:pPr>
            <w:snapToGrid w:val="0"/>
            <w:spacing w:line="360" w:lineRule="auto"/>
            <w:ind w:firstLineChars="500" w:firstLine="1050"/>
            <w:jc w:val="left"/>
          </w:pPr>
        </w:pPrChange>
      </w:pPr>
      <w:r w:rsidRPr="006D722E">
        <w:rPr>
          <w:rFonts w:ascii="Times New Roman" w:hAnsi="Times New Roman"/>
        </w:rPr>
        <w:t>因此，必要性成立</w:t>
      </w:r>
      <w:r w:rsidRPr="006D722E">
        <w:rPr>
          <w:rFonts w:ascii="Times New Roman" w:hAnsi="Times New Roman"/>
        </w:rPr>
        <w:t>.</w:t>
      </w:r>
    </w:p>
    <w:p w14:paraId="5643067C" w14:textId="791497A1" w:rsidR="00223D59" w:rsidRPr="006D722E" w:rsidRDefault="004137B9" w:rsidP="00BE3BA2">
      <w:pPr>
        <w:snapToGrid w:val="0"/>
        <w:spacing w:line="360" w:lineRule="auto"/>
        <w:ind w:firstLineChars="400" w:firstLine="840"/>
        <w:jc w:val="left"/>
        <w:rPr>
          <w:rFonts w:ascii="Times New Roman" w:hAnsi="Times New Roman"/>
        </w:rPr>
      </w:pPr>
      <w:r>
        <w:rPr>
          <w:rFonts w:ascii="Times New Roman" w:hAnsi="Times New Roman" w:hint="eastAsia"/>
        </w:rPr>
        <w:t>充分性</w:t>
      </w:r>
      <w:r w:rsidR="00BE3BA2">
        <w:rPr>
          <w:rFonts w:ascii="Times New Roman" w:hAnsi="Times New Roman" w:hint="eastAsia"/>
        </w:rPr>
        <w:t>.</w:t>
      </w:r>
      <w:r w:rsidR="00BE3BA2">
        <w:rPr>
          <w:rFonts w:ascii="Times New Roman" w:hAnsi="Times New Roman"/>
        </w:rPr>
        <w:t xml:space="preserve"> </w:t>
      </w:r>
      <w:r>
        <w:rPr>
          <w:rFonts w:ascii="Times New Roman" w:hAnsi="Times New Roman" w:hint="eastAsia"/>
        </w:rPr>
        <w:t>当</w:t>
      </w:r>
      <w:r w:rsidR="00223D59" w:rsidRPr="006D722E">
        <w:rPr>
          <w:rFonts w:ascii="Times New Roman" w:hAnsi="Times New Roman"/>
        </w:rPr>
        <w:t>必要条件满足</w:t>
      </w:r>
      <w:r>
        <w:rPr>
          <w:rFonts w:ascii="Times New Roman" w:hAnsi="Times New Roman" w:hint="eastAsia"/>
        </w:rPr>
        <w:t>时</w:t>
      </w:r>
      <w:r w:rsidR="00223D59" w:rsidRPr="006D722E">
        <w:rPr>
          <w:rFonts w:ascii="Times New Roman" w:hAnsi="Times New Roman"/>
        </w:rPr>
        <w:t>，则</w:t>
      </w:r>
    </w:p>
    <w:p w14:paraId="51AD8E9C" w14:textId="7AC12461" w:rsidR="00223D59" w:rsidRPr="006D722E" w:rsidRDefault="00223D59">
      <w:pPr>
        <w:snapToGrid w:val="0"/>
        <w:spacing w:line="360" w:lineRule="auto"/>
        <w:ind w:firstLineChars="405" w:firstLine="850"/>
        <w:jc w:val="left"/>
        <w:rPr>
          <w:rFonts w:ascii="Times New Roman" w:hAnsi="Times New Roman"/>
        </w:rPr>
        <w:pPrChange w:id="3146" w:author="zhengping jin" w:date="2024-08-12T12:53:00Z" w16du:dateUtc="2024-08-12T04:53:00Z">
          <w:pPr>
            <w:snapToGrid w:val="0"/>
            <w:spacing w:line="360" w:lineRule="auto"/>
            <w:ind w:firstLineChars="500" w:firstLine="1050"/>
            <w:jc w:val="left"/>
          </w:pPr>
        </w:pPrChange>
      </w:pPr>
      <w:r w:rsidRPr="006D722E">
        <w:rPr>
          <w:rFonts w:ascii="Times New Roman" w:hAnsi="Times New Roman"/>
        </w:rPr>
        <w:t>（</w:t>
      </w:r>
      <w:proofErr w:type="spellStart"/>
      <w:r w:rsidRPr="006D722E">
        <w:rPr>
          <w:rFonts w:ascii="Times New Roman" w:hAnsi="Times New Roman"/>
          <w:i/>
        </w:rPr>
        <w:t>i</w:t>
      </w:r>
      <w:proofErr w:type="spellEnd"/>
      <w:r w:rsidRPr="006D722E">
        <w:rPr>
          <w:rFonts w:ascii="Times New Roman" w:hAnsi="Times New Roman"/>
        </w:rPr>
        <w:t>）当</w:t>
      </w:r>
      <w:r w:rsidRPr="006D722E">
        <w:rPr>
          <w:rFonts w:ascii="Times New Roman" w:hAnsi="Times New Roman"/>
          <w:position w:val="-6"/>
        </w:rPr>
        <w:object w:dxaOrig="600" w:dyaOrig="279" w14:anchorId="7CA5EEA3">
          <v:shape id="_x0000_i1394" type="#_x0000_t75" style="width:30.1pt;height:14.6pt" o:ole="">
            <v:imagedata r:id="rId890" o:title=""/>
          </v:shape>
          <o:OLEObject Type="Embed" ProgID="Equation.DSMT4" ShapeID="_x0000_i1394" DrawAspect="Content" ObjectID="_1790422553" r:id="rId918"/>
        </w:object>
      </w:r>
      <w:r w:rsidRPr="006D722E">
        <w:rPr>
          <w:rFonts w:ascii="Times New Roman" w:hAnsi="Times New Roman"/>
        </w:rPr>
        <w:t>时，</w:t>
      </w:r>
      <w:r w:rsidRPr="006D722E">
        <w:rPr>
          <w:rFonts w:ascii="Times New Roman" w:hAnsi="Times New Roman"/>
          <w:position w:val="-10"/>
        </w:rPr>
        <w:object w:dxaOrig="1300" w:dyaOrig="320" w14:anchorId="04C0D70F">
          <v:shape id="_x0000_i1395" type="#_x0000_t75" style="width:65.6pt;height:15.5pt" o:ole="">
            <v:imagedata r:id="rId892" o:title=""/>
          </v:shape>
          <o:OLEObject Type="Embed" ProgID="Equation.DSMT4" ShapeID="_x0000_i1395" DrawAspect="Content" ObjectID="_1790422554" r:id="rId919"/>
        </w:object>
      </w:r>
      <w:r w:rsidRPr="006D722E">
        <w:rPr>
          <w:rFonts w:ascii="Times New Roman" w:hAnsi="Times New Roman"/>
        </w:rPr>
        <w:t>，这时</w:t>
      </w:r>
      <w:r w:rsidRPr="006D722E">
        <w:rPr>
          <w:rFonts w:ascii="Times New Roman" w:hAnsi="Times New Roman"/>
          <w:position w:val="-10"/>
        </w:rPr>
        <w:object w:dxaOrig="1719" w:dyaOrig="360" w14:anchorId="75070707">
          <v:shape id="_x0000_i1396" type="#_x0000_t75" style="width:86.6pt;height:18.7pt" o:ole="">
            <v:imagedata r:id="rId920" o:title=""/>
          </v:shape>
          <o:OLEObject Type="Embed" ProgID="Equation.DSMT4" ShapeID="_x0000_i1396" DrawAspect="Content" ObjectID="_1790422555" r:id="rId921"/>
        </w:object>
      </w:r>
    </w:p>
    <w:p w14:paraId="0A44C799" w14:textId="50F6D1C7" w:rsidR="00223D59" w:rsidRPr="006D722E" w:rsidRDefault="00223D59" w:rsidP="004137B9">
      <w:pPr>
        <w:snapToGrid w:val="0"/>
        <w:spacing w:line="360" w:lineRule="auto"/>
        <w:ind w:firstLineChars="700" w:firstLine="1470"/>
        <w:jc w:val="left"/>
        <w:rPr>
          <w:rFonts w:ascii="Times New Roman" w:hAnsi="Times New Roman"/>
        </w:rPr>
      </w:pPr>
      <w:r w:rsidRPr="006D722E">
        <w:rPr>
          <w:rFonts w:ascii="Times New Roman" w:hAnsi="Times New Roman"/>
        </w:rPr>
        <w:t>是</w:t>
      </w:r>
      <w:r w:rsidR="007B33BC" w:rsidRPr="006D722E">
        <w:rPr>
          <w:rFonts w:ascii="Times New Roman" w:hAnsi="Times New Roman"/>
        </w:rPr>
        <w:t>同余方程</w:t>
      </w:r>
      <w:r w:rsidR="004137B9" w:rsidRPr="006D722E">
        <w:rPr>
          <w:rFonts w:ascii="Times New Roman" w:hAnsi="Times New Roman"/>
          <w:position w:val="-10"/>
        </w:rPr>
        <w:object w:dxaOrig="3300" w:dyaOrig="360" w14:anchorId="5E6E8525">
          <v:shape id="_x0000_i1397" type="#_x0000_t75" style="width:164.5pt;height:18.7pt" o:ole="">
            <v:imagedata r:id="rId857" o:title=""/>
          </v:shape>
          <o:OLEObject Type="Embed" ProgID="Equation.DSMT4" ShapeID="_x0000_i1397" DrawAspect="Content" ObjectID="_1790422556" r:id="rId922"/>
        </w:object>
      </w:r>
      <w:r w:rsidRPr="006D722E">
        <w:rPr>
          <w:rFonts w:ascii="Times New Roman" w:hAnsi="Times New Roman"/>
        </w:rPr>
        <w:t>仅有</w:t>
      </w:r>
      <w:proofErr w:type="gramStart"/>
      <w:r w:rsidRPr="006D722E">
        <w:rPr>
          <w:rFonts w:ascii="Times New Roman" w:hAnsi="Times New Roman"/>
        </w:rPr>
        <w:t>的二解</w:t>
      </w:r>
      <w:proofErr w:type="gramEnd"/>
      <w:r w:rsidRPr="006D722E">
        <w:rPr>
          <w:rFonts w:ascii="Times New Roman" w:hAnsi="Times New Roman"/>
        </w:rPr>
        <w:t>.</w:t>
      </w:r>
    </w:p>
    <w:p w14:paraId="11CEC1BE" w14:textId="77777777" w:rsidR="00223D59" w:rsidRPr="006D722E" w:rsidRDefault="00223D59">
      <w:pPr>
        <w:snapToGrid w:val="0"/>
        <w:spacing w:line="360" w:lineRule="auto"/>
        <w:ind w:firstLineChars="472" w:firstLine="991"/>
        <w:jc w:val="left"/>
        <w:rPr>
          <w:rFonts w:ascii="Times New Roman" w:hAnsi="Times New Roman"/>
        </w:rPr>
        <w:pPrChange w:id="3147" w:author="zhengping jin" w:date="2024-08-12T12:53:00Z" w16du:dateUtc="2024-08-12T04:53:00Z">
          <w:pPr>
            <w:snapToGrid w:val="0"/>
            <w:spacing w:line="360" w:lineRule="auto"/>
            <w:ind w:firstLineChars="500" w:firstLine="1050"/>
            <w:jc w:val="left"/>
          </w:pPr>
        </w:pPrChange>
      </w:pPr>
      <w:r w:rsidRPr="006D722E">
        <w:rPr>
          <w:rFonts w:ascii="Times New Roman" w:hAnsi="Times New Roman"/>
        </w:rPr>
        <w:t>（</w:t>
      </w:r>
      <w:r w:rsidRPr="006D722E">
        <w:rPr>
          <w:rFonts w:ascii="Times New Roman" w:hAnsi="Times New Roman"/>
          <w:i/>
        </w:rPr>
        <w:t>ii</w:t>
      </w:r>
      <w:r w:rsidRPr="006D722E">
        <w:rPr>
          <w:rFonts w:ascii="Times New Roman" w:hAnsi="Times New Roman"/>
        </w:rPr>
        <w:t>）当</w:t>
      </w:r>
      <w:r w:rsidRPr="006D722E">
        <w:rPr>
          <w:rFonts w:ascii="Times New Roman" w:hAnsi="Times New Roman"/>
          <w:position w:val="-6"/>
        </w:rPr>
        <w:object w:dxaOrig="580" w:dyaOrig="279" w14:anchorId="29A59AAB">
          <v:shape id="_x0000_i1398" type="#_x0000_t75" style="width:30.1pt;height:14.6pt" o:ole="">
            <v:imagedata r:id="rId894" o:title=""/>
          </v:shape>
          <o:OLEObject Type="Embed" ProgID="Equation.DSMT4" ShapeID="_x0000_i1398" DrawAspect="Content" ObjectID="_1790422557" r:id="rId923"/>
        </w:object>
      </w:r>
      <w:r w:rsidRPr="006D722E">
        <w:rPr>
          <w:rFonts w:ascii="Times New Roman" w:hAnsi="Times New Roman"/>
        </w:rPr>
        <w:t>时，</w:t>
      </w:r>
      <w:r w:rsidRPr="006D722E">
        <w:rPr>
          <w:rFonts w:ascii="Times New Roman" w:hAnsi="Times New Roman"/>
          <w:position w:val="-10"/>
        </w:rPr>
        <w:object w:dxaOrig="1300" w:dyaOrig="320" w14:anchorId="512B672A">
          <v:shape id="_x0000_i1399" type="#_x0000_t75" style="width:65.6pt;height:15.5pt" o:ole="">
            <v:imagedata r:id="rId896" o:title=""/>
          </v:shape>
          <o:OLEObject Type="Embed" ProgID="Equation.DSMT4" ShapeID="_x0000_i1399" DrawAspect="Content" ObjectID="_1790422558" r:id="rId924"/>
        </w:object>
      </w:r>
      <w:r w:rsidRPr="006D722E">
        <w:rPr>
          <w:rFonts w:ascii="Times New Roman" w:hAnsi="Times New Roman"/>
        </w:rPr>
        <w:t>，这时，</w:t>
      </w:r>
    </w:p>
    <w:p w14:paraId="378321BD" w14:textId="699F7C46" w:rsidR="00223D59" w:rsidRPr="006D722E" w:rsidRDefault="00223D59" w:rsidP="004137B9">
      <w:pPr>
        <w:snapToGrid w:val="0"/>
        <w:spacing w:line="360" w:lineRule="auto"/>
        <w:ind w:firstLineChars="700" w:firstLine="1470"/>
        <w:jc w:val="left"/>
        <w:rPr>
          <w:rFonts w:ascii="Times New Roman" w:hAnsi="Times New Roman"/>
        </w:rPr>
      </w:pPr>
      <w:r w:rsidRPr="006D722E">
        <w:rPr>
          <w:rFonts w:ascii="Times New Roman" w:hAnsi="Times New Roman"/>
        </w:rPr>
        <w:t>对</w:t>
      </w:r>
      <w:r w:rsidRPr="006D722E">
        <w:rPr>
          <w:rFonts w:ascii="Times New Roman" w:hAnsi="Times New Roman"/>
          <w:position w:val="-6"/>
        </w:rPr>
        <w:object w:dxaOrig="580" w:dyaOrig="279" w14:anchorId="09219652">
          <v:shape id="_x0000_i1400" type="#_x0000_t75" style="width:30.1pt;height:14.6pt" o:ole="">
            <v:imagedata r:id="rId925" o:title=""/>
          </v:shape>
          <o:OLEObject Type="Embed" ProgID="Equation.DSMT4" ShapeID="_x0000_i1400" DrawAspect="Content" ObjectID="_1790422559" r:id="rId926"/>
        </w:object>
      </w:r>
      <w:r w:rsidRPr="006D722E">
        <w:rPr>
          <w:rFonts w:ascii="Times New Roman" w:hAnsi="Times New Roman"/>
        </w:rPr>
        <w:t>，易验证：</w:t>
      </w:r>
      <w:r w:rsidRPr="006D722E">
        <w:rPr>
          <w:rFonts w:ascii="Times New Roman" w:hAnsi="Times New Roman"/>
          <w:position w:val="-10"/>
        </w:rPr>
        <w:object w:dxaOrig="2020" w:dyaOrig="360" w14:anchorId="68907605">
          <v:shape id="_x0000_i1401" type="#_x0000_t75" style="width:100.7pt;height:18.7pt" o:ole="">
            <v:imagedata r:id="rId927" o:title=""/>
          </v:shape>
          <o:OLEObject Type="Embed" ProgID="Equation.DSMT4" ShapeID="_x0000_i1401" DrawAspect="Content" ObjectID="_1790422560" r:id="rId928"/>
        </w:object>
      </w:r>
    </w:p>
    <w:p w14:paraId="3CB2186B" w14:textId="22677006" w:rsidR="00223D59" w:rsidRPr="006D722E" w:rsidRDefault="00223D59">
      <w:pPr>
        <w:snapToGrid w:val="0"/>
        <w:spacing w:line="360" w:lineRule="auto"/>
        <w:ind w:firstLineChars="675" w:firstLine="1418"/>
        <w:jc w:val="left"/>
        <w:rPr>
          <w:rFonts w:ascii="Times New Roman" w:hAnsi="Times New Roman"/>
        </w:rPr>
        <w:pPrChange w:id="3148" w:author="zhengping jin" w:date="2024-08-12T12:55:00Z" w16du:dateUtc="2024-08-12T04:55:00Z">
          <w:pPr>
            <w:snapToGrid w:val="0"/>
            <w:spacing w:line="360" w:lineRule="auto"/>
            <w:ind w:firstLineChars="850" w:firstLine="1785"/>
            <w:jc w:val="left"/>
          </w:pPr>
        </w:pPrChange>
      </w:pPr>
      <w:r w:rsidRPr="006D722E">
        <w:rPr>
          <w:rFonts w:ascii="Times New Roman" w:hAnsi="Times New Roman"/>
        </w:rPr>
        <w:t>是</w:t>
      </w:r>
      <w:r w:rsidR="004137B9" w:rsidRPr="006D722E">
        <w:rPr>
          <w:rFonts w:ascii="Times New Roman" w:hAnsi="Times New Roman"/>
          <w:position w:val="-10"/>
        </w:rPr>
        <w:object w:dxaOrig="3300" w:dyaOrig="360" w14:anchorId="2550A8C6">
          <v:shape id="_x0000_i1402" type="#_x0000_t75" style="width:164.5pt;height:18.7pt" o:ole="">
            <v:imagedata r:id="rId857" o:title=""/>
          </v:shape>
          <o:OLEObject Type="Embed" ProgID="Equation.DSMT4" ShapeID="_x0000_i1402" DrawAspect="Content" ObjectID="_1790422561" r:id="rId929"/>
        </w:object>
      </w:r>
      <w:r w:rsidRPr="006D722E">
        <w:rPr>
          <w:rFonts w:ascii="Times New Roman" w:hAnsi="Times New Roman"/>
        </w:rPr>
        <w:t>仅有的</w:t>
      </w:r>
      <w:r w:rsidRPr="006D722E">
        <w:rPr>
          <w:rFonts w:ascii="Times New Roman" w:hAnsi="Times New Roman"/>
        </w:rPr>
        <w:t>4</w:t>
      </w:r>
      <w:r w:rsidRPr="006D722E">
        <w:rPr>
          <w:rFonts w:ascii="Times New Roman" w:hAnsi="Times New Roman"/>
        </w:rPr>
        <w:t>解，它们可表示为</w:t>
      </w:r>
    </w:p>
    <w:p w14:paraId="175F82A9" w14:textId="45AB1B13" w:rsidR="00223D59" w:rsidRPr="006D722E" w:rsidRDefault="00223D59" w:rsidP="00223D59">
      <w:pPr>
        <w:snapToGrid w:val="0"/>
        <w:spacing w:line="360" w:lineRule="auto"/>
        <w:jc w:val="center"/>
        <w:rPr>
          <w:rFonts w:ascii="Times New Roman" w:hAnsi="Times New Roman"/>
        </w:rPr>
      </w:pPr>
      <w:del w:id="3149" w:author="zhengping jin" w:date="2024-08-12T12:57:00Z" w16du:dateUtc="2024-08-12T04:57:00Z">
        <w:r w:rsidRPr="006D722E" w:rsidDel="00330775">
          <w:rPr>
            <w:rFonts w:ascii="Times New Roman" w:hAnsi="Times New Roman" w:hint="eastAsia"/>
            <w:position w:val="-12"/>
          </w:rPr>
          <w:delText xml:space="preserve"> </w:delText>
        </w:r>
        <w:r w:rsidRPr="006D722E" w:rsidDel="00330775">
          <w:rPr>
            <w:rFonts w:ascii="Times New Roman" w:hAnsi="Times New Roman"/>
            <w:position w:val="-12"/>
          </w:rPr>
          <w:object w:dxaOrig="2439" w:dyaOrig="380" w14:anchorId="090C7A6E">
            <v:shape id="_x0000_i1403" type="#_x0000_t75" style="width:121.65pt;height:19.6pt" o:ole="">
              <v:imagedata r:id="rId930" o:title=""/>
            </v:shape>
            <o:OLEObject Type="Embed" ProgID="Equation.DSMT4" ShapeID="_x0000_i1403" DrawAspect="Content" ObjectID="_1790422562" r:id="rId931"/>
          </w:object>
        </w:r>
      </w:del>
      <m:oMath>
        <m:r>
          <w:ins w:id="3150" w:author="zhengping jin" w:date="2024-08-12T12:55:00Z" w16du:dateUtc="2024-08-12T04:55:00Z">
            <w:rPr>
              <w:rFonts w:ascii="Cambria Math" w:hAnsi="Cambria Math"/>
            </w:rPr>
            <m:t>±</m:t>
          </w:ins>
        </m:r>
        <m:d>
          <m:dPr>
            <m:ctrlPr>
              <w:ins w:id="3151" w:author="zhengping jin" w:date="2024-08-12T12:55:00Z" w16du:dateUtc="2024-08-12T04:55:00Z">
                <w:rPr>
                  <w:rFonts w:ascii="Cambria Math" w:hAnsi="Cambria Math"/>
                  <w:i/>
                </w:rPr>
              </w:ins>
            </m:ctrlPr>
          </m:dPr>
          <m:e>
            <m:r>
              <w:ins w:id="3152" w:author="zhengping jin" w:date="2024-08-12T12:55:00Z" w16du:dateUtc="2024-08-12T04:55:00Z">
                <w:rPr>
                  <w:rFonts w:ascii="Cambria Math" w:hAnsi="Cambria Math"/>
                </w:rPr>
                <m:t>1+</m:t>
              </w:ins>
            </m:r>
            <m:sSup>
              <m:sSupPr>
                <m:ctrlPr>
                  <w:ins w:id="3153" w:author="zhengping jin" w:date="2024-08-12T12:55:00Z" w16du:dateUtc="2024-08-12T04:55:00Z">
                    <w:rPr>
                      <w:rFonts w:ascii="Cambria Math" w:hAnsi="Cambria Math"/>
                      <w:i/>
                    </w:rPr>
                  </w:ins>
                </m:ctrlPr>
              </m:sSupPr>
              <m:e>
                <m:r>
                  <w:ins w:id="3154" w:author="zhengping jin" w:date="2024-08-12T12:55:00Z" w16du:dateUtc="2024-08-12T04:55:00Z">
                    <w:rPr>
                      <w:rFonts w:ascii="Cambria Math" w:hAnsi="Cambria Math"/>
                    </w:rPr>
                    <m:t>2</m:t>
                  </w:ins>
                </m:r>
              </m:e>
              <m:sup>
                <m:r>
                  <w:ins w:id="3155" w:author="zhengping jin" w:date="2024-08-12T12:55:00Z" w16du:dateUtc="2024-08-12T04:55:00Z">
                    <w:rPr>
                      <w:rFonts w:ascii="Cambria Math" w:hAnsi="Cambria Math"/>
                    </w:rPr>
                    <m:t>2</m:t>
                  </w:ins>
                </m:r>
              </m:sup>
            </m:sSup>
            <m:sSub>
              <m:sSubPr>
                <m:ctrlPr>
                  <w:ins w:id="3156" w:author="zhengping jin" w:date="2024-08-12T12:56:00Z" w16du:dateUtc="2024-08-12T04:56:00Z">
                    <w:rPr>
                      <w:rFonts w:ascii="Cambria Math" w:hAnsi="Cambria Math"/>
                      <w:i/>
                    </w:rPr>
                  </w:ins>
                </m:ctrlPr>
              </m:sSubPr>
              <m:e>
                <m:r>
                  <w:ins w:id="3157" w:author="zhengping jin" w:date="2024-08-12T12:56:00Z" w16du:dateUtc="2024-08-12T04:56:00Z">
                    <w:rPr>
                      <w:rFonts w:ascii="Cambria Math" w:hAnsi="Cambria Math"/>
                    </w:rPr>
                    <m:t>t</m:t>
                  </w:ins>
                </m:r>
              </m:e>
              <m:sub>
                <m:r>
                  <w:ins w:id="3158" w:author="zhengping jin" w:date="2024-08-12T12:56:00Z" w16du:dateUtc="2024-08-12T04:56:00Z">
                    <w:rPr>
                      <w:rFonts w:ascii="Cambria Math" w:hAnsi="Cambria Math"/>
                    </w:rPr>
                    <m:t>3</m:t>
                  </w:ins>
                </m:r>
              </m:sub>
            </m:sSub>
          </m:e>
        </m:d>
        <m:r>
          <w:ins w:id="3159" w:author="zhengping jin" w:date="2024-08-12T12:56:00Z" w16du:dateUtc="2024-08-12T04:56:00Z">
            <w:rPr>
              <w:rFonts w:ascii="Cambria Math" w:hAnsi="Cambria Math"/>
            </w:rPr>
            <m:t xml:space="preserve">, </m:t>
          </w:ins>
        </m:r>
        <m:sSub>
          <m:sSubPr>
            <m:ctrlPr>
              <w:ins w:id="3160" w:author="zhengping jin" w:date="2024-08-12T12:56:00Z" w16du:dateUtc="2024-08-12T04:56:00Z">
                <w:rPr>
                  <w:rFonts w:ascii="Cambria Math" w:hAnsi="Cambria Math"/>
                  <w:i/>
                </w:rPr>
              </w:ins>
            </m:ctrlPr>
          </m:sSubPr>
          <m:e>
            <m:r>
              <w:ins w:id="3161" w:author="zhengping jin" w:date="2024-08-12T12:56:00Z" w16du:dateUtc="2024-08-12T04:56:00Z">
                <w:rPr>
                  <w:rFonts w:ascii="Cambria Math" w:hAnsi="Cambria Math"/>
                </w:rPr>
                <m:t>t</m:t>
              </w:ins>
            </m:r>
          </m:e>
          <m:sub>
            <m:r>
              <w:ins w:id="3162" w:author="zhengping jin" w:date="2024-08-12T12:56:00Z" w16du:dateUtc="2024-08-12T04:56:00Z">
                <w:rPr>
                  <w:rFonts w:ascii="Cambria Math" w:hAnsi="Cambria Math"/>
                </w:rPr>
                <m:t>3</m:t>
              </w:ins>
            </m:r>
          </m:sub>
        </m:sSub>
        <m:r>
          <w:ins w:id="3163" w:author="zhengping jin" w:date="2024-08-12T12:56:00Z" w16du:dateUtc="2024-08-12T04:56:00Z">
            <w:rPr>
              <w:rFonts w:ascii="Cambria Math" w:hAnsi="Cambria Math"/>
            </w:rPr>
            <m:t>=0, 1, ⋯</m:t>
          </w:ins>
        </m:r>
      </m:oMath>
    </w:p>
    <w:p w14:paraId="7A9C9CDE" w14:textId="1F62B415" w:rsidR="00223D59" w:rsidRPr="006D722E" w:rsidRDefault="00223D59">
      <w:pPr>
        <w:snapToGrid w:val="0"/>
        <w:spacing w:line="360" w:lineRule="auto"/>
        <w:ind w:firstLineChars="675" w:firstLine="1418"/>
        <w:jc w:val="left"/>
        <w:rPr>
          <w:rFonts w:ascii="Times New Roman" w:hAnsi="Times New Roman"/>
        </w:rPr>
        <w:pPrChange w:id="3164" w:author="zhengping jin" w:date="2024-08-12T22:09:00Z" w16du:dateUtc="2024-08-12T14:09:00Z">
          <w:pPr>
            <w:snapToGrid w:val="0"/>
            <w:spacing w:line="360" w:lineRule="auto"/>
            <w:ind w:firstLineChars="1250" w:firstLine="2625"/>
            <w:jc w:val="left"/>
          </w:pPr>
        </w:pPrChange>
      </w:pPr>
      <w:r w:rsidRPr="006D722E">
        <w:rPr>
          <w:rFonts w:ascii="Times New Roman" w:hAnsi="Times New Roman"/>
        </w:rPr>
        <w:lastRenderedPageBreak/>
        <w:t>或</w:t>
      </w:r>
      <w:ins w:id="3165" w:author="zhengping jin" w:date="2024-08-12T21:58:00Z" w16du:dateUtc="2024-08-12T13:58:00Z">
        <w:r w:rsidR="006F10A6">
          <w:rPr>
            <w:rFonts w:ascii="Times New Roman" w:hAnsi="Times New Roman" w:hint="eastAsia"/>
          </w:rPr>
          <w:t>者</w:t>
        </w:r>
      </w:ins>
      <w:r w:rsidR="004137B9">
        <w:rPr>
          <w:rFonts w:ascii="Times New Roman" w:hAnsi="Times New Roman" w:hint="eastAsia"/>
        </w:rPr>
        <w:t xml:space="preserve"> </w:t>
      </w:r>
      <m:oMath>
        <m:r>
          <w:ins w:id="3166" w:author="zhengping jin" w:date="2024-08-12T12:57:00Z" w16du:dateUtc="2024-08-12T04:57:00Z">
            <w:rPr>
              <w:rFonts w:ascii="Cambria Math" w:hAnsi="Cambria Math"/>
            </w:rPr>
            <m:t>±</m:t>
          </w:ins>
        </m:r>
        <m:d>
          <m:dPr>
            <m:ctrlPr>
              <w:ins w:id="3167" w:author="zhengping jin" w:date="2024-08-12T12:57:00Z" w16du:dateUtc="2024-08-12T04:57:00Z">
                <w:rPr>
                  <w:rFonts w:ascii="Cambria Math" w:hAnsi="Cambria Math"/>
                  <w:i/>
                </w:rPr>
              </w:ins>
            </m:ctrlPr>
          </m:dPr>
          <m:e>
            <m:sSub>
              <m:sSubPr>
                <m:ctrlPr>
                  <w:ins w:id="3168" w:author="zhengping jin" w:date="2024-08-12T12:58:00Z" w16du:dateUtc="2024-08-12T04:58:00Z">
                    <w:rPr>
                      <w:rFonts w:ascii="Cambria Math" w:hAnsi="Cambria Math"/>
                      <w:i/>
                    </w:rPr>
                  </w:ins>
                </m:ctrlPr>
              </m:sSubPr>
              <m:e>
                <m:r>
                  <w:ins w:id="3169" w:author="zhengping jin" w:date="2024-08-12T12:58:00Z" w16du:dateUtc="2024-08-12T04:58:00Z">
                    <w:rPr>
                      <w:rFonts w:ascii="Cambria Math" w:hAnsi="Cambria Math"/>
                    </w:rPr>
                    <m:t>x</m:t>
                  </w:ins>
                </m:r>
              </m:e>
              <m:sub>
                <m:r>
                  <w:ins w:id="3170" w:author="zhengping jin" w:date="2024-08-12T12:58:00Z" w16du:dateUtc="2024-08-12T04:58:00Z">
                    <w:rPr>
                      <w:rFonts w:ascii="Cambria Math" w:hAnsi="Cambria Math"/>
                    </w:rPr>
                    <m:t>3</m:t>
                  </w:ins>
                </m:r>
              </m:sub>
            </m:sSub>
            <m:r>
              <w:ins w:id="3171" w:author="zhengping jin" w:date="2024-08-12T12:57:00Z" w16du:dateUtc="2024-08-12T04:57:00Z">
                <w:rPr>
                  <w:rFonts w:ascii="Cambria Math" w:hAnsi="Cambria Math"/>
                </w:rPr>
                <m:t>+</m:t>
              </w:ins>
            </m:r>
            <m:sSup>
              <m:sSupPr>
                <m:ctrlPr>
                  <w:ins w:id="3172" w:author="zhengping jin" w:date="2024-08-12T12:57:00Z" w16du:dateUtc="2024-08-12T04:57:00Z">
                    <w:rPr>
                      <w:rFonts w:ascii="Cambria Math" w:hAnsi="Cambria Math"/>
                      <w:i/>
                    </w:rPr>
                  </w:ins>
                </m:ctrlPr>
              </m:sSupPr>
              <m:e>
                <m:r>
                  <w:ins w:id="3173" w:author="zhengping jin" w:date="2024-08-12T12:57:00Z" w16du:dateUtc="2024-08-12T04:57:00Z">
                    <w:rPr>
                      <w:rFonts w:ascii="Cambria Math" w:hAnsi="Cambria Math"/>
                    </w:rPr>
                    <m:t>2</m:t>
                  </w:ins>
                </m:r>
              </m:e>
              <m:sup>
                <m:r>
                  <w:ins w:id="3174" w:author="zhengping jin" w:date="2024-08-12T12:57:00Z" w16du:dateUtc="2024-08-12T04:57:00Z">
                    <w:rPr>
                      <w:rFonts w:ascii="Cambria Math" w:hAnsi="Cambria Math"/>
                    </w:rPr>
                    <m:t>2</m:t>
                  </w:ins>
                </m:r>
              </m:sup>
            </m:sSup>
            <m:sSub>
              <m:sSubPr>
                <m:ctrlPr>
                  <w:ins w:id="3175" w:author="zhengping jin" w:date="2024-08-12T12:57:00Z" w16du:dateUtc="2024-08-12T04:57:00Z">
                    <w:rPr>
                      <w:rFonts w:ascii="Cambria Math" w:hAnsi="Cambria Math"/>
                      <w:i/>
                    </w:rPr>
                  </w:ins>
                </m:ctrlPr>
              </m:sSubPr>
              <m:e>
                <m:r>
                  <w:ins w:id="3176" w:author="zhengping jin" w:date="2024-08-12T12:57:00Z" w16du:dateUtc="2024-08-12T04:57:00Z">
                    <w:rPr>
                      <w:rFonts w:ascii="Cambria Math" w:hAnsi="Cambria Math"/>
                    </w:rPr>
                    <m:t>t</m:t>
                  </w:ins>
                </m:r>
              </m:e>
              <m:sub>
                <m:r>
                  <w:ins w:id="3177" w:author="zhengping jin" w:date="2024-08-12T12:57:00Z" w16du:dateUtc="2024-08-12T04:57:00Z">
                    <w:rPr>
                      <w:rFonts w:ascii="Cambria Math" w:hAnsi="Cambria Math"/>
                    </w:rPr>
                    <m:t>3</m:t>
                  </w:ins>
                </m:r>
              </m:sub>
            </m:sSub>
          </m:e>
        </m:d>
        <m:r>
          <w:ins w:id="3178" w:author="zhengping jin" w:date="2024-08-12T12:57:00Z" w16du:dateUtc="2024-08-12T04:57:00Z">
            <w:rPr>
              <w:rFonts w:ascii="Cambria Math" w:hAnsi="Cambria Math"/>
            </w:rPr>
            <m:t xml:space="preserve">, </m:t>
          </w:ins>
        </m:r>
        <m:sSub>
          <m:sSubPr>
            <m:ctrlPr>
              <w:ins w:id="3179" w:author="zhengping jin" w:date="2024-08-12T12:57:00Z" w16du:dateUtc="2024-08-12T04:57:00Z">
                <w:rPr>
                  <w:rFonts w:ascii="Cambria Math" w:hAnsi="Cambria Math"/>
                  <w:i/>
                </w:rPr>
              </w:ins>
            </m:ctrlPr>
          </m:sSubPr>
          <m:e>
            <m:r>
              <w:ins w:id="3180" w:author="zhengping jin" w:date="2024-08-12T12:57:00Z" w16du:dateUtc="2024-08-12T04:57:00Z">
                <w:rPr>
                  <w:rFonts w:ascii="Cambria Math" w:hAnsi="Cambria Math"/>
                </w:rPr>
                <m:t>t</m:t>
              </w:ins>
            </m:r>
          </m:e>
          <m:sub>
            <m:r>
              <w:ins w:id="3181" w:author="zhengping jin" w:date="2024-08-12T12:57:00Z" w16du:dateUtc="2024-08-12T04:57:00Z">
                <w:rPr>
                  <w:rFonts w:ascii="Cambria Math" w:hAnsi="Cambria Math"/>
                </w:rPr>
                <m:t>3</m:t>
              </w:ins>
            </m:r>
          </m:sub>
        </m:sSub>
        <m:r>
          <w:ins w:id="3182" w:author="zhengping jin" w:date="2024-08-12T12:57:00Z" w16du:dateUtc="2024-08-12T04:57:00Z">
            <w:rPr>
              <w:rFonts w:ascii="Cambria Math" w:hAnsi="Cambria Math"/>
            </w:rPr>
            <m:t xml:space="preserve">=0, 1, </m:t>
          </w:ins>
        </m:r>
        <m:r>
          <w:ins w:id="3183" w:author="zhengping jin" w:date="2024-08-12T12:58:00Z" w16du:dateUtc="2024-08-12T04:58:00Z">
            <w:rPr>
              <w:rFonts w:ascii="Cambria Math" w:hAnsi="Cambria Math"/>
            </w:rPr>
            <m:t>⋯</m:t>
          </w:ins>
        </m:r>
      </m:oMath>
      <w:del w:id="3184" w:author="zhengping jin" w:date="2024-08-12T12:58:00Z" w16du:dateUtc="2024-08-12T04:58:00Z">
        <w:r w:rsidRPr="006D722E" w:rsidDel="00330775">
          <w:rPr>
            <w:rFonts w:ascii="Times New Roman" w:hAnsi="Times New Roman"/>
            <w:position w:val="-12"/>
          </w:rPr>
          <w:object w:dxaOrig="2580" w:dyaOrig="380" w14:anchorId="3EC194EB">
            <v:shape id="_x0000_i1404" type="#_x0000_t75" style="width:128.95pt;height:19.6pt" o:ole="">
              <v:imagedata r:id="rId932" o:title=""/>
            </v:shape>
            <o:OLEObject Type="Embed" ProgID="Equation.DSMT4" ShapeID="_x0000_i1404" DrawAspect="Content" ObjectID="_1790422563" r:id="rId933"/>
          </w:object>
        </w:r>
      </w:del>
    </w:p>
    <w:p w14:paraId="3D852C2E" w14:textId="77777777" w:rsidR="006F10A6" w:rsidRDefault="00223D59" w:rsidP="004137B9">
      <w:pPr>
        <w:snapToGrid w:val="0"/>
        <w:spacing w:line="360" w:lineRule="auto"/>
        <w:ind w:firstLineChars="700" w:firstLine="1470"/>
        <w:jc w:val="left"/>
        <w:rPr>
          <w:ins w:id="3185" w:author="zhengping jin" w:date="2024-08-12T22:07:00Z" w16du:dateUtc="2024-08-12T14:07:00Z"/>
          <w:rFonts w:ascii="Times New Roman" w:hAnsi="Times New Roman"/>
        </w:rPr>
      </w:pPr>
      <w:r w:rsidRPr="006D722E">
        <w:rPr>
          <w:rFonts w:ascii="Times New Roman" w:hAnsi="Times New Roman"/>
        </w:rPr>
        <w:t>对</w:t>
      </w:r>
      <w:r w:rsidRPr="006D722E">
        <w:rPr>
          <w:rFonts w:ascii="Times New Roman" w:hAnsi="Times New Roman"/>
          <w:position w:val="-6"/>
        </w:rPr>
        <w:object w:dxaOrig="600" w:dyaOrig="279" w14:anchorId="237AD5BD">
          <v:shape id="_x0000_i1405" type="#_x0000_t75" style="width:30.1pt;height:14.6pt" o:ole="">
            <v:imagedata r:id="rId934" o:title=""/>
          </v:shape>
          <o:OLEObject Type="Embed" ProgID="Equation.DSMT4" ShapeID="_x0000_i1405" DrawAspect="Content" ObjectID="_1790422564" r:id="rId935"/>
        </w:object>
      </w:r>
      <w:r w:rsidRPr="006D722E">
        <w:rPr>
          <w:rFonts w:ascii="Times New Roman" w:hAnsi="Times New Roman"/>
        </w:rPr>
        <w:t>，</w:t>
      </w:r>
      <w:ins w:id="3186" w:author="zhengping jin" w:date="2024-08-12T22:04:00Z" w16du:dateUtc="2024-08-12T14:04:00Z">
        <w:r w:rsidR="006F10A6">
          <w:rPr>
            <w:rFonts w:ascii="Times New Roman" w:hAnsi="Times New Roman" w:hint="eastAsia"/>
          </w:rPr>
          <w:t>考虑到</w:t>
        </w:r>
        <w:r w:rsidR="006F10A6" w:rsidRPr="006F10A6">
          <w:rPr>
            <w:rFonts w:ascii="Times New Roman" w:hAnsi="Times New Roman"/>
            <w:i/>
            <w:iCs/>
            <w:rPrChange w:id="3187" w:author="zhengping jin" w:date="2024-08-12T22:05:00Z" w16du:dateUtc="2024-08-12T14:05:00Z">
              <w:rPr>
                <w:rFonts w:ascii="Times New Roman" w:hAnsi="Times New Roman"/>
              </w:rPr>
            </w:rPrChange>
          </w:rPr>
          <w:t>x</w:t>
        </w:r>
        <w:r w:rsidR="006F10A6" w:rsidRPr="006F10A6">
          <w:rPr>
            <w:rFonts w:ascii="Times New Roman" w:hAnsi="Times New Roman"/>
            <w:vertAlign w:val="superscript"/>
            <w:rPrChange w:id="3188" w:author="zhengping jin" w:date="2024-08-12T22:05:00Z" w16du:dateUtc="2024-08-12T14:05:00Z">
              <w:rPr>
                <w:rFonts w:ascii="Times New Roman" w:hAnsi="Times New Roman"/>
              </w:rPr>
            </w:rPrChange>
          </w:rPr>
          <w:t>2</w:t>
        </w:r>
        <w:r w:rsidR="006F10A6">
          <w:rPr>
            <w:rFonts w:ascii="Lucida Sans Unicode" w:hAnsi="Lucida Sans Unicode" w:cs="Lucida Sans Unicode"/>
          </w:rPr>
          <w:t>≡</w:t>
        </w:r>
        <w:r w:rsidR="006F10A6" w:rsidRPr="006F10A6">
          <w:rPr>
            <w:rFonts w:ascii="Times New Roman" w:hAnsi="Times New Roman"/>
            <w:i/>
            <w:iCs/>
            <w:rPrChange w:id="3189" w:author="zhengping jin" w:date="2024-08-12T22:05:00Z" w16du:dateUtc="2024-08-12T14:05:00Z">
              <w:rPr>
                <w:rFonts w:ascii="Times New Roman" w:hAnsi="Times New Roman"/>
              </w:rPr>
            </w:rPrChange>
          </w:rPr>
          <w:t>a</w:t>
        </w:r>
        <w:r w:rsidR="006F10A6">
          <w:rPr>
            <w:rFonts w:ascii="Times New Roman" w:hAnsi="Times New Roman" w:hint="eastAsia"/>
          </w:rPr>
          <w:t xml:space="preserve"> (mod 2</w:t>
        </w:r>
        <w:r w:rsidR="006F10A6" w:rsidRPr="006F10A6">
          <w:rPr>
            <w:rFonts w:ascii="Times New Roman" w:hAnsi="Times New Roman"/>
            <w:vertAlign w:val="superscript"/>
            <w:rPrChange w:id="3190" w:author="zhengping jin" w:date="2024-08-12T22:05:00Z" w16du:dateUtc="2024-08-12T14:05:00Z">
              <w:rPr>
                <w:rFonts w:ascii="Times New Roman" w:hAnsi="Times New Roman"/>
              </w:rPr>
            </w:rPrChange>
          </w:rPr>
          <w:t>4</w:t>
        </w:r>
        <w:r w:rsidR="006F10A6">
          <w:rPr>
            <w:rFonts w:ascii="Times New Roman" w:hAnsi="Times New Roman" w:hint="eastAsia"/>
          </w:rPr>
          <w:t>)</w:t>
        </w:r>
      </w:ins>
      <w:ins w:id="3191" w:author="zhengping jin" w:date="2024-08-12T22:05:00Z" w16du:dateUtc="2024-08-12T14:05:00Z">
        <w:r w:rsidR="006F10A6">
          <w:rPr>
            <w:rFonts w:ascii="Times New Roman" w:hAnsi="Times New Roman" w:hint="eastAsia"/>
          </w:rPr>
          <w:t>的</w:t>
        </w:r>
        <w:proofErr w:type="gramStart"/>
        <w:r w:rsidR="006F10A6">
          <w:rPr>
            <w:rFonts w:ascii="Times New Roman" w:hAnsi="Times New Roman" w:hint="eastAsia"/>
          </w:rPr>
          <w:t>解一定</w:t>
        </w:r>
        <w:proofErr w:type="gramEnd"/>
        <w:r w:rsidR="006F10A6">
          <w:rPr>
            <w:rFonts w:ascii="Times New Roman" w:hAnsi="Times New Roman" w:hint="eastAsia"/>
          </w:rPr>
          <w:t>满足</w:t>
        </w:r>
        <w:r w:rsidR="006F10A6" w:rsidRPr="005B6C5D">
          <w:rPr>
            <w:rFonts w:ascii="Times New Roman" w:hAnsi="Times New Roman" w:hint="eastAsia"/>
            <w:i/>
            <w:iCs/>
          </w:rPr>
          <w:t>x</w:t>
        </w:r>
        <w:r w:rsidR="006F10A6" w:rsidRPr="005B6C5D">
          <w:rPr>
            <w:rFonts w:ascii="Times New Roman" w:hAnsi="Times New Roman" w:hint="eastAsia"/>
            <w:vertAlign w:val="superscript"/>
          </w:rPr>
          <w:t>2</w:t>
        </w:r>
        <w:r w:rsidR="006F10A6">
          <w:rPr>
            <w:rFonts w:ascii="Lucida Sans Unicode" w:hAnsi="Lucida Sans Unicode" w:cs="Lucida Sans Unicode"/>
          </w:rPr>
          <w:t>≡</w:t>
        </w:r>
        <w:r w:rsidR="006F10A6" w:rsidRPr="005B6C5D">
          <w:rPr>
            <w:rFonts w:ascii="Times New Roman" w:hAnsi="Times New Roman" w:hint="eastAsia"/>
            <w:i/>
            <w:iCs/>
          </w:rPr>
          <w:t>a</w:t>
        </w:r>
        <w:r w:rsidR="006F10A6">
          <w:rPr>
            <w:rFonts w:ascii="Times New Roman" w:hAnsi="Times New Roman" w:hint="eastAsia"/>
          </w:rPr>
          <w:t xml:space="preserve"> (mod 2</w:t>
        </w:r>
      </w:ins>
      <w:ins w:id="3192" w:author="zhengping jin" w:date="2024-08-12T22:06:00Z" w16du:dateUtc="2024-08-12T14:06:00Z">
        <w:r w:rsidR="006F10A6">
          <w:rPr>
            <w:rFonts w:ascii="Times New Roman" w:hAnsi="Times New Roman" w:hint="eastAsia"/>
            <w:vertAlign w:val="superscript"/>
          </w:rPr>
          <w:t>3</w:t>
        </w:r>
      </w:ins>
      <w:ins w:id="3193" w:author="zhengping jin" w:date="2024-08-12T22:05:00Z" w16du:dateUtc="2024-08-12T14:05:00Z">
        <w:r w:rsidR="006F10A6">
          <w:rPr>
            <w:rFonts w:ascii="Times New Roman" w:hAnsi="Times New Roman" w:hint="eastAsia"/>
          </w:rPr>
          <w:t>)</w:t>
        </w:r>
      </w:ins>
      <w:ins w:id="3194" w:author="zhengping jin" w:date="2024-08-12T22:06:00Z" w16du:dateUtc="2024-08-12T14:06:00Z">
        <w:r w:rsidR="006F10A6">
          <w:rPr>
            <w:rFonts w:ascii="Times New Roman" w:hAnsi="Times New Roman" w:hint="eastAsia"/>
          </w:rPr>
          <w:t>，故令</w:t>
        </w:r>
      </w:ins>
    </w:p>
    <w:p w14:paraId="4E67ADC8" w14:textId="06035361" w:rsidR="006F10A6" w:rsidRDefault="00223D59">
      <w:pPr>
        <w:snapToGrid w:val="0"/>
        <w:spacing w:line="360" w:lineRule="auto"/>
        <w:ind w:firstLineChars="700" w:firstLine="1470"/>
        <w:jc w:val="center"/>
        <w:rPr>
          <w:ins w:id="3195" w:author="zhengping jin" w:date="2024-08-12T22:06:00Z" w16du:dateUtc="2024-08-12T14:06:00Z"/>
          <w:rFonts w:ascii="Times New Roman" w:hAnsi="Times New Roman"/>
        </w:rPr>
        <w:pPrChange w:id="3196" w:author="zhengping jin" w:date="2024-08-12T22:07:00Z" w16du:dateUtc="2024-08-12T14:07:00Z">
          <w:pPr>
            <w:snapToGrid w:val="0"/>
            <w:spacing w:line="360" w:lineRule="auto"/>
            <w:ind w:firstLineChars="700" w:firstLine="1470"/>
            <w:jc w:val="left"/>
          </w:pPr>
        </w:pPrChange>
      </w:pPr>
      <w:del w:id="3197" w:author="zhengping jin" w:date="2024-08-12T22:06:00Z" w16du:dateUtc="2024-08-12T14:06:00Z">
        <w:r w:rsidRPr="006D722E" w:rsidDel="006F10A6">
          <w:rPr>
            <w:rFonts w:ascii="Times New Roman" w:hAnsi="Times New Roman"/>
          </w:rPr>
          <w:delText>由</w:delText>
        </w:r>
      </w:del>
      <w:r w:rsidRPr="006D722E">
        <w:rPr>
          <w:rFonts w:ascii="Times New Roman" w:hAnsi="Times New Roman"/>
          <w:position w:val="-12"/>
        </w:rPr>
        <w:object w:dxaOrig="2400" w:dyaOrig="380" w14:anchorId="3A666962">
          <v:shape id="_x0000_i1406" type="#_x0000_t75" style="width:119.85pt;height:19.6pt" o:ole="">
            <v:imagedata r:id="rId936" o:title=""/>
          </v:shape>
          <o:OLEObject Type="Embed" ProgID="Equation.DSMT4" ShapeID="_x0000_i1406" DrawAspect="Content" ObjectID="_1790422565" r:id="rId937"/>
        </w:object>
      </w:r>
      <w:r w:rsidR="004137B9">
        <w:rPr>
          <w:rFonts w:ascii="Times New Roman" w:hAnsi="Times New Roman"/>
        </w:rPr>
        <w:t>,</w:t>
      </w:r>
    </w:p>
    <w:p w14:paraId="23AC7C55" w14:textId="0896C43D" w:rsidR="00223D59" w:rsidRPr="006D722E" w:rsidRDefault="00223D59" w:rsidP="004137B9">
      <w:pPr>
        <w:snapToGrid w:val="0"/>
        <w:spacing w:line="360" w:lineRule="auto"/>
        <w:ind w:firstLineChars="700" w:firstLine="1470"/>
        <w:jc w:val="left"/>
        <w:rPr>
          <w:rFonts w:ascii="Times New Roman" w:hAnsi="Times New Roman"/>
        </w:rPr>
      </w:pPr>
      <w:r w:rsidRPr="006D722E">
        <w:rPr>
          <w:rFonts w:ascii="Times New Roman" w:hAnsi="Times New Roman"/>
        </w:rPr>
        <w:t>并</w:t>
      </w:r>
      <w:ins w:id="3198" w:author="zhengping jin" w:date="2024-08-12T22:07:00Z" w16du:dateUtc="2024-08-12T14:07:00Z">
        <w:r w:rsidR="006F10A6">
          <w:rPr>
            <w:rFonts w:ascii="Times New Roman" w:hAnsi="Times New Roman" w:hint="eastAsia"/>
          </w:rPr>
          <w:t>注意到</w:t>
        </w:r>
      </w:ins>
      <w:r w:rsidRPr="006D722E">
        <w:rPr>
          <w:rFonts w:ascii="Times New Roman" w:hAnsi="Times New Roman"/>
          <w:position w:val="-12"/>
        </w:rPr>
        <w:object w:dxaOrig="2439" w:dyaOrig="380" w14:anchorId="05E5B783">
          <v:shape id="_x0000_i1407" type="#_x0000_t75" style="width:121.65pt;height:19.6pt" o:ole="">
            <v:imagedata r:id="rId938" o:title=""/>
          </v:shape>
          <o:OLEObject Type="Embed" ProgID="Equation.DSMT4" ShapeID="_x0000_i1407" DrawAspect="Content" ObjectID="_1790422566" r:id="rId939"/>
        </w:object>
      </w:r>
      <w:ins w:id="3199" w:author="zhengping jin" w:date="2024-08-12T22:07:00Z" w16du:dateUtc="2024-08-12T14:07:00Z">
        <w:r w:rsidR="006F10A6">
          <w:rPr>
            <w:rFonts w:ascii="Times New Roman" w:hAnsi="Times New Roman" w:hint="eastAsia"/>
          </w:rPr>
          <w:t>，</w:t>
        </w:r>
      </w:ins>
    </w:p>
    <w:p w14:paraId="7252095E" w14:textId="77777777" w:rsidR="006F10A6" w:rsidRDefault="00223D59">
      <w:pPr>
        <w:snapToGrid w:val="0"/>
        <w:spacing w:line="360" w:lineRule="auto"/>
        <w:ind w:firstLineChars="700" w:firstLine="1470"/>
        <w:jc w:val="left"/>
        <w:rPr>
          <w:ins w:id="3200" w:author="zhengping jin" w:date="2024-08-12T22:07:00Z" w16du:dateUtc="2024-08-12T14:07:00Z"/>
          <w:rFonts w:ascii="Times New Roman" w:hAnsi="Times New Roman"/>
        </w:rPr>
        <w:pPrChange w:id="3201" w:author="zhengping jin" w:date="2024-08-12T22:08:00Z" w16du:dateUtc="2024-08-12T14:08:00Z">
          <w:pPr>
            <w:snapToGrid w:val="0"/>
            <w:spacing w:line="360" w:lineRule="auto"/>
            <w:ind w:firstLineChars="742" w:firstLine="1558"/>
            <w:jc w:val="left"/>
          </w:pPr>
        </w:pPrChange>
      </w:pPr>
      <w:r w:rsidRPr="006D722E">
        <w:rPr>
          <w:rFonts w:ascii="Times New Roman" w:hAnsi="Times New Roman"/>
        </w:rPr>
        <w:t>我们有</w:t>
      </w:r>
      <w:r w:rsidRPr="006D722E">
        <w:rPr>
          <w:rFonts w:ascii="Times New Roman" w:hAnsi="Times New Roman"/>
          <w:position w:val="-12"/>
        </w:rPr>
        <w:object w:dxaOrig="2140" w:dyaOrig="380" w14:anchorId="58BDC713">
          <v:shape id="_x0000_i1408" type="#_x0000_t75" style="width:106.65pt;height:19.6pt" o:ole="">
            <v:imagedata r:id="rId940" o:title=""/>
          </v:shape>
          <o:OLEObject Type="Embed" ProgID="Equation.DSMT4" ShapeID="_x0000_i1408" DrawAspect="Content" ObjectID="_1790422567" r:id="rId941"/>
        </w:object>
      </w:r>
      <w:r w:rsidR="004137B9">
        <w:rPr>
          <w:rFonts w:ascii="Times New Roman" w:hAnsi="Times New Roman"/>
        </w:rPr>
        <w:t xml:space="preserve">, </w:t>
      </w:r>
      <w:del w:id="3202" w:author="zhengping jin" w:date="2024-08-12T22:07:00Z" w16du:dateUtc="2024-08-12T14:07:00Z">
        <w:r w:rsidRPr="006D722E" w:rsidDel="006F10A6">
          <w:rPr>
            <w:rFonts w:ascii="Times New Roman" w:hAnsi="Times New Roman"/>
          </w:rPr>
          <w:delText>或</w:delText>
        </w:r>
      </w:del>
    </w:p>
    <w:p w14:paraId="7C76A6AA" w14:textId="60E1943D" w:rsidR="00223D59" w:rsidRPr="006D722E" w:rsidRDefault="009337C5">
      <w:pPr>
        <w:snapToGrid w:val="0"/>
        <w:spacing w:line="360" w:lineRule="auto"/>
        <w:ind w:firstLineChars="700" w:firstLine="1470"/>
        <w:jc w:val="left"/>
        <w:rPr>
          <w:rFonts w:ascii="Times New Roman" w:hAnsi="Times New Roman"/>
        </w:rPr>
        <w:pPrChange w:id="3203" w:author="zhengping jin" w:date="2024-08-12T22:08:00Z" w16du:dateUtc="2024-08-12T14:08:00Z">
          <w:pPr>
            <w:snapToGrid w:val="0"/>
            <w:spacing w:line="360" w:lineRule="auto"/>
            <w:ind w:firstLineChars="900" w:firstLine="1890"/>
            <w:jc w:val="left"/>
          </w:pPr>
        </w:pPrChange>
      </w:pPr>
      <w:ins w:id="3204" w:author="zhengping jin" w:date="2024-08-12T22:08:00Z" w16du:dateUtc="2024-08-12T14:08:00Z">
        <w:r>
          <w:rPr>
            <w:rFonts w:ascii="Times New Roman" w:hAnsi="Times New Roman" w:hint="eastAsia"/>
          </w:rPr>
          <w:t>进而求得</w:t>
        </w:r>
      </w:ins>
      <w:r w:rsidR="00223D59" w:rsidRPr="006D722E">
        <w:rPr>
          <w:rFonts w:ascii="Times New Roman" w:hAnsi="Times New Roman"/>
          <w:position w:val="-24"/>
        </w:rPr>
        <w:object w:dxaOrig="1860" w:dyaOrig="660" w14:anchorId="038AFD5F">
          <v:shape id="_x0000_i1409" type="#_x0000_t75" style="width:92.5pt;height:32.8pt" o:ole="">
            <v:imagedata r:id="rId942" o:title=""/>
          </v:shape>
          <o:OLEObject Type="Embed" ProgID="Equation.DSMT4" ShapeID="_x0000_i1409" DrawAspect="Content" ObjectID="_1790422568" r:id="rId943"/>
        </w:object>
      </w:r>
      <w:ins w:id="3205" w:author="zhengping jin" w:date="2024-08-12T22:08:00Z" w16du:dateUtc="2024-08-12T14:08:00Z">
        <w:r>
          <w:rPr>
            <w:rFonts w:ascii="Times New Roman" w:hAnsi="Times New Roman" w:hint="eastAsia"/>
          </w:rPr>
          <w:t>.</w:t>
        </w:r>
      </w:ins>
    </w:p>
    <w:p w14:paraId="02CCED6E" w14:textId="4D35C7A8" w:rsidR="00223D59" w:rsidRPr="006D722E" w:rsidRDefault="00223D59">
      <w:pPr>
        <w:snapToGrid w:val="0"/>
        <w:spacing w:line="360" w:lineRule="auto"/>
        <w:ind w:firstLineChars="700" w:firstLine="1470"/>
        <w:rPr>
          <w:rFonts w:ascii="Times New Roman" w:hAnsi="Times New Roman"/>
        </w:rPr>
        <w:pPrChange w:id="3206" w:author="zhengping jin" w:date="2024-08-12T22:11:00Z" w16du:dateUtc="2024-08-12T14:11:00Z">
          <w:pPr>
            <w:snapToGrid w:val="0"/>
            <w:spacing w:line="360" w:lineRule="auto"/>
            <w:ind w:firstLineChars="900" w:firstLine="1890"/>
          </w:pPr>
        </w:pPrChange>
      </w:pPr>
      <w:r w:rsidRPr="006D722E">
        <w:rPr>
          <w:rFonts w:ascii="Times New Roman" w:hAnsi="Times New Roman"/>
        </w:rPr>
        <w:t>故</w:t>
      </w:r>
      <w:r w:rsidR="007B33BC" w:rsidRPr="006D722E">
        <w:rPr>
          <w:rFonts w:ascii="Times New Roman" w:hAnsi="Times New Roman"/>
        </w:rPr>
        <w:t>同余方程</w:t>
      </w:r>
      <w:r w:rsidRPr="006D722E">
        <w:rPr>
          <w:rFonts w:ascii="Times New Roman" w:hAnsi="Times New Roman"/>
          <w:position w:val="-10"/>
        </w:rPr>
        <w:object w:dxaOrig="1560" w:dyaOrig="360" w14:anchorId="0626D459">
          <v:shape id="_x0000_i1410" type="#_x0000_t75" style="width:77.45pt;height:18.7pt" o:ole="">
            <v:imagedata r:id="rId944" o:title=""/>
          </v:shape>
          <o:OLEObject Type="Embed" ProgID="Equation.DSMT4" ShapeID="_x0000_i1410" DrawAspect="Content" ObjectID="_1790422569" r:id="rId945"/>
        </w:object>
      </w:r>
      <w:r w:rsidRPr="006D722E">
        <w:rPr>
          <w:rFonts w:ascii="Times New Roman" w:hAnsi="Times New Roman"/>
        </w:rPr>
        <w:t>的解可表示为</w:t>
      </w:r>
    </w:p>
    <w:p w14:paraId="0ABD42AC" w14:textId="6E4D2B48" w:rsidR="00223D59" w:rsidRPr="006D722E" w:rsidRDefault="004137B9" w:rsidP="00B566F7">
      <w:pPr>
        <w:snapToGrid w:val="0"/>
        <w:spacing w:line="360" w:lineRule="auto"/>
        <w:jc w:val="center"/>
        <w:rPr>
          <w:rFonts w:ascii="Times New Roman" w:hAnsi="Times New Roman"/>
        </w:rPr>
      </w:pPr>
      <w:r>
        <w:rPr>
          <w:rFonts w:ascii="Times New Roman" w:hAnsi="Times New Roman"/>
        </w:rPr>
        <w:t xml:space="preserve">     </w:t>
      </w:r>
      <m:oMath>
        <m:r>
          <w:ins w:id="3207" w:author="zhengping jin" w:date="2024-08-12T22:11:00Z" w16du:dateUtc="2024-08-12T14:11:00Z">
            <w:rPr>
              <w:rFonts w:ascii="Cambria Math" w:hAnsi="Times New Roman"/>
            </w:rPr>
            <m:t>x=</m:t>
          </w:ins>
        </m:r>
        <m:r>
          <w:ins w:id="3208" w:author="zhengping jin" w:date="2024-08-12T22:11:00Z" w16du:dateUtc="2024-08-12T14:11:00Z">
            <w:rPr>
              <w:rFonts w:ascii="Cambria Math" w:hAnsi="Times New Roman"/>
            </w:rPr>
            <m:t>±</m:t>
          </w:ins>
        </m:r>
        <m:d>
          <m:dPr>
            <m:ctrlPr>
              <w:ins w:id="3209" w:author="zhengping jin" w:date="2024-08-12T22:11:00Z" w16du:dateUtc="2024-08-12T14:11:00Z">
                <w:rPr>
                  <w:rFonts w:ascii="Cambria Math" w:hAnsi="Times New Roman"/>
                  <w:i/>
                </w:rPr>
              </w:ins>
            </m:ctrlPr>
          </m:dPr>
          <m:e>
            <m:r>
              <w:ins w:id="3210" w:author="zhengping jin" w:date="2024-08-12T22:11:00Z" w16du:dateUtc="2024-08-12T14:11:00Z">
                <w:rPr>
                  <w:rFonts w:ascii="Cambria Math" w:hAnsi="Times New Roman"/>
                </w:rPr>
                <m:t>1+4</m:t>
              </w:ins>
            </m:r>
            <m:r>
              <w:ins w:id="3211" w:author="zhengping jin" w:date="2024-08-12T22:11:00Z" w16du:dateUtc="2024-08-12T14:11:00Z">
                <w:rPr>
                  <w:rFonts w:ascii="Cambria Math" w:hAnsi="Cambria Math" w:cs="Cambria Math"/>
                </w:rPr>
                <m:t>⋅</m:t>
              </w:ins>
            </m:r>
            <m:f>
              <m:fPr>
                <m:ctrlPr>
                  <w:ins w:id="3212" w:author="zhengping jin" w:date="2024-08-12T22:11:00Z" w16du:dateUtc="2024-08-12T14:11:00Z">
                    <w:rPr>
                      <w:rFonts w:ascii="Cambria Math" w:hAnsi="Times New Roman"/>
                      <w:i/>
                    </w:rPr>
                  </w:ins>
                </m:ctrlPr>
              </m:fPr>
              <m:num>
                <m:r>
                  <w:ins w:id="3213" w:author="zhengping jin" w:date="2024-08-12T22:11:00Z" w16du:dateUtc="2024-08-12T14:11:00Z">
                    <w:rPr>
                      <w:rFonts w:ascii="Cambria Math" w:hAnsi="Times New Roman"/>
                    </w:rPr>
                    <m:t>a</m:t>
                  </w:ins>
                </m:r>
                <m:r>
                  <w:ins w:id="3214" w:author="zhengping jin" w:date="2024-08-12T22:11:00Z" w16du:dateUtc="2024-08-12T14:11:00Z">
                    <w:rPr>
                      <w:rFonts w:ascii="Cambria Math" w:hAnsi="Times New Roman"/>
                    </w:rPr>
                    <m:t>-</m:t>
                  </w:ins>
                </m:r>
                <m:sSubSup>
                  <m:sSubSupPr>
                    <m:ctrlPr>
                      <w:ins w:id="3215" w:author="zhengping jin" w:date="2024-08-12T22:11:00Z" w16du:dateUtc="2024-08-12T14:11:00Z">
                        <w:rPr>
                          <w:rFonts w:ascii="Cambria Math" w:hAnsi="Times New Roman"/>
                          <w:i/>
                        </w:rPr>
                      </w:ins>
                    </m:ctrlPr>
                  </m:sSubSupPr>
                  <m:e>
                    <m:r>
                      <w:ins w:id="3216" w:author="zhengping jin" w:date="2024-08-12T22:11:00Z" w16du:dateUtc="2024-08-12T14:11:00Z">
                        <w:rPr>
                          <w:rFonts w:ascii="Cambria Math" w:hAnsi="Times New Roman"/>
                        </w:rPr>
                        <m:t>x</m:t>
                      </w:ins>
                    </m:r>
                  </m:e>
                  <m:sub>
                    <m:r>
                      <w:ins w:id="3217" w:author="zhengping jin" w:date="2024-08-12T22:11:00Z" w16du:dateUtc="2024-08-12T14:11:00Z">
                        <w:rPr>
                          <w:rFonts w:ascii="Cambria Math" w:hAnsi="Times New Roman"/>
                        </w:rPr>
                        <m:t>3</m:t>
                      </w:ins>
                    </m:r>
                  </m:sub>
                  <m:sup>
                    <m:r>
                      <w:ins w:id="3218" w:author="zhengping jin" w:date="2024-08-12T22:11:00Z" w16du:dateUtc="2024-08-12T14:11:00Z">
                        <w:rPr>
                          <w:rFonts w:ascii="Cambria Math" w:hAnsi="Times New Roman"/>
                        </w:rPr>
                        <m:t>2</m:t>
                      </w:ins>
                    </m:r>
                  </m:sup>
                </m:sSubSup>
              </m:num>
              <m:den>
                <m:sSup>
                  <m:sSupPr>
                    <m:ctrlPr>
                      <w:ins w:id="3219" w:author="zhengping jin" w:date="2024-08-12T22:11:00Z" w16du:dateUtc="2024-08-12T14:11:00Z">
                        <w:rPr>
                          <w:rFonts w:ascii="Cambria Math" w:hAnsi="Times New Roman"/>
                          <w:i/>
                        </w:rPr>
                      </w:ins>
                    </m:ctrlPr>
                  </m:sSupPr>
                  <m:e>
                    <m:r>
                      <w:ins w:id="3220" w:author="zhengping jin" w:date="2024-08-12T22:11:00Z" w16du:dateUtc="2024-08-12T14:11:00Z">
                        <w:rPr>
                          <w:rFonts w:ascii="Cambria Math" w:hAnsi="Times New Roman"/>
                        </w:rPr>
                        <m:t>2</m:t>
                      </w:ins>
                    </m:r>
                  </m:e>
                  <m:sup>
                    <m:r>
                      <w:ins w:id="3221" w:author="zhengping jin" w:date="2024-08-12T22:11:00Z" w16du:dateUtc="2024-08-12T14:11:00Z">
                        <w:rPr>
                          <w:rFonts w:ascii="Cambria Math" w:hAnsi="Times New Roman"/>
                        </w:rPr>
                        <m:t>3</m:t>
                      </w:ins>
                    </m:r>
                  </m:sup>
                </m:sSup>
                <m:ctrlPr>
                  <w:ins w:id="3222" w:author="zhengping jin" w:date="2024-08-12T22:11:00Z" w16du:dateUtc="2024-08-12T14:11:00Z">
                    <w:rPr>
                      <w:rFonts w:ascii="Cambria Math" w:hAnsi="Cambria Math"/>
                      <w:i/>
                    </w:rPr>
                  </w:ins>
                </m:ctrlPr>
              </m:den>
            </m:f>
            <m:r>
              <w:ins w:id="3223" w:author="zhengping jin" w:date="2024-08-12T22:11:00Z" w16du:dateUtc="2024-08-12T14:11:00Z">
                <w:rPr>
                  <w:rFonts w:ascii="Cambria Math" w:hAnsi="Times New Roman"/>
                </w:rPr>
                <m:t>+</m:t>
              </w:ins>
            </m:r>
            <m:sSup>
              <m:sSupPr>
                <m:ctrlPr>
                  <w:ins w:id="3224" w:author="zhengping jin" w:date="2024-08-12T22:11:00Z" w16du:dateUtc="2024-08-12T14:11:00Z">
                    <w:rPr>
                      <w:rFonts w:ascii="Cambria Math" w:hAnsi="Times New Roman"/>
                      <w:i/>
                    </w:rPr>
                  </w:ins>
                </m:ctrlPr>
              </m:sSupPr>
              <m:e>
                <m:r>
                  <w:ins w:id="3225" w:author="zhengping jin" w:date="2024-08-12T22:11:00Z" w16du:dateUtc="2024-08-12T14:11:00Z">
                    <w:rPr>
                      <w:rFonts w:ascii="Cambria Math" w:hAnsi="Times New Roman"/>
                    </w:rPr>
                    <m:t>2</m:t>
                  </w:ins>
                </m:r>
              </m:e>
              <m:sup>
                <m:r>
                  <w:ins w:id="3226" w:author="zhengping jin" w:date="2024-08-12T22:11:00Z" w16du:dateUtc="2024-08-12T14:11:00Z">
                    <w:rPr>
                      <w:rFonts w:ascii="Cambria Math" w:hAnsi="Times New Roman"/>
                    </w:rPr>
                    <m:t>3</m:t>
                  </w:ins>
                </m:r>
              </m:sup>
            </m:sSup>
            <m:sSub>
              <m:sSubPr>
                <m:ctrlPr>
                  <w:ins w:id="3227" w:author="zhengping jin" w:date="2024-08-12T22:11:00Z" w16du:dateUtc="2024-08-12T14:11:00Z">
                    <w:rPr>
                      <w:rFonts w:ascii="Cambria Math" w:hAnsi="Times New Roman"/>
                      <w:i/>
                    </w:rPr>
                  </w:ins>
                </m:ctrlPr>
              </m:sSubPr>
              <m:e>
                <m:r>
                  <w:ins w:id="3228" w:author="zhengping jin" w:date="2024-08-12T22:11:00Z" w16du:dateUtc="2024-08-12T14:11:00Z">
                    <w:rPr>
                      <w:rFonts w:ascii="Cambria Math" w:hAnsi="Times New Roman"/>
                    </w:rPr>
                    <m:t>t</m:t>
                  </w:ins>
                </m:r>
              </m:e>
              <m:sub>
                <m:r>
                  <w:ins w:id="3229" w:author="zhengping jin" w:date="2024-08-12T22:11:00Z" w16du:dateUtc="2024-08-12T14:11:00Z">
                    <w:rPr>
                      <w:rFonts w:ascii="Cambria Math" w:hAnsi="Times New Roman"/>
                    </w:rPr>
                    <m:t>4</m:t>
                  </w:ins>
                </m:r>
              </m:sub>
            </m:sSub>
          </m:e>
        </m:d>
        <m:r>
          <w:ins w:id="3230" w:author="zhengping jin" w:date="2024-08-12T22:11:00Z" w16du:dateUtc="2024-08-12T14:11:00Z">
            <w:rPr>
              <w:rFonts w:ascii="Cambria Math" w:hAnsi="Times New Roman"/>
            </w:rPr>
            <m:t>,</m:t>
          </w:ins>
        </m:r>
        <m:r>
          <w:ins w:id="3231" w:author="zhengping jin" w:date="2024-08-12T22:12:00Z" w16du:dateUtc="2024-08-12T14:12:00Z">
            <w:rPr>
              <w:rFonts w:ascii="Cambria Math" w:hAnsi="Times New Roman"/>
            </w:rPr>
            <m:t xml:space="preserve">  </m:t>
          </w:ins>
        </m:r>
        <m:sSub>
          <m:sSubPr>
            <m:ctrlPr>
              <w:ins w:id="3232" w:author="zhengping jin" w:date="2024-08-12T22:11:00Z" w16du:dateUtc="2024-08-12T14:11:00Z">
                <w:rPr>
                  <w:rFonts w:ascii="Cambria Math" w:hAnsi="Times New Roman"/>
                  <w:i/>
                </w:rPr>
              </w:ins>
            </m:ctrlPr>
          </m:sSubPr>
          <m:e>
            <m:r>
              <w:ins w:id="3233" w:author="zhengping jin" w:date="2024-08-12T22:11:00Z" w16du:dateUtc="2024-08-12T14:11:00Z">
                <w:rPr>
                  <w:rFonts w:ascii="Cambria Math" w:hAnsi="Times New Roman"/>
                </w:rPr>
                <m:t>t</m:t>
              </w:ins>
            </m:r>
          </m:e>
          <m:sub>
            <m:r>
              <w:ins w:id="3234" w:author="zhengping jin" w:date="2024-08-12T22:11:00Z" w16du:dateUtc="2024-08-12T14:11:00Z">
                <w:rPr>
                  <w:rFonts w:ascii="Cambria Math" w:hAnsi="Times New Roman"/>
                </w:rPr>
                <m:t>4</m:t>
              </w:ins>
            </m:r>
          </m:sub>
        </m:sSub>
        <m:r>
          <w:ins w:id="3235" w:author="zhengping jin" w:date="2024-08-12T22:11:00Z" w16du:dateUtc="2024-08-12T14:11:00Z">
            <w:rPr>
              <w:rFonts w:ascii="Cambria Math" w:hAnsi="Times New Roman"/>
            </w:rPr>
            <m:t>=0, 1,</m:t>
          </w:ins>
        </m:r>
        <m:r>
          <w:ins w:id="3236" w:author="zhengping jin" w:date="2024-08-12T22:11:00Z" w16du:dateUtc="2024-08-12T14:11:00Z">
            <w:rPr>
              <w:rFonts w:ascii="Cambria Math" w:hAnsi="Cambria Math" w:cs="Cambria Math"/>
            </w:rPr>
            <m:t>⋯</m:t>
          </w:ins>
        </m:r>
      </m:oMath>
      <w:del w:id="3237" w:author="zhengping jin" w:date="2024-08-12T22:11:00Z" w16du:dateUtc="2024-08-12T14:11:00Z">
        <w:r w:rsidR="00223D59" w:rsidRPr="006D722E" w:rsidDel="00B566F7">
          <w:rPr>
            <w:rFonts w:ascii="Times New Roman" w:hAnsi="Times New Roman"/>
            <w:position w:val="-24"/>
          </w:rPr>
          <w:object w:dxaOrig="3860" w:dyaOrig="660" w14:anchorId="1AACFB9A">
            <v:shape id="_x0000_i1411" type="#_x0000_t75" style="width:193.65pt;height:32.8pt" o:ole="">
              <v:imagedata r:id="rId946" o:title=""/>
            </v:shape>
            <o:OLEObject Type="Embed" ProgID="Equation.DSMT4" ShapeID="_x0000_i1411" DrawAspect="Content" ObjectID="_1790422570" r:id="rId947"/>
          </w:object>
        </w:r>
      </w:del>
    </w:p>
    <w:p w14:paraId="134F5A3A" w14:textId="41FA7980" w:rsidR="00223D59" w:rsidRPr="006D722E" w:rsidRDefault="00223D59">
      <w:pPr>
        <w:snapToGrid w:val="0"/>
        <w:spacing w:line="360" w:lineRule="auto"/>
        <w:ind w:firstLineChars="700" w:firstLine="1470"/>
        <w:jc w:val="left"/>
        <w:rPr>
          <w:rFonts w:ascii="Times New Roman" w:hAnsi="Times New Roman"/>
        </w:rPr>
        <w:pPrChange w:id="3238" w:author="zhengping jin" w:date="2024-08-12T22:14:00Z" w16du:dateUtc="2024-08-12T14:14:00Z">
          <w:pPr>
            <w:snapToGrid w:val="0"/>
            <w:spacing w:line="360" w:lineRule="auto"/>
            <w:ind w:firstLineChars="1100" w:firstLine="2310"/>
            <w:jc w:val="left"/>
          </w:pPr>
        </w:pPrChange>
      </w:pPr>
      <w:r w:rsidRPr="006D722E">
        <w:rPr>
          <w:rFonts w:ascii="Times New Roman" w:hAnsi="Times New Roman"/>
        </w:rPr>
        <w:t>或</w:t>
      </w:r>
      <w:ins w:id="3239" w:author="zhengping jin" w:date="2024-08-12T22:12:00Z" w16du:dateUtc="2024-08-12T14:12:00Z">
        <w:r w:rsidR="00B566F7">
          <w:rPr>
            <w:rFonts w:ascii="Times New Roman" w:hAnsi="Times New Roman" w:hint="eastAsia"/>
          </w:rPr>
          <w:t>者</w:t>
        </w:r>
      </w:ins>
      <m:oMath>
        <m:r>
          <w:ins w:id="3240" w:author="zhengping jin" w:date="2024-08-12T22:14:00Z" w16du:dateUtc="2024-08-12T14:14:00Z">
            <w:rPr>
              <w:rFonts w:ascii="Cambria Math" w:hAnsi="Times New Roman"/>
            </w:rPr>
            <m:t>x=</m:t>
          </w:ins>
        </m:r>
        <m:r>
          <w:ins w:id="3241" w:author="zhengping jin" w:date="2024-08-12T22:14:00Z" w16du:dateUtc="2024-08-12T14:14:00Z">
            <w:rPr>
              <w:rFonts w:ascii="Cambria Math" w:hAnsi="Times New Roman"/>
            </w:rPr>
            <m:t>±</m:t>
          </w:ins>
        </m:r>
        <m:d>
          <m:dPr>
            <m:ctrlPr>
              <w:ins w:id="3242" w:author="zhengping jin" w:date="2024-08-12T22:14:00Z" w16du:dateUtc="2024-08-12T14:14:00Z">
                <w:rPr>
                  <w:rFonts w:ascii="Cambria Math" w:hAnsi="Times New Roman"/>
                  <w:i/>
                </w:rPr>
              </w:ins>
            </m:ctrlPr>
          </m:dPr>
          <m:e>
            <m:sSub>
              <m:sSubPr>
                <m:ctrlPr>
                  <w:ins w:id="3243" w:author="zhengping jin" w:date="2024-08-12T22:14:00Z" w16du:dateUtc="2024-08-12T14:14:00Z">
                    <w:rPr>
                      <w:rFonts w:ascii="Cambria Math" w:hAnsi="Times New Roman"/>
                      <w:i/>
                    </w:rPr>
                  </w:ins>
                </m:ctrlPr>
              </m:sSubPr>
              <m:e>
                <m:r>
                  <w:ins w:id="3244" w:author="zhengping jin" w:date="2024-08-12T22:14:00Z" w16du:dateUtc="2024-08-12T14:14:00Z">
                    <w:rPr>
                      <w:rFonts w:ascii="Cambria Math" w:hAnsi="Times New Roman"/>
                    </w:rPr>
                    <m:t>x</m:t>
                  </w:ins>
                </m:r>
              </m:e>
              <m:sub>
                <m:r>
                  <w:ins w:id="3245" w:author="zhengping jin" w:date="2024-08-12T22:14:00Z" w16du:dateUtc="2024-08-12T14:14:00Z">
                    <w:rPr>
                      <w:rFonts w:ascii="Cambria Math" w:hAnsi="Times New Roman"/>
                    </w:rPr>
                    <m:t>4</m:t>
                  </w:ins>
                </m:r>
              </m:sub>
            </m:sSub>
            <m:r>
              <w:ins w:id="3246" w:author="zhengping jin" w:date="2024-08-12T22:14:00Z" w16du:dateUtc="2024-08-12T14:14:00Z">
                <w:rPr>
                  <w:rFonts w:ascii="Cambria Math" w:hAnsi="Times New Roman"/>
                </w:rPr>
                <m:t>+</m:t>
              </w:ins>
            </m:r>
            <m:sSup>
              <m:sSupPr>
                <m:ctrlPr>
                  <w:ins w:id="3247" w:author="zhengping jin" w:date="2024-08-12T22:14:00Z" w16du:dateUtc="2024-08-12T14:14:00Z">
                    <w:rPr>
                      <w:rFonts w:ascii="Cambria Math" w:hAnsi="Times New Roman"/>
                      <w:i/>
                    </w:rPr>
                  </w:ins>
                </m:ctrlPr>
              </m:sSupPr>
              <m:e>
                <m:r>
                  <w:ins w:id="3248" w:author="zhengping jin" w:date="2024-08-12T22:14:00Z" w16du:dateUtc="2024-08-12T14:14:00Z">
                    <w:rPr>
                      <w:rFonts w:ascii="Cambria Math" w:hAnsi="Times New Roman"/>
                    </w:rPr>
                    <m:t>2</m:t>
                  </w:ins>
                </m:r>
              </m:e>
              <m:sup>
                <m:r>
                  <w:ins w:id="3249" w:author="zhengping jin" w:date="2024-08-12T22:14:00Z" w16du:dateUtc="2024-08-12T14:14:00Z">
                    <w:rPr>
                      <w:rFonts w:ascii="Cambria Math" w:hAnsi="Times New Roman"/>
                    </w:rPr>
                    <m:t>3</m:t>
                  </w:ins>
                </m:r>
              </m:sup>
            </m:sSup>
            <m:sSub>
              <m:sSubPr>
                <m:ctrlPr>
                  <w:ins w:id="3250" w:author="zhengping jin" w:date="2024-08-12T22:14:00Z" w16du:dateUtc="2024-08-12T14:14:00Z">
                    <w:rPr>
                      <w:rFonts w:ascii="Cambria Math" w:hAnsi="Times New Roman"/>
                      <w:i/>
                    </w:rPr>
                  </w:ins>
                </m:ctrlPr>
              </m:sSubPr>
              <m:e>
                <m:r>
                  <w:ins w:id="3251" w:author="zhengping jin" w:date="2024-08-12T22:14:00Z" w16du:dateUtc="2024-08-12T14:14:00Z">
                    <w:rPr>
                      <w:rFonts w:ascii="Cambria Math" w:hAnsi="Times New Roman"/>
                    </w:rPr>
                    <m:t>t</m:t>
                  </w:ins>
                </m:r>
              </m:e>
              <m:sub>
                <m:r>
                  <w:ins w:id="3252" w:author="zhengping jin" w:date="2024-08-12T22:14:00Z" w16du:dateUtc="2024-08-12T14:14:00Z">
                    <w:rPr>
                      <w:rFonts w:ascii="Cambria Math" w:hAnsi="Times New Roman"/>
                    </w:rPr>
                    <m:t>4</m:t>
                  </w:ins>
                </m:r>
              </m:sub>
            </m:sSub>
          </m:e>
        </m:d>
        <m:r>
          <w:ins w:id="3253" w:author="zhengping jin" w:date="2024-08-12T22:14:00Z" w16du:dateUtc="2024-08-12T14:14:00Z">
            <w:rPr>
              <w:rFonts w:ascii="Cambria Math" w:hAnsi="Times New Roman"/>
            </w:rPr>
            <m:t xml:space="preserve">,  </m:t>
          </w:ins>
        </m:r>
        <m:sSub>
          <m:sSubPr>
            <m:ctrlPr>
              <w:ins w:id="3254" w:author="zhengping jin" w:date="2024-08-12T22:14:00Z" w16du:dateUtc="2024-08-12T14:14:00Z">
                <w:rPr>
                  <w:rFonts w:ascii="Cambria Math" w:hAnsi="Times New Roman"/>
                  <w:i/>
                </w:rPr>
              </w:ins>
            </m:ctrlPr>
          </m:sSubPr>
          <m:e>
            <m:r>
              <w:ins w:id="3255" w:author="zhengping jin" w:date="2024-08-12T22:14:00Z" w16du:dateUtc="2024-08-12T14:14:00Z">
                <w:rPr>
                  <w:rFonts w:ascii="Cambria Math" w:hAnsi="Times New Roman"/>
                </w:rPr>
                <m:t>t</m:t>
              </w:ins>
            </m:r>
          </m:e>
          <m:sub>
            <m:r>
              <w:ins w:id="3256" w:author="zhengping jin" w:date="2024-08-12T22:14:00Z" w16du:dateUtc="2024-08-12T14:14:00Z">
                <w:rPr>
                  <w:rFonts w:ascii="Cambria Math" w:hAnsi="Times New Roman"/>
                </w:rPr>
                <m:t>4</m:t>
              </w:ins>
            </m:r>
          </m:sub>
        </m:sSub>
        <m:r>
          <w:ins w:id="3257" w:author="zhengping jin" w:date="2024-08-12T22:14:00Z" w16du:dateUtc="2024-08-12T14:14:00Z">
            <w:rPr>
              <w:rFonts w:ascii="Cambria Math" w:hAnsi="Times New Roman"/>
            </w:rPr>
            <m:t>=0, 1,</m:t>
          </w:ins>
        </m:r>
        <m:r>
          <w:ins w:id="3258" w:author="zhengping jin" w:date="2024-08-12T22:14:00Z" w16du:dateUtc="2024-08-12T14:14:00Z">
            <w:rPr>
              <w:rFonts w:ascii="Cambria Math" w:hAnsi="Cambria Math" w:cs="Cambria Math"/>
            </w:rPr>
            <m:t>⋯</m:t>
          </w:ins>
        </m:r>
      </m:oMath>
      <w:del w:id="3259" w:author="zhengping jin" w:date="2024-08-12T22:14:00Z" w16du:dateUtc="2024-08-12T14:14:00Z">
        <w:r w:rsidRPr="006D722E" w:rsidDel="00B566F7">
          <w:rPr>
            <w:rFonts w:ascii="Times New Roman" w:hAnsi="Times New Roman"/>
            <w:position w:val="-12"/>
          </w:rPr>
          <w:object w:dxaOrig="2960" w:dyaOrig="380" w14:anchorId="793D0F4B">
            <v:shape id="_x0000_i1412" type="#_x0000_t75" style="width:147.65pt;height:19.6pt" o:ole="">
              <v:imagedata r:id="rId948" o:title=""/>
            </v:shape>
            <o:OLEObject Type="Embed" ProgID="Equation.DSMT4" ShapeID="_x0000_i1412" DrawAspect="Content" ObjectID="_1790422571" r:id="rId949"/>
          </w:object>
        </w:r>
      </w:del>
    </w:p>
    <w:p w14:paraId="670B9651" w14:textId="4370F4A7" w:rsidR="00223D59" w:rsidRPr="006D722E" w:rsidRDefault="00223D59" w:rsidP="004137B9">
      <w:pPr>
        <w:snapToGrid w:val="0"/>
        <w:spacing w:line="360" w:lineRule="auto"/>
        <w:ind w:firstLineChars="700" w:firstLine="1470"/>
        <w:jc w:val="left"/>
        <w:rPr>
          <w:rFonts w:ascii="Times New Roman" w:hAnsi="Times New Roman"/>
        </w:rPr>
      </w:pPr>
      <w:r w:rsidRPr="006D722E">
        <w:rPr>
          <w:rFonts w:ascii="Times New Roman" w:hAnsi="Times New Roman"/>
        </w:rPr>
        <w:t>对于</w:t>
      </w:r>
      <w:r w:rsidRPr="006D722E">
        <w:rPr>
          <w:rFonts w:ascii="Times New Roman" w:hAnsi="Times New Roman"/>
          <w:position w:val="-6"/>
        </w:rPr>
        <w:object w:dxaOrig="600" w:dyaOrig="279" w14:anchorId="3680B3F9">
          <v:shape id="_x0000_i1413" type="#_x0000_t75" style="width:30.1pt;height:14.6pt" o:ole="">
            <v:imagedata r:id="rId950" o:title=""/>
          </v:shape>
          <o:OLEObject Type="Embed" ProgID="Equation.DSMT4" ShapeID="_x0000_i1413" DrawAspect="Content" ObjectID="_1790422572" r:id="rId951"/>
        </w:object>
      </w:r>
      <w:r w:rsidRPr="006D722E">
        <w:rPr>
          <w:rFonts w:ascii="Times New Roman" w:hAnsi="Times New Roman"/>
        </w:rPr>
        <w:t>，如果满足</w:t>
      </w:r>
      <w:r w:rsidR="007B33BC" w:rsidRPr="006D722E">
        <w:rPr>
          <w:rFonts w:ascii="Times New Roman" w:hAnsi="Times New Roman"/>
        </w:rPr>
        <w:t>同余方程</w:t>
      </w:r>
      <w:r w:rsidR="004137B9">
        <w:rPr>
          <w:rFonts w:ascii="Times New Roman" w:hAnsi="Times New Roman" w:hint="eastAsia"/>
        </w:rPr>
        <w:t xml:space="preserve"> </w:t>
      </w:r>
      <w:r w:rsidRPr="006D722E">
        <w:rPr>
          <w:rFonts w:ascii="Times New Roman" w:hAnsi="Times New Roman"/>
          <w:position w:val="-10"/>
        </w:rPr>
        <w:object w:dxaOrig="1719" w:dyaOrig="360" w14:anchorId="02851786">
          <v:shape id="_x0000_i1414" type="#_x0000_t75" style="width:86.6pt;height:18.7pt" o:ole="">
            <v:imagedata r:id="rId952" o:title=""/>
          </v:shape>
          <o:OLEObject Type="Embed" ProgID="Equation.DSMT4" ShapeID="_x0000_i1414" DrawAspect="Content" ObjectID="_1790422573" r:id="rId953"/>
        </w:object>
      </w:r>
      <w:r w:rsidRPr="006D722E">
        <w:rPr>
          <w:rFonts w:ascii="Times New Roman" w:hAnsi="Times New Roman"/>
        </w:rPr>
        <w:t>的解为</w:t>
      </w:r>
    </w:p>
    <w:p w14:paraId="429294BE" w14:textId="1C64D181" w:rsidR="00223D59" w:rsidRPr="006D722E" w:rsidRDefault="00B566F7" w:rsidP="00B566F7">
      <w:pPr>
        <w:snapToGrid w:val="0"/>
        <w:spacing w:line="360" w:lineRule="auto"/>
        <w:jc w:val="center"/>
        <w:rPr>
          <w:rFonts w:ascii="Times New Roman" w:hAnsi="Times New Roman"/>
        </w:rPr>
      </w:pPr>
      <m:oMath>
        <m:r>
          <w:ins w:id="3260" w:author="zhengping jin" w:date="2024-08-12T22:13:00Z" w16du:dateUtc="2024-08-12T14:13:00Z">
            <w:rPr>
              <w:rFonts w:ascii="Cambria Math" w:hAnsi="Times New Roman"/>
            </w:rPr>
            <m:t>x=</m:t>
          </w:ins>
        </m:r>
        <m:r>
          <w:ins w:id="3261" w:author="zhengping jin" w:date="2024-08-12T22:13:00Z" w16du:dateUtc="2024-08-12T14:13:00Z">
            <w:rPr>
              <w:rFonts w:ascii="Cambria Math" w:hAnsi="Times New Roman"/>
            </w:rPr>
            <m:t>±</m:t>
          </w:ins>
        </m:r>
        <m:d>
          <m:dPr>
            <m:ctrlPr>
              <w:ins w:id="3262" w:author="zhengping jin" w:date="2024-08-12T22:13:00Z" w16du:dateUtc="2024-08-12T14:13:00Z">
                <w:rPr>
                  <w:rFonts w:ascii="Cambria Math" w:hAnsi="Times New Roman"/>
                  <w:i/>
                </w:rPr>
              </w:ins>
            </m:ctrlPr>
          </m:dPr>
          <m:e>
            <m:sSub>
              <m:sSubPr>
                <m:ctrlPr>
                  <w:ins w:id="3263" w:author="zhengping jin" w:date="2024-08-12T22:13:00Z" w16du:dateUtc="2024-08-12T14:13:00Z">
                    <w:rPr>
                      <w:rFonts w:ascii="Cambria Math" w:hAnsi="Times New Roman"/>
                      <w:i/>
                    </w:rPr>
                  </w:ins>
                </m:ctrlPr>
              </m:sSubPr>
              <m:e>
                <m:r>
                  <w:ins w:id="3264" w:author="zhengping jin" w:date="2024-08-12T22:13:00Z" w16du:dateUtc="2024-08-12T14:13:00Z">
                    <w:rPr>
                      <w:rFonts w:ascii="Cambria Math" w:hAnsi="Times New Roman"/>
                    </w:rPr>
                    <m:t>x</m:t>
                  </w:ins>
                </m:r>
              </m:e>
              <m:sub>
                <m:r>
                  <w:ins w:id="3265" w:author="zhengping jin" w:date="2024-08-12T22:13:00Z" w16du:dateUtc="2024-08-12T14:13:00Z">
                    <w:rPr>
                      <w:rFonts w:ascii="Cambria Math" w:hAnsi="Times New Roman"/>
                    </w:rPr>
                    <m:t>α</m:t>
                  </w:ins>
                </m:r>
                <m:r>
                  <w:ins w:id="3266" w:author="zhengping jin" w:date="2024-08-12T22:13:00Z" w16du:dateUtc="2024-08-12T14:13:00Z">
                    <w:rPr>
                      <w:rFonts w:ascii="Cambria Math" w:hAnsi="Times New Roman"/>
                    </w:rPr>
                    <m:t>-</m:t>
                  </w:ins>
                </m:r>
                <m:r>
                  <w:ins w:id="3267" w:author="zhengping jin" w:date="2024-08-12T22:13:00Z" w16du:dateUtc="2024-08-12T14:13:00Z">
                    <w:rPr>
                      <w:rFonts w:ascii="Cambria Math" w:hAnsi="Times New Roman"/>
                    </w:rPr>
                    <m:t>1</m:t>
                  </w:ins>
                </m:r>
              </m:sub>
            </m:sSub>
            <m:r>
              <w:ins w:id="3268" w:author="zhengping jin" w:date="2024-08-12T22:13:00Z" w16du:dateUtc="2024-08-12T14:13:00Z">
                <w:rPr>
                  <w:rFonts w:ascii="Cambria Math" w:hAnsi="Times New Roman"/>
                </w:rPr>
                <m:t>+</m:t>
              </w:ins>
            </m:r>
            <m:sSup>
              <m:sSupPr>
                <m:ctrlPr>
                  <w:ins w:id="3269" w:author="zhengping jin" w:date="2024-08-12T22:13:00Z" w16du:dateUtc="2024-08-12T14:13:00Z">
                    <w:rPr>
                      <w:rFonts w:ascii="Cambria Math" w:hAnsi="Times New Roman"/>
                      <w:i/>
                    </w:rPr>
                  </w:ins>
                </m:ctrlPr>
              </m:sSupPr>
              <m:e>
                <m:r>
                  <w:ins w:id="3270" w:author="zhengping jin" w:date="2024-08-12T22:13:00Z" w16du:dateUtc="2024-08-12T14:13:00Z">
                    <w:rPr>
                      <w:rFonts w:ascii="Cambria Math" w:hAnsi="Times New Roman"/>
                    </w:rPr>
                    <m:t>2</m:t>
                  </w:ins>
                </m:r>
              </m:e>
              <m:sup>
                <m:r>
                  <w:ins w:id="3271" w:author="zhengping jin" w:date="2024-08-12T22:13:00Z" w16du:dateUtc="2024-08-12T14:13:00Z">
                    <w:rPr>
                      <w:rFonts w:ascii="Cambria Math" w:hAnsi="Times New Roman"/>
                    </w:rPr>
                    <m:t>α</m:t>
                  </w:ins>
                </m:r>
                <m:r>
                  <w:ins w:id="3272" w:author="zhengping jin" w:date="2024-08-12T22:13:00Z" w16du:dateUtc="2024-08-12T14:13:00Z">
                    <w:rPr>
                      <w:rFonts w:ascii="Cambria Math" w:hAnsi="Times New Roman"/>
                    </w:rPr>
                    <m:t>-</m:t>
                  </w:ins>
                </m:r>
                <m:r>
                  <w:ins w:id="3273" w:author="zhengping jin" w:date="2024-08-12T22:13:00Z" w16du:dateUtc="2024-08-12T14:13:00Z">
                    <w:rPr>
                      <w:rFonts w:ascii="Cambria Math" w:hAnsi="Times New Roman"/>
                    </w:rPr>
                    <m:t>2</m:t>
                  </w:ins>
                </m:r>
              </m:sup>
            </m:sSup>
            <m:sSub>
              <m:sSubPr>
                <m:ctrlPr>
                  <w:ins w:id="3274" w:author="zhengping jin" w:date="2024-08-12T22:13:00Z" w16du:dateUtc="2024-08-12T14:13:00Z">
                    <w:rPr>
                      <w:rFonts w:ascii="Cambria Math" w:hAnsi="Times New Roman"/>
                      <w:i/>
                    </w:rPr>
                  </w:ins>
                </m:ctrlPr>
              </m:sSubPr>
              <m:e>
                <m:r>
                  <w:ins w:id="3275" w:author="zhengping jin" w:date="2024-08-12T22:13:00Z" w16du:dateUtc="2024-08-12T14:13:00Z">
                    <w:rPr>
                      <w:rFonts w:ascii="Cambria Math" w:hAnsi="Times New Roman"/>
                    </w:rPr>
                    <m:t>t</m:t>
                  </w:ins>
                </m:r>
              </m:e>
              <m:sub>
                <m:r>
                  <w:ins w:id="3276" w:author="zhengping jin" w:date="2024-08-12T22:13:00Z" w16du:dateUtc="2024-08-12T14:13:00Z">
                    <w:rPr>
                      <w:rFonts w:ascii="Cambria Math" w:hAnsi="Times New Roman"/>
                    </w:rPr>
                    <m:t>α</m:t>
                  </w:ins>
                </m:r>
                <m:r>
                  <w:ins w:id="3277" w:author="zhengping jin" w:date="2024-08-12T22:13:00Z" w16du:dateUtc="2024-08-12T14:13:00Z">
                    <w:rPr>
                      <w:rFonts w:ascii="Cambria Math" w:hAnsi="Times New Roman"/>
                    </w:rPr>
                    <m:t>-</m:t>
                  </w:ins>
                </m:r>
                <m:r>
                  <w:ins w:id="3278" w:author="zhengping jin" w:date="2024-08-12T22:13:00Z" w16du:dateUtc="2024-08-12T14:13:00Z">
                    <w:rPr>
                      <w:rFonts w:ascii="Cambria Math" w:hAnsi="Times New Roman"/>
                    </w:rPr>
                    <m:t>1</m:t>
                  </w:ins>
                </m:r>
              </m:sub>
            </m:sSub>
          </m:e>
        </m:d>
        <m:r>
          <w:ins w:id="3279" w:author="zhengping jin" w:date="2024-08-12T22:13:00Z" w16du:dateUtc="2024-08-12T14:13:00Z">
            <w:rPr>
              <w:rFonts w:ascii="Cambria Math" w:hAnsi="Times New Roman"/>
            </w:rPr>
            <m:t xml:space="preserve">,  </m:t>
          </w:ins>
        </m:r>
        <m:sSub>
          <m:sSubPr>
            <m:ctrlPr>
              <w:ins w:id="3280" w:author="zhengping jin" w:date="2024-08-12T22:13:00Z" w16du:dateUtc="2024-08-12T14:13:00Z">
                <w:rPr>
                  <w:rFonts w:ascii="Cambria Math" w:hAnsi="Times New Roman"/>
                  <w:i/>
                </w:rPr>
              </w:ins>
            </m:ctrlPr>
          </m:sSubPr>
          <m:e>
            <m:r>
              <w:ins w:id="3281" w:author="zhengping jin" w:date="2024-08-12T22:13:00Z" w16du:dateUtc="2024-08-12T14:13:00Z">
                <w:rPr>
                  <w:rFonts w:ascii="Cambria Math" w:hAnsi="Times New Roman"/>
                </w:rPr>
                <m:t>t</m:t>
              </w:ins>
            </m:r>
          </m:e>
          <m:sub>
            <m:r>
              <w:ins w:id="3282" w:author="zhengping jin" w:date="2024-08-12T22:13:00Z" w16du:dateUtc="2024-08-12T14:13:00Z">
                <w:rPr>
                  <w:rFonts w:ascii="Cambria Math" w:hAnsi="Times New Roman"/>
                </w:rPr>
                <m:t>α</m:t>
              </w:ins>
            </m:r>
            <m:r>
              <w:ins w:id="3283" w:author="zhengping jin" w:date="2024-08-12T22:13:00Z" w16du:dateUtc="2024-08-12T14:13:00Z">
                <w:rPr>
                  <w:rFonts w:ascii="Cambria Math" w:hAnsi="Times New Roman"/>
                </w:rPr>
                <m:t>-</m:t>
              </w:ins>
            </m:r>
            <m:r>
              <w:ins w:id="3284" w:author="zhengping jin" w:date="2024-08-12T22:13:00Z" w16du:dateUtc="2024-08-12T14:13:00Z">
                <w:rPr>
                  <w:rFonts w:ascii="Cambria Math" w:hAnsi="Times New Roman"/>
                </w:rPr>
                <m:t>1</m:t>
              </w:ins>
            </m:r>
          </m:sub>
        </m:sSub>
        <m:r>
          <w:ins w:id="3285" w:author="zhengping jin" w:date="2024-08-12T22:13:00Z" w16du:dateUtc="2024-08-12T14:13:00Z">
            <w:rPr>
              <w:rFonts w:ascii="Cambria Math" w:hAnsi="Times New Roman"/>
            </w:rPr>
            <m:t>=0, 1,</m:t>
          </w:ins>
        </m:r>
        <m:r>
          <w:ins w:id="3286" w:author="zhengping jin" w:date="2024-08-12T22:13:00Z" w16du:dateUtc="2024-08-12T14:13:00Z">
            <w:rPr>
              <w:rFonts w:ascii="Cambria Math" w:hAnsi="Cambria Math" w:cs="Cambria Math"/>
            </w:rPr>
            <m:t>⋯</m:t>
          </w:ins>
        </m:r>
      </m:oMath>
      <w:del w:id="3287" w:author="zhengping jin" w:date="2024-08-12T22:13:00Z" w16du:dateUtc="2024-08-12T14:13:00Z">
        <w:r w:rsidR="00223D59" w:rsidRPr="006D722E" w:rsidDel="00B566F7">
          <w:rPr>
            <w:rFonts w:ascii="Times New Roman" w:hAnsi="Times New Roman"/>
            <w:position w:val="-12"/>
          </w:rPr>
          <w:object w:dxaOrig="3620" w:dyaOrig="380" w14:anchorId="46E42EC5">
            <v:shape id="_x0000_i1415" type="#_x0000_t75" style="width:181.35pt;height:19.6pt" o:ole="">
              <v:imagedata r:id="rId954" o:title=""/>
            </v:shape>
            <o:OLEObject Type="Embed" ProgID="Equation.DSMT4" ShapeID="_x0000_i1415" DrawAspect="Content" ObjectID="_1790422574" r:id="rId955"/>
          </w:object>
        </w:r>
      </w:del>
    </w:p>
    <w:p w14:paraId="01192C18" w14:textId="6D5C737C" w:rsidR="00223D59" w:rsidRPr="006D722E" w:rsidRDefault="00223D59">
      <w:pPr>
        <w:snapToGrid w:val="0"/>
        <w:spacing w:line="360" w:lineRule="auto"/>
        <w:ind w:firstLineChars="700" w:firstLine="1470"/>
        <w:jc w:val="left"/>
        <w:rPr>
          <w:rFonts w:ascii="Times New Roman" w:hAnsi="Times New Roman"/>
        </w:rPr>
        <w:pPrChange w:id="3288" w:author="zhengping jin" w:date="2024-08-12T22:13:00Z" w16du:dateUtc="2024-08-12T14:13:00Z">
          <w:pPr>
            <w:snapToGrid w:val="0"/>
            <w:spacing w:line="360" w:lineRule="auto"/>
            <w:ind w:firstLineChars="900" w:firstLine="1890"/>
            <w:jc w:val="left"/>
          </w:pPr>
        </w:pPrChange>
      </w:pPr>
      <w:r w:rsidRPr="006D722E">
        <w:rPr>
          <w:rFonts w:ascii="Times New Roman" w:hAnsi="Times New Roman"/>
        </w:rPr>
        <w:t>则</w:t>
      </w:r>
      <w:ins w:id="3289" w:author="zhengping jin" w:date="2024-08-12T22:13:00Z" w16du:dateUtc="2024-08-12T14:13:00Z">
        <w:r w:rsidR="00B566F7">
          <w:rPr>
            <w:rFonts w:ascii="Times New Roman" w:hAnsi="Times New Roman" w:hint="eastAsia"/>
          </w:rPr>
          <w:t>同理地</w:t>
        </w:r>
      </w:ins>
      <w:del w:id="3290" w:author="zhengping jin" w:date="2024-08-12T22:13:00Z" w16du:dateUtc="2024-08-12T14:13:00Z">
        <w:r w:rsidRPr="006D722E" w:rsidDel="00B566F7">
          <w:rPr>
            <w:rFonts w:ascii="Times New Roman" w:hAnsi="Times New Roman" w:hint="eastAsia"/>
          </w:rPr>
          <w:delText>由</w:delText>
        </w:r>
      </w:del>
      <w:ins w:id="3291" w:author="zhengping jin" w:date="2024-08-12T22:13:00Z" w16du:dateUtc="2024-08-12T14:13:00Z">
        <w:r w:rsidR="00B566F7">
          <w:rPr>
            <w:rFonts w:ascii="Times New Roman" w:hAnsi="Times New Roman" w:hint="eastAsia"/>
          </w:rPr>
          <w:t>令</w:t>
        </w:r>
      </w:ins>
      <w:r w:rsidRPr="006D722E">
        <w:rPr>
          <w:rFonts w:ascii="Times New Roman" w:hAnsi="Times New Roman"/>
          <w:position w:val="-12"/>
        </w:rPr>
        <w:object w:dxaOrig="2940" w:dyaOrig="380" w14:anchorId="3AE31329">
          <v:shape id="_x0000_i1416" type="#_x0000_t75" style="width:147.65pt;height:19.6pt" o:ole="">
            <v:imagedata r:id="rId956" o:title=""/>
          </v:shape>
          <o:OLEObject Type="Embed" ProgID="Equation.DSMT4" ShapeID="_x0000_i1416" DrawAspect="Content" ObjectID="_1790422575" r:id="rId957"/>
        </w:object>
      </w:r>
      <w:ins w:id="3292" w:author="zhengping jin" w:date="2024-08-12T22:14:00Z" w16du:dateUtc="2024-08-12T14:14:00Z">
        <w:r w:rsidR="00B566F7">
          <w:rPr>
            <w:rFonts w:ascii="Times New Roman" w:hAnsi="Times New Roman" w:hint="eastAsia"/>
          </w:rPr>
          <w:t>，</w:t>
        </w:r>
      </w:ins>
    </w:p>
    <w:p w14:paraId="21A156AD" w14:textId="005D6D60" w:rsidR="00223D59" w:rsidRPr="006D722E" w:rsidRDefault="00223D59">
      <w:pPr>
        <w:snapToGrid w:val="0"/>
        <w:spacing w:line="360" w:lineRule="auto"/>
        <w:ind w:firstLineChars="700" w:firstLine="1470"/>
        <w:jc w:val="left"/>
        <w:rPr>
          <w:rFonts w:ascii="Times New Roman" w:hAnsi="Times New Roman"/>
        </w:rPr>
        <w:pPrChange w:id="3293" w:author="zhengping jin" w:date="2024-08-12T22:14:00Z" w16du:dateUtc="2024-08-12T14:14:00Z">
          <w:pPr>
            <w:snapToGrid w:val="0"/>
            <w:spacing w:line="360" w:lineRule="auto"/>
            <w:ind w:firstLineChars="900" w:firstLine="1890"/>
            <w:jc w:val="left"/>
          </w:pPr>
        </w:pPrChange>
      </w:pPr>
      <w:r w:rsidRPr="006D722E">
        <w:rPr>
          <w:rFonts w:ascii="Times New Roman" w:hAnsi="Times New Roman"/>
        </w:rPr>
        <w:t>并注意到</w:t>
      </w:r>
      <w:r w:rsidRPr="006D722E">
        <w:rPr>
          <w:rFonts w:ascii="Times New Roman" w:hAnsi="Times New Roman"/>
          <w:position w:val="-12"/>
        </w:rPr>
        <w:object w:dxaOrig="3320" w:dyaOrig="380" w14:anchorId="3462E356">
          <v:shape id="_x0000_i1417" type="#_x0000_t75" style="width:165.4pt;height:19.6pt" o:ole="">
            <v:imagedata r:id="rId958" o:title=""/>
          </v:shape>
          <o:OLEObject Type="Embed" ProgID="Equation.DSMT4" ShapeID="_x0000_i1417" DrawAspect="Content" ObjectID="_1790422576" r:id="rId959"/>
        </w:object>
      </w:r>
      <w:ins w:id="3294" w:author="zhengping jin" w:date="2024-08-12T22:14:00Z" w16du:dateUtc="2024-08-12T14:14:00Z">
        <w:r w:rsidR="00B566F7">
          <w:rPr>
            <w:rFonts w:ascii="Times New Roman" w:hAnsi="Times New Roman" w:hint="eastAsia"/>
          </w:rPr>
          <w:t>，</w:t>
        </w:r>
      </w:ins>
    </w:p>
    <w:p w14:paraId="63E3529D" w14:textId="46B0A1DE" w:rsidR="00223D59" w:rsidRPr="006D722E" w:rsidRDefault="00223D59">
      <w:pPr>
        <w:snapToGrid w:val="0"/>
        <w:spacing w:line="360" w:lineRule="auto"/>
        <w:ind w:firstLineChars="700" w:firstLine="1470"/>
        <w:jc w:val="left"/>
        <w:rPr>
          <w:rFonts w:ascii="Times New Roman" w:hAnsi="Times New Roman"/>
        </w:rPr>
        <w:pPrChange w:id="3295" w:author="zhengping jin" w:date="2024-08-12T22:14:00Z" w16du:dateUtc="2024-08-12T14:14:00Z">
          <w:pPr>
            <w:snapToGrid w:val="0"/>
            <w:spacing w:line="360" w:lineRule="auto"/>
            <w:ind w:firstLineChars="900" w:firstLine="1890"/>
            <w:jc w:val="left"/>
          </w:pPr>
        </w:pPrChange>
      </w:pPr>
      <w:r w:rsidRPr="006D722E">
        <w:rPr>
          <w:rFonts w:ascii="Times New Roman" w:hAnsi="Times New Roman"/>
        </w:rPr>
        <w:t>有</w:t>
      </w:r>
      <w:r w:rsidRPr="006D722E">
        <w:rPr>
          <w:rFonts w:ascii="Times New Roman" w:hAnsi="Times New Roman"/>
          <w:position w:val="-12"/>
        </w:rPr>
        <w:object w:dxaOrig="2640" w:dyaOrig="380" w14:anchorId="50B8331B">
          <v:shape id="_x0000_i1418" type="#_x0000_t75" style="width:132.6pt;height:19.6pt" o:ole="">
            <v:imagedata r:id="rId960" o:title=""/>
          </v:shape>
          <o:OLEObject Type="Embed" ProgID="Equation.DSMT4" ShapeID="_x0000_i1418" DrawAspect="Content" ObjectID="_1790422577" r:id="rId961"/>
        </w:object>
      </w:r>
      <w:ins w:id="3296" w:author="zhengping jin" w:date="2024-08-12T22:14:00Z" w16du:dateUtc="2024-08-12T14:14:00Z">
        <w:r w:rsidR="00B566F7">
          <w:rPr>
            <w:rFonts w:ascii="Times New Roman" w:hAnsi="Times New Roman" w:hint="eastAsia"/>
          </w:rPr>
          <w:t>，</w:t>
        </w:r>
      </w:ins>
    </w:p>
    <w:p w14:paraId="4ECCCC79" w14:textId="7B734F4A" w:rsidR="00223D59" w:rsidRPr="006D722E" w:rsidRDefault="00223D59">
      <w:pPr>
        <w:snapToGrid w:val="0"/>
        <w:spacing w:line="360" w:lineRule="auto"/>
        <w:ind w:firstLineChars="700" w:firstLine="1470"/>
        <w:jc w:val="left"/>
        <w:rPr>
          <w:rFonts w:ascii="Times New Roman" w:hAnsi="Times New Roman"/>
        </w:rPr>
        <w:pPrChange w:id="3297" w:author="zhengping jin" w:date="2024-08-12T22:15:00Z" w16du:dateUtc="2024-08-12T14:15:00Z">
          <w:pPr>
            <w:snapToGrid w:val="0"/>
            <w:spacing w:line="360" w:lineRule="auto"/>
            <w:ind w:firstLineChars="900" w:firstLine="1890"/>
            <w:jc w:val="left"/>
          </w:pPr>
        </w:pPrChange>
      </w:pPr>
      <w:del w:id="3298" w:author="zhengping jin" w:date="2024-08-12T22:14:00Z" w16du:dateUtc="2024-08-12T14:14:00Z">
        <w:r w:rsidRPr="006D722E" w:rsidDel="00B566F7">
          <w:rPr>
            <w:rFonts w:ascii="Times New Roman" w:hAnsi="Times New Roman" w:hint="eastAsia"/>
          </w:rPr>
          <w:delText>或</w:delText>
        </w:r>
      </w:del>
      <w:ins w:id="3299" w:author="zhengping jin" w:date="2024-08-12T22:14:00Z" w16du:dateUtc="2024-08-12T14:14:00Z">
        <w:r w:rsidR="00B566F7">
          <w:rPr>
            <w:rFonts w:ascii="Times New Roman" w:hAnsi="Times New Roman" w:hint="eastAsia"/>
          </w:rPr>
          <w:t>进而求得</w:t>
        </w:r>
      </w:ins>
      <w:r w:rsidRPr="006D722E">
        <w:rPr>
          <w:rFonts w:ascii="Times New Roman" w:hAnsi="Times New Roman"/>
          <w:position w:val="-24"/>
        </w:rPr>
        <w:object w:dxaOrig="2180" w:dyaOrig="660" w14:anchorId="458D7CFB">
          <v:shape id="_x0000_i1419" type="#_x0000_t75" style="width:109.35pt;height:32.8pt" o:ole="">
            <v:imagedata r:id="rId962" o:title=""/>
          </v:shape>
          <o:OLEObject Type="Embed" ProgID="Equation.DSMT4" ShapeID="_x0000_i1419" DrawAspect="Content" ObjectID="_1790422578" r:id="rId963"/>
        </w:object>
      </w:r>
      <w:ins w:id="3300" w:author="zhengping jin" w:date="2024-08-12T22:15:00Z" w16du:dateUtc="2024-08-12T14:15:00Z">
        <w:r w:rsidR="00B566F7">
          <w:rPr>
            <w:rFonts w:ascii="Times New Roman" w:hAnsi="Times New Roman" w:hint="eastAsia"/>
          </w:rPr>
          <w:t>.</w:t>
        </w:r>
      </w:ins>
      <w:r w:rsidR="004137B9">
        <w:rPr>
          <w:rFonts w:ascii="Times New Roman" w:hAnsi="Times New Roman"/>
        </w:rPr>
        <w:tab/>
      </w:r>
    </w:p>
    <w:p w14:paraId="090C47B0" w14:textId="2DDDCEFA" w:rsidR="00223D59" w:rsidRPr="006D722E" w:rsidRDefault="00223D59">
      <w:pPr>
        <w:snapToGrid w:val="0"/>
        <w:spacing w:line="360" w:lineRule="auto"/>
        <w:ind w:firstLineChars="700" w:firstLine="1470"/>
        <w:rPr>
          <w:rFonts w:ascii="Times New Roman" w:hAnsi="Times New Roman"/>
        </w:rPr>
        <w:pPrChange w:id="3301" w:author="zhengping jin" w:date="2024-08-12T22:15:00Z" w16du:dateUtc="2024-08-12T14:15:00Z">
          <w:pPr>
            <w:snapToGrid w:val="0"/>
            <w:spacing w:line="360" w:lineRule="auto"/>
            <w:ind w:firstLineChars="500" w:firstLine="1050"/>
          </w:pPr>
        </w:pPrChange>
      </w:pPr>
      <w:r w:rsidRPr="006D722E">
        <w:rPr>
          <w:rFonts w:ascii="Times New Roman" w:hAnsi="Times New Roman"/>
        </w:rPr>
        <w:t>故</w:t>
      </w:r>
      <w:r w:rsidR="007B33BC" w:rsidRPr="006D722E">
        <w:rPr>
          <w:rFonts w:ascii="Times New Roman" w:hAnsi="Times New Roman"/>
        </w:rPr>
        <w:t>同余方程</w:t>
      </w:r>
      <w:r w:rsidRPr="006D722E">
        <w:rPr>
          <w:rFonts w:ascii="Times New Roman" w:hAnsi="Times New Roman"/>
          <w:position w:val="-10"/>
        </w:rPr>
        <w:object w:dxaOrig="1760" w:dyaOrig="360" w14:anchorId="600091C8">
          <v:shape id="_x0000_i1420" type="#_x0000_t75" style="width:87.5pt;height:18.7pt" o:ole="">
            <v:imagedata r:id="rId964" o:title=""/>
          </v:shape>
          <o:OLEObject Type="Embed" ProgID="Equation.DSMT4" ShapeID="_x0000_i1420" DrawAspect="Content" ObjectID="_1790422579" r:id="rId965"/>
        </w:object>
      </w:r>
      <w:r w:rsidRPr="006D722E">
        <w:rPr>
          <w:rFonts w:ascii="Times New Roman" w:hAnsi="Times New Roman"/>
        </w:rPr>
        <w:t>的解可表示为</w:t>
      </w:r>
    </w:p>
    <w:p w14:paraId="3726CE9B" w14:textId="244BF412" w:rsidR="00223D59" w:rsidRPr="006D722E" w:rsidRDefault="004137B9" w:rsidP="00B566F7">
      <w:pPr>
        <w:snapToGrid w:val="0"/>
        <w:spacing w:line="360" w:lineRule="auto"/>
        <w:jc w:val="center"/>
        <w:rPr>
          <w:rFonts w:ascii="Times New Roman" w:hAnsi="Times New Roman"/>
        </w:rPr>
      </w:pPr>
      <w:r>
        <w:rPr>
          <w:rFonts w:ascii="Times New Roman" w:hAnsi="Times New Roman"/>
        </w:rPr>
        <w:t xml:space="preserve">       </w:t>
      </w:r>
      <m:oMath>
        <m:r>
          <w:ins w:id="3302" w:author="zhengping jin" w:date="2024-08-12T22:15:00Z" w16du:dateUtc="2024-08-12T14:15:00Z">
            <w:rPr>
              <w:rFonts w:ascii="Cambria Math" w:hAnsi="Times New Roman"/>
            </w:rPr>
            <m:t>x=</m:t>
          </w:ins>
        </m:r>
        <m:r>
          <w:ins w:id="3303" w:author="zhengping jin" w:date="2024-08-12T22:15:00Z" w16du:dateUtc="2024-08-12T14:15:00Z">
            <w:rPr>
              <w:rFonts w:ascii="Cambria Math" w:hAnsi="Times New Roman"/>
            </w:rPr>
            <m:t>±</m:t>
          </w:ins>
        </m:r>
        <m:d>
          <m:dPr>
            <m:ctrlPr>
              <w:ins w:id="3304" w:author="zhengping jin" w:date="2024-08-12T22:15:00Z" w16du:dateUtc="2024-08-12T14:15:00Z">
                <w:rPr>
                  <w:rFonts w:ascii="Cambria Math" w:hAnsi="Times New Roman"/>
                  <w:i/>
                </w:rPr>
              </w:ins>
            </m:ctrlPr>
          </m:dPr>
          <m:e>
            <m:sSub>
              <m:sSubPr>
                <m:ctrlPr>
                  <w:ins w:id="3305" w:author="zhengping jin" w:date="2024-08-12T22:15:00Z" w16du:dateUtc="2024-08-12T14:15:00Z">
                    <w:rPr>
                      <w:rFonts w:ascii="Cambria Math" w:hAnsi="Times New Roman"/>
                      <w:i/>
                    </w:rPr>
                  </w:ins>
                </m:ctrlPr>
              </m:sSubPr>
              <m:e>
                <m:r>
                  <w:ins w:id="3306" w:author="zhengping jin" w:date="2024-08-12T22:15:00Z" w16du:dateUtc="2024-08-12T14:15:00Z">
                    <w:rPr>
                      <w:rFonts w:ascii="Cambria Math" w:hAnsi="Times New Roman"/>
                    </w:rPr>
                    <m:t>x</m:t>
                  </w:ins>
                </m:r>
              </m:e>
              <m:sub>
                <m:r>
                  <w:ins w:id="3307" w:author="zhengping jin" w:date="2024-08-12T22:15:00Z" w16du:dateUtc="2024-08-12T14:15:00Z">
                    <w:rPr>
                      <w:rFonts w:ascii="Cambria Math" w:hAnsi="Times New Roman"/>
                    </w:rPr>
                    <m:t>α</m:t>
                  </w:ins>
                </m:r>
                <m:r>
                  <w:ins w:id="3308" w:author="zhengping jin" w:date="2024-08-12T22:15:00Z" w16du:dateUtc="2024-08-12T14:15:00Z">
                    <w:rPr>
                      <w:rFonts w:ascii="Cambria Math" w:hAnsi="Times New Roman"/>
                    </w:rPr>
                    <m:t>-</m:t>
                  </w:ins>
                </m:r>
                <m:r>
                  <w:ins w:id="3309" w:author="zhengping jin" w:date="2024-08-12T22:15:00Z" w16du:dateUtc="2024-08-12T14:15:00Z">
                    <w:rPr>
                      <w:rFonts w:ascii="Cambria Math" w:hAnsi="Times New Roman"/>
                    </w:rPr>
                    <m:t>1</m:t>
                  </w:ins>
                </m:r>
              </m:sub>
            </m:sSub>
            <m:r>
              <w:ins w:id="3310" w:author="zhengping jin" w:date="2024-08-12T22:15:00Z" w16du:dateUtc="2024-08-12T14:15:00Z">
                <w:rPr>
                  <w:rFonts w:ascii="Cambria Math" w:hAnsi="Times New Roman"/>
                </w:rPr>
                <m:t>+</m:t>
              </w:ins>
            </m:r>
            <m:sSup>
              <m:sSupPr>
                <m:ctrlPr>
                  <w:ins w:id="3311" w:author="zhengping jin" w:date="2024-08-12T22:15:00Z" w16du:dateUtc="2024-08-12T14:15:00Z">
                    <w:rPr>
                      <w:rFonts w:ascii="Cambria Math" w:hAnsi="Times New Roman"/>
                      <w:i/>
                    </w:rPr>
                  </w:ins>
                </m:ctrlPr>
              </m:sSupPr>
              <m:e>
                <m:r>
                  <w:ins w:id="3312" w:author="zhengping jin" w:date="2024-08-12T22:15:00Z" w16du:dateUtc="2024-08-12T14:15:00Z">
                    <w:rPr>
                      <w:rFonts w:ascii="Cambria Math" w:hAnsi="Times New Roman"/>
                    </w:rPr>
                    <m:t>2</m:t>
                  </w:ins>
                </m:r>
              </m:e>
              <m:sup>
                <m:r>
                  <w:ins w:id="3313" w:author="zhengping jin" w:date="2024-08-12T22:15:00Z" w16du:dateUtc="2024-08-12T14:15:00Z">
                    <w:rPr>
                      <w:rFonts w:ascii="Cambria Math" w:hAnsi="Times New Roman"/>
                    </w:rPr>
                    <m:t>α</m:t>
                  </w:ins>
                </m:r>
                <m:r>
                  <w:ins w:id="3314" w:author="zhengping jin" w:date="2024-08-12T22:15:00Z" w16du:dateUtc="2024-08-12T14:15:00Z">
                    <w:rPr>
                      <w:rFonts w:ascii="Cambria Math" w:hAnsi="Times New Roman"/>
                    </w:rPr>
                    <m:t>-</m:t>
                  </w:ins>
                </m:r>
                <m:r>
                  <w:ins w:id="3315" w:author="zhengping jin" w:date="2024-08-12T22:15:00Z" w16du:dateUtc="2024-08-12T14:15:00Z">
                    <w:rPr>
                      <w:rFonts w:ascii="Cambria Math" w:hAnsi="Times New Roman"/>
                    </w:rPr>
                    <m:t>2</m:t>
                  </w:ins>
                </m:r>
              </m:sup>
            </m:sSup>
            <m:r>
              <w:ins w:id="3316" w:author="zhengping jin" w:date="2024-08-12T22:15:00Z" w16du:dateUtc="2024-08-12T14:15:00Z">
                <w:rPr>
                  <w:rFonts w:ascii="Cambria Math" w:hAnsi="Cambria Math" w:cs="Cambria Math"/>
                </w:rPr>
                <m:t>⋅</m:t>
              </w:ins>
            </m:r>
            <m:f>
              <m:fPr>
                <m:ctrlPr>
                  <w:ins w:id="3317" w:author="zhengping jin" w:date="2024-08-12T22:15:00Z" w16du:dateUtc="2024-08-12T14:15:00Z">
                    <w:rPr>
                      <w:rFonts w:ascii="Cambria Math" w:hAnsi="Times New Roman"/>
                      <w:i/>
                    </w:rPr>
                  </w:ins>
                </m:ctrlPr>
              </m:fPr>
              <m:num>
                <m:r>
                  <w:ins w:id="3318" w:author="zhengping jin" w:date="2024-08-12T22:15:00Z" w16du:dateUtc="2024-08-12T14:15:00Z">
                    <w:rPr>
                      <w:rFonts w:ascii="Cambria Math" w:hAnsi="Times New Roman"/>
                    </w:rPr>
                    <m:t>a</m:t>
                  </w:ins>
                </m:r>
                <m:r>
                  <w:ins w:id="3319" w:author="zhengping jin" w:date="2024-08-12T22:15:00Z" w16du:dateUtc="2024-08-12T14:15:00Z">
                    <w:rPr>
                      <w:rFonts w:ascii="Cambria Math" w:hAnsi="Times New Roman"/>
                    </w:rPr>
                    <m:t>-</m:t>
                  </w:ins>
                </m:r>
                <m:sSubSup>
                  <m:sSubSupPr>
                    <m:ctrlPr>
                      <w:ins w:id="3320" w:author="zhengping jin" w:date="2024-08-12T22:15:00Z" w16du:dateUtc="2024-08-12T14:15:00Z">
                        <w:rPr>
                          <w:rFonts w:ascii="Cambria Math" w:hAnsi="Times New Roman"/>
                          <w:i/>
                        </w:rPr>
                      </w:ins>
                    </m:ctrlPr>
                  </m:sSubSupPr>
                  <m:e>
                    <m:r>
                      <w:ins w:id="3321" w:author="zhengping jin" w:date="2024-08-12T22:15:00Z" w16du:dateUtc="2024-08-12T14:15:00Z">
                        <w:rPr>
                          <w:rFonts w:ascii="Cambria Math" w:hAnsi="Times New Roman"/>
                        </w:rPr>
                        <m:t>x</m:t>
                      </w:ins>
                    </m:r>
                  </m:e>
                  <m:sub>
                    <m:r>
                      <w:ins w:id="3322" w:author="zhengping jin" w:date="2024-08-12T22:15:00Z" w16du:dateUtc="2024-08-12T14:15:00Z">
                        <w:rPr>
                          <w:rFonts w:ascii="Cambria Math" w:hAnsi="Times New Roman"/>
                        </w:rPr>
                        <m:t>α</m:t>
                      </w:ins>
                    </m:r>
                    <m:r>
                      <w:ins w:id="3323" w:author="zhengping jin" w:date="2024-08-12T22:15:00Z" w16du:dateUtc="2024-08-12T14:15:00Z">
                        <w:rPr>
                          <w:rFonts w:ascii="Cambria Math" w:hAnsi="Times New Roman"/>
                        </w:rPr>
                        <m:t>-</m:t>
                      </w:ins>
                    </m:r>
                    <m:r>
                      <w:ins w:id="3324" w:author="zhengping jin" w:date="2024-08-12T22:15:00Z" w16du:dateUtc="2024-08-12T14:15:00Z">
                        <w:rPr>
                          <w:rFonts w:ascii="Cambria Math" w:hAnsi="Times New Roman"/>
                        </w:rPr>
                        <m:t>1</m:t>
                      </w:ins>
                    </m:r>
                  </m:sub>
                  <m:sup>
                    <m:r>
                      <w:ins w:id="3325" w:author="zhengping jin" w:date="2024-08-12T22:15:00Z" w16du:dateUtc="2024-08-12T14:15:00Z">
                        <w:rPr>
                          <w:rFonts w:ascii="Cambria Math" w:hAnsi="Times New Roman"/>
                        </w:rPr>
                        <m:t>2</m:t>
                      </w:ins>
                    </m:r>
                  </m:sup>
                </m:sSubSup>
              </m:num>
              <m:den>
                <m:sSup>
                  <m:sSupPr>
                    <m:ctrlPr>
                      <w:ins w:id="3326" w:author="zhengping jin" w:date="2024-08-12T22:15:00Z" w16du:dateUtc="2024-08-12T14:15:00Z">
                        <w:rPr>
                          <w:rFonts w:ascii="Cambria Math" w:hAnsi="Times New Roman"/>
                          <w:i/>
                        </w:rPr>
                      </w:ins>
                    </m:ctrlPr>
                  </m:sSupPr>
                  <m:e>
                    <m:r>
                      <w:ins w:id="3327" w:author="zhengping jin" w:date="2024-08-12T22:15:00Z" w16du:dateUtc="2024-08-12T14:15:00Z">
                        <w:rPr>
                          <w:rFonts w:ascii="Cambria Math" w:hAnsi="Times New Roman"/>
                        </w:rPr>
                        <m:t>2</m:t>
                      </w:ins>
                    </m:r>
                  </m:e>
                  <m:sup>
                    <m:r>
                      <w:ins w:id="3328" w:author="zhengping jin" w:date="2024-08-12T22:15:00Z" w16du:dateUtc="2024-08-12T14:15:00Z">
                        <w:rPr>
                          <w:rFonts w:ascii="Cambria Math" w:hAnsi="Times New Roman"/>
                        </w:rPr>
                        <m:t>α</m:t>
                      </w:ins>
                    </m:r>
                    <m:r>
                      <w:ins w:id="3329" w:author="zhengping jin" w:date="2024-08-12T22:15:00Z" w16du:dateUtc="2024-08-12T14:15:00Z">
                        <w:rPr>
                          <w:rFonts w:ascii="Cambria Math" w:hAnsi="Times New Roman"/>
                        </w:rPr>
                        <m:t>-</m:t>
                      </w:ins>
                    </m:r>
                    <m:r>
                      <w:ins w:id="3330" w:author="zhengping jin" w:date="2024-08-12T22:15:00Z" w16du:dateUtc="2024-08-12T14:15:00Z">
                        <w:rPr>
                          <w:rFonts w:ascii="Cambria Math" w:hAnsi="Times New Roman"/>
                        </w:rPr>
                        <m:t>1</m:t>
                      </w:ins>
                    </m:r>
                  </m:sup>
                </m:sSup>
                <m:ctrlPr>
                  <w:ins w:id="3331" w:author="zhengping jin" w:date="2024-08-12T22:15:00Z" w16du:dateUtc="2024-08-12T14:15:00Z">
                    <w:rPr>
                      <w:rFonts w:ascii="Cambria Math" w:hAnsi="Cambria Math"/>
                      <w:i/>
                    </w:rPr>
                  </w:ins>
                </m:ctrlPr>
              </m:den>
            </m:f>
            <m:r>
              <w:ins w:id="3332" w:author="zhengping jin" w:date="2024-08-12T22:15:00Z" w16du:dateUtc="2024-08-12T14:15:00Z">
                <w:rPr>
                  <w:rFonts w:ascii="Cambria Math" w:hAnsi="Times New Roman"/>
                </w:rPr>
                <m:t>+</m:t>
              </w:ins>
            </m:r>
            <m:sSup>
              <m:sSupPr>
                <m:ctrlPr>
                  <w:ins w:id="3333" w:author="zhengping jin" w:date="2024-08-12T22:15:00Z" w16du:dateUtc="2024-08-12T14:15:00Z">
                    <w:rPr>
                      <w:rFonts w:ascii="Cambria Math" w:hAnsi="Times New Roman"/>
                      <w:i/>
                    </w:rPr>
                  </w:ins>
                </m:ctrlPr>
              </m:sSupPr>
              <m:e>
                <m:r>
                  <w:ins w:id="3334" w:author="zhengping jin" w:date="2024-08-12T22:15:00Z" w16du:dateUtc="2024-08-12T14:15:00Z">
                    <w:rPr>
                      <w:rFonts w:ascii="Cambria Math" w:hAnsi="Times New Roman"/>
                    </w:rPr>
                    <m:t>2</m:t>
                  </w:ins>
                </m:r>
              </m:e>
              <m:sup>
                <m:r>
                  <w:ins w:id="3335" w:author="zhengping jin" w:date="2024-08-12T22:15:00Z" w16du:dateUtc="2024-08-12T14:15:00Z">
                    <w:rPr>
                      <w:rFonts w:ascii="Cambria Math" w:hAnsi="Times New Roman"/>
                    </w:rPr>
                    <m:t>α</m:t>
                  </w:ins>
                </m:r>
                <m:r>
                  <w:ins w:id="3336" w:author="zhengping jin" w:date="2024-08-12T22:15:00Z" w16du:dateUtc="2024-08-12T14:15:00Z">
                    <w:rPr>
                      <w:rFonts w:ascii="Cambria Math" w:hAnsi="Times New Roman"/>
                    </w:rPr>
                    <m:t>-</m:t>
                  </w:ins>
                </m:r>
                <m:r>
                  <w:ins w:id="3337" w:author="zhengping jin" w:date="2024-08-12T22:15:00Z" w16du:dateUtc="2024-08-12T14:15:00Z">
                    <w:rPr>
                      <w:rFonts w:ascii="Cambria Math" w:hAnsi="Times New Roman"/>
                    </w:rPr>
                    <m:t>1</m:t>
                  </w:ins>
                </m:r>
              </m:sup>
            </m:sSup>
            <m:sSub>
              <m:sSubPr>
                <m:ctrlPr>
                  <w:ins w:id="3338" w:author="zhengping jin" w:date="2024-08-12T22:15:00Z" w16du:dateUtc="2024-08-12T14:15:00Z">
                    <w:rPr>
                      <w:rFonts w:ascii="Cambria Math" w:hAnsi="Times New Roman"/>
                      <w:i/>
                    </w:rPr>
                  </w:ins>
                </m:ctrlPr>
              </m:sSubPr>
              <m:e>
                <m:r>
                  <w:ins w:id="3339" w:author="zhengping jin" w:date="2024-08-12T22:15:00Z" w16du:dateUtc="2024-08-12T14:15:00Z">
                    <w:rPr>
                      <w:rFonts w:ascii="Cambria Math" w:hAnsi="Times New Roman"/>
                    </w:rPr>
                    <m:t>t</m:t>
                  </w:ins>
                </m:r>
              </m:e>
              <m:sub>
                <m:r>
                  <w:ins w:id="3340" w:author="zhengping jin" w:date="2024-08-12T22:15:00Z" w16du:dateUtc="2024-08-12T14:15:00Z">
                    <w:rPr>
                      <w:rFonts w:ascii="Cambria Math" w:hAnsi="Times New Roman"/>
                    </w:rPr>
                    <m:t>α</m:t>
                  </w:ins>
                </m:r>
              </m:sub>
            </m:sSub>
          </m:e>
        </m:d>
        <m:r>
          <w:ins w:id="3341" w:author="zhengping jin" w:date="2024-08-12T22:15:00Z" w16du:dateUtc="2024-08-12T14:15:00Z">
            <w:rPr>
              <w:rFonts w:ascii="Cambria Math" w:hAnsi="Times New Roman"/>
            </w:rPr>
            <m:t>,</m:t>
          </w:ins>
        </m:r>
        <m:r>
          <w:ins w:id="3342" w:author="zhengping jin" w:date="2024-08-12T22:16:00Z" w16du:dateUtc="2024-08-12T14:16:00Z">
            <w:rPr>
              <w:rFonts w:ascii="Cambria Math" w:hAnsi="Times New Roman"/>
            </w:rPr>
            <m:t xml:space="preserve">  </m:t>
          </w:ins>
        </m:r>
        <m:sSub>
          <m:sSubPr>
            <m:ctrlPr>
              <w:ins w:id="3343" w:author="zhengping jin" w:date="2024-08-12T22:15:00Z" w16du:dateUtc="2024-08-12T14:15:00Z">
                <w:rPr>
                  <w:rFonts w:ascii="Cambria Math" w:hAnsi="Times New Roman"/>
                  <w:i/>
                </w:rPr>
              </w:ins>
            </m:ctrlPr>
          </m:sSubPr>
          <m:e>
            <m:r>
              <w:ins w:id="3344" w:author="zhengping jin" w:date="2024-08-12T22:15:00Z" w16du:dateUtc="2024-08-12T14:15:00Z">
                <w:rPr>
                  <w:rFonts w:ascii="Cambria Math" w:hAnsi="Times New Roman"/>
                </w:rPr>
                <m:t>t</m:t>
              </w:ins>
            </m:r>
          </m:e>
          <m:sub>
            <m:r>
              <w:ins w:id="3345" w:author="zhengping jin" w:date="2024-08-12T22:15:00Z" w16du:dateUtc="2024-08-12T14:15:00Z">
                <w:rPr>
                  <w:rFonts w:ascii="Cambria Math" w:hAnsi="Times New Roman"/>
                </w:rPr>
                <m:t>α</m:t>
              </w:ins>
            </m:r>
          </m:sub>
        </m:sSub>
        <m:r>
          <w:ins w:id="3346" w:author="zhengping jin" w:date="2024-08-12T22:15:00Z" w16du:dateUtc="2024-08-12T14:15:00Z">
            <w:rPr>
              <w:rFonts w:ascii="Cambria Math" w:hAnsi="Times New Roman"/>
            </w:rPr>
            <m:t>=0,</m:t>
          </w:ins>
        </m:r>
        <m:r>
          <w:ins w:id="3347" w:author="zhengping jin" w:date="2024-08-12T22:16:00Z" w16du:dateUtc="2024-08-12T14:16:00Z">
            <w:rPr>
              <w:rFonts w:ascii="Cambria Math" w:hAnsi="Times New Roman"/>
            </w:rPr>
            <m:t xml:space="preserve"> </m:t>
          </w:ins>
        </m:r>
        <m:r>
          <w:ins w:id="3348" w:author="zhengping jin" w:date="2024-08-12T22:15:00Z" w16du:dateUtc="2024-08-12T14:15:00Z">
            <w:rPr>
              <w:rFonts w:ascii="Cambria Math" w:hAnsi="Times New Roman"/>
            </w:rPr>
            <m:t>1,</m:t>
          </w:ins>
        </m:r>
        <m:r>
          <w:ins w:id="3349" w:author="zhengping jin" w:date="2024-08-12T22:15:00Z" w16du:dateUtc="2024-08-12T14:15:00Z">
            <w:rPr>
              <w:rFonts w:ascii="Cambria Math" w:hAnsi="Cambria Math" w:cs="Cambria Math"/>
            </w:rPr>
            <m:t>⋯</m:t>
          </w:ins>
        </m:r>
      </m:oMath>
      <w:del w:id="3350" w:author="zhengping jin" w:date="2024-08-12T22:15:00Z" w16du:dateUtc="2024-08-12T14:15:00Z">
        <w:r w:rsidR="00223D59" w:rsidRPr="006D722E" w:rsidDel="00B566F7">
          <w:rPr>
            <w:rFonts w:ascii="Times New Roman" w:hAnsi="Times New Roman"/>
            <w:position w:val="-24"/>
          </w:rPr>
          <w:object w:dxaOrig="4819" w:dyaOrig="660" w14:anchorId="10E59561">
            <v:shape id="_x0000_i1421" type="#_x0000_t75" style="width:241.05pt;height:32.8pt" o:ole="">
              <v:imagedata r:id="rId966" o:title=""/>
            </v:shape>
            <o:OLEObject Type="Embed" ProgID="Equation.DSMT4" ShapeID="_x0000_i1421" DrawAspect="Content" ObjectID="_1790422580" r:id="rId967"/>
          </w:object>
        </w:r>
      </w:del>
    </w:p>
    <w:p w14:paraId="749A292B" w14:textId="42E74E1E" w:rsidR="00223D59" w:rsidRPr="006D722E" w:rsidRDefault="00223D59">
      <w:pPr>
        <w:snapToGrid w:val="0"/>
        <w:spacing w:line="360" w:lineRule="auto"/>
        <w:ind w:firstLineChars="700" w:firstLine="1470"/>
        <w:jc w:val="left"/>
        <w:rPr>
          <w:rFonts w:ascii="Times New Roman" w:hAnsi="Times New Roman"/>
        </w:rPr>
        <w:pPrChange w:id="3351" w:author="zhengping jin" w:date="2024-08-12T22:17:00Z" w16du:dateUtc="2024-08-12T14:17:00Z">
          <w:pPr>
            <w:snapToGrid w:val="0"/>
            <w:spacing w:line="360" w:lineRule="auto"/>
            <w:ind w:firstLineChars="900" w:firstLine="1890"/>
            <w:jc w:val="left"/>
          </w:pPr>
        </w:pPrChange>
      </w:pPr>
      <w:r w:rsidRPr="006D722E">
        <w:rPr>
          <w:rFonts w:ascii="Times New Roman" w:hAnsi="Times New Roman"/>
        </w:rPr>
        <w:t>或</w:t>
      </w:r>
      <m:oMath>
        <m:r>
          <w:ins w:id="3352" w:author="zhengping jin" w:date="2024-08-12T22:17:00Z" w16du:dateUtc="2024-08-12T14:17:00Z">
            <w:rPr>
              <w:rFonts w:ascii="Cambria Math" w:hAnsi="Times New Roman"/>
            </w:rPr>
            <m:t>x=</m:t>
          </w:ins>
        </m:r>
        <m:r>
          <w:ins w:id="3353" w:author="zhengping jin" w:date="2024-08-12T22:17:00Z" w16du:dateUtc="2024-08-12T14:17:00Z">
            <w:rPr>
              <w:rFonts w:ascii="Cambria Math" w:hAnsi="Times New Roman"/>
            </w:rPr>
            <m:t>±</m:t>
          </w:ins>
        </m:r>
        <m:d>
          <m:dPr>
            <m:ctrlPr>
              <w:ins w:id="3354" w:author="zhengping jin" w:date="2024-08-12T22:17:00Z" w16du:dateUtc="2024-08-12T14:17:00Z">
                <w:rPr>
                  <w:rFonts w:ascii="Cambria Math" w:hAnsi="Times New Roman"/>
                  <w:i/>
                </w:rPr>
              </w:ins>
            </m:ctrlPr>
          </m:dPr>
          <m:e>
            <m:sSub>
              <m:sSubPr>
                <m:ctrlPr>
                  <w:ins w:id="3355" w:author="zhengping jin" w:date="2024-08-12T22:17:00Z" w16du:dateUtc="2024-08-12T14:17:00Z">
                    <w:rPr>
                      <w:rFonts w:ascii="Cambria Math" w:hAnsi="Times New Roman"/>
                      <w:i/>
                    </w:rPr>
                  </w:ins>
                </m:ctrlPr>
              </m:sSubPr>
              <m:e>
                <m:r>
                  <w:ins w:id="3356" w:author="zhengping jin" w:date="2024-08-12T22:17:00Z" w16du:dateUtc="2024-08-12T14:17:00Z">
                    <w:rPr>
                      <w:rFonts w:ascii="Cambria Math" w:hAnsi="Times New Roman"/>
                    </w:rPr>
                    <m:t>x</m:t>
                  </w:ins>
                </m:r>
              </m:e>
              <m:sub>
                <m:r>
                  <w:ins w:id="3357" w:author="zhengping jin" w:date="2024-08-12T22:17:00Z" w16du:dateUtc="2024-08-12T14:17:00Z">
                    <w:rPr>
                      <w:rFonts w:ascii="Cambria Math" w:hAnsi="Times New Roman"/>
                    </w:rPr>
                    <m:t>α</m:t>
                  </w:ins>
                </m:r>
              </m:sub>
            </m:sSub>
            <m:r>
              <w:ins w:id="3358" w:author="zhengping jin" w:date="2024-08-12T22:17:00Z" w16du:dateUtc="2024-08-12T14:17:00Z">
                <w:rPr>
                  <w:rFonts w:ascii="Cambria Math" w:hAnsi="Times New Roman"/>
                </w:rPr>
                <m:t>+</m:t>
              </w:ins>
            </m:r>
            <m:sSup>
              <m:sSupPr>
                <m:ctrlPr>
                  <w:ins w:id="3359" w:author="zhengping jin" w:date="2024-08-12T22:17:00Z" w16du:dateUtc="2024-08-12T14:17:00Z">
                    <w:rPr>
                      <w:rFonts w:ascii="Cambria Math" w:hAnsi="Times New Roman"/>
                      <w:i/>
                    </w:rPr>
                  </w:ins>
                </m:ctrlPr>
              </m:sSupPr>
              <m:e>
                <m:r>
                  <w:ins w:id="3360" w:author="zhengping jin" w:date="2024-08-12T22:17:00Z" w16du:dateUtc="2024-08-12T14:17:00Z">
                    <w:rPr>
                      <w:rFonts w:ascii="Cambria Math" w:hAnsi="Times New Roman"/>
                    </w:rPr>
                    <m:t>2</m:t>
                  </w:ins>
                </m:r>
              </m:e>
              <m:sup>
                <m:r>
                  <w:ins w:id="3361" w:author="zhengping jin" w:date="2024-08-12T22:17:00Z" w16du:dateUtc="2024-08-12T14:17:00Z">
                    <w:rPr>
                      <w:rFonts w:ascii="Cambria Math" w:hAnsi="Times New Roman"/>
                    </w:rPr>
                    <m:t>α</m:t>
                  </w:ins>
                </m:r>
                <m:r>
                  <w:ins w:id="3362" w:author="zhengping jin" w:date="2024-08-12T22:17:00Z" w16du:dateUtc="2024-08-12T14:17:00Z">
                    <w:rPr>
                      <w:rFonts w:ascii="Cambria Math" w:hAnsi="Times New Roman"/>
                    </w:rPr>
                    <m:t>-</m:t>
                  </w:ins>
                </m:r>
                <m:r>
                  <w:ins w:id="3363" w:author="zhengping jin" w:date="2024-08-12T22:17:00Z" w16du:dateUtc="2024-08-12T14:17:00Z">
                    <w:rPr>
                      <w:rFonts w:ascii="Cambria Math" w:hAnsi="Times New Roman"/>
                    </w:rPr>
                    <m:t>1</m:t>
                  </w:ins>
                </m:r>
              </m:sup>
            </m:sSup>
            <m:sSub>
              <m:sSubPr>
                <m:ctrlPr>
                  <w:ins w:id="3364" w:author="zhengping jin" w:date="2024-08-12T22:17:00Z" w16du:dateUtc="2024-08-12T14:17:00Z">
                    <w:rPr>
                      <w:rFonts w:ascii="Cambria Math" w:hAnsi="Times New Roman"/>
                      <w:i/>
                    </w:rPr>
                  </w:ins>
                </m:ctrlPr>
              </m:sSubPr>
              <m:e>
                <m:r>
                  <w:ins w:id="3365" w:author="zhengping jin" w:date="2024-08-12T22:17:00Z" w16du:dateUtc="2024-08-12T14:17:00Z">
                    <w:rPr>
                      <w:rFonts w:ascii="Cambria Math" w:hAnsi="Times New Roman"/>
                    </w:rPr>
                    <m:t>t</m:t>
                  </w:ins>
                </m:r>
              </m:e>
              <m:sub>
                <m:r>
                  <w:ins w:id="3366" w:author="zhengping jin" w:date="2024-08-12T22:17:00Z" w16du:dateUtc="2024-08-12T14:17:00Z">
                    <w:rPr>
                      <w:rFonts w:ascii="Cambria Math" w:hAnsi="Times New Roman"/>
                    </w:rPr>
                    <m:t>α</m:t>
                  </w:ins>
                </m:r>
              </m:sub>
            </m:sSub>
          </m:e>
        </m:d>
        <m:r>
          <w:ins w:id="3367" w:author="zhengping jin" w:date="2024-08-12T22:17:00Z" w16du:dateUtc="2024-08-12T14:17:00Z">
            <w:rPr>
              <w:rFonts w:ascii="Cambria Math" w:hAnsi="Times New Roman"/>
            </w:rPr>
            <m:t xml:space="preserve">,  </m:t>
          </w:ins>
        </m:r>
        <m:sSub>
          <m:sSubPr>
            <m:ctrlPr>
              <w:ins w:id="3368" w:author="zhengping jin" w:date="2024-08-12T22:17:00Z" w16du:dateUtc="2024-08-12T14:17:00Z">
                <w:rPr>
                  <w:rFonts w:ascii="Cambria Math" w:hAnsi="Times New Roman"/>
                  <w:i/>
                </w:rPr>
              </w:ins>
            </m:ctrlPr>
          </m:sSubPr>
          <m:e>
            <m:r>
              <w:ins w:id="3369" w:author="zhengping jin" w:date="2024-08-12T22:17:00Z" w16du:dateUtc="2024-08-12T14:17:00Z">
                <w:rPr>
                  <w:rFonts w:ascii="Cambria Math" w:hAnsi="Times New Roman"/>
                </w:rPr>
                <m:t>t</m:t>
              </w:ins>
            </m:r>
          </m:e>
          <m:sub>
            <m:r>
              <w:ins w:id="3370" w:author="zhengping jin" w:date="2024-08-12T22:17:00Z" w16du:dateUtc="2024-08-12T14:17:00Z">
                <w:rPr>
                  <w:rFonts w:ascii="Cambria Math" w:hAnsi="Times New Roman"/>
                </w:rPr>
                <m:t>α</m:t>
              </w:ins>
            </m:r>
          </m:sub>
        </m:sSub>
        <m:r>
          <w:ins w:id="3371" w:author="zhengping jin" w:date="2024-08-12T22:17:00Z" w16du:dateUtc="2024-08-12T14:17:00Z">
            <w:rPr>
              <w:rFonts w:ascii="Cambria Math" w:hAnsi="Times New Roman"/>
            </w:rPr>
            <m:t>=0, 1,</m:t>
          </w:ins>
        </m:r>
        <m:r>
          <w:ins w:id="3372" w:author="zhengping jin" w:date="2024-08-12T22:17:00Z" w16du:dateUtc="2024-08-12T14:17:00Z">
            <w:rPr>
              <w:rFonts w:ascii="Cambria Math" w:hAnsi="Cambria Math" w:cs="Cambria Math"/>
            </w:rPr>
            <m:t>⋯</m:t>
          </w:ins>
        </m:r>
      </m:oMath>
      <w:del w:id="3373" w:author="zhengping jin" w:date="2024-08-12T22:17:00Z" w16du:dateUtc="2024-08-12T14:17:00Z">
        <w:r w:rsidRPr="006D722E" w:rsidDel="00B566F7">
          <w:rPr>
            <w:rFonts w:ascii="Times New Roman" w:hAnsi="Times New Roman"/>
            <w:position w:val="-12"/>
          </w:rPr>
          <w:object w:dxaOrig="3200" w:dyaOrig="380" w14:anchorId="52A0570B">
            <v:shape id="_x0000_i1422" type="#_x0000_t75" style="width:159.5pt;height:19.6pt" o:ole="">
              <v:imagedata r:id="rId968" o:title=""/>
            </v:shape>
            <o:OLEObject Type="Embed" ProgID="Equation.DSMT4" ShapeID="_x0000_i1422" DrawAspect="Content" ObjectID="_1790422581" r:id="rId969"/>
          </w:object>
        </w:r>
      </w:del>
    </w:p>
    <w:p w14:paraId="463B0674" w14:textId="71ECCDF7" w:rsidR="00223D59" w:rsidRPr="006D722E" w:rsidRDefault="00223D59" w:rsidP="004137B9">
      <w:pPr>
        <w:snapToGrid w:val="0"/>
        <w:spacing w:line="360" w:lineRule="auto"/>
        <w:ind w:firstLineChars="700" w:firstLine="1470"/>
        <w:jc w:val="left"/>
        <w:rPr>
          <w:rFonts w:ascii="Times New Roman" w:hAnsi="Times New Roman"/>
          <w:position w:val="-12"/>
        </w:rPr>
      </w:pPr>
      <w:proofErr w:type="gramStart"/>
      <w:r w:rsidRPr="006D722E">
        <w:rPr>
          <w:rFonts w:ascii="Times New Roman" w:hAnsi="Times New Roman"/>
        </w:rPr>
        <w:t>它们对模</w:t>
      </w:r>
      <w:proofErr w:type="gramEnd"/>
      <w:r w:rsidRPr="006D722E">
        <w:rPr>
          <w:rFonts w:ascii="Times New Roman" w:hAnsi="Times New Roman"/>
          <w:position w:val="-4"/>
        </w:rPr>
        <w:object w:dxaOrig="300" w:dyaOrig="300" w14:anchorId="6C3832A9">
          <v:shape id="_x0000_i1423" type="#_x0000_t75" style="width:15.05pt;height:15.05pt" o:ole="">
            <v:imagedata r:id="rId970" o:title=""/>
          </v:shape>
          <o:OLEObject Type="Embed" ProgID="Equation.DSMT4" ShapeID="_x0000_i1423" DrawAspect="Content" ObjectID="_1790422582" r:id="rId971"/>
        </w:object>
      </w:r>
      <w:r w:rsidRPr="006D722E">
        <w:rPr>
          <w:rFonts w:ascii="Times New Roman" w:hAnsi="Times New Roman"/>
        </w:rPr>
        <w:t>为</w:t>
      </w:r>
      <w:r w:rsidRPr="006D722E">
        <w:rPr>
          <w:rFonts w:ascii="Times New Roman" w:hAnsi="Times New Roman"/>
        </w:rPr>
        <w:t>4</w:t>
      </w:r>
      <w:r w:rsidRPr="006D722E">
        <w:rPr>
          <w:rFonts w:ascii="Times New Roman" w:hAnsi="Times New Roman"/>
        </w:rPr>
        <w:t>个解</w:t>
      </w:r>
      <w:ins w:id="3374" w:author="zhengping jin" w:date="2024-08-12T22:17:00Z" w16du:dateUtc="2024-08-12T14:17:00Z">
        <w:r w:rsidR="00B566F7">
          <w:rPr>
            <w:rFonts w:ascii="Times New Roman" w:hAnsi="Times New Roman" w:hint="eastAsia"/>
          </w:rPr>
          <w:t>，即</w:t>
        </w:r>
      </w:ins>
      <w:del w:id="3375" w:author="zhengping jin" w:date="2024-08-12T22:17:00Z" w16du:dateUtc="2024-08-12T14:17:00Z">
        <w:r w:rsidRPr="006D722E" w:rsidDel="00B566F7">
          <w:rPr>
            <w:rFonts w:ascii="Times New Roman" w:hAnsi="Times New Roman"/>
          </w:rPr>
          <w:delText>：</w:delText>
        </w:r>
      </w:del>
      <w:r w:rsidRPr="006D722E">
        <w:rPr>
          <w:rFonts w:ascii="Times New Roman" w:hAnsi="Times New Roman"/>
          <w:position w:val="-12"/>
        </w:rPr>
        <w:object w:dxaOrig="2900" w:dyaOrig="380" w14:anchorId="42FC6C4A">
          <v:shape id="_x0000_i1424" type="#_x0000_t75" style="width:144.9pt;height:19.6pt" o:ole="">
            <v:imagedata r:id="rId972" o:title=""/>
          </v:shape>
          <o:OLEObject Type="Embed" ProgID="Equation.DSMT4" ShapeID="_x0000_i1424" DrawAspect="Content" ObjectID="_1790422583" r:id="rId973"/>
        </w:object>
      </w:r>
      <w:ins w:id="3376" w:author="zhengping jin" w:date="2024-08-12T22:18:00Z" w16du:dateUtc="2024-08-12T14:18:00Z">
        <w:r w:rsidR="00B566F7">
          <w:rPr>
            <w:rFonts w:ascii="Times New Roman" w:hAnsi="Times New Roman" w:hint="eastAsia"/>
          </w:rPr>
          <w:t>.</w:t>
        </w:r>
      </w:ins>
    </w:p>
    <w:p w14:paraId="61736FBF" w14:textId="77777777" w:rsidR="00223D59" w:rsidRPr="006D722E" w:rsidRDefault="00223D59" w:rsidP="00223D59">
      <w:pPr>
        <w:snapToGrid w:val="0"/>
        <w:spacing w:line="360" w:lineRule="auto"/>
        <w:jc w:val="center"/>
        <w:rPr>
          <w:rFonts w:ascii="Times New Roman" w:hAnsi="Times New Roman"/>
        </w:rPr>
      </w:pPr>
    </w:p>
    <w:p w14:paraId="3323EB88" w14:textId="1970FC46" w:rsidR="00223D59" w:rsidRPr="006D722E" w:rsidRDefault="004137B9" w:rsidP="004137B9">
      <w:pPr>
        <w:snapToGrid w:val="0"/>
        <w:spacing w:line="360" w:lineRule="auto"/>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.3.18 </w:t>
      </w:r>
      <w:r w:rsidR="00223D59" w:rsidRPr="006D722E">
        <w:rPr>
          <w:rFonts w:ascii="Times New Roman" w:hAnsi="Times New Roman"/>
        </w:rPr>
        <w:t>求解</w:t>
      </w:r>
      <w:r w:rsidR="007B33BC" w:rsidRPr="006D722E">
        <w:rPr>
          <w:rFonts w:ascii="Times New Roman" w:hAnsi="Times New Roman"/>
        </w:rPr>
        <w:t>同余方程</w:t>
      </w:r>
      <w:r w:rsidR="00223D59" w:rsidRPr="006D722E">
        <w:rPr>
          <w:rFonts w:ascii="Times New Roman" w:hAnsi="Times New Roman"/>
          <w:position w:val="-10"/>
        </w:rPr>
        <w:object w:dxaOrig="2640" w:dyaOrig="360" w14:anchorId="68D32620">
          <v:shape id="_x0000_i1425" type="#_x0000_t75" style="width:132.6pt;height:18.7pt" o:ole="">
            <v:imagedata r:id="rId974" o:title=""/>
          </v:shape>
          <o:OLEObject Type="Embed" ProgID="Equation.DSMT4" ShapeID="_x0000_i1425" DrawAspect="Content" ObjectID="_1790422584" r:id="rId975"/>
        </w:object>
      </w:r>
    </w:p>
    <w:p w14:paraId="040F851F" w14:textId="40AF85C6" w:rsidR="00223D59" w:rsidRPr="006D722E" w:rsidRDefault="00223D59" w:rsidP="004137B9">
      <w:pPr>
        <w:snapToGrid w:val="0"/>
        <w:spacing w:line="360" w:lineRule="auto"/>
        <w:ind w:firstLineChars="200"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hint="eastAsia"/>
          <w:b/>
        </w:rPr>
        <w:t xml:space="preserve"> </w:t>
      </w:r>
      <w:r w:rsidRPr="006D722E">
        <w:rPr>
          <w:rFonts w:ascii="Times New Roman" w:hAnsi="Times New Roman"/>
        </w:rPr>
        <w:t>因为</w:t>
      </w:r>
      <w:r w:rsidRPr="006D722E">
        <w:rPr>
          <w:rFonts w:ascii="Times New Roman" w:hAnsi="Times New Roman"/>
          <w:position w:val="-10"/>
        </w:rPr>
        <w:object w:dxaOrig="1400" w:dyaOrig="320" w14:anchorId="076A9243">
          <v:shape id="_x0000_i1426" type="#_x0000_t75" style="width:70.2pt;height:15.5pt" o:ole="">
            <v:imagedata r:id="rId976" o:title=""/>
          </v:shape>
          <o:OLEObject Type="Embed" ProgID="Equation.DSMT4" ShapeID="_x0000_i1426" DrawAspect="Content" ObjectID="_1790422585" r:id="rId977"/>
        </w:object>
      </w:r>
      <w:r w:rsidRPr="006D722E">
        <w:rPr>
          <w:rFonts w:ascii="Times New Roman" w:hAnsi="Times New Roman"/>
        </w:rPr>
        <w:t>，所以</w:t>
      </w:r>
      <w:r w:rsidR="007B33BC" w:rsidRPr="006D722E">
        <w:rPr>
          <w:rFonts w:ascii="Times New Roman" w:hAnsi="Times New Roman"/>
        </w:rPr>
        <w:t>同余方程</w:t>
      </w:r>
      <w:r w:rsidRPr="006D722E">
        <w:rPr>
          <w:rFonts w:ascii="Times New Roman" w:hAnsi="Times New Roman"/>
        </w:rPr>
        <w:t>有</w:t>
      </w:r>
      <w:r w:rsidRPr="006D722E">
        <w:rPr>
          <w:rFonts w:ascii="Times New Roman" w:hAnsi="Times New Roman"/>
        </w:rPr>
        <w:t>4</w:t>
      </w:r>
      <w:r w:rsidRPr="006D722E">
        <w:rPr>
          <w:rFonts w:ascii="Times New Roman" w:hAnsi="Times New Roman"/>
        </w:rPr>
        <w:t>的解</w:t>
      </w:r>
      <w:r w:rsidRPr="006D722E">
        <w:rPr>
          <w:rFonts w:ascii="Times New Roman" w:hAnsi="Times New Roman"/>
        </w:rPr>
        <w:t>.</w:t>
      </w:r>
    </w:p>
    <w:p w14:paraId="6165862C" w14:textId="5787F759" w:rsidR="00223D59" w:rsidRPr="006D722E" w:rsidRDefault="00223D59" w:rsidP="00F766F8">
      <w:pPr>
        <w:snapToGrid w:val="0"/>
        <w:spacing w:line="360" w:lineRule="auto"/>
        <w:ind w:firstLineChars="400" w:firstLine="840"/>
        <w:jc w:val="left"/>
        <w:rPr>
          <w:rFonts w:ascii="Times New Roman" w:hAnsi="Times New Roman"/>
        </w:rPr>
      </w:pPr>
      <w:r w:rsidRPr="006D722E">
        <w:rPr>
          <w:rFonts w:ascii="Times New Roman" w:hAnsi="Times New Roman"/>
          <w:position w:val="-6"/>
        </w:rPr>
        <w:object w:dxaOrig="580" w:dyaOrig="279" w14:anchorId="1E79D8C0">
          <v:shape id="_x0000_i1427" type="#_x0000_t75" style="width:30.1pt;height:14.6pt" o:ole="">
            <v:imagedata r:id="rId925" o:title=""/>
          </v:shape>
          <o:OLEObject Type="Embed" ProgID="Equation.DSMT4" ShapeID="_x0000_i1427" DrawAspect="Content" ObjectID="_1790422586" r:id="rId978"/>
        </w:object>
      </w:r>
      <w:r w:rsidRPr="006D722E">
        <w:rPr>
          <w:rFonts w:ascii="Times New Roman" w:hAnsi="Times New Roman"/>
        </w:rPr>
        <w:t>时，解为</w:t>
      </w:r>
      <m:oMath>
        <m:r>
          <w:ins w:id="3377" w:author="zhengping jin" w:date="2024-08-12T22:18:00Z" w16du:dateUtc="2024-08-12T14:18:00Z">
            <w:rPr>
              <w:rFonts w:ascii="Cambria Math" w:hAnsi="Times New Roman"/>
            </w:rPr>
            <m:t>±</m:t>
          </w:ins>
        </m:r>
        <m:d>
          <m:dPr>
            <m:ctrlPr>
              <w:ins w:id="3378" w:author="zhengping jin" w:date="2024-08-12T22:18:00Z" w16du:dateUtc="2024-08-12T14:18:00Z">
                <w:rPr>
                  <w:rFonts w:ascii="Cambria Math" w:hAnsi="Times New Roman"/>
                  <w:i/>
                </w:rPr>
              </w:ins>
            </m:ctrlPr>
          </m:dPr>
          <m:e>
            <m:r>
              <w:ins w:id="3379" w:author="zhengping jin" w:date="2024-08-12T22:18:00Z" w16du:dateUtc="2024-08-12T14:18:00Z">
                <w:rPr>
                  <w:rFonts w:ascii="Cambria Math" w:hAnsi="Times New Roman"/>
                </w:rPr>
                <m:t>1+4</m:t>
              </w:ins>
            </m:r>
            <m:sSub>
              <m:sSubPr>
                <m:ctrlPr>
                  <w:ins w:id="3380" w:author="zhengping jin" w:date="2024-08-12T22:18:00Z" w16du:dateUtc="2024-08-12T14:18:00Z">
                    <w:rPr>
                      <w:rFonts w:ascii="Cambria Math" w:hAnsi="Times New Roman"/>
                      <w:i/>
                    </w:rPr>
                  </w:ins>
                </m:ctrlPr>
              </m:sSubPr>
              <m:e>
                <m:r>
                  <w:ins w:id="3381" w:author="zhengping jin" w:date="2024-08-12T22:18:00Z" w16du:dateUtc="2024-08-12T14:18:00Z">
                    <w:rPr>
                      <w:rFonts w:ascii="Cambria Math" w:hAnsi="Times New Roman"/>
                    </w:rPr>
                    <m:t>t</m:t>
                  </w:ins>
                </m:r>
              </m:e>
              <m:sub>
                <m:r>
                  <w:ins w:id="3382" w:author="zhengping jin" w:date="2024-08-12T22:18:00Z" w16du:dateUtc="2024-08-12T14:18:00Z">
                    <w:rPr>
                      <w:rFonts w:ascii="Cambria Math" w:hAnsi="Times New Roman"/>
                    </w:rPr>
                    <m:t>3</m:t>
                  </w:ins>
                </m:r>
              </m:sub>
            </m:sSub>
          </m:e>
        </m:d>
        <m:r>
          <w:ins w:id="3383" w:author="zhengping jin" w:date="2024-08-12T22:18:00Z" w16du:dateUtc="2024-08-12T14:18:00Z">
            <w:rPr>
              <w:rFonts w:ascii="Cambria Math" w:hAnsi="Times New Roman"/>
            </w:rPr>
            <m:t>,</m:t>
          </w:ins>
        </m:r>
        <m:r>
          <w:ins w:id="3384" w:author="zhengping jin" w:date="2024-08-12T22:19:00Z" w16du:dateUtc="2024-08-12T14:19:00Z">
            <w:rPr>
              <w:rFonts w:ascii="Cambria Math" w:hAnsi="Times New Roman"/>
            </w:rPr>
            <m:t xml:space="preserve">  </m:t>
          </w:ins>
        </m:r>
        <m:sSub>
          <m:sSubPr>
            <m:ctrlPr>
              <w:ins w:id="3385" w:author="zhengping jin" w:date="2024-08-12T22:18:00Z" w16du:dateUtc="2024-08-12T14:18:00Z">
                <w:rPr>
                  <w:rFonts w:ascii="Cambria Math" w:hAnsi="Times New Roman"/>
                  <w:i/>
                </w:rPr>
              </w:ins>
            </m:ctrlPr>
          </m:sSubPr>
          <m:e>
            <m:r>
              <w:ins w:id="3386" w:author="zhengping jin" w:date="2024-08-12T22:18:00Z" w16du:dateUtc="2024-08-12T14:18:00Z">
                <w:rPr>
                  <w:rFonts w:ascii="Cambria Math" w:hAnsi="Times New Roman"/>
                </w:rPr>
                <m:t>t</m:t>
              </w:ins>
            </m:r>
          </m:e>
          <m:sub>
            <m:r>
              <w:ins w:id="3387" w:author="zhengping jin" w:date="2024-08-12T22:18:00Z" w16du:dateUtc="2024-08-12T14:18:00Z">
                <w:rPr>
                  <w:rFonts w:ascii="Cambria Math" w:hAnsi="Times New Roman"/>
                </w:rPr>
                <m:t>3</m:t>
              </w:ins>
            </m:r>
          </m:sub>
        </m:sSub>
        <m:r>
          <w:ins w:id="3388" w:author="zhengping jin" w:date="2024-08-12T22:18:00Z" w16du:dateUtc="2024-08-12T14:18:00Z">
            <w:rPr>
              <w:rFonts w:ascii="Cambria Math" w:hAnsi="Times New Roman"/>
            </w:rPr>
            <m:t>=0, 1,</m:t>
          </w:ins>
        </m:r>
        <m:r>
          <w:ins w:id="3389" w:author="zhengping jin" w:date="2024-08-12T22:18:00Z" w16du:dateUtc="2024-08-12T14:18:00Z">
            <w:rPr>
              <w:rFonts w:ascii="Cambria Math" w:hAnsi="Cambria Math" w:cs="Cambria Math"/>
            </w:rPr>
            <m:t>⋯</m:t>
          </w:ins>
        </m:r>
      </m:oMath>
      <w:del w:id="3390" w:author="zhengping jin" w:date="2024-08-12T22:18:00Z" w16du:dateUtc="2024-08-12T14:18:00Z">
        <w:r w:rsidRPr="006D722E" w:rsidDel="00F766F8">
          <w:rPr>
            <w:rFonts w:ascii="Times New Roman" w:hAnsi="Times New Roman"/>
            <w:position w:val="-12"/>
          </w:rPr>
          <w:object w:dxaOrig="2340" w:dyaOrig="360" w14:anchorId="437D115F">
            <v:shape id="_x0000_i1428" type="#_x0000_t75" style="width:117.1pt;height:18.7pt" o:ole="">
              <v:imagedata r:id="rId979" o:title=""/>
            </v:shape>
            <o:OLEObject Type="Embed" ProgID="Equation.DSMT4" ShapeID="_x0000_i1428" DrawAspect="Content" ObjectID="_1790422587" r:id="rId980"/>
          </w:object>
        </w:r>
      </w:del>
    </w:p>
    <w:p w14:paraId="3A535713" w14:textId="1A444C3A" w:rsidR="00223D59" w:rsidRPr="006D722E" w:rsidRDefault="00223D59" w:rsidP="004137B9">
      <w:pPr>
        <w:snapToGrid w:val="0"/>
        <w:spacing w:line="360" w:lineRule="auto"/>
        <w:ind w:firstLineChars="400" w:firstLine="840"/>
        <w:jc w:val="left"/>
        <w:rPr>
          <w:rFonts w:ascii="Times New Roman" w:hAnsi="Times New Roman"/>
        </w:rPr>
      </w:pPr>
      <w:r w:rsidRPr="006D722E">
        <w:rPr>
          <w:rFonts w:ascii="Times New Roman" w:hAnsi="Times New Roman"/>
          <w:position w:val="-6"/>
        </w:rPr>
        <w:object w:dxaOrig="600" w:dyaOrig="279" w14:anchorId="30103843">
          <v:shape id="_x0000_i1429" type="#_x0000_t75" style="width:30.1pt;height:14.6pt" o:ole="">
            <v:imagedata r:id="rId981" o:title=""/>
          </v:shape>
          <o:OLEObject Type="Embed" ProgID="Equation.DSMT4" ShapeID="_x0000_i1429" DrawAspect="Content" ObjectID="_1790422588" r:id="rId982"/>
        </w:object>
      </w:r>
      <w:r w:rsidRPr="006D722E">
        <w:rPr>
          <w:rFonts w:ascii="Times New Roman" w:hAnsi="Times New Roman"/>
        </w:rPr>
        <w:t>时，</w:t>
      </w:r>
      <w:del w:id="3391" w:author="zhengping jin" w:date="2024-08-12T22:19:00Z" w16du:dateUtc="2024-08-12T14:19:00Z">
        <w:r w:rsidRPr="006D722E" w:rsidDel="00F766F8">
          <w:rPr>
            <w:rFonts w:ascii="Times New Roman" w:hAnsi="Times New Roman"/>
          </w:rPr>
          <w:delText>由于</w:delText>
        </w:r>
      </w:del>
      <w:ins w:id="3392" w:author="zhengping jin" w:date="2024-08-12T22:19:00Z" w16du:dateUtc="2024-08-12T14:19:00Z">
        <w:r w:rsidR="00F766F8">
          <w:rPr>
            <w:rFonts w:ascii="Times New Roman" w:hAnsi="Times New Roman" w:hint="eastAsia"/>
          </w:rPr>
          <w:t>令</w:t>
        </w:r>
      </w:ins>
      <w:r w:rsidRPr="006D722E">
        <w:rPr>
          <w:rFonts w:ascii="Times New Roman" w:hAnsi="Times New Roman"/>
          <w:position w:val="-12"/>
        </w:rPr>
        <w:object w:dxaOrig="2280" w:dyaOrig="380" w14:anchorId="794B3881">
          <v:shape id="_x0000_i1430" type="#_x0000_t75" style="width:113.9pt;height:19.6pt" o:ole="">
            <v:imagedata r:id="rId983" o:title=""/>
          </v:shape>
          <o:OLEObject Type="Embed" ProgID="Equation.DSMT4" ShapeID="_x0000_i1430" DrawAspect="Content" ObjectID="_1790422589" r:id="rId984"/>
        </w:object>
      </w:r>
      <w:ins w:id="3393" w:author="zhengping jin" w:date="2024-08-12T22:19:00Z" w16du:dateUtc="2024-08-12T14:19:00Z">
        <w:r w:rsidR="00F766F8">
          <w:rPr>
            <w:rFonts w:ascii="Times New Roman" w:hAnsi="Times New Roman" w:hint="eastAsia"/>
          </w:rPr>
          <w:t>，求得</w:t>
        </w:r>
      </w:ins>
    </w:p>
    <w:p w14:paraId="008B9CD8" w14:textId="5DD2D582" w:rsidR="00223D59" w:rsidRPr="006D722E" w:rsidRDefault="00223D59">
      <w:pPr>
        <w:snapToGrid w:val="0"/>
        <w:spacing w:line="360" w:lineRule="auto"/>
        <w:ind w:firstLineChars="700" w:firstLine="1470"/>
        <w:jc w:val="center"/>
        <w:rPr>
          <w:rFonts w:ascii="Times New Roman" w:hAnsi="Times New Roman"/>
        </w:rPr>
        <w:pPrChange w:id="3394" w:author="zhengping jin" w:date="2024-08-12T22:20:00Z" w16du:dateUtc="2024-08-12T14:20:00Z">
          <w:pPr>
            <w:snapToGrid w:val="0"/>
            <w:spacing w:line="360" w:lineRule="auto"/>
            <w:ind w:firstLineChars="700" w:firstLine="1470"/>
            <w:jc w:val="left"/>
          </w:pPr>
        </w:pPrChange>
      </w:pPr>
      <w:del w:id="3395" w:author="zhengping jin" w:date="2024-08-12T22:20:00Z" w16du:dateUtc="2024-08-12T14:20:00Z">
        <w:r w:rsidRPr="006D722E" w:rsidDel="00F766F8">
          <w:rPr>
            <w:rFonts w:ascii="Times New Roman" w:hAnsi="Times New Roman"/>
          </w:rPr>
          <w:delText>或</w:delText>
        </w:r>
      </w:del>
      <w:r w:rsidRPr="006D722E">
        <w:rPr>
          <w:rFonts w:ascii="Times New Roman" w:hAnsi="Times New Roman"/>
          <w:position w:val="-24"/>
        </w:rPr>
        <w:object w:dxaOrig="2240" w:dyaOrig="660" w14:anchorId="55C3A8B8">
          <v:shape id="_x0000_i1431" type="#_x0000_t75" style="width:112.1pt;height:32.8pt" o:ole="">
            <v:imagedata r:id="rId985" o:title=""/>
          </v:shape>
          <o:OLEObject Type="Embed" ProgID="Equation.DSMT4" ShapeID="_x0000_i1431" DrawAspect="Content" ObjectID="_1790422590" r:id="rId986"/>
        </w:object>
      </w:r>
      <w:ins w:id="3396" w:author="zhengping jin" w:date="2024-08-12T22:20:00Z" w16du:dateUtc="2024-08-12T14:20:00Z">
        <w:r w:rsidR="00F766F8">
          <w:rPr>
            <w:rFonts w:ascii="Times New Roman" w:hAnsi="Times New Roman" w:hint="eastAsia"/>
          </w:rPr>
          <w:t>，</w:t>
        </w:r>
      </w:ins>
    </w:p>
    <w:p w14:paraId="4427DAE0" w14:textId="3E4D1D68" w:rsidR="00223D59" w:rsidRPr="006D722E" w:rsidRDefault="00223D59">
      <w:pPr>
        <w:snapToGrid w:val="0"/>
        <w:spacing w:line="360" w:lineRule="auto"/>
        <w:ind w:firstLineChars="405" w:firstLine="850"/>
        <w:jc w:val="left"/>
        <w:rPr>
          <w:rFonts w:ascii="Times New Roman" w:hAnsi="Times New Roman"/>
        </w:rPr>
        <w:pPrChange w:id="3397" w:author="zhengping jin" w:date="2024-08-12T22:20:00Z" w16du:dateUtc="2024-08-12T14:20:00Z">
          <w:pPr>
            <w:snapToGrid w:val="0"/>
            <w:spacing w:line="360" w:lineRule="auto"/>
            <w:ind w:firstLineChars="600" w:firstLine="1260"/>
            <w:jc w:val="left"/>
          </w:pPr>
        </w:pPrChange>
      </w:pPr>
      <w:r w:rsidRPr="006D722E">
        <w:rPr>
          <w:rFonts w:ascii="Times New Roman" w:hAnsi="Times New Roman"/>
        </w:rPr>
        <w:t>故</w:t>
      </w:r>
      <w:r w:rsidR="007B33BC" w:rsidRPr="006D722E">
        <w:rPr>
          <w:rFonts w:ascii="Times New Roman" w:hAnsi="Times New Roman"/>
        </w:rPr>
        <w:t>同余方程</w:t>
      </w:r>
      <w:r w:rsidRPr="006D722E">
        <w:rPr>
          <w:rFonts w:ascii="Times New Roman" w:hAnsi="Times New Roman"/>
          <w:position w:val="-10"/>
        </w:rPr>
        <w:object w:dxaOrig="1740" w:dyaOrig="360" w14:anchorId="4E2C7E6C">
          <v:shape id="_x0000_i1432" type="#_x0000_t75" style="width:87.05pt;height:18.7pt" o:ole="">
            <v:imagedata r:id="rId987" o:title=""/>
          </v:shape>
          <o:OLEObject Type="Embed" ProgID="Equation.DSMT4" ShapeID="_x0000_i1432" DrawAspect="Content" ObjectID="_1790422591" r:id="rId988"/>
        </w:object>
      </w:r>
      <w:r w:rsidRPr="006D722E">
        <w:rPr>
          <w:rFonts w:ascii="Times New Roman" w:hAnsi="Times New Roman"/>
        </w:rPr>
        <w:t>的解为：</w:t>
      </w:r>
    </w:p>
    <w:p w14:paraId="48048C18" w14:textId="6F3C615F" w:rsidR="00223D59" w:rsidRPr="006D722E" w:rsidRDefault="00F766F8" w:rsidP="00F766F8">
      <w:pPr>
        <w:snapToGrid w:val="0"/>
        <w:spacing w:line="360" w:lineRule="auto"/>
        <w:jc w:val="center"/>
        <w:rPr>
          <w:rFonts w:ascii="Times New Roman" w:hAnsi="Times New Roman"/>
        </w:rPr>
      </w:pPr>
      <m:oMath>
        <m:r>
          <w:ins w:id="3398" w:author="zhengping jin" w:date="2024-08-12T22:20:00Z" w16du:dateUtc="2024-08-12T14:20:00Z">
            <w:rPr>
              <w:rFonts w:ascii="Cambria Math" w:hAnsi="Times New Roman"/>
            </w:rPr>
            <m:t>±</m:t>
          </w:ins>
        </m:r>
        <m:d>
          <m:dPr>
            <m:ctrlPr>
              <w:ins w:id="3399" w:author="zhengping jin" w:date="2024-08-12T22:20:00Z" w16du:dateUtc="2024-08-12T14:20:00Z">
                <w:rPr>
                  <w:rFonts w:ascii="Cambria Math" w:hAnsi="Times New Roman"/>
                  <w:i/>
                </w:rPr>
              </w:ins>
            </m:ctrlPr>
          </m:dPr>
          <m:e>
            <m:r>
              <w:ins w:id="3400" w:author="zhengping jin" w:date="2024-08-12T22:20:00Z" w16du:dateUtc="2024-08-12T14:20:00Z">
                <w:rPr>
                  <w:rFonts w:ascii="Cambria Math" w:hAnsi="Times New Roman"/>
                </w:rPr>
                <m:t>1+4</m:t>
              </w:ins>
            </m:r>
            <m:r>
              <w:ins w:id="3401" w:author="zhengping jin" w:date="2024-08-12T22:20:00Z" w16du:dateUtc="2024-08-12T14:20:00Z">
                <w:rPr>
                  <w:rFonts w:ascii="Cambria Math" w:hAnsi="Cambria Math" w:cs="Cambria Math"/>
                </w:rPr>
                <m:t>⋅</m:t>
              </w:ins>
            </m:r>
            <m:r>
              <w:ins w:id="3402" w:author="zhengping jin" w:date="2024-08-12T22:20:00Z" w16du:dateUtc="2024-08-12T14:20:00Z">
                <w:rPr>
                  <w:rFonts w:ascii="Cambria Math" w:hAnsi="Times New Roman"/>
                </w:rPr>
                <m:t>1+8</m:t>
              </w:ins>
            </m:r>
            <m:sSub>
              <m:sSubPr>
                <m:ctrlPr>
                  <w:ins w:id="3403" w:author="zhengping jin" w:date="2024-08-12T22:20:00Z" w16du:dateUtc="2024-08-12T14:20:00Z">
                    <w:rPr>
                      <w:rFonts w:ascii="Cambria Math" w:hAnsi="Times New Roman"/>
                      <w:i/>
                    </w:rPr>
                  </w:ins>
                </m:ctrlPr>
              </m:sSubPr>
              <m:e>
                <m:r>
                  <w:ins w:id="3404" w:author="zhengping jin" w:date="2024-08-12T22:20:00Z" w16du:dateUtc="2024-08-12T14:20:00Z">
                    <w:rPr>
                      <w:rFonts w:ascii="Cambria Math" w:hAnsi="Times New Roman"/>
                    </w:rPr>
                    <m:t>t</m:t>
                  </w:ins>
                </m:r>
              </m:e>
              <m:sub>
                <m:r>
                  <w:ins w:id="3405" w:author="zhengping jin" w:date="2024-08-12T22:20:00Z" w16du:dateUtc="2024-08-12T14:20:00Z">
                    <w:rPr>
                      <w:rFonts w:ascii="Cambria Math" w:hAnsi="Times New Roman"/>
                    </w:rPr>
                    <m:t>4</m:t>
                  </w:ins>
                </m:r>
              </m:sub>
            </m:sSub>
          </m:e>
        </m:d>
        <m:r>
          <w:ins w:id="3406" w:author="zhengping jin" w:date="2024-08-12T22:20:00Z" w16du:dateUtc="2024-08-12T14:20:00Z">
            <w:rPr>
              <w:rFonts w:ascii="Cambria Math" w:hAnsi="Times New Roman"/>
            </w:rPr>
            <m:t>=</m:t>
          </w:ins>
        </m:r>
        <m:r>
          <w:ins w:id="3407" w:author="zhengping jin" w:date="2024-08-12T22:20:00Z" w16du:dateUtc="2024-08-12T14:20:00Z">
            <w:rPr>
              <w:rFonts w:ascii="Cambria Math" w:hAnsi="Times New Roman"/>
            </w:rPr>
            <m:t>±</m:t>
          </w:ins>
        </m:r>
        <m:d>
          <m:dPr>
            <m:ctrlPr>
              <w:ins w:id="3408" w:author="zhengping jin" w:date="2024-08-12T22:20:00Z" w16du:dateUtc="2024-08-12T14:20:00Z">
                <w:rPr>
                  <w:rFonts w:ascii="Cambria Math" w:hAnsi="Times New Roman"/>
                  <w:i/>
                </w:rPr>
              </w:ins>
            </m:ctrlPr>
          </m:dPr>
          <m:e>
            <m:r>
              <w:ins w:id="3409" w:author="zhengping jin" w:date="2024-08-12T22:20:00Z" w16du:dateUtc="2024-08-12T14:20:00Z">
                <w:rPr>
                  <w:rFonts w:ascii="Cambria Math" w:hAnsi="Times New Roman"/>
                </w:rPr>
                <m:t>5+8</m:t>
              </w:ins>
            </m:r>
            <m:sSub>
              <m:sSubPr>
                <m:ctrlPr>
                  <w:ins w:id="3410" w:author="zhengping jin" w:date="2024-08-12T22:20:00Z" w16du:dateUtc="2024-08-12T14:20:00Z">
                    <w:rPr>
                      <w:rFonts w:ascii="Cambria Math" w:hAnsi="Times New Roman"/>
                      <w:i/>
                    </w:rPr>
                  </w:ins>
                </m:ctrlPr>
              </m:sSubPr>
              <m:e>
                <m:r>
                  <w:ins w:id="3411" w:author="zhengping jin" w:date="2024-08-12T22:20:00Z" w16du:dateUtc="2024-08-12T14:20:00Z">
                    <w:rPr>
                      <w:rFonts w:ascii="Cambria Math" w:hAnsi="Times New Roman"/>
                    </w:rPr>
                    <m:t>t</m:t>
                  </w:ins>
                </m:r>
              </m:e>
              <m:sub>
                <m:r>
                  <w:ins w:id="3412" w:author="zhengping jin" w:date="2024-08-12T22:20:00Z" w16du:dateUtc="2024-08-12T14:20:00Z">
                    <w:rPr>
                      <w:rFonts w:ascii="Cambria Math" w:hAnsi="Times New Roman"/>
                    </w:rPr>
                    <m:t>4</m:t>
                  </w:ins>
                </m:r>
              </m:sub>
            </m:sSub>
          </m:e>
        </m:d>
        <m:r>
          <w:ins w:id="3413" w:author="zhengping jin" w:date="2024-08-12T22:20:00Z" w16du:dateUtc="2024-08-12T14:20:00Z">
            <w:rPr>
              <w:rFonts w:ascii="Cambria Math" w:hAnsi="Times New Roman"/>
            </w:rPr>
            <m:t xml:space="preserve">,  </m:t>
          </w:ins>
        </m:r>
        <m:sSub>
          <m:sSubPr>
            <m:ctrlPr>
              <w:ins w:id="3414" w:author="zhengping jin" w:date="2024-08-12T22:20:00Z" w16du:dateUtc="2024-08-12T14:20:00Z">
                <w:rPr>
                  <w:rFonts w:ascii="Cambria Math" w:hAnsi="Times New Roman"/>
                  <w:i/>
                </w:rPr>
              </w:ins>
            </m:ctrlPr>
          </m:sSubPr>
          <m:e>
            <m:r>
              <w:ins w:id="3415" w:author="zhengping jin" w:date="2024-08-12T22:20:00Z" w16du:dateUtc="2024-08-12T14:20:00Z">
                <w:rPr>
                  <w:rFonts w:ascii="Cambria Math" w:hAnsi="Times New Roman"/>
                </w:rPr>
                <m:t>t</m:t>
              </w:ins>
            </m:r>
          </m:e>
          <m:sub>
            <m:r>
              <w:ins w:id="3416" w:author="zhengping jin" w:date="2024-08-12T22:20:00Z" w16du:dateUtc="2024-08-12T14:20:00Z">
                <w:rPr>
                  <w:rFonts w:ascii="Cambria Math" w:hAnsi="Times New Roman"/>
                </w:rPr>
                <m:t>4</m:t>
              </w:ins>
            </m:r>
          </m:sub>
        </m:sSub>
        <m:r>
          <w:ins w:id="3417" w:author="zhengping jin" w:date="2024-08-12T22:20:00Z" w16du:dateUtc="2024-08-12T14:20:00Z">
            <w:rPr>
              <w:rFonts w:ascii="Cambria Math" w:hAnsi="Times New Roman"/>
            </w:rPr>
            <m:t>=0,  1,</m:t>
          </w:ins>
        </m:r>
        <m:r>
          <w:ins w:id="3418" w:author="zhengping jin" w:date="2024-08-12T22:20:00Z" w16du:dateUtc="2024-08-12T14:20:00Z">
            <w:rPr>
              <w:rFonts w:ascii="Cambria Math" w:hAnsi="Cambria Math" w:cs="Cambria Math"/>
            </w:rPr>
            <m:t>⋯</m:t>
          </w:ins>
        </m:r>
      </m:oMath>
      <w:del w:id="3419" w:author="zhengping jin" w:date="2024-08-12T22:20:00Z" w16du:dateUtc="2024-08-12T14:20:00Z">
        <w:r w:rsidR="00223D59" w:rsidRPr="006D722E" w:rsidDel="00F766F8">
          <w:rPr>
            <w:rFonts w:ascii="Times New Roman" w:hAnsi="Times New Roman"/>
            <w:position w:val="-12"/>
          </w:rPr>
          <w:object w:dxaOrig="4000" w:dyaOrig="360" w14:anchorId="1BFADE70">
            <v:shape id="_x0000_i1433" type="#_x0000_t75" style="width:200.5pt;height:18.7pt" o:ole="">
              <v:imagedata r:id="rId989" o:title=""/>
            </v:shape>
            <o:OLEObject Type="Embed" ProgID="Equation.DSMT4" ShapeID="_x0000_i1433" DrawAspect="Content" ObjectID="_1790422592" r:id="rId990"/>
          </w:object>
        </w:r>
      </w:del>
    </w:p>
    <w:p w14:paraId="3AB683FA" w14:textId="6BB5D299" w:rsidR="00223D59" w:rsidRPr="006D722E" w:rsidRDefault="00223D59" w:rsidP="004137B9">
      <w:pPr>
        <w:snapToGrid w:val="0"/>
        <w:spacing w:line="360" w:lineRule="auto"/>
        <w:ind w:firstLineChars="400" w:firstLine="840"/>
        <w:jc w:val="left"/>
        <w:rPr>
          <w:rFonts w:ascii="Times New Roman" w:hAnsi="Times New Roman"/>
        </w:rPr>
      </w:pPr>
      <w:r w:rsidRPr="006D722E">
        <w:rPr>
          <w:rFonts w:ascii="Times New Roman" w:hAnsi="Times New Roman"/>
          <w:position w:val="-6"/>
        </w:rPr>
        <w:object w:dxaOrig="580" w:dyaOrig="279" w14:anchorId="02342311">
          <v:shape id="_x0000_i1434" type="#_x0000_t75" style="width:30.1pt;height:14.6pt" o:ole="">
            <v:imagedata r:id="rId991" o:title=""/>
          </v:shape>
          <o:OLEObject Type="Embed" ProgID="Equation.DSMT4" ShapeID="_x0000_i1434" DrawAspect="Content" ObjectID="_1790422593" r:id="rId992"/>
        </w:object>
      </w:r>
      <w:r w:rsidRPr="006D722E">
        <w:rPr>
          <w:rFonts w:ascii="Times New Roman" w:hAnsi="Times New Roman"/>
        </w:rPr>
        <w:t>时，</w:t>
      </w:r>
      <w:del w:id="3420" w:author="zhengping jin" w:date="2024-08-12T22:20:00Z" w16du:dateUtc="2024-08-12T14:20:00Z">
        <w:r w:rsidRPr="006D722E" w:rsidDel="00F766F8">
          <w:rPr>
            <w:rFonts w:ascii="Times New Roman" w:hAnsi="Times New Roman" w:hint="eastAsia"/>
          </w:rPr>
          <w:delText>由于</w:delText>
        </w:r>
      </w:del>
      <w:ins w:id="3421" w:author="zhengping jin" w:date="2024-08-12T22:20:00Z" w16du:dateUtc="2024-08-12T14:20:00Z">
        <w:r w:rsidR="00F766F8">
          <w:rPr>
            <w:rFonts w:ascii="Times New Roman" w:hAnsi="Times New Roman" w:hint="eastAsia"/>
          </w:rPr>
          <w:t>令</w:t>
        </w:r>
      </w:ins>
      <w:r w:rsidRPr="006D722E">
        <w:rPr>
          <w:rFonts w:ascii="Times New Roman" w:hAnsi="Times New Roman"/>
          <w:position w:val="-12"/>
        </w:rPr>
        <w:object w:dxaOrig="2299" w:dyaOrig="380" w14:anchorId="2531F561">
          <v:shape id="_x0000_i1435" type="#_x0000_t75" style="width:113.9pt;height:19.6pt" o:ole="">
            <v:imagedata r:id="rId993" o:title=""/>
          </v:shape>
          <o:OLEObject Type="Embed" ProgID="Equation.DSMT4" ShapeID="_x0000_i1435" DrawAspect="Content" ObjectID="_1790422594" r:id="rId994"/>
        </w:object>
      </w:r>
      <w:ins w:id="3422" w:author="zhengping jin" w:date="2024-08-12T22:20:00Z" w16du:dateUtc="2024-08-12T14:20:00Z">
        <w:r w:rsidR="00F766F8">
          <w:rPr>
            <w:rFonts w:ascii="Times New Roman" w:hAnsi="Times New Roman" w:hint="eastAsia"/>
          </w:rPr>
          <w:t>，求得</w:t>
        </w:r>
      </w:ins>
    </w:p>
    <w:p w14:paraId="08D295C3" w14:textId="568BD655" w:rsidR="00223D59" w:rsidRPr="006D722E" w:rsidRDefault="00223D59">
      <w:pPr>
        <w:snapToGrid w:val="0"/>
        <w:spacing w:line="360" w:lineRule="auto"/>
        <w:ind w:firstLineChars="700" w:firstLine="1470"/>
        <w:jc w:val="center"/>
        <w:rPr>
          <w:rFonts w:ascii="Times New Roman" w:hAnsi="Times New Roman"/>
        </w:rPr>
        <w:pPrChange w:id="3423" w:author="zhengping jin" w:date="2024-08-12T22:20:00Z" w16du:dateUtc="2024-08-12T14:20:00Z">
          <w:pPr>
            <w:snapToGrid w:val="0"/>
            <w:spacing w:line="360" w:lineRule="auto"/>
            <w:ind w:firstLineChars="700" w:firstLine="1470"/>
            <w:jc w:val="left"/>
          </w:pPr>
        </w:pPrChange>
      </w:pPr>
      <w:del w:id="3424" w:author="zhengping jin" w:date="2024-08-12T22:20:00Z" w16du:dateUtc="2024-08-12T14:20:00Z">
        <w:r w:rsidRPr="006D722E" w:rsidDel="00F766F8">
          <w:rPr>
            <w:rFonts w:ascii="Times New Roman" w:hAnsi="Times New Roman"/>
          </w:rPr>
          <w:delText>或</w:delText>
        </w:r>
      </w:del>
      <w:r w:rsidRPr="006D722E">
        <w:rPr>
          <w:rFonts w:ascii="Times New Roman" w:hAnsi="Times New Roman"/>
          <w:position w:val="-24"/>
        </w:rPr>
        <w:object w:dxaOrig="2320" w:dyaOrig="660" w14:anchorId="089F588B">
          <v:shape id="_x0000_i1436" type="#_x0000_t75" style="width:116.2pt;height:32.8pt" o:ole="">
            <v:imagedata r:id="rId995" o:title=""/>
          </v:shape>
          <o:OLEObject Type="Embed" ProgID="Equation.DSMT4" ShapeID="_x0000_i1436" DrawAspect="Content" ObjectID="_1790422595" r:id="rId996"/>
        </w:object>
      </w:r>
      <w:ins w:id="3425" w:author="zhengping jin" w:date="2024-08-12T22:21:00Z" w16du:dateUtc="2024-08-12T14:21:00Z">
        <w:r w:rsidR="00F766F8">
          <w:rPr>
            <w:rFonts w:ascii="Times New Roman" w:hAnsi="Times New Roman" w:hint="eastAsia"/>
          </w:rPr>
          <w:t>，</w:t>
        </w:r>
      </w:ins>
    </w:p>
    <w:p w14:paraId="411000FB" w14:textId="1C78801C" w:rsidR="00223D59" w:rsidRPr="006D722E" w:rsidDel="00F766F8" w:rsidRDefault="00223D59">
      <w:pPr>
        <w:snapToGrid w:val="0"/>
        <w:spacing w:line="360" w:lineRule="auto"/>
        <w:ind w:firstLineChars="405" w:firstLine="850"/>
        <w:jc w:val="left"/>
        <w:rPr>
          <w:del w:id="3426" w:author="zhengping jin" w:date="2024-08-12T22:21:00Z" w16du:dateUtc="2024-08-12T14:21:00Z"/>
          <w:rFonts w:ascii="Times New Roman" w:hAnsi="Times New Roman"/>
        </w:rPr>
        <w:pPrChange w:id="3427" w:author="zhengping jin" w:date="2024-08-12T22:21:00Z" w16du:dateUtc="2024-08-12T14:21:00Z">
          <w:pPr>
            <w:snapToGrid w:val="0"/>
            <w:spacing w:line="360" w:lineRule="auto"/>
            <w:ind w:firstLineChars="600" w:firstLine="1260"/>
            <w:jc w:val="left"/>
          </w:pPr>
        </w:pPrChange>
      </w:pPr>
      <w:r w:rsidRPr="006D722E">
        <w:rPr>
          <w:rFonts w:ascii="Times New Roman" w:hAnsi="Times New Roman"/>
        </w:rPr>
        <w:t>故</w:t>
      </w:r>
      <w:r w:rsidR="007B33BC" w:rsidRPr="006D722E">
        <w:rPr>
          <w:rFonts w:ascii="Times New Roman" w:hAnsi="Times New Roman"/>
        </w:rPr>
        <w:t>同余方程</w:t>
      </w:r>
      <w:r w:rsidRPr="006D722E">
        <w:rPr>
          <w:rFonts w:ascii="Times New Roman" w:hAnsi="Times New Roman"/>
          <w:position w:val="-10"/>
        </w:rPr>
        <w:object w:dxaOrig="1719" w:dyaOrig="360" w14:anchorId="64148FDB">
          <v:shape id="_x0000_i1437" type="#_x0000_t75" style="width:86.6pt;height:18.7pt" o:ole="">
            <v:imagedata r:id="rId997" o:title=""/>
          </v:shape>
          <o:OLEObject Type="Embed" ProgID="Equation.DSMT4" ShapeID="_x0000_i1437" DrawAspect="Content" ObjectID="_1790422596" r:id="rId998"/>
        </w:object>
      </w:r>
    </w:p>
    <w:p w14:paraId="52A33AB6" w14:textId="77777777" w:rsidR="00F766F8" w:rsidRDefault="00223D59" w:rsidP="00F766F8">
      <w:pPr>
        <w:snapToGrid w:val="0"/>
        <w:spacing w:line="360" w:lineRule="auto"/>
        <w:ind w:firstLineChars="405" w:firstLine="850"/>
        <w:jc w:val="left"/>
        <w:rPr>
          <w:ins w:id="3428" w:author="zhengping jin" w:date="2024-08-12T22:21:00Z" w16du:dateUtc="2024-08-12T14:21:00Z"/>
          <w:rFonts w:ascii="Times New Roman" w:hAnsi="Times New Roman"/>
        </w:rPr>
      </w:pPr>
      <w:r w:rsidRPr="006D722E">
        <w:rPr>
          <w:rFonts w:ascii="Times New Roman" w:hAnsi="Times New Roman"/>
        </w:rPr>
        <w:t>的解为：</w:t>
      </w:r>
    </w:p>
    <w:p w14:paraId="5DBA0894" w14:textId="5E14FB69" w:rsidR="00223D59" w:rsidRPr="006D722E" w:rsidRDefault="00F766F8">
      <w:pPr>
        <w:snapToGrid w:val="0"/>
        <w:spacing w:line="360" w:lineRule="auto"/>
        <w:ind w:firstLineChars="405" w:firstLine="850"/>
        <w:jc w:val="center"/>
        <w:rPr>
          <w:rFonts w:ascii="Times New Roman" w:hAnsi="Times New Roman"/>
        </w:rPr>
        <w:pPrChange w:id="3429" w:author="zhengping jin" w:date="2024-08-12T22:21:00Z" w16du:dateUtc="2024-08-12T14:21:00Z">
          <w:pPr>
            <w:snapToGrid w:val="0"/>
            <w:spacing w:line="360" w:lineRule="auto"/>
            <w:ind w:firstLineChars="600" w:firstLine="1260"/>
            <w:jc w:val="left"/>
          </w:pPr>
        </w:pPrChange>
      </w:pPr>
      <m:oMath>
        <m:r>
          <w:ins w:id="3430" w:author="zhengping jin" w:date="2024-08-12T22:21:00Z" w16du:dateUtc="2024-08-12T14:21:00Z">
            <w:rPr>
              <w:rFonts w:ascii="Cambria Math" w:hAnsi="Times New Roman"/>
            </w:rPr>
            <m:t>±</m:t>
          </w:ins>
        </m:r>
        <m:d>
          <m:dPr>
            <m:ctrlPr>
              <w:ins w:id="3431" w:author="zhengping jin" w:date="2024-08-12T22:21:00Z" w16du:dateUtc="2024-08-12T14:21:00Z">
                <w:rPr>
                  <w:rFonts w:ascii="Cambria Math" w:hAnsi="Times New Roman"/>
                  <w:i/>
                </w:rPr>
              </w:ins>
            </m:ctrlPr>
          </m:dPr>
          <m:e>
            <m:r>
              <w:ins w:id="3432" w:author="zhengping jin" w:date="2024-08-12T22:21:00Z" w16du:dateUtc="2024-08-12T14:21:00Z">
                <w:rPr>
                  <w:rFonts w:ascii="Cambria Math" w:hAnsi="Times New Roman"/>
                </w:rPr>
                <m:t>5+8</m:t>
              </w:ins>
            </m:r>
            <m:r>
              <w:ins w:id="3433" w:author="zhengping jin" w:date="2024-08-12T22:21:00Z" w16du:dateUtc="2024-08-12T14:21:00Z">
                <w:rPr>
                  <w:rFonts w:ascii="Cambria Math" w:hAnsi="Cambria Math" w:cs="Cambria Math"/>
                </w:rPr>
                <m:t>⋅</m:t>
              </w:ins>
            </m:r>
            <m:r>
              <w:ins w:id="3434" w:author="zhengping jin" w:date="2024-08-12T22:21:00Z" w16du:dateUtc="2024-08-12T14:21:00Z">
                <w:rPr>
                  <w:rFonts w:ascii="Cambria Math" w:hAnsi="Times New Roman"/>
                </w:rPr>
                <m:t>0+16</m:t>
              </w:ins>
            </m:r>
            <m:sSub>
              <m:sSubPr>
                <m:ctrlPr>
                  <w:ins w:id="3435" w:author="zhengping jin" w:date="2024-08-12T22:21:00Z" w16du:dateUtc="2024-08-12T14:21:00Z">
                    <w:rPr>
                      <w:rFonts w:ascii="Cambria Math" w:hAnsi="Times New Roman"/>
                      <w:i/>
                    </w:rPr>
                  </w:ins>
                </m:ctrlPr>
              </m:sSubPr>
              <m:e>
                <m:r>
                  <w:ins w:id="3436" w:author="zhengping jin" w:date="2024-08-12T22:21:00Z" w16du:dateUtc="2024-08-12T14:21:00Z">
                    <w:rPr>
                      <w:rFonts w:ascii="Cambria Math" w:hAnsi="Times New Roman"/>
                    </w:rPr>
                    <m:t>t</m:t>
                  </w:ins>
                </m:r>
              </m:e>
              <m:sub>
                <m:r>
                  <w:ins w:id="3437" w:author="zhengping jin" w:date="2024-08-12T22:21:00Z" w16du:dateUtc="2024-08-12T14:21:00Z">
                    <w:rPr>
                      <w:rFonts w:ascii="Cambria Math" w:hAnsi="Times New Roman"/>
                    </w:rPr>
                    <m:t>5</m:t>
                  </w:ins>
                </m:r>
              </m:sub>
            </m:sSub>
          </m:e>
        </m:d>
        <m:r>
          <w:ins w:id="3438" w:author="zhengping jin" w:date="2024-08-12T22:21:00Z" w16du:dateUtc="2024-08-12T14:21:00Z">
            <w:rPr>
              <w:rFonts w:ascii="Cambria Math" w:hAnsi="Times New Roman"/>
            </w:rPr>
            <m:t>=</m:t>
          </w:ins>
        </m:r>
        <m:r>
          <w:ins w:id="3439" w:author="zhengping jin" w:date="2024-08-12T22:21:00Z" w16du:dateUtc="2024-08-12T14:21:00Z">
            <w:rPr>
              <w:rFonts w:ascii="Cambria Math" w:hAnsi="Times New Roman"/>
            </w:rPr>
            <m:t>±</m:t>
          </w:ins>
        </m:r>
        <m:d>
          <m:dPr>
            <m:ctrlPr>
              <w:ins w:id="3440" w:author="zhengping jin" w:date="2024-08-12T22:21:00Z" w16du:dateUtc="2024-08-12T14:21:00Z">
                <w:rPr>
                  <w:rFonts w:ascii="Cambria Math" w:hAnsi="Times New Roman"/>
                  <w:i/>
                </w:rPr>
              </w:ins>
            </m:ctrlPr>
          </m:dPr>
          <m:e>
            <m:r>
              <w:ins w:id="3441" w:author="zhengping jin" w:date="2024-08-12T22:21:00Z" w16du:dateUtc="2024-08-12T14:21:00Z">
                <w:rPr>
                  <w:rFonts w:ascii="Cambria Math" w:hAnsi="Times New Roman"/>
                </w:rPr>
                <m:t>5+16</m:t>
              </w:ins>
            </m:r>
            <m:sSub>
              <m:sSubPr>
                <m:ctrlPr>
                  <w:ins w:id="3442" w:author="zhengping jin" w:date="2024-08-12T22:21:00Z" w16du:dateUtc="2024-08-12T14:21:00Z">
                    <w:rPr>
                      <w:rFonts w:ascii="Cambria Math" w:hAnsi="Times New Roman"/>
                      <w:i/>
                    </w:rPr>
                  </w:ins>
                </m:ctrlPr>
              </m:sSubPr>
              <m:e>
                <m:r>
                  <w:ins w:id="3443" w:author="zhengping jin" w:date="2024-08-12T22:21:00Z" w16du:dateUtc="2024-08-12T14:21:00Z">
                    <w:rPr>
                      <w:rFonts w:ascii="Cambria Math" w:hAnsi="Times New Roman"/>
                    </w:rPr>
                    <m:t>t</m:t>
                  </w:ins>
                </m:r>
              </m:e>
              <m:sub>
                <m:r>
                  <w:ins w:id="3444" w:author="zhengping jin" w:date="2024-08-12T22:21:00Z" w16du:dateUtc="2024-08-12T14:21:00Z">
                    <w:rPr>
                      <w:rFonts w:ascii="Cambria Math" w:hAnsi="Times New Roman"/>
                    </w:rPr>
                    <m:t>5</m:t>
                  </w:ins>
                </m:r>
              </m:sub>
            </m:sSub>
          </m:e>
        </m:d>
        <m:r>
          <w:ins w:id="3445" w:author="zhengping jin" w:date="2024-08-12T22:21:00Z" w16du:dateUtc="2024-08-12T14:21:00Z">
            <w:rPr>
              <w:rFonts w:ascii="Cambria Math" w:hAnsi="Times New Roman"/>
            </w:rPr>
            <m:t xml:space="preserve">,  </m:t>
          </w:ins>
        </m:r>
        <m:sSub>
          <m:sSubPr>
            <m:ctrlPr>
              <w:ins w:id="3446" w:author="zhengping jin" w:date="2024-08-12T22:21:00Z" w16du:dateUtc="2024-08-12T14:21:00Z">
                <w:rPr>
                  <w:rFonts w:ascii="Cambria Math" w:hAnsi="Times New Roman"/>
                  <w:i/>
                </w:rPr>
              </w:ins>
            </m:ctrlPr>
          </m:sSubPr>
          <m:e>
            <m:r>
              <w:ins w:id="3447" w:author="zhengping jin" w:date="2024-08-12T22:21:00Z" w16du:dateUtc="2024-08-12T14:21:00Z">
                <w:rPr>
                  <w:rFonts w:ascii="Cambria Math" w:hAnsi="Times New Roman"/>
                </w:rPr>
                <m:t>t</m:t>
              </w:ins>
            </m:r>
          </m:e>
          <m:sub>
            <m:r>
              <w:ins w:id="3448" w:author="zhengping jin" w:date="2024-08-12T22:21:00Z" w16du:dateUtc="2024-08-12T14:21:00Z">
                <w:rPr>
                  <w:rFonts w:ascii="Cambria Math" w:hAnsi="Times New Roman"/>
                </w:rPr>
                <m:t>5</m:t>
              </w:ins>
            </m:r>
          </m:sub>
        </m:sSub>
        <m:r>
          <w:ins w:id="3449" w:author="zhengping jin" w:date="2024-08-12T22:21:00Z" w16du:dateUtc="2024-08-12T14:21:00Z">
            <w:rPr>
              <w:rFonts w:ascii="Cambria Math" w:hAnsi="Times New Roman"/>
            </w:rPr>
            <m:t>=0,  1,</m:t>
          </w:ins>
        </m:r>
        <m:r>
          <w:ins w:id="3450" w:author="zhengping jin" w:date="2024-08-12T22:21:00Z" w16du:dateUtc="2024-08-12T14:21:00Z">
            <w:rPr>
              <w:rFonts w:ascii="Cambria Math" w:hAnsi="Cambria Math" w:cs="Cambria Math"/>
            </w:rPr>
            <m:t>⋯</m:t>
          </w:ins>
        </m:r>
      </m:oMath>
      <w:del w:id="3451" w:author="zhengping jin" w:date="2024-08-12T22:21:00Z" w16du:dateUtc="2024-08-12T14:21:00Z">
        <w:r w:rsidR="00223D59" w:rsidRPr="006D722E" w:rsidDel="00F766F8">
          <w:rPr>
            <w:rFonts w:ascii="Times New Roman" w:hAnsi="Times New Roman"/>
            <w:position w:val="-12"/>
          </w:rPr>
          <w:object w:dxaOrig="4260" w:dyaOrig="360" w14:anchorId="03DFA9B7">
            <v:shape id="_x0000_i1438" type="#_x0000_t75" style="width:212.35pt;height:18.7pt" o:ole="">
              <v:imagedata r:id="rId999" o:title=""/>
            </v:shape>
            <o:OLEObject Type="Embed" ProgID="Equation.DSMT4" ShapeID="_x0000_i1438" DrawAspect="Content" ObjectID="_1790422597" r:id="rId1000"/>
          </w:object>
        </w:r>
      </w:del>
    </w:p>
    <w:p w14:paraId="11139CA8" w14:textId="64DAE8EA" w:rsidR="00223D59" w:rsidRPr="006D722E" w:rsidRDefault="00223D59" w:rsidP="004137B9">
      <w:pPr>
        <w:snapToGrid w:val="0"/>
        <w:spacing w:line="360" w:lineRule="auto"/>
        <w:ind w:firstLineChars="400" w:firstLine="840"/>
        <w:jc w:val="left"/>
        <w:rPr>
          <w:rFonts w:ascii="Times New Roman" w:hAnsi="Times New Roman"/>
        </w:rPr>
      </w:pPr>
      <w:r w:rsidRPr="006D722E">
        <w:rPr>
          <w:rFonts w:ascii="Times New Roman" w:hAnsi="Times New Roman"/>
          <w:position w:val="-6"/>
        </w:rPr>
        <w:object w:dxaOrig="600" w:dyaOrig="279" w14:anchorId="367E8D33">
          <v:shape id="_x0000_i1439" type="#_x0000_t75" style="width:30.1pt;height:14.6pt" o:ole="">
            <v:imagedata r:id="rId1001" o:title=""/>
          </v:shape>
          <o:OLEObject Type="Embed" ProgID="Equation.DSMT4" ShapeID="_x0000_i1439" DrawAspect="Content" ObjectID="_1790422598" r:id="rId1002"/>
        </w:object>
      </w:r>
      <w:r w:rsidRPr="006D722E">
        <w:rPr>
          <w:rFonts w:ascii="Times New Roman" w:hAnsi="Times New Roman"/>
        </w:rPr>
        <w:t>时，</w:t>
      </w:r>
      <w:del w:id="3452" w:author="zhengping jin" w:date="2024-08-12T22:22:00Z" w16du:dateUtc="2024-08-12T14:22:00Z">
        <w:r w:rsidRPr="006D722E" w:rsidDel="00F766F8">
          <w:rPr>
            <w:rFonts w:ascii="Times New Roman" w:hAnsi="Times New Roman" w:hint="eastAsia"/>
          </w:rPr>
          <w:delText>由于</w:delText>
        </w:r>
      </w:del>
      <w:ins w:id="3453" w:author="zhengping jin" w:date="2024-08-12T22:22:00Z" w16du:dateUtc="2024-08-12T14:22:00Z">
        <w:r w:rsidR="00F766F8">
          <w:rPr>
            <w:rFonts w:ascii="Times New Roman" w:hAnsi="Times New Roman" w:hint="eastAsia"/>
          </w:rPr>
          <w:t>令</w:t>
        </w:r>
      </w:ins>
      <w:del w:id="3454" w:author="zhengping jin" w:date="2024-08-12T22:22:00Z" w16du:dateUtc="2024-08-12T14:22:00Z">
        <w:r w:rsidRPr="006D722E" w:rsidDel="00F766F8">
          <w:rPr>
            <w:rFonts w:ascii="Times New Roman" w:hAnsi="Times New Roman" w:hint="eastAsia"/>
            <w:position w:val="-12"/>
          </w:rPr>
          <w:delText xml:space="preserve"> </w:delText>
        </w:r>
      </w:del>
      <w:r w:rsidRPr="006D722E">
        <w:rPr>
          <w:rFonts w:ascii="Times New Roman" w:hAnsi="Times New Roman"/>
          <w:position w:val="-12"/>
        </w:rPr>
        <w:object w:dxaOrig="2400" w:dyaOrig="380" w14:anchorId="2FFBAE74">
          <v:shape id="_x0000_i1440" type="#_x0000_t75" style="width:119.85pt;height:19.6pt" o:ole="">
            <v:imagedata r:id="rId1003" o:title=""/>
          </v:shape>
          <o:OLEObject Type="Embed" ProgID="Equation.DSMT4" ShapeID="_x0000_i1440" DrawAspect="Content" ObjectID="_1790422599" r:id="rId1004"/>
        </w:object>
      </w:r>
      <w:ins w:id="3455" w:author="zhengping jin" w:date="2024-08-12T22:22:00Z" w16du:dateUtc="2024-08-12T14:22:00Z">
        <w:r w:rsidR="00F766F8">
          <w:rPr>
            <w:rFonts w:ascii="Times New Roman" w:hAnsi="Times New Roman" w:hint="eastAsia"/>
          </w:rPr>
          <w:t>，求得</w:t>
        </w:r>
      </w:ins>
    </w:p>
    <w:p w14:paraId="5E04A547" w14:textId="2190B5D9" w:rsidR="00223D59" w:rsidRPr="006D722E" w:rsidRDefault="00223D59">
      <w:pPr>
        <w:snapToGrid w:val="0"/>
        <w:spacing w:line="360" w:lineRule="auto"/>
        <w:ind w:firstLineChars="700" w:firstLine="1470"/>
        <w:jc w:val="center"/>
        <w:rPr>
          <w:rFonts w:ascii="Times New Roman" w:hAnsi="Times New Roman"/>
        </w:rPr>
        <w:pPrChange w:id="3456" w:author="zhengping jin" w:date="2024-08-12T22:22:00Z" w16du:dateUtc="2024-08-12T14:22:00Z">
          <w:pPr>
            <w:snapToGrid w:val="0"/>
            <w:spacing w:line="360" w:lineRule="auto"/>
            <w:ind w:firstLineChars="700" w:firstLine="1470"/>
            <w:jc w:val="left"/>
          </w:pPr>
        </w:pPrChange>
      </w:pPr>
      <w:del w:id="3457" w:author="zhengping jin" w:date="2024-08-12T22:22:00Z" w16du:dateUtc="2024-08-12T14:22:00Z">
        <w:r w:rsidRPr="006D722E" w:rsidDel="00F766F8">
          <w:rPr>
            <w:rFonts w:ascii="Times New Roman" w:hAnsi="Times New Roman"/>
          </w:rPr>
          <w:delText>或</w:delText>
        </w:r>
      </w:del>
      <w:r w:rsidRPr="006D722E">
        <w:rPr>
          <w:rFonts w:ascii="Times New Roman" w:hAnsi="Times New Roman"/>
          <w:position w:val="-24"/>
        </w:rPr>
        <w:object w:dxaOrig="2260" w:dyaOrig="660" w14:anchorId="65605235">
          <v:shape id="_x0000_i1441" type="#_x0000_t75" style="width:113.45pt;height:32.8pt" o:ole="">
            <v:imagedata r:id="rId1005" o:title=""/>
          </v:shape>
          <o:OLEObject Type="Embed" ProgID="Equation.DSMT4" ShapeID="_x0000_i1441" DrawAspect="Content" ObjectID="_1790422600" r:id="rId1006"/>
        </w:object>
      </w:r>
    </w:p>
    <w:p w14:paraId="49954FD1" w14:textId="6B09CE0E" w:rsidR="00223D59" w:rsidRPr="006D722E" w:rsidDel="00F766F8" w:rsidRDefault="00223D59">
      <w:pPr>
        <w:snapToGrid w:val="0"/>
        <w:spacing w:line="360" w:lineRule="auto"/>
        <w:ind w:firstLineChars="472" w:firstLine="991"/>
        <w:jc w:val="left"/>
        <w:rPr>
          <w:del w:id="3458" w:author="zhengping jin" w:date="2024-08-12T22:22:00Z" w16du:dateUtc="2024-08-12T14:22:00Z"/>
          <w:rFonts w:ascii="Times New Roman" w:hAnsi="Times New Roman"/>
        </w:rPr>
        <w:pPrChange w:id="3459" w:author="zhengping jin" w:date="2024-08-12T22:22:00Z" w16du:dateUtc="2024-08-12T14:22:00Z">
          <w:pPr>
            <w:snapToGrid w:val="0"/>
            <w:spacing w:line="360" w:lineRule="auto"/>
            <w:ind w:firstLineChars="600" w:firstLine="1260"/>
            <w:jc w:val="left"/>
          </w:pPr>
        </w:pPrChange>
      </w:pPr>
      <w:r w:rsidRPr="006D722E">
        <w:rPr>
          <w:rFonts w:ascii="Times New Roman" w:hAnsi="Times New Roman"/>
        </w:rPr>
        <w:t>故</w:t>
      </w:r>
      <w:r w:rsidR="007B33BC" w:rsidRPr="006D722E">
        <w:rPr>
          <w:rFonts w:ascii="Times New Roman" w:hAnsi="Times New Roman"/>
        </w:rPr>
        <w:t>同余方程</w:t>
      </w:r>
      <w:r w:rsidRPr="006D722E">
        <w:rPr>
          <w:rFonts w:ascii="Times New Roman" w:hAnsi="Times New Roman"/>
          <w:position w:val="-10"/>
        </w:rPr>
        <w:object w:dxaOrig="1740" w:dyaOrig="360" w14:anchorId="3B3EB2B1">
          <v:shape id="_x0000_i1442" type="#_x0000_t75" style="width:87.05pt;height:18.7pt" o:ole="">
            <v:imagedata r:id="rId1007" o:title=""/>
          </v:shape>
          <o:OLEObject Type="Embed" ProgID="Equation.DSMT4" ShapeID="_x0000_i1442" DrawAspect="Content" ObjectID="_1790422601" r:id="rId1008"/>
        </w:object>
      </w:r>
    </w:p>
    <w:p w14:paraId="02C26BF4" w14:textId="77777777" w:rsidR="00F766F8" w:rsidRDefault="00223D59" w:rsidP="00F766F8">
      <w:pPr>
        <w:snapToGrid w:val="0"/>
        <w:spacing w:line="360" w:lineRule="auto"/>
        <w:ind w:firstLineChars="472" w:firstLine="991"/>
        <w:jc w:val="left"/>
        <w:rPr>
          <w:ins w:id="3460" w:author="zhengping jin" w:date="2024-08-12T22:22:00Z" w16du:dateUtc="2024-08-12T14:22:00Z"/>
          <w:rFonts w:ascii="Times New Roman" w:hAnsi="Times New Roman"/>
        </w:rPr>
      </w:pPr>
      <w:r w:rsidRPr="006D722E">
        <w:rPr>
          <w:rFonts w:ascii="Times New Roman" w:hAnsi="Times New Roman"/>
        </w:rPr>
        <w:t>的解为：</w:t>
      </w:r>
    </w:p>
    <w:p w14:paraId="7B81D2BC" w14:textId="23F8F106" w:rsidR="00223D59" w:rsidRPr="006D722E" w:rsidRDefault="00F766F8">
      <w:pPr>
        <w:snapToGrid w:val="0"/>
        <w:spacing w:line="360" w:lineRule="auto"/>
        <w:ind w:firstLineChars="472" w:firstLine="991"/>
        <w:jc w:val="center"/>
        <w:rPr>
          <w:rFonts w:ascii="Times New Roman" w:hAnsi="Times New Roman"/>
        </w:rPr>
        <w:pPrChange w:id="3461" w:author="zhengping jin" w:date="2024-08-12T22:22:00Z" w16du:dateUtc="2024-08-12T14:22:00Z">
          <w:pPr>
            <w:snapToGrid w:val="0"/>
            <w:spacing w:line="360" w:lineRule="auto"/>
            <w:ind w:firstLineChars="600" w:firstLine="1260"/>
            <w:jc w:val="left"/>
          </w:pPr>
        </w:pPrChange>
      </w:pPr>
      <m:oMath>
        <m:r>
          <w:ins w:id="3462" w:author="zhengping jin" w:date="2024-08-12T22:22:00Z" w16du:dateUtc="2024-08-12T14:22:00Z">
            <w:rPr>
              <w:rFonts w:ascii="Cambria Math" w:hAnsi="Times New Roman"/>
            </w:rPr>
            <m:t>±</m:t>
          </w:ins>
        </m:r>
        <m:d>
          <m:dPr>
            <m:ctrlPr>
              <w:ins w:id="3463" w:author="zhengping jin" w:date="2024-08-12T22:22:00Z" w16du:dateUtc="2024-08-12T14:22:00Z">
                <w:rPr>
                  <w:rFonts w:ascii="Cambria Math" w:hAnsi="Times New Roman"/>
                  <w:i/>
                </w:rPr>
              </w:ins>
            </m:ctrlPr>
          </m:dPr>
          <m:e>
            <m:r>
              <w:ins w:id="3464" w:author="zhengping jin" w:date="2024-08-12T22:22:00Z" w16du:dateUtc="2024-08-12T14:22:00Z">
                <w:rPr>
                  <w:rFonts w:ascii="Cambria Math" w:hAnsi="Times New Roman"/>
                </w:rPr>
                <m:t>5+16</m:t>
              </w:ins>
            </m:r>
            <m:r>
              <w:ins w:id="3465" w:author="zhengping jin" w:date="2024-08-12T22:22:00Z" w16du:dateUtc="2024-08-12T14:22:00Z">
                <w:rPr>
                  <w:rFonts w:ascii="Cambria Math" w:hAnsi="Cambria Math" w:cs="Cambria Math"/>
                </w:rPr>
                <m:t>⋅</m:t>
              </w:ins>
            </m:r>
            <m:r>
              <w:ins w:id="3466" w:author="zhengping jin" w:date="2024-08-12T22:22:00Z" w16du:dateUtc="2024-08-12T14:22:00Z">
                <w:rPr>
                  <w:rFonts w:ascii="Cambria Math" w:hAnsi="Times New Roman"/>
                </w:rPr>
                <m:t>1+32</m:t>
              </w:ins>
            </m:r>
            <m:sSub>
              <m:sSubPr>
                <m:ctrlPr>
                  <w:ins w:id="3467" w:author="zhengping jin" w:date="2024-08-12T22:22:00Z" w16du:dateUtc="2024-08-12T14:22:00Z">
                    <w:rPr>
                      <w:rFonts w:ascii="Cambria Math" w:hAnsi="Times New Roman"/>
                      <w:i/>
                    </w:rPr>
                  </w:ins>
                </m:ctrlPr>
              </m:sSubPr>
              <m:e>
                <m:r>
                  <w:ins w:id="3468" w:author="zhengping jin" w:date="2024-08-12T22:22:00Z" w16du:dateUtc="2024-08-12T14:22:00Z">
                    <w:rPr>
                      <w:rFonts w:ascii="Cambria Math" w:hAnsi="Times New Roman"/>
                    </w:rPr>
                    <m:t>t</m:t>
                  </w:ins>
                </m:r>
              </m:e>
              <m:sub>
                <m:r>
                  <w:ins w:id="3469" w:author="zhengping jin" w:date="2024-08-12T22:22:00Z" w16du:dateUtc="2024-08-12T14:22:00Z">
                    <w:rPr>
                      <w:rFonts w:ascii="Cambria Math" w:hAnsi="Times New Roman"/>
                    </w:rPr>
                    <m:t>6</m:t>
                  </w:ins>
                </m:r>
              </m:sub>
            </m:sSub>
          </m:e>
        </m:d>
        <m:r>
          <w:ins w:id="3470" w:author="zhengping jin" w:date="2024-08-12T22:22:00Z" w16du:dateUtc="2024-08-12T14:22:00Z">
            <w:rPr>
              <w:rFonts w:ascii="Cambria Math" w:hAnsi="Times New Roman"/>
            </w:rPr>
            <m:t>=</m:t>
          </w:ins>
        </m:r>
        <m:r>
          <w:ins w:id="3471" w:author="zhengping jin" w:date="2024-08-12T22:22:00Z" w16du:dateUtc="2024-08-12T14:22:00Z">
            <w:rPr>
              <w:rFonts w:ascii="Cambria Math" w:hAnsi="Times New Roman"/>
            </w:rPr>
            <m:t>±</m:t>
          </w:ins>
        </m:r>
        <m:d>
          <m:dPr>
            <m:ctrlPr>
              <w:ins w:id="3472" w:author="zhengping jin" w:date="2024-08-12T22:22:00Z" w16du:dateUtc="2024-08-12T14:22:00Z">
                <w:rPr>
                  <w:rFonts w:ascii="Cambria Math" w:hAnsi="Times New Roman"/>
                  <w:i/>
                </w:rPr>
              </w:ins>
            </m:ctrlPr>
          </m:dPr>
          <m:e>
            <m:r>
              <w:ins w:id="3473" w:author="zhengping jin" w:date="2024-08-12T22:22:00Z" w16du:dateUtc="2024-08-12T14:22:00Z">
                <w:rPr>
                  <w:rFonts w:ascii="Cambria Math" w:hAnsi="Times New Roman"/>
                </w:rPr>
                <m:t>21+32</m:t>
              </w:ins>
            </m:r>
            <m:sSub>
              <m:sSubPr>
                <m:ctrlPr>
                  <w:ins w:id="3474" w:author="zhengping jin" w:date="2024-08-12T22:22:00Z" w16du:dateUtc="2024-08-12T14:22:00Z">
                    <w:rPr>
                      <w:rFonts w:ascii="Cambria Math" w:hAnsi="Times New Roman"/>
                      <w:i/>
                    </w:rPr>
                  </w:ins>
                </m:ctrlPr>
              </m:sSubPr>
              <m:e>
                <m:r>
                  <w:ins w:id="3475" w:author="zhengping jin" w:date="2024-08-12T22:22:00Z" w16du:dateUtc="2024-08-12T14:22:00Z">
                    <w:rPr>
                      <w:rFonts w:ascii="Cambria Math" w:hAnsi="Times New Roman"/>
                    </w:rPr>
                    <m:t>t</m:t>
                  </w:ins>
                </m:r>
              </m:e>
              <m:sub>
                <m:r>
                  <w:ins w:id="3476" w:author="zhengping jin" w:date="2024-08-12T22:22:00Z" w16du:dateUtc="2024-08-12T14:22:00Z">
                    <w:rPr>
                      <w:rFonts w:ascii="Cambria Math" w:hAnsi="Times New Roman"/>
                    </w:rPr>
                    <m:t>6</m:t>
                  </w:ins>
                </m:r>
              </m:sub>
            </m:sSub>
          </m:e>
        </m:d>
        <m:r>
          <w:ins w:id="3477" w:author="zhengping jin" w:date="2024-08-12T22:22:00Z" w16du:dateUtc="2024-08-12T14:22:00Z">
            <w:rPr>
              <w:rFonts w:ascii="Cambria Math" w:hAnsi="Times New Roman"/>
            </w:rPr>
            <m:t xml:space="preserve">,  </m:t>
          </w:ins>
        </m:r>
        <m:sSub>
          <m:sSubPr>
            <m:ctrlPr>
              <w:ins w:id="3478" w:author="zhengping jin" w:date="2024-08-12T22:22:00Z" w16du:dateUtc="2024-08-12T14:22:00Z">
                <w:rPr>
                  <w:rFonts w:ascii="Cambria Math" w:hAnsi="Times New Roman"/>
                  <w:i/>
                </w:rPr>
              </w:ins>
            </m:ctrlPr>
          </m:sSubPr>
          <m:e>
            <m:r>
              <w:ins w:id="3479" w:author="zhengping jin" w:date="2024-08-12T22:22:00Z" w16du:dateUtc="2024-08-12T14:22:00Z">
                <w:rPr>
                  <w:rFonts w:ascii="Cambria Math" w:hAnsi="Times New Roman"/>
                </w:rPr>
                <m:t>t</m:t>
              </w:ins>
            </m:r>
          </m:e>
          <m:sub>
            <m:r>
              <w:ins w:id="3480" w:author="zhengping jin" w:date="2024-08-12T22:22:00Z" w16du:dateUtc="2024-08-12T14:22:00Z">
                <w:rPr>
                  <w:rFonts w:ascii="Cambria Math" w:hAnsi="Times New Roman"/>
                </w:rPr>
                <m:t>6</m:t>
              </w:ins>
            </m:r>
          </m:sub>
        </m:sSub>
        <m:r>
          <w:ins w:id="3481" w:author="zhengping jin" w:date="2024-08-12T22:22:00Z" w16du:dateUtc="2024-08-12T14:22:00Z">
            <w:rPr>
              <w:rFonts w:ascii="Cambria Math" w:hAnsi="Times New Roman"/>
            </w:rPr>
            <m:t>=0,  1,</m:t>
          </w:ins>
        </m:r>
        <m:r>
          <w:ins w:id="3482" w:author="zhengping jin" w:date="2024-08-12T22:22:00Z" w16du:dateUtc="2024-08-12T14:22:00Z">
            <w:rPr>
              <w:rFonts w:ascii="Cambria Math" w:hAnsi="Cambria Math" w:cs="Cambria Math"/>
            </w:rPr>
            <m:t>⋯</m:t>
          </w:ins>
        </m:r>
      </m:oMath>
      <w:del w:id="3483" w:author="zhengping jin" w:date="2024-08-12T22:22:00Z" w16du:dateUtc="2024-08-12T14:22:00Z">
        <w:r w:rsidR="00223D59" w:rsidRPr="006D722E" w:rsidDel="00F766F8">
          <w:rPr>
            <w:rFonts w:ascii="Times New Roman" w:hAnsi="Times New Roman"/>
            <w:position w:val="-12"/>
          </w:rPr>
          <w:object w:dxaOrig="4500" w:dyaOrig="360" w14:anchorId="6F59F84E">
            <v:shape id="_x0000_i1443" type="#_x0000_t75" style="width:225.55pt;height:18.7pt" o:ole="">
              <v:imagedata r:id="rId1009" o:title=""/>
            </v:shape>
            <o:OLEObject Type="Embed" ProgID="Equation.DSMT4" ShapeID="_x0000_i1443" DrawAspect="Content" ObjectID="_1790422602" r:id="rId1010"/>
          </w:object>
        </w:r>
      </w:del>
    </w:p>
    <w:p w14:paraId="3E7E6544" w14:textId="64718907" w:rsidR="00223D59" w:rsidRPr="006D722E" w:rsidRDefault="00223D59">
      <w:pPr>
        <w:snapToGrid w:val="0"/>
        <w:spacing w:line="360" w:lineRule="auto"/>
        <w:ind w:firstLineChars="472" w:firstLine="991"/>
        <w:jc w:val="left"/>
        <w:rPr>
          <w:rFonts w:ascii="Times New Roman" w:hAnsi="Times New Roman"/>
        </w:rPr>
        <w:pPrChange w:id="3484" w:author="zhengping jin" w:date="2024-08-12T22:23:00Z" w16du:dateUtc="2024-08-12T14:23:00Z">
          <w:pPr>
            <w:snapToGrid w:val="0"/>
            <w:spacing w:line="360" w:lineRule="auto"/>
            <w:ind w:firstLineChars="300" w:firstLine="630"/>
            <w:jc w:val="left"/>
          </w:pPr>
        </w:pPrChange>
      </w:pPr>
      <w:r w:rsidRPr="006D722E">
        <w:rPr>
          <w:rFonts w:ascii="Times New Roman" w:hAnsi="Times New Roman"/>
        </w:rPr>
        <w:t>因此，</w:t>
      </w:r>
      <w:r w:rsidR="007B33BC" w:rsidRPr="006D722E">
        <w:rPr>
          <w:rFonts w:ascii="Times New Roman" w:hAnsi="Times New Roman"/>
        </w:rPr>
        <w:t>同余方程</w:t>
      </w:r>
      <w:r w:rsidRPr="006D722E">
        <w:rPr>
          <w:rFonts w:ascii="Times New Roman" w:hAnsi="Times New Roman"/>
        </w:rPr>
        <w:t>模</w:t>
      </w:r>
      <w:r w:rsidRPr="006D722E">
        <w:rPr>
          <w:rFonts w:ascii="Times New Roman" w:hAnsi="Times New Roman"/>
        </w:rPr>
        <w:t xml:space="preserve"> </w:t>
      </w:r>
      <w:r w:rsidRPr="006D722E">
        <w:rPr>
          <w:rFonts w:ascii="Times New Roman" w:hAnsi="Times New Roman"/>
          <w:position w:val="-10"/>
        </w:rPr>
        <w:object w:dxaOrig="740" w:dyaOrig="320" w14:anchorId="6997B787">
          <v:shape id="_x0000_i1444" type="#_x0000_t75" style="width:37.35pt;height:15.5pt" o:ole="">
            <v:imagedata r:id="rId1011" o:title=""/>
          </v:shape>
          <o:OLEObject Type="Embed" ProgID="Equation.DSMT4" ShapeID="_x0000_i1444" DrawAspect="Content" ObjectID="_1790422603" r:id="rId1012"/>
        </w:object>
      </w:r>
      <w:r w:rsidRPr="006D722E">
        <w:rPr>
          <w:rFonts w:ascii="Times New Roman" w:hAnsi="Times New Roman"/>
        </w:rPr>
        <w:t>的解是：</w:t>
      </w:r>
    </w:p>
    <w:p w14:paraId="11FFCA62" w14:textId="72601C0D" w:rsidR="00223D59" w:rsidRPr="006D722E" w:rsidRDefault="00223D59" w:rsidP="00223D59">
      <w:pPr>
        <w:snapToGrid w:val="0"/>
        <w:spacing w:line="360" w:lineRule="auto"/>
        <w:jc w:val="center"/>
        <w:rPr>
          <w:rFonts w:ascii="Times New Roman" w:hAnsi="Times New Roman"/>
          <w:position w:val="-10"/>
        </w:rPr>
      </w:pPr>
      <w:r w:rsidRPr="006D722E">
        <w:rPr>
          <w:rFonts w:ascii="Times New Roman" w:hAnsi="Times New Roman"/>
          <w:position w:val="-10"/>
        </w:rPr>
        <w:object w:dxaOrig="3460" w:dyaOrig="320" w14:anchorId="7C68A529">
          <v:shape id="_x0000_i1445" type="#_x0000_t75" style="width:173.15pt;height:15.5pt" o:ole="">
            <v:imagedata r:id="rId1013" o:title=""/>
          </v:shape>
          <o:OLEObject Type="Embed" ProgID="Equation.DSMT4" ShapeID="_x0000_i1445" DrawAspect="Content" ObjectID="_1790422604" r:id="rId1014"/>
        </w:object>
      </w:r>
      <w:ins w:id="3485" w:author="zhengping jin" w:date="2024-08-10T16:04:00Z" w16du:dateUtc="2024-08-10T08:04:00Z">
        <w:r w:rsidR="00097C1C">
          <w:rPr>
            <w:rFonts w:ascii="Times New Roman" w:hAnsi="Times New Roman" w:hint="eastAsia"/>
          </w:rPr>
          <w:t>.</w:t>
        </w:r>
      </w:ins>
    </w:p>
    <w:p w14:paraId="7141DD29" w14:textId="06CE7272" w:rsidR="00250DB7" w:rsidRPr="00321E52" w:rsidRDefault="00250DB7">
      <w:pPr>
        <w:rPr>
          <w:rPrChange w:id="3486" w:author="zhengping jin" w:date="2024-08-06T23:03:00Z" w16du:dateUtc="2024-08-06T15:03:00Z">
            <w:rPr>
              <w:rFonts w:ascii="Times New Roman" w:hAnsi="Times New Roman"/>
              <w:szCs w:val="21"/>
            </w:rPr>
          </w:rPrChange>
        </w:rPr>
        <w:pPrChange w:id="3487" w:author="zhengping jin" w:date="2024-08-06T23:03:00Z" w16du:dateUtc="2024-08-06T15:03:00Z">
          <w:pPr>
            <w:snapToGrid w:val="0"/>
            <w:spacing w:before="240" w:after="60" w:line="360" w:lineRule="auto"/>
            <w:contextualSpacing/>
            <w:outlineLvl w:val="1"/>
          </w:pPr>
        </w:pPrChange>
      </w:pPr>
    </w:p>
    <w:p w14:paraId="3EC64300" w14:textId="239601EB" w:rsidR="002618F2" w:rsidRPr="00321E52" w:rsidRDefault="00E10775">
      <w:pPr>
        <w:snapToGrid w:val="0"/>
        <w:spacing w:beforeLines="100" w:before="312" w:afterLines="100" w:after="312" w:line="360" w:lineRule="auto"/>
        <w:contextualSpacing/>
        <w:outlineLvl w:val="1"/>
        <w:rPr>
          <w:rFonts w:ascii="Times New Roman" w:hAnsi="Times New Roman"/>
          <w:b/>
          <w:bCs/>
          <w:kern w:val="28"/>
          <w:sz w:val="32"/>
          <w:szCs w:val="32"/>
          <w:rPrChange w:id="3488" w:author="zhengping jin" w:date="2024-08-06T23:03:00Z" w16du:dateUtc="2024-08-06T15:03:00Z">
            <w:rPr>
              <w:rFonts w:ascii="Times New Roman" w:hAnsi="Times New Roman"/>
              <w:b/>
              <w:sz w:val="32"/>
              <w:szCs w:val="32"/>
            </w:rPr>
          </w:rPrChange>
        </w:rPr>
        <w:pPrChange w:id="3489" w:author="zhengping jin" w:date="2024-08-06T23:03:00Z" w16du:dateUtc="2024-08-06T15:03:00Z">
          <w:pPr>
            <w:spacing w:beforeLines="100" w:before="312" w:afterLines="100" w:after="312" w:line="360" w:lineRule="auto"/>
          </w:pPr>
        </w:pPrChange>
      </w:pPr>
      <w:r w:rsidRPr="00321E52">
        <w:rPr>
          <w:rFonts w:ascii="Times New Roman" w:hAnsi="Times New Roman"/>
          <w:b/>
          <w:bCs/>
          <w:kern w:val="28"/>
          <w:sz w:val="32"/>
          <w:szCs w:val="32"/>
          <w:rPrChange w:id="3490" w:author="zhengping jin" w:date="2024-08-06T23:03:00Z" w16du:dateUtc="2024-08-06T15:03:00Z">
            <w:rPr>
              <w:rFonts w:ascii="Times New Roman" w:hAnsi="Times New Roman"/>
              <w:b/>
              <w:sz w:val="32"/>
              <w:szCs w:val="32"/>
            </w:rPr>
          </w:rPrChange>
        </w:rPr>
        <w:t xml:space="preserve">3.4 </w:t>
      </w:r>
      <w:r w:rsidRPr="00321E52">
        <w:rPr>
          <w:rFonts w:ascii="Times New Roman" w:hAnsi="Times New Roman" w:hint="eastAsia"/>
          <w:b/>
          <w:bCs/>
          <w:kern w:val="28"/>
          <w:sz w:val="32"/>
          <w:szCs w:val="32"/>
          <w:rPrChange w:id="3491" w:author="zhengping jin" w:date="2024-08-06T23:03:00Z" w16du:dateUtc="2024-08-06T15:03:00Z">
            <w:rPr>
              <w:rFonts w:ascii="Times New Roman" w:hAnsi="Times New Roman" w:hint="eastAsia"/>
              <w:b/>
              <w:sz w:val="32"/>
              <w:szCs w:val="32"/>
            </w:rPr>
          </w:rPrChange>
        </w:rPr>
        <w:t>高次同余方程</w:t>
      </w:r>
    </w:p>
    <w:p w14:paraId="088F729E" w14:textId="31255E97" w:rsidR="002618F2" w:rsidRPr="00321E52" w:rsidRDefault="0052312F">
      <w:pPr>
        <w:ind w:firstLineChars="202" w:firstLine="424"/>
        <w:rPr>
          <w:rPrChange w:id="3492" w:author="zhengping jin" w:date="2024-08-06T23:03:00Z" w16du:dateUtc="2024-08-06T15:03:00Z">
            <w:rPr>
              <w:rFonts w:ascii="Times New Roman" w:hAnsi="Times New Roman"/>
              <w:color w:val="FF0000"/>
              <w:szCs w:val="21"/>
            </w:rPr>
          </w:rPrChange>
        </w:rPr>
        <w:pPrChange w:id="3493" w:author="zhengping jin" w:date="2024-08-12T22:25:00Z" w16du:dateUtc="2024-08-12T14:25:00Z">
          <w:pPr>
            <w:snapToGrid w:val="0"/>
            <w:spacing w:before="240" w:after="60" w:line="360" w:lineRule="auto"/>
            <w:ind w:firstLineChars="200" w:firstLine="420"/>
            <w:contextualSpacing/>
            <w:outlineLvl w:val="1"/>
          </w:pPr>
        </w:pPrChange>
      </w:pPr>
      <w:ins w:id="3494" w:author="zhengping jin" w:date="2024-08-12T22:25:00Z" w16du:dateUtc="2024-08-12T14:25:00Z">
        <w:r w:rsidRPr="0052312F">
          <w:rPr>
            <w:rFonts w:hint="eastAsia"/>
            <w:rPrChange w:id="3495" w:author="zhengping jin" w:date="2024-08-12T22:30:00Z" w16du:dateUtc="2024-08-12T14:30:00Z">
              <w:rPr>
                <w:rFonts w:hint="eastAsia"/>
                <w:highlight w:val="yellow"/>
              </w:rPr>
            </w:rPrChange>
          </w:rPr>
          <w:t>前面我们已经给出一次和</w:t>
        </w:r>
      </w:ins>
      <w:ins w:id="3496" w:author="zhengping jin" w:date="2024-08-12T22:26:00Z" w16du:dateUtc="2024-08-12T14:26:00Z">
        <w:r w:rsidRPr="0052312F">
          <w:rPr>
            <w:rFonts w:hint="eastAsia"/>
            <w:rPrChange w:id="3497" w:author="zhengping jin" w:date="2024-08-12T22:30:00Z" w16du:dateUtc="2024-08-12T14:30:00Z">
              <w:rPr>
                <w:rFonts w:hint="eastAsia"/>
                <w:highlight w:val="yellow"/>
              </w:rPr>
            </w:rPrChange>
          </w:rPr>
          <w:t>二次同余方程的相关结论，</w:t>
        </w:r>
      </w:ins>
      <w:ins w:id="3498" w:author="zhengping jin" w:date="2024-08-12T22:31:00Z" w16du:dateUtc="2024-08-12T14:31:00Z">
        <w:r w:rsidRPr="006D722E">
          <w:rPr>
            <w:rFonts w:ascii="Times New Roman" w:hAnsi="Times New Roman"/>
          </w:rPr>
          <w:t>现在我们考虑</w:t>
        </w:r>
        <w:r w:rsidRPr="00C22EB4">
          <w:rPr>
            <w:rFonts w:ascii="Times New Roman" w:hAnsi="Times New Roman"/>
          </w:rPr>
          <w:t>高次</w:t>
        </w:r>
        <w:r w:rsidRPr="006D722E">
          <w:rPr>
            <w:rFonts w:ascii="Times New Roman" w:hAnsi="Times New Roman"/>
          </w:rPr>
          <w:t>同余方程的求解</w:t>
        </w:r>
        <w:r w:rsidRPr="006D722E">
          <w:rPr>
            <w:rFonts w:ascii="Times New Roman" w:hAnsi="Times New Roman"/>
          </w:rPr>
          <w:t>.</w:t>
        </w:r>
        <w:r>
          <w:rPr>
            <w:rFonts w:ascii="Times New Roman" w:hAnsi="Times New Roman" w:hint="eastAsia"/>
          </w:rPr>
          <w:t xml:space="preserve"> </w:t>
        </w:r>
      </w:ins>
      <w:r w:rsidR="00910D29" w:rsidRPr="0052312F">
        <w:rPr>
          <w:rFonts w:hint="eastAsia"/>
          <w:rPrChange w:id="3499" w:author="zhengping jin" w:date="2024-08-12T22:30:00Z" w16du:dateUtc="2024-08-12T14:30:00Z">
            <w:rPr>
              <w:rFonts w:ascii="Times New Roman" w:hAnsi="Times New Roman" w:hint="eastAsia"/>
              <w:color w:val="FF0000"/>
              <w:szCs w:val="21"/>
            </w:rPr>
          </w:rPrChange>
        </w:rPr>
        <w:t>本</w:t>
      </w:r>
      <w:r w:rsidR="00250DB7" w:rsidRPr="0052312F">
        <w:rPr>
          <w:rFonts w:hint="eastAsia"/>
          <w:rPrChange w:id="3500" w:author="zhengping jin" w:date="2024-08-12T22:30:00Z" w16du:dateUtc="2024-08-12T14:30:00Z">
            <w:rPr>
              <w:rFonts w:ascii="Times New Roman" w:hAnsi="Times New Roman" w:hint="eastAsia"/>
              <w:color w:val="FF0000"/>
              <w:szCs w:val="21"/>
            </w:rPr>
          </w:rPrChange>
        </w:rPr>
        <w:t>节</w:t>
      </w:r>
      <w:del w:id="3501" w:author="zhengping jin" w:date="2024-08-12T22:40:00Z" w16du:dateUtc="2024-08-12T14:40:00Z">
        <w:r w:rsidR="00910D29" w:rsidRPr="0052312F" w:rsidDel="00EE2894">
          <w:rPr>
            <w:rFonts w:hint="eastAsia"/>
            <w:rPrChange w:id="3502" w:author="zhengping jin" w:date="2024-08-12T22:30:00Z" w16du:dateUtc="2024-08-12T14:30:00Z">
              <w:rPr>
                <w:rFonts w:ascii="Times New Roman" w:hAnsi="Times New Roman" w:hint="eastAsia"/>
                <w:color w:val="FF0000"/>
                <w:szCs w:val="21"/>
              </w:rPr>
            </w:rPrChange>
          </w:rPr>
          <w:delText>主要</w:delText>
        </w:r>
      </w:del>
      <w:ins w:id="3503" w:author="zhengping jin" w:date="2024-08-12T22:40:00Z" w16du:dateUtc="2024-08-12T14:40:00Z">
        <w:r w:rsidR="00EE2894">
          <w:rPr>
            <w:rFonts w:hint="eastAsia"/>
          </w:rPr>
          <w:t>首先</w:t>
        </w:r>
      </w:ins>
      <w:del w:id="3504" w:author="zhengping jin" w:date="2024-08-12T22:26:00Z" w16du:dateUtc="2024-08-12T14:26:00Z">
        <w:r w:rsidR="00910D29" w:rsidRPr="0052312F" w:rsidDel="0052312F">
          <w:rPr>
            <w:rFonts w:hint="eastAsia"/>
            <w:rPrChange w:id="3505" w:author="zhengping jin" w:date="2024-08-12T22:30:00Z" w16du:dateUtc="2024-08-12T14:30:00Z">
              <w:rPr>
                <w:rFonts w:ascii="Times New Roman" w:hAnsi="Times New Roman" w:hint="eastAsia"/>
                <w:color w:val="FF0000"/>
                <w:szCs w:val="21"/>
              </w:rPr>
            </w:rPrChange>
          </w:rPr>
          <w:delText>学习</w:delText>
        </w:r>
      </w:del>
      <w:ins w:id="3506" w:author="zhengping jin" w:date="2024-08-12T22:26:00Z" w16du:dateUtc="2024-08-12T14:26:00Z">
        <w:r w:rsidRPr="0052312F">
          <w:rPr>
            <w:rFonts w:hint="eastAsia"/>
            <w:rPrChange w:id="3507" w:author="zhengping jin" w:date="2024-08-12T22:30:00Z" w16du:dateUtc="2024-08-12T14:30:00Z">
              <w:rPr>
                <w:rFonts w:hint="eastAsia"/>
                <w:highlight w:val="yellow"/>
              </w:rPr>
            </w:rPrChange>
          </w:rPr>
          <w:t>讨论</w:t>
        </w:r>
      </w:ins>
      <w:r w:rsidR="00910D29" w:rsidRPr="0052312F">
        <w:rPr>
          <w:rFonts w:hint="eastAsia"/>
          <w:rPrChange w:id="3508" w:author="zhengping jin" w:date="2024-08-12T22:30:00Z" w16du:dateUtc="2024-08-12T14:30:00Z">
            <w:rPr>
              <w:rFonts w:ascii="Times New Roman" w:hAnsi="Times New Roman" w:hint="eastAsia"/>
              <w:color w:val="FF0000"/>
              <w:szCs w:val="21"/>
            </w:rPr>
          </w:rPrChange>
        </w:rPr>
        <w:t>高次</w:t>
      </w:r>
      <w:r w:rsidR="00301E4F" w:rsidRPr="0052312F">
        <w:rPr>
          <w:rFonts w:hint="eastAsia"/>
          <w:rPrChange w:id="3509" w:author="zhengping jin" w:date="2024-08-12T22:30:00Z" w16du:dateUtc="2024-08-12T14:30:00Z">
            <w:rPr>
              <w:rFonts w:ascii="Times New Roman" w:hAnsi="Times New Roman" w:hint="eastAsia"/>
              <w:color w:val="FF0000"/>
              <w:szCs w:val="21"/>
            </w:rPr>
          </w:rPrChange>
        </w:rPr>
        <w:t>同余方程</w:t>
      </w:r>
      <w:r w:rsidR="00910D29" w:rsidRPr="0052312F">
        <w:rPr>
          <w:rFonts w:hint="eastAsia"/>
          <w:rPrChange w:id="3510" w:author="zhengping jin" w:date="2024-08-12T22:30:00Z" w16du:dateUtc="2024-08-12T14:30:00Z">
            <w:rPr>
              <w:rFonts w:ascii="Times New Roman" w:hAnsi="Times New Roman" w:hint="eastAsia"/>
              <w:color w:val="FF0000"/>
              <w:szCs w:val="21"/>
            </w:rPr>
          </w:rPrChange>
        </w:rPr>
        <w:t>的解数，</w:t>
      </w:r>
      <w:ins w:id="3511" w:author="zhengping jin" w:date="2024-08-12T22:41:00Z" w16du:dateUtc="2024-08-12T14:41:00Z">
        <w:r w:rsidR="00EE2894">
          <w:rPr>
            <w:rFonts w:hint="eastAsia"/>
          </w:rPr>
          <w:t>接着</w:t>
        </w:r>
      </w:ins>
      <w:ins w:id="3512" w:author="zhengping jin" w:date="2024-08-12T22:28:00Z" w16du:dateUtc="2024-08-12T14:28:00Z">
        <w:r w:rsidRPr="0052312F">
          <w:rPr>
            <w:rFonts w:hint="eastAsia"/>
            <w:rPrChange w:id="3513" w:author="zhengping jin" w:date="2024-08-12T22:30:00Z" w16du:dateUtc="2024-08-12T14:30:00Z">
              <w:rPr>
                <w:rFonts w:hint="eastAsia"/>
                <w:highlight w:val="yellow"/>
              </w:rPr>
            </w:rPrChange>
          </w:rPr>
          <w:t>讨论</w:t>
        </w:r>
      </w:ins>
      <w:ins w:id="3514" w:author="zhengping jin" w:date="2024-08-12T22:41:00Z" w16du:dateUtc="2024-08-12T14:41:00Z">
        <w:r w:rsidR="00EE2894" w:rsidRPr="00B70D3B">
          <w:rPr>
            <w:rFonts w:hint="eastAsia"/>
          </w:rPr>
          <w:t>模为素数的同余方程的求解</w:t>
        </w:r>
        <w:r w:rsidR="00EE2894">
          <w:rPr>
            <w:rFonts w:hint="eastAsia"/>
          </w:rPr>
          <w:t>，进而</w:t>
        </w:r>
        <w:r w:rsidR="00EE2894" w:rsidRPr="00E27661">
          <w:rPr>
            <w:rFonts w:hint="eastAsia"/>
          </w:rPr>
          <w:t>讨论</w:t>
        </w:r>
      </w:ins>
      <w:ins w:id="3515" w:author="zhengping jin" w:date="2024-08-12T22:28:00Z" w16du:dateUtc="2024-08-12T14:28:00Z">
        <w:r w:rsidRPr="0052312F">
          <w:rPr>
            <w:rFonts w:hint="eastAsia"/>
            <w:rPrChange w:id="3516" w:author="zhengping jin" w:date="2024-08-12T22:30:00Z" w16du:dateUtc="2024-08-12T14:30:00Z">
              <w:rPr>
                <w:rFonts w:hint="eastAsia"/>
                <w:highlight w:val="yellow"/>
              </w:rPr>
            </w:rPrChange>
          </w:rPr>
          <w:t>如何</w:t>
        </w:r>
      </w:ins>
      <w:ins w:id="3517" w:author="zhengping jin" w:date="2024-08-12T22:27:00Z" w16du:dateUtc="2024-08-12T14:27:00Z">
        <w:r w:rsidRPr="0052312F">
          <w:rPr>
            <w:rFonts w:hint="eastAsia"/>
            <w:rPrChange w:id="3518" w:author="zhengping jin" w:date="2024-08-12T22:30:00Z" w16du:dateUtc="2024-08-12T14:30:00Z">
              <w:rPr>
                <w:rFonts w:hint="eastAsia"/>
                <w:highlight w:val="yellow"/>
              </w:rPr>
            </w:rPrChange>
          </w:rPr>
          <w:t>由模</w:t>
        </w:r>
      </w:ins>
      <w:ins w:id="3519" w:author="zhengping jin" w:date="2024-08-12T22:29:00Z" w16du:dateUtc="2024-08-12T14:29:00Z">
        <w:r w:rsidRPr="0052312F">
          <w:rPr>
            <w:rFonts w:hint="eastAsia"/>
            <w:rPrChange w:id="3520" w:author="zhengping jin" w:date="2024-08-12T22:30:00Z" w16du:dateUtc="2024-08-12T14:30:00Z">
              <w:rPr>
                <w:rFonts w:hint="eastAsia"/>
                <w:highlight w:val="yellow"/>
              </w:rPr>
            </w:rPrChange>
          </w:rPr>
          <w:t>为</w:t>
        </w:r>
      </w:ins>
      <w:ins w:id="3521" w:author="zhengping jin" w:date="2024-08-12T22:27:00Z" w16du:dateUtc="2024-08-12T14:27:00Z">
        <w:r w:rsidRPr="0052312F">
          <w:rPr>
            <w:rFonts w:hint="eastAsia"/>
            <w:rPrChange w:id="3522" w:author="zhengping jin" w:date="2024-08-12T22:30:00Z" w16du:dateUtc="2024-08-12T14:30:00Z">
              <w:rPr>
                <w:rFonts w:hint="eastAsia"/>
                <w:highlight w:val="yellow"/>
              </w:rPr>
            </w:rPrChange>
          </w:rPr>
          <w:t>素数</w:t>
        </w:r>
      </w:ins>
      <w:ins w:id="3523" w:author="zhengping jin" w:date="2024-08-12T22:29:00Z" w16du:dateUtc="2024-08-12T14:29:00Z">
        <w:r w:rsidRPr="0052312F">
          <w:rPr>
            <w:rFonts w:hint="eastAsia"/>
            <w:rPrChange w:id="3524" w:author="zhengping jin" w:date="2024-08-12T22:30:00Z" w16du:dateUtc="2024-08-12T14:30:00Z">
              <w:rPr>
                <w:rFonts w:hint="eastAsia"/>
                <w:highlight w:val="yellow"/>
              </w:rPr>
            </w:rPrChange>
          </w:rPr>
          <w:t>的</w:t>
        </w:r>
      </w:ins>
      <w:r w:rsidR="00910D29" w:rsidRPr="0052312F">
        <w:rPr>
          <w:rFonts w:hint="eastAsia"/>
          <w:rPrChange w:id="3525" w:author="zhengping jin" w:date="2024-08-12T22:30:00Z" w16du:dateUtc="2024-08-12T14:30:00Z">
            <w:rPr>
              <w:rFonts w:ascii="Times New Roman" w:hAnsi="Times New Roman" w:hint="eastAsia"/>
              <w:color w:val="FF0000"/>
              <w:szCs w:val="21"/>
            </w:rPr>
          </w:rPrChange>
        </w:rPr>
        <w:t>高次</w:t>
      </w:r>
      <w:r w:rsidR="00301E4F" w:rsidRPr="0052312F">
        <w:rPr>
          <w:rFonts w:hint="eastAsia"/>
          <w:rPrChange w:id="3526" w:author="zhengping jin" w:date="2024-08-12T22:30:00Z" w16du:dateUtc="2024-08-12T14:30:00Z">
            <w:rPr>
              <w:rFonts w:ascii="Times New Roman" w:hAnsi="Times New Roman" w:hint="eastAsia"/>
              <w:color w:val="FF0000"/>
              <w:szCs w:val="21"/>
            </w:rPr>
          </w:rPrChange>
        </w:rPr>
        <w:t>同余方程</w:t>
      </w:r>
      <w:r w:rsidR="00910D29" w:rsidRPr="0052312F">
        <w:rPr>
          <w:rFonts w:hint="eastAsia"/>
          <w:rPrChange w:id="3527" w:author="zhengping jin" w:date="2024-08-12T22:30:00Z" w16du:dateUtc="2024-08-12T14:30:00Z">
            <w:rPr>
              <w:rFonts w:ascii="Times New Roman" w:hAnsi="Times New Roman" w:hint="eastAsia"/>
              <w:color w:val="FF0000"/>
              <w:szCs w:val="21"/>
            </w:rPr>
          </w:rPrChange>
        </w:rPr>
        <w:t>的</w:t>
      </w:r>
      <w:ins w:id="3528" w:author="zhengping jin" w:date="2024-08-12T22:27:00Z" w16du:dateUtc="2024-08-12T14:27:00Z">
        <w:r w:rsidRPr="0052312F">
          <w:rPr>
            <w:rFonts w:hint="eastAsia"/>
            <w:rPrChange w:id="3529" w:author="zhengping jin" w:date="2024-08-12T22:30:00Z" w16du:dateUtc="2024-08-12T14:30:00Z">
              <w:rPr>
                <w:rFonts w:hint="eastAsia"/>
                <w:highlight w:val="yellow"/>
              </w:rPr>
            </w:rPrChange>
          </w:rPr>
          <w:t>解</w:t>
        </w:r>
      </w:ins>
      <w:r w:rsidR="00910D29" w:rsidRPr="0052312F">
        <w:rPr>
          <w:rFonts w:hint="eastAsia"/>
          <w:rPrChange w:id="3530" w:author="zhengping jin" w:date="2024-08-12T22:30:00Z" w16du:dateUtc="2024-08-12T14:30:00Z">
            <w:rPr>
              <w:rFonts w:ascii="Times New Roman" w:hAnsi="Times New Roman" w:hint="eastAsia"/>
              <w:color w:val="FF0000"/>
              <w:szCs w:val="21"/>
            </w:rPr>
          </w:rPrChange>
        </w:rPr>
        <w:t>提升</w:t>
      </w:r>
      <w:proofErr w:type="gramStart"/>
      <w:ins w:id="3531" w:author="zhengping jin" w:date="2024-08-12T22:27:00Z" w16du:dateUtc="2024-08-12T14:27:00Z">
        <w:r w:rsidRPr="0052312F">
          <w:rPr>
            <w:rFonts w:hint="eastAsia"/>
            <w:rPrChange w:id="3532" w:author="zhengping jin" w:date="2024-08-12T22:30:00Z" w16du:dateUtc="2024-08-12T14:30:00Z">
              <w:rPr>
                <w:rFonts w:hint="eastAsia"/>
                <w:highlight w:val="yellow"/>
              </w:rPr>
            </w:rPrChange>
          </w:rPr>
          <w:t>至模</w:t>
        </w:r>
      </w:ins>
      <w:ins w:id="3533" w:author="zhengping jin" w:date="2024-08-12T22:29:00Z" w16du:dateUtc="2024-08-12T14:29:00Z">
        <w:r w:rsidRPr="0052312F">
          <w:rPr>
            <w:rFonts w:hint="eastAsia"/>
            <w:rPrChange w:id="3534" w:author="zhengping jin" w:date="2024-08-12T22:30:00Z" w16du:dateUtc="2024-08-12T14:30:00Z">
              <w:rPr>
                <w:rFonts w:hint="eastAsia"/>
                <w:highlight w:val="yellow"/>
              </w:rPr>
            </w:rPrChange>
          </w:rPr>
          <w:t>为</w:t>
        </w:r>
      </w:ins>
      <w:ins w:id="3535" w:author="zhengping jin" w:date="2024-08-12T22:27:00Z" w16du:dateUtc="2024-08-12T14:27:00Z">
        <w:r w:rsidRPr="0052312F">
          <w:rPr>
            <w:rFonts w:hint="eastAsia"/>
            <w:rPrChange w:id="3536" w:author="zhengping jin" w:date="2024-08-12T22:30:00Z" w16du:dateUtc="2024-08-12T14:30:00Z">
              <w:rPr>
                <w:rFonts w:hint="eastAsia"/>
                <w:highlight w:val="yellow"/>
              </w:rPr>
            </w:rPrChange>
          </w:rPr>
          <w:t>素数幂</w:t>
        </w:r>
      </w:ins>
      <w:proofErr w:type="gramEnd"/>
      <w:ins w:id="3537" w:author="zhengping jin" w:date="2024-08-12T22:29:00Z" w16du:dateUtc="2024-08-12T14:29:00Z">
        <w:r w:rsidRPr="0052312F">
          <w:rPr>
            <w:rFonts w:hint="eastAsia"/>
            <w:rPrChange w:id="3538" w:author="zhengping jin" w:date="2024-08-12T22:30:00Z" w16du:dateUtc="2024-08-12T14:30:00Z">
              <w:rPr>
                <w:rFonts w:hint="eastAsia"/>
                <w:highlight w:val="yellow"/>
              </w:rPr>
            </w:rPrChange>
          </w:rPr>
          <w:t>的</w:t>
        </w:r>
      </w:ins>
      <w:ins w:id="3539" w:author="zhengping jin" w:date="2024-08-12T22:27:00Z" w16du:dateUtc="2024-08-12T14:27:00Z">
        <w:r w:rsidRPr="0052312F">
          <w:rPr>
            <w:rFonts w:hint="eastAsia"/>
            <w:rPrChange w:id="3540" w:author="zhengping jin" w:date="2024-08-12T22:30:00Z" w16du:dateUtc="2024-08-12T14:30:00Z">
              <w:rPr>
                <w:rFonts w:hint="eastAsia"/>
                <w:highlight w:val="yellow"/>
              </w:rPr>
            </w:rPrChange>
          </w:rPr>
          <w:t>高次同余</w:t>
        </w:r>
      </w:ins>
      <w:ins w:id="3541" w:author="zhengping jin" w:date="2024-08-12T22:28:00Z" w16du:dateUtc="2024-08-12T14:28:00Z">
        <w:r w:rsidRPr="0052312F">
          <w:rPr>
            <w:rFonts w:hint="eastAsia"/>
            <w:rPrChange w:id="3542" w:author="zhengping jin" w:date="2024-08-12T22:30:00Z" w16du:dateUtc="2024-08-12T14:30:00Z">
              <w:rPr>
                <w:rFonts w:hint="eastAsia"/>
                <w:highlight w:val="yellow"/>
              </w:rPr>
            </w:rPrChange>
          </w:rPr>
          <w:t>方程的解</w:t>
        </w:r>
      </w:ins>
      <w:del w:id="3543" w:author="zhengping jin" w:date="2024-08-13T09:26:00Z" w16du:dateUtc="2024-08-13T01:26:00Z">
        <w:r w:rsidR="00910D29" w:rsidRPr="0052312F" w:rsidDel="001F4237">
          <w:rPr>
            <w:rFonts w:hint="eastAsia"/>
            <w:rPrChange w:id="3544" w:author="zhengping jin" w:date="2024-08-12T22:30:00Z" w16du:dateUtc="2024-08-12T14:30:00Z">
              <w:rPr>
                <w:rFonts w:ascii="Times New Roman" w:hAnsi="Times New Roman" w:hint="eastAsia"/>
                <w:color w:val="FF0000"/>
                <w:szCs w:val="21"/>
              </w:rPr>
            </w:rPrChange>
          </w:rPr>
          <w:delText>，</w:delText>
        </w:r>
      </w:del>
      <w:del w:id="3545" w:author="zhengping jin" w:date="2024-08-12T22:43:00Z" w16du:dateUtc="2024-08-12T14:43:00Z">
        <w:r w:rsidR="00910D29" w:rsidRPr="0052312F" w:rsidDel="00EE2894">
          <w:rPr>
            <w:rFonts w:hint="eastAsia"/>
            <w:rPrChange w:id="3546" w:author="zhengping jin" w:date="2024-08-12T22:30:00Z" w16du:dateUtc="2024-08-12T14:30:00Z">
              <w:rPr>
                <w:rFonts w:ascii="Times New Roman" w:hAnsi="Times New Roman" w:hint="eastAsia"/>
                <w:color w:val="FF0000"/>
                <w:szCs w:val="21"/>
              </w:rPr>
            </w:rPrChange>
          </w:rPr>
          <w:delText>高次</w:delText>
        </w:r>
        <w:r w:rsidR="00301E4F" w:rsidRPr="0052312F" w:rsidDel="00EE2894">
          <w:rPr>
            <w:rFonts w:hint="eastAsia"/>
            <w:rPrChange w:id="3547" w:author="zhengping jin" w:date="2024-08-12T22:30:00Z" w16du:dateUtc="2024-08-12T14:30:00Z">
              <w:rPr>
                <w:rFonts w:ascii="Times New Roman" w:hAnsi="Times New Roman" w:hint="eastAsia"/>
                <w:color w:val="FF0000"/>
                <w:szCs w:val="21"/>
              </w:rPr>
            </w:rPrChange>
          </w:rPr>
          <w:delText>同余方程</w:delText>
        </w:r>
      </w:del>
      <w:del w:id="3548" w:author="zhengping jin" w:date="2024-08-13T09:26:00Z" w16du:dateUtc="2024-08-13T01:26:00Z">
        <w:r w:rsidR="00910D29" w:rsidRPr="0052312F" w:rsidDel="001F4237">
          <w:rPr>
            <w:rFonts w:hint="eastAsia"/>
            <w:rPrChange w:id="3549" w:author="zhengping jin" w:date="2024-08-12T22:30:00Z" w16du:dateUtc="2024-08-12T14:30:00Z">
              <w:rPr>
                <w:rFonts w:ascii="Times New Roman" w:hAnsi="Times New Roman" w:hint="eastAsia"/>
                <w:color w:val="FF0000"/>
                <w:szCs w:val="21"/>
              </w:rPr>
            </w:rPrChange>
          </w:rPr>
          <w:delText>的具体应用</w:delText>
        </w:r>
      </w:del>
      <w:del w:id="3550" w:author="zhengping jin" w:date="2024-08-12T22:42:00Z" w16du:dateUtc="2024-08-12T14:42:00Z">
        <w:r w:rsidR="00910D29" w:rsidRPr="0052312F" w:rsidDel="00EE2894">
          <w:rPr>
            <w:rFonts w:hint="eastAsia"/>
            <w:rPrChange w:id="3551" w:author="zhengping jin" w:date="2024-08-12T22:30:00Z" w16du:dateUtc="2024-08-12T14:30:00Z">
              <w:rPr>
                <w:rFonts w:ascii="Times New Roman" w:hAnsi="Times New Roman" w:hint="eastAsia"/>
                <w:color w:val="FF0000"/>
                <w:szCs w:val="21"/>
              </w:rPr>
            </w:rPrChange>
          </w:rPr>
          <w:delText>，</w:delText>
        </w:r>
      </w:del>
      <w:del w:id="3552" w:author="zhengping jin" w:date="2024-08-12T22:29:00Z" w16du:dateUtc="2024-08-12T14:29:00Z">
        <w:r w:rsidR="00910D29" w:rsidRPr="0052312F" w:rsidDel="0052312F">
          <w:rPr>
            <w:rFonts w:hint="eastAsia"/>
            <w:rPrChange w:id="3553" w:author="zhengping jin" w:date="2024-08-12T22:30:00Z" w16du:dateUtc="2024-08-12T14:30:00Z">
              <w:rPr>
                <w:rFonts w:ascii="Times New Roman" w:hAnsi="Times New Roman" w:hint="eastAsia"/>
                <w:color w:val="FF0000"/>
                <w:szCs w:val="21"/>
              </w:rPr>
            </w:rPrChange>
          </w:rPr>
          <w:delText>素数</w:delText>
        </w:r>
      </w:del>
      <w:del w:id="3554" w:author="zhengping jin" w:date="2024-08-12T22:41:00Z" w16du:dateUtc="2024-08-12T14:41:00Z">
        <w:r w:rsidR="00910D29" w:rsidRPr="0052312F" w:rsidDel="00EE2894">
          <w:rPr>
            <w:rFonts w:hint="eastAsia"/>
            <w:rPrChange w:id="3555" w:author="zhengping jin" w:date="2024-08-12T22:30:00Z" w16du:dateUtc="2024-08-12T14:30:00Z">
              <w:rPr>
                <w:rFonts w:ascii="Times New Roman" w:hAnsi="Times New Roman" w:hint="eastAsia"/>
                <w:color w:val="FF0000"/>
                <w:szCs w:val="21"/>
              </w:rPr>
            </w:rPrChange>
          </w:rPr>
          <w:delText>模的</w:delText>
        </w:r>
        <w:r w:rsidR="00301E4F" w:rsidRPr="0052312F" w:rsidDel="00EE2894">
          <w:rPr>
            <w:rFonts w:hint="eastAsia"/>
            <w:rPrChange w:id="3556" w:author="zhengping jin" w:date="2024-08-12T22:30:00Z" w16du:dateUtc="2024-08-12T14:30:00Z">
              <w:rPr>
                <w:rFonts w:ascii="Times New Roman" w:hAnsi="Times New Roman" w:hint="eastAsia"/>
                <w:color w:val="FF0000"/>
                <w:szCs w:val="21"/>
              </w:rPr>
            </w:rPrChange>
          </w:rPr>
          <w:delText>同余方程</w:delText>
        </w:r>
      </w:del>
      <w:r w:rsidR="00910D29" w:rsidRPr="0052312F">
        <w:rPr>
          <w:rPrChange w:id="3557" w:author="zhengping jin" w:date="2024-08-12T22:30:00Z" w16du:dateUtc="2024-08-12T14:30:00Z">
            <w:rPr>
              <w:rFonts w:ascii="Times New Roman" w:hAnsi="Times New Roman"/>
              <w:color w:val="FF0000"/>
              <w:szCs w:val="21"/>
            </w:rPr>
          </w:rPrChange>
        </w:rPr>
        <w:t>.</w:t>
      </w:r>
      <w:del w:id="3558" w:author="zhengping jin" w:date="2024-08-12T22:29:00Z" w16du:dateUtc="2024-08-12T14:29:00Z">
        <w:r w:rsidR="003A380C" w:rsidRPr="0052312F" w:rsidDel="0052312F">
          <w:rPr>
            <w:rFonts w:hint="eastAsia"/>
            <w:rPrChange w:id="3559" w:author="zhengping jin" w:date="2024-08-12T22:30:00Z" w16du:dateUtc="2024-08-12T14:30:00Z">
              <w:rPr>
                <w:rFonts w:ascii="Times New Roman" w:hAnsi="Times New Roman" w:hint="eastAsia"/>
                <w:color w:val="FF0000"/>
                <w:szCs w:val="21"/>
              </w:rPr>
            </w:rPrChange>
          </w:rPr>
          <w:delText>（小金）</w:delText>
        </w:r>
      </w:del>
    </w:p>
    <w:p w14:paraId="7224A66B" w14:textId="46432CE3" w:rsidR="00910D29" w:rsidRPr="006D722E" w:rsidRDefault="00910D29" w:rsidP="00250DB7">
      <w:pPr>
        <w:tabs>
          <w:tab w:val="left" w:pos="6360"/>
        </w:tabs>
        <w:spacing w:beforeLines="50" w:before="156" w:afterLines="50" w:after="156" w:line="360" w:lineRule="auto"/>
        <w:jc w:val="left"/>
        <w:rPr>
          <w:rFonts w:ascii="Times New Roman" w:hAnsi="Times New Roman"/>
          <w:b/>
          <w:sz w:val="24"/>
          <w:szCs w:val="24"/>
        </w:rPr>
      </w:pPr>
      <w:r w:rsidRPr="006D722E">
        <w:rPr>
          <w:rFonts w:ascii="Times New Roman" w:hAnsi="Times New Roman"/>
          <w:b/>
          <w:sz w:val="24"/>
          <w:szCs w:val="24"/>
        </w:rPr>
        <w:t>3.</w:t>
      </w:r>
      <w:r w:rsidR="00250DB7" w:rsidRPr="006D722E">
        <w:rPr>
          <w:rFonts w:ascii="Times New Roman" w:hAnsi="Times New Roman"/>
          <w:b/>
          <w:sz w:val="24"/>
          <w:szCs w:val="24"/>
        </w:rPr>
        <w:t>4</w:t>
      </w:r>
      <w:r w:rsidRPr="006D722E">
        <w:rPr>
          <w:rFonts w:ascii="Times New Roman" w:hAnsi="Times New Roman"/>
          <w:b/>
          <w:sz w:val="24"/>
          <w:szCs w:val="24"/>
        </w:rPr>
        <w:t xml:space="preserve">.1 </w:t>
      </w:r>
      <w:r w:rsidRPr="006D722E">
        <w:rPr>
          <w:rFonts w:ascii="Times New Roman" w:hAnsi="Times New Roman"/>
          <w:b/>
          <w:sz w:val="24"/>
          <w:szCs w:val="24"/>
        </w:rPr>
        <w:t>高次</w:t>
      </w:r>
      <w:r w:rsidR="00301E4F" w:rsidRPr="006D722E">
        <w:rPr>
          <w:rFonts w:ascii="Times New Roman" w:hAnsi="Times New Roman"/>
          <w:b/>
          <w:sz w:val="24"/>
          <w:szCs w:val="24"/>
        </w:rPr>
        <w:t>同余方程</w:t>
      </w:r>
      <w:r w:rsidRPr="006D722E">
        <w:rPr>
          <w:rFonts w:ascii="Times New Roman" w:hAnsi="Times New Roman"/>
          <w:b/>
          <w:sz w:val="24"/>
          <w:szCs w:val="24"/>
        </w:rPr>
        <w:t>的解数</w:t>
      </w:r>
    </w:p>
    <w:p w14:paraId="03113CDA" w14:textId="01F0F8BF" w:rsidR="00910D29" w:rsidRPr="006D722E" w:rsidRDefault="0052312F" w:rsidP="00910D29">
      <w:pPr>
        <w:tabs>
          <w:tab w:val="left" w:pos="6360"/>
        </w:tabs>
        <w:snapToGrid w:val="0"/>
        <w:spacing w:line="360" w:lineRule="auto"/>
        <w:ind w:firstLineChars="200" w:firstLine="420"/>
        <w:contextualSpacing/>
        <w:jc w:val="left"/>
        <w:rPr>
          <w:rFonts w:ascii="Times New Roman" w:hAnsi="Times New Roman"/>
        </w:rPr>
      </w:pPr>
      <w:ins w:id="3560" w:author="zhengping jin" w:date="2024-08-12T22:31:00Z" w16du:dateUtc="2024-08-12T14:31:00Z">
        <w:r>
          <w:rPr>
            <w:rFonts w:ascii="Times New Roman" w:hAnsi="Times New Roman" w:hint="eastAsia"/>
          </w:rPr>
          <w:t>首先，考虑如何将模</w:t>
        </w:r>
      </w:ins>
      <w:ins w:id="3561" w:author="zhengping jin" w:date="2024-08-12T22:32:00Z" w16du:dateUtc="2024-08-12T14:32:00Z">
        <w:r>
          <w:rPr>
            <w:rFonts w:ascii="Times New Roman" w:hAnsi="Times New Roman" w:hint="eastAsia"/>
          </w:rPr>
          <w:t>正整数</w:t>
        </w:r>
        <w:r w:rsidRPr="0052312F">
          <w:rPr>
            <w:rFonts w:ascii="Times New Roman" w:hAnsi="Times New Roman"/>
            <w:i/>
            <w:iCs/>
            <w:rPrChange w:id="3562" w:author="zhengping jin" w:date="2024-08-12T22:33:00Z" w16du:dateUtc="2024-08-12T14:33:00Z">
              <w:rPr>
                <w:rFonts w:ascii="Times New Roman" w:hAnsi="Times New Roman"/>
              </w:rPr>
            </w:rPrChange>
          </w:rPr>
          <w:t>m</w:t>
        </w:r>
        <w:r>
          <w:rPr>
            <w:rFonts w:ascii="Times New Roman" w:hAnsi="Times New Roman" w:hint="eastAsia"/>
          </w:rPr>
          <w:t xml:space="preserve"> = </w:t>
        </w:r>
        <w:r w:rsidRPr="0052312F">
          <w:rPr>
            <w:rFonts w:ascii="Times New Roman" w:hAnsi="Times New Roman"/>
            <w:i/>
            <w:iCs/>
            <w:rPrChange w:id="3563" w:author="zhengping jin" w:date="2024-08-12T22:33:00Z" w16du:dateUtc="2024-08-12T14:33:00Z">
              <w:rPr>
                <w:rFonts w:ascii="Times New Roman" w:hAnsi="Times New Roman"/>
              </w:rPr>
            </w:rPrChange>
          </w:rPr>
          <w:t>m</w:t>
        </w:r>
        <w:r w:rsidRPr="0052312F">
          <w:rPr>
            <w:rFonts w:ascii="Times New Roman" w:hAnsi="Times New Roman"/>
            <w:vertAlign w:val="subscript"/>
            <w:rPrChange w:id="3564" w:author="zhengping jin" w:date="2024-08-12T22:33:00Z" w16du:dateUtc="2024-08-12T14:33:00Z">
              <w:rPr>
                <w:rFonts w:ascii="Times New Roman" w:hAnsi="Times New Roman"/>
              </w:rPr>
            </w:rPrChange>
          </w:rPr>
          <w:t>1</w:t>
        </w:r>
        <w:r w:rsidRPr="0052312F">
          <w:rPr>
            <w:rFonts w:ascii="Times New Roman" w:hAnsi="Times New Roman"/>
            <w:i/>
            <w:iCs/>
            <w:rPrChange w:id="3565" w:author="zhengping jin" w:date="2024-08-12T22:34:00Z" w16du:dateUtc="2024-08-12T14:34:00Z">
              <w:rPr>
                <w:rFonts w:ascii="Times New Roman" w:hAnsi="Times New Roman"/>
              </w:rPr>
            </w:rPrChange>
          </w:rPr>
          <w:t>m</w:t>
        </w:r>
        <w:r w:rsidRPr="0052312F">
          <w:rPr>
            <w:rFonts w:ascii="Times New Roman" w:hAnsi="Times New Roman"/>
            <w:vertAlign w:val="subscript"/>
            <w:rPrChange w:id="3566" w:author="zhengping jin" w:date="2024-08-12T22:34:00Z" w16du:dateUtc="2024-08-12T14:34:00Z">
              <w:rPr>
                <w:rFonts w:ascii="Times New Roman" w:hAnsi="Times New Roman"/>
              </w:rPr>
            </w:rPrChange>
          </w:rPr>
          <w:t>2</w:t>
        </w:r>
      </w:ins>
      <w:ins w:id="3567" w:author="zhengping jin" w:date="2024-08-12T22:34:00Z" w16du:dateUtc="2024-08-12T14:34:00Z">
        <w:r>
          <w:rPr>
            <w:rFonts w:ascii="Lucida Sans Unicode" w:hAnsi="Lucida Sans Unicode" w:cs="Lucida Sans Unicode"/>
          </w:rPr>
          <w:t>⋯</w:t>
        </w:r>
      </w:ins>
      <w:ins w:id="3568" w:author="zhengping jin" w:date="2024-08-12T22:32:00Z" w16du:dateUtc="2024-08-12T14:32:00Z">
        <w:r w:rsidRPr="0052312F">
          <w:rPr>
            <w:rFonts w:ascii="Times New Roman" w:hAnsi="Times New Roman"/>
            <w:i/>
            <w:iCs/>
            <w:rPrChange w:id="3569" w:author="zhengping jin" w:date="2024-08-12T22:34:00Z" w16du:dateUtc="2024-08-12T14:34:00Z">
              <w:rPr>
                <w:rFonts w:ascii="Times New Roman" w:hAnsi="Times New Roman"/>
              </w:rPr>
            </w:rPrChange>
          </w:rPr>
          <w:t>m</w:t>
        </w:r>
        <w:r w:rsidRPr="0052312F">
          <w:rPr>
            <w:rFonts w:ascii="Times New Roman" w:hAnsi="Times New Roman"/>
            <w:i/>
            <w:iCs/>
            <w:vertAlign w:val="subscript"/>
            <w:rPrChange w:id="3570" w:author="zhengping jin" w:date="2024-08-12T22:34:00Z" w16du:dateUtc="2024-08-12T14:34:00Z">
              <w:rPr>
                <w:rFonts w:ascii="Times New Roman" w:hAnsi="Times New Roman"/>
              </w:rPr>
            </w:rPrChange>
          </w:rPr>
          <w:t>k</w:t>
        </w:r>
        <w:r>
          <w:rPr>
            <w:rFonts w:ascii="Times New Roman" w:hAnsi="Times New Roman" w:hint="eastAsia"/>
          </w:rPr>
          <w:t xml:space="preserve"> </w:t>
        </w:r>
        <w:r>
          <w:rPr>
            <w:rFonts w:ascii="Times New Roman" w:hAnsi="Times New Roman" w:hint="eastAsia"/>
          </w:rPr>
          <w:t>同余方程的求解转化为模</w:t>
        </w:r>
      </w:ins>
      <w:ins w:id="3571" w:author="zhengping jin" w:date="2024-08-12T22:33:00Z" w16du:dateUtc="2024-08-12T14:33:00Z">
        <w:r w:rsidRPr="0052312F">
          <w:rPr>
            <w:rFonts w:ascii="Times New Roman" w:hAnsi="Times New Roman"/>
            <w:i/>
            <w:iCs/>
            <w:rPrChange w:id="3572" w:author="zhengping jin" w:date="2024-08-12T22:34:00Z" w16du:dateUtc="2024-08-12T14:34:00Z">
              <w:rPr>
                <w:rFonts w:ascii="Times New Roman" w:hAnsi="Times New Roman"/>
              </w:rPr>
            </w:rPrChange>
          </w:rPr>
          <w:t>m</w:t>
        </w:r>
        <w:r w:rsidRPr="0052312F">
          <w:rPr>
            <w:rFonts w:ascii="Times New Roman" w:hAnsi="Times New Roman"/>
            <w:i/>
            <w:iCs/>
            <w:vertAlign w:val="subscript"/>
            <w:rPrChange w:id="3573" w:author="zhengping jin" w:date="2024-08-12T22:34:00Z" w16du:dateUtc="2024-08-12T14:34:00Z">
              <w:rPr>
                <w:rFonts w:ascii="Times New Roman" w:hAnsi="Times New Roman"/>
              </w:rPr>
            </w:rPrChange>
          </w:rPr>
          <w:t>i</w:t>
        </w:r>
        <w:r>
          <w:rPr>
            <w:rFonts w:ascii="Times New Roman" w:hAnsi="Times New Roman" w:hint="eastAsia"/>
          </w:rPr>
          <w:t>同余方程的求解，以及它们的解数关系</w:t>
        </w:r>
        <w:r>
          <w:rPr>
            <w:rFonts w:ascii="Times New Roman" w:hAnsi="Times New Roman" w:hint="eastAsia"/>
          </w:rPr>
          <w:t>.</w:t>
        </w:r>
      </w:ins>
      <w:moveFromRangeStart w:id="3574" w:author="zhengping jin" w:date="2024-08-12T22:31:00Z" w:name="move174394278"/>
      <w:del w:id="3575" w:author="zhengping jin" w:date="2024-08-12T22:31:00Z" w16du:dateUtc="2024-08-12T14:31:00Z">
        <w:r w:rsidRPr="006D722E" w:rsidDel="0052312F">
          <w:rPr>
            <w:rFonts w:ascii="Times New Roman" w:hAnsi="Times New Roman"/>
          </w:rPr>
          <w:delText>现在我们考虑</w:delText>
        </w:r>
        <w:r w:rsidRPr="00C22EB4" w:rsidDel="0052312F">
          <w:rPr>
            <w:rFonts w:ascii="Times New Roman" w:hAnsi="Times New Roman"/>
          </w:rPr>
          <w:delText>高次</w:delText>
        </w:r>
        <w:r w:rsidRPr="006D722E" w:rsidDel="0052312F">
          <w:rPr>
            <w:rFonts w:ascii="Times New Roman" w:hAnsi="Times New Roman"/>
          </w:rPr>
          <w:delText>同余方程的求解</w:delText>
        </w:r>
        <w:r w:rsidRPr="006D722E" w:rsidDel="0052312F">
          <w:rPr>
            <w:rFonts w:ascii="Times New Roman" w:hAnsi="Times New Roman"/>
          </w:rPr>
          <w:delText>.</w:delText>
        </w:r>
      </w:del>
      <w:moveFromRangeEnd w:id="3574"/>
    </w:p>
    <w:p w14:paraId="463D5F90" w14:textId="701F352F" w:rsidR="00910D29" w:rsidRPr="00E4496D" w:rsidRDefault="00910D29" w:rsidP="00E4496D">
      <w:pPr>
        <w:tabs>
          <w:tab w:val="left" w:pos="6360"/>
        </w:tabs>
        <w:snapToGrid w:val="0"/>
        <w:spacing w:line="360" w:lineRule="auto"/>
        <w:ind w:firstLineChars="200" w:firstLine="420"/>
        <w:contextualSpacing/>
        <w:rPr>
          <w:rFonts w:ascii="Times New Roman" w:hAnsi="Times New Roman"/>
        </w:rPr>
      </w:pPr>
      <w:r w:rsidRPr="00E4496D">
        <w:rPr>
          <w:rFonts w:ascii="Times New Roman" w:hAnsi="Times New Roman"/>
          <w:b/>
        </w:rPr>
        <w:t>定理</w:t>
      </w:r>
      <w:r w:rsidR="00E4496D">
        <w:rPr>
          <w:rFonts w:ascii="Times New Roman" w:hAnsi="Times New Roman" w:hint="eastAsia"/>
          <w:b/>
        </w:rPr>
        <w:t>3</w:t>
      </w:r>
      <w:r w:rsidR="00E4496D">
        <w:rPr>
          <w:rFonts w:ascii="Times New Roman" w:hAnsi="Times New Roman"/>
          <w:b/>
        </w:rPr>
        <w:t>.4.</w:t>
      </w:r>
      <w:r w:rsidRPr="00E4496D">
        <w:rPr>
          <w:rFonts w:ascii="Times New Roman" w:hAnsi="Times New Roman"/>
          <w:b/>
        </w:rPr>
        <w:t xml:space="preserve">1 </w:t>
      </w:r>
      <w:r w:rsidRPr="00E4496D">
        <w:rPr>
          <w:rFonts w:ascii="Times New Roman" w:hAnsi="Times New Roman"/>
        </w:rPr>
        <w:t>设</w:t>
      </w:r>
      <w:r w:rsidRPr="00E4496D">
        <w:rPr>
          <w:rFonts w:ascii="Times New Roman" w:hAnsi="Times New Roman"/>
          <w:position w:val="-12"/>
        </w:rPr>
        <w:object w:dxaOrig="940" w:dyaOrig="360" w14:anchorId="4658C2E0">
          <v:shape id="_x0000_i1446" type="#_x0000_t75" style="width:47.85pt;height:17.75pt" o:ole="">
            <v:imagedata r:id="rId67" o:title=""/>
          </v:shape>
          <o:OLEObject Type="Embed" ProgID="Equation.DSMT4" ShapeID="_x0000_i1446" DrawAspect="Content" ObjectID="_1790422605" r:id="rId1015"/>
        </w:object>
      </w:r>
      <w:r w:rsidRPr="00E4496D">
        <w:rPr>
          <w:rFonts w:ascii="Times New Roman" w:hAnsi="Times New Roman"/>
        </w:rPr>
        <w:t>是</w:t>
      </w:r>
      <w:r w:rsidRPr="00E4496D">
        <w:rPr>
          <w:rFonts w:ascii="Times New Roman" w:hAnsi="Times New Roman"/>
          <w:i/>
        </w:rPr>
        <w:t>k</w:t>
      </w:r>
      <w:proofErr w:type="gramStart"/>
      <w:r w:rsidRPr="00E4496D">
        <w:rPr>
          <w:rFonts w:ascii="Times New Roman" w:hAnsi="Times New Roman"/>
        </w:rPr>
        <w:t>个</w:t>
      </w:r>
      <w:proofErr w:type="gramEnd"/>
      <w:r w:rsidRPr="00E4496D">
        <w:rPr>
          <w:rFonts w:ascii="Times New Roman" w:hAnsi="Times New Roman"/>
        </w:rPr>
        <w:t>两两互素的正整数，</w:t>
      </w:r>
      <w:r w:rsidRPr="00E4496D">
        <w:rPr>
          <w:rFonts w:ascii="Times New Roman" w:hAnsi="Times New Roman"/>
          <w:position w:val="-12"/>
        </w:rPr>
        <w:object w:dxaOrig="1240" w:dyaOrig="360" w14:anchorId="5638E6A3">
          <v:shape id="_x0000_i1447" type="#_x0000_t75" style="width:61.95pt;height:17.75pt" o:ole="">
            <v:imagedata r:id="rId69" o:title=""/>
          </v:shape>
          <o:OLEObject Type="Embed" ProgID="Equation.DSMT4" ShapeID="_x0000_i1447" DrawAspect="Content" ObjectID="_1790422606" r:id="rId1016"/>
        </w:object>
      </w:r>
      <w:r w:rsidRPr="00E4496D">
        <w:rPr>
          <w:rFonts w:ascii="Times New Roman" w:hAnsi="Times New Roman"/>
        </w:rPr>
        <w:t xml:space="preserve">. </w:t>
      </w:r>
      <w:r w:rsidRPr="00E4496D">
        <w:rPr>
          <w:rFonts w:ascii="Times New Roman" w:hAnsi="Times New Roman"/>
        </w:rPr>
        <w:t>则</w:t>
      </w:r>
      <w:r w:rsidR="00301E4F" w:rsidRPr="00E4496D">
        <w:rPr>
          <w:rFonts w:ascii="Times New Roman" w:hAnsi="Times New Roman"/>
        </w:rPr>
        <w:t>同余方程</w:t>
      </w:r>
      <w:r w:rsidRPr="00E4496D">
        <w:rPr>
          <w:rFonts w:ascii="Times New Roman" w:hAnsi="Times New Roman"/>
          <w:position w:val="-10"/>
        </w:rPr>
        <w:object w:dxaOrig="1740" w:dyaOrig="320" w14:anchorId="5FF4DE32">
          <v:shape id="_x0000_i1448" type="#_x0000_t75" style="width:87.05pt;height:15.5pt" o:ole="">
            <v:imagedata r:id="rId71" o:title=""/>
          </v:shape>
          <o:OLEObject Type="Embed" ProgID="Equation.DSMT4" ShapeID="_x0000_i1448" DrawAspect="Content" ObjectID="_1790422607" r:id="rId1017"/>
        </w:object>
      </w:r>
      <w:r w:rsidRPr="00E4496D">
        <w:rPr>
          <w:rFonts w:ascii="Times New Roman" w:hAnsi="Times New Roman"/>
        </w:rPr>
        <w:t>与</w:t>
      </w:r>
      <w:r w:rsidR="00301E4F" w:rsidRPr="00E4496D">
        <w:rPr>
          <w:rFonts w:ascii="Times New Roman" w:hAnsi="Times New Roman"/>
        </w:rPr>
        <w:t>同余方程</w:t>
      </w:r>
      <w:r w:rsidRPr="00E4496D">
        <w:rPr>
          <w:rFonts w:ascii="Times New Roman" w:hAnsi="Times New Roman"/>
        </w:rPr>
        <w:t>组</w:t>
      </w:r>
    </w:p>
    <w:p w14:paraId="3B87E025" w14:textId="0572B646" w:rsidR="00910D29" w:rsidRPr="00E4496D" w:rsidRDefault="00910D29" w:rsidP="00E4496D">
      <w:pPr>
        <w:tabs>
          <w:tab w:val="left" w:pos="6360"/>
        </w:tabs>
        <w:snapToGrid w:val="0"/>
        <w:spacing w:line="360" w:lineRule="auto"/>
        <w:jc w:val="center"/>
        <w:rPr>
          <w:rFonts w:ascii="Times New Roman" w:hAnsi="Times New Roman"/>
        </w:rPr>
      </w:pPr>
      <w:r w:rsidRPr="00E4496D">
        <w:rPr>
          <w:rFonts w:ascii="Times New Roman" w:hAnsi="Times New Roman"/>
          <w:position w:val="-50"/>
        </w:rPr>
        <w:object w:dxaOrig="1960" w:dyaOrig="1120" w14:anchorId="4FFCFBFB">
          <v:shape id="_x0000_i1449" type="#_x0000_t75" style="width:98.45pt;height:56.5pt" o:ole="">
            <v:imagedata r:id="rId73" o:title=""/>
          </v:shape>
          <o:OLEObject Type="Embed" ProgID="Equation.DSMT4" ShapeID="_x0000_i1449" DrawAspect="Content" ObjectID="_1790422608" r:id="rId1018"/>
        </w:object>
      </w:r>
    </w:p>
    <w:p w14:paraId="6C17E7C6" w14:textId="1CC7429F" w:rsidR="00910D29" w:rsidRPr="00E4496D" w:rsidRDefault="00910D29" w:rsidP="00E4496D">
      <w:pPr>
        <w:tabs>
          <w:tab w:val="left" w:pos="6360"/>
        </w:tabs>
        <w:snapToGrid w:val="0"/>
        <w:spacing w:line="360" w:lineRule="auto"/>
        <w:rPr>
          <w:rFonts w:ascii="Times New Roman" w:hAnsi="Times New Roman"/>
        </w:rPr>
      </w:pPr>
      <w:r w:rsidRPr="00E4496D">
        <w:rPr>
          <w:rFonts w:ascii="Times New Roman" w:hAnsi="Times New Roman"/>
        </w:rPr>
        <w:t>等价</w:t>
      </w:r>
      <w:r w:rsidRPr="00E4496D">
        <w:rPr>
          <w:rFonts w:ascii="Times New Roman" w:hAnsi="Times New Roman"/>
        </w:rPr>
        <w:t xml:space="preserve">. </w:t>
      </w:r>
      <w:r w:rsidRPr="00E4496D">
        <w:rPr>
          <w:rFonts w:ascii="Times New Roman" w:hAnsi="Times New Roman"/>
        </w:rPr>
        <w:t>如果用</w:t>
      </w:r>
      <w:r w:rsidRPr="00E4496D">
        <w:rPr>
          <w:rFonts w:ascii="Times New Roman" w:hAnsi="Times New Roman"/>
          <w:position w:val="-12"/>
        </w:rPr>
        <w:object w:dxaOrig="220" w:dyaOrig="360" w14:anchorId="375BA187">
          <v:shape id="_x0000_i1450" type="#_x0000_t75" style="width:11.4pt;height:17.75pt" o:ole="">
            <v:imagedata r:id="rId1019" o:title=""/>
          </v:shape>
          <o:OLEObject Type="Embed" ProgID="Equation.DSMT4" ShapeID="_x0000_i1450" DrawAspect="Content" ObjectID="_1790422609" r:id="rId1020"/>
        </w:object>
      </w:r>
      <w:r w:rsidRPr="00E4496D">
        <w:rPr>
          <w:rFonts w:ascii="Times New Roman" w:hAnsi="Times New Roman"/>
        </w:rPr>
        <w:t>表示</w:t>
      </w:r>
      <w:r w:rsidR="00301E4F" w:rsidRPr="00E4496D">
        <w:rPr>
          <w:rFonts w:ascii="Times New Roman" w:hAnsi="Times New Roman"/>
        </w:rPr>
        <w:t>同余方程</w:t>
      </w:r>
      <w:r w:rsidRPr="00E4496D">
        <w:rPr>
          <w:rFonts w:ascii="Times New Roman" w:hAnsi="Times New Roman"/>
          <w:position w:val="-12"/>
        </w:rPr>
        <w:object w:dxaOrig="1800" w:dyaOrig="360" w14:anchorId="51508D9C">
          <v:shape id="_x0000_i1451" type="#_x0000_t75" style="width:89.3pt;height:17.75pt" o:ole="">
            <v:imagedata r:id="rId1021" o:title=""/>
          </v:shape>
          <o:OLEObject Type="Embed" ProgID="Equation.DSMT4" ShapeID="_x0000_i1451" DrawAspect="Content" ObjectID="_1790422610" r:id="rId1022"/>
        </w:object>
      </w:r>
      <w:r w:rsidRPr="00E4496D">
        <w:rPr>
          <w:rFonts w:ascii="Times New Roman" w:hAnsi="Times New Roman"/>
        </w:rPr>
        <w:t>的解数，</w:t>
      </w:r>
      <w:r w:rsidRPr="00E4496D">
        <w:rPr>
          <w:rFonts w:ascii="Times New Roman" w:hAnsi="Times New Roman"/>
          <w:i/>
        </w:rPr>
        <w:t>T</w:t>
      </w:r>
      <w:r w:rsidRPr="00E4496D">
        <w:rPr>
          <w:rFonts w:ascii="Times New Roman" w:hAnsi="Times New Roman"/>
        </w:rPr>
        <w:t>表示</w:t>
      </w:r>
      <w:r w:rsidR="00301E4F" w:rsidRPr="00E4496D">
        <w:rPr>
          <w:rFonts w:ascii="Times New Roman" w:hAnsi="Times New Roman"/>
        </w:rPr>
        <w:t>同余方程</w:t>
      </w:r>
      <w:r w:rsidR="00E4496D" w:rsidRPr="00E4496D">
        <w:rPr>
          <w:rFonts w:ascii="Times New Roman" w:hAnsi="Times New Roman"/>
          <w:position w:val="-10"/>
        </w:rPr>
        <w:object w:dxaOrig="1740" w:dyaOrig="320" w14:anchorId="1B24F944">
          <v:shape id="_x0000_i1452" type="#_x0000_t75" style="width:87.05pt;height:15.5pt" o:ole="">
            <v:imagedata r:id="rId71" o:title=""/>
          </v:shape>
          <o:OLEObject Type="Embed" ProgID="Equation.DSMT4" ShapeID="_x0000_i1452" DrawAspect="Content" ObjectID="_1790422611" r:id="rId1023"/>
        </w:object>
      </w:r>
      <w:r w:rsidRPr="00E4496D">
        <w:rPr>
          <w:rFonts w:ascii="Times New Roman" w:hAnsi="Times New Roman"/>
        </w:rPr>
        <w:t>的解数，则</w:t>
      </w:r>
      <w:r w:rsidRPr="00E4496D">
        <w:rPr>
          <w:rFonts w:ascii="Times New Roman" w:hAnsi="Times New Roman"/>
          <w:position w:val="-12"/>
        </w:rPr>
        <w:object w:dxaOrig="1100" w:dyaOrig="360" w14:anchorId="1A558426">
          <v:shape id="_x0000_i1453" type="#_x0000_t75" style="width:54.25pt;height:17.75pt" o:ole="">
            <v:imagedata r:id="rId1024" o:title=""/>
          </v:shape>
          <o:OLEObject Type="Embed" ProgID="Equation.DSMT4" ShapeID="_x0000_i1453" DrawAspect="Content" ObjectID="_1790422612" r:id="rId1025"/>
        </w:object>
      </w:r>
      <w:r w:rsidR="00E4496D">
        <w:rPr>
          <w:rFonts w:ascii="Times New Roman" w:hAnsi="Times New Roman"/>
        </w:rPr>
        <w:t>.</w:t>
      </w:r>
    </w:p>
    <w:p w14:paraId="4A008071" w14:textId="77777777" w:rsidR="00943A87" w:rsidRDefault="00910D29" w:rsidP="00E4496D">
      <w:pPr>
        <w:tabs>
          <w:tab w:val="left" w:pos="6360"/>
        </w:tabs>
        <w:snapToGrid w:val="0"/>
        <w:spacing w:beforeLines="50" w:before="156" w:line="360" w:lineRule="auto"/>
        <w:ind w:firstLineChars="200" w:firstLine="420"/>
        <w:contextualSpacing/>
        <w:jc w:val="left"/>
        <w:rPr>
          <w:ins w:id="3576" w:author="zhengping jin" w:date="2024-08-12T22:37:00Z" w16du:dateUtc="2024-08-12T14:37:00Z"/>
          <w:rFonts w:ascii="Times New Roman" w:hAnsi="Times New Roman"/>
        </w:rPr>
      </w:pPr>
      <w:r w:rsidRPr="00E4496D">
        <w:rPr>
          <w:rFonts w:ascii="Times New Roman" w:hAnsi="Times New Roman"/>
          <w:b/>
        </w:rPr>
        <w:t>证</w:t>
      </w:r>
      <w:r w:rsidRPr="00E4496D">
        <w:rPr>
          <w:rFonts w:ascii="Times New Roman" w:hAnsi="Times New Roman"/>
          <w:b/>
        </w:rPr>
        <w:t xml:space="preserve">  </w:t>
      </w:r>
      <w:r w:rsidR="00E4496D" w:rsidRPr="00E4496D">
        <w:rPr>
          <w:rFonts w:ascii="Times New Roman" w:hAnsi="Times New Roman" w:hint="eastAsia"/>
        </w:rPr>
        <w:t>由</w:t>
      </w:r>
      <w:ins w:id="3577" w:author="zhengping jin" w:date="2024-08-12T22:36:00Z" w16du:dateUtc="2024-08-12T14:36:00Z">
        <w:r w:rsidR="00943A87" w:rsidRPr="006D722E">
          <w:rPr>
            <w:rFonts w:ascii="Times New Roman" w:hAnsi="Times New Roman"/>
          </w:rPr>
          <w:t>中国剩余</w:t>
        </w:r>
        <w:r w:rsidR="00943A87" w:rsidRPr="00A02E56">
          <w:rPr>
            <w:rFonts w:ascii="Times New Roman" w:hAnsi="Times New Roman"/>
          </w:rPr>
          <w:t>定理</w:t>
        </w:r>
        <w:r w:rsidR="00943A87">
          <w:rPr>
            <w:rFonts w:ascii="Times New Roman" w:hAnsi="Times New Roman" w:hint="eastAsia"/>
          </w:rPr>
          <w:t>（</w:t>
        </w:r>
      </w:ins>
      <w:r w:rsidR="00E4496D" w:rsidRPr="00E4496D">
        <w:rPr>
          <w:rFonts w:ascii="Times New Roman" w:hAnsi="Times New Roman" w:hint="eastAsia"/>
        </w:rPr>
        <w:t>定理</w:t>
      </w:r>
      <w:r w:rsidR="00E4496D" w:rsidRPr="00E4496D">
        <w:rPr>
          <w:rFonts w:ascii="Times New Roman" w:hAnsi="Times New Roman" w:hint="eastAsia"/>
        </w:rPr>
        <w:t>3</w:t>
      </w:r>
      <w:r w:rsidR="00E4496D" w:rsidRPr="00E4496D">
        <w:rPr>
          <w:rFonts w:ascii="Times New Roman" w:hAnsi="Times New Roman"/>
        </w:rPr>
        <w:t>.2.1</w:t>
      </w:r>
      <w:ins w:id="3578" w:author="zhengping jin" w:date="2024-08-12T22:36:00Z" w16du:dateUtc="2024-08-12T14:36:00Z">
        <w:r w:rsidR="00943A87">
          <w:rPr>
            <w:rFonts w:ascii="Times New Roman" w:hAnsi="Times New Roman" w:hint="eastAsia"/>
          </w:rPr>
          <w:t>）</w:t>
        </w:r>
      </w:ins>
      <w:r w:rsidR="00E4496D">
        <w:rPr>
          <w:rFonts w:ascii="Times New Roman" w:hAnsi="Times New Roman" w:hint="eastAsia"/>
        </w:rPr>
        <w:t>，上述</w:t>
      </w:r>
      <w:r w:rsidR="00E4496D" w:rsidRPr="00E4496D">
        <w:rPr>
          <w:rFonts w:ascii="Times New Roman" w:hAnsi="Times New Roman"/>
        </w:rPr>
        <w:t>同余方程</w:t>
      </w:r>
      <w:r w:rsidR="00E4496D">
        <w:rPr>
          <w:rFonts w:ascii="Times New Roman" w:hAnsi="Times New Roman" w:hint="eastAsia"/>
        </w:rPr>
        <w:t>与</w:t>
      </w:r>
      <w:r w:rsidR="00E4496D" w:rsidRPr="00E4496D">
        <w:rPr>
          <w:rFonts w:ascii="Times New Roman" w:hAnsi="Times New Roman"/>
        </w:rPr>
        <w:t>同余方程组</w:t>
      </w:r>
      <w:r w:rsidR="00E4496D">
        <w:rPr>
          <w:rFonts w:ascii="Times New Roman" w:hAnsi="Times New Roman" w:hint="eastAsia"/>
        </w:rPr>
        <w:t>是等价的</w:t>
      </w:r>
      <w:del w:id="3579" w:author="zhengping jin" w:date="2024-08-12T22:37:00Z" w16du:dateUtc="2024-08-12T14:37:00Z">
        <w:r w:rsidR="00E4496D" w:rsidDel="00943A87">
          <w:rPr>
            <w:rFonts w:ascii="Times New Roman" w:hAnsi="Times New Roman" w:hint="eastAsia"/>
          </w:rPr>
          <w:delText xml:space="preserve">, </w:delText>
        </w:r>
      </w:del>
      <w:ins w:id="3580" w:author="zhengping jin" w:date="2024-08-12T22:37:00Z" w16du:dateUtc="2024-08-12T14:37:00Z">
        <w:r w:rsidR="00943A87">
          <w:rPr>
            <w:rFonts w:ascii="Times New Roman" w:hAnsi="Times New Roman" w:hint="eastAsia"/>
          </w:rPr>
          <w:t xml:space="preserve">. </w:t>
        </w:r>
      </w:ins>
    </w:p>
    <w:p w14:paraId="3747FA21" w14:textId="1F82A7E6" w:rsidR="00E4496D" w:rsidRPr="00E4496D" w:rsidDel="00943A87" w:rsidRDefault="00E4496D">
      <w:pPr>
        <w:tabs>
          <w:tab w:val="left" w:pos="6360"/>
        </w:tabs>
        <w:snapToGrid w:val="0"/>
        <w:spacing w:beforeLines="50" w:before="156" w:line="360" w:lineRule="auto"/>
        <w:ind w:firstLineChars="67" w:firstLine="141"/>
        <w:contextualSpacing/>
        <w:jc w:val="left"/>
        <w:rPr>
          <w:del w:id="3581" w:author="zhengping jin" w:date="2024-08-12T22:37:00Z" w16du:dateUtc="2024-08-12T14:37:00Z"/>
          <w:rFonts w:ascii="Times New Roman" w:hAnsi="Times New Roman"/>
        </w:rPr>
        <w:pPrChange w:id="3582" w:author="zhengping jin" w:date="2024-08-12T22:37:00Z" w16du:dateUtc="2024-08-12T14:37:00Z">
          <w:pPr>
            <w:tabs>
              <w:tab w:val="left" w:pos="6360"/>
            </w:tabs>
            <w:snapToGrid w:val="0"/>
            <w:spacing w:beforeLines="50" w:before="156" w:line="360" w:lineRule="auto"/>
            <w:ind w:firstLineChars="200" w:firstLine="420"/>
            <w:contextualSpacing/>
            <w:jc w:val="left"/>
          </w:pPr>
        </w:pPrChange>
      </w:pPr>
      <w:r>
        <w:rPr>
          <w:rFonts w:ascii="Times New Roman" w:hAnsi="Times New Roman" w:hint="eastAsia"/>
        </w:rPr>
        <w:t>下面给出</w:t>
      </w:r>
      <w:r w:rsidR="00910D29" w:rsidRPr="00E4496D">
        <w:rPr>
          <w:rFonts w:ascii="Times New Roman" w:hAnsi="Times New Roman"/>
        </w:rPr>
        <w:t>解数证明</w:t>
      </w:r>
      <w:r w:rsidRPr="00E4496D">
        <w:rPr>
          <w:rFonts w:ascii="Times New Roman" w:hAnsi="Times New Roman" w:hint="eastAsia"/>
        </w:rPr>
        <w:t>.</w:t>
      </w:r>
      <w:ins w:id="3583" w:author="zhengping jin" w:date="2024-08-12T22:37:00Z" w16du:dateUtc="2024-08-12T14:37:00Z">
        <w:r w:rsidR="00943A87">
          <w:rPr>
            <w:rFonts w:ascii="Times New Roman" w:hAnsi="Times New Roman" w:hint="eastAsia"/>
          </w:rPr>
          <w:t xml:space="preserve"> </w:t>
        </w:r>
      </w:ins>
    </w:p>
    <w:p w14:paraId="476D29AE" w14:textId="0AB4059C" w:rsidR="00910D29" w:rsidRPr="006D722E" w:rsidRDefault="00910D29">
      <w:pPr>
        <w:tabs>
          <w:tab w:val="left" w:pos="6360"/>
        </w:tabs>
        <w:snapToGrid w:val="0"/>
        <w:spacing w:beforeLines="50" w:before="156" w:line="360" w:lineRule="auto"/>
        <w:ind w:firstLineChars="67" w:firstLine="141"/>
        <w:contextualSpacing/>
        <w:jc w:val="left"/>
        <w:rPr>
          <w:rFonts w:ascii="Times New Roman" w:hAnsi="Times New Roman"/>
          <w:position w:val="-12"/>
        </w:rPr>
        <w:pPrChange w:id="3584" w:author="zhengping jin" w:date="2024-08-12T22:37:00Z" w16du:dateUtc="2024-08-12T14:37:00Z">
          <w:pPr>
            <w:tabs>
              <w:tab w:val="left" w:pos="6360"/>
            </w:tabs>
            <w:snapToGrid w:val="0"/>
            <w:spacing w:beforeLines="50" w:before="156" w:line="360" w:lineRule="auto"/>
            <w:ind w:firstLineChars="400" w:firstLine="840"/>
            <w:contextualSpacing/>
            <w:jc w:val="left"/>
          </w:pPr>
        </w:pPrChange>
      </w:pPr>
      <w:r w:rsidRPr="006D722E">
        <w:rPr>
          <w:rFonts w:ascii="Times New Roman" w:hAnsi="Times New Roman"/>
        </w:rPr>
        <w:t>设</w:t>
      </w:r>
      <w:r w:rsidR="00301E4F" w:rsidRPr="006D722E">
        <w:rPr>
          <w:rFonts w:ascii="Times New Roman" w:hAnsi="Times New Roman"/>
        </w:rPr>
        <w:t>同余方程</w:t>
      </w:r>
      <w:r w:rsidRPr="006D722E">
        <w:rPr>
          <w:rFonts w:ascii="Times New Roman" w:hAnsi="Times New Roman"/>
          <w:position w:val="-12"/>
        </w:rPr>
        <w:object w:dxaOrig="1880" w:dyaOrig="360" w14:anchorId="4A9AE7AB">
          <v:shape id="_x0000_i1454" type="#_x0000_t75" style="width:94.35pt;height:17.75pt" o:ole="">
            <v:imagedata r:id="rId1026" o:title=""/>
          </v:shape>
          <o:OLEObject Type="Embed" ProgID="Equation.DSMT4" ShapeID="_x0000_i1454" DrawAspect="Content" ObjectID="_1790422613" r:id="rId1027"/>
        </w:object>
      </w:r>
      <w:r w:rsidRPr="006D722E">
        <w:rPr>
          <w:rFonts w:ascii="Times New Roman" w:hAnsi="Times New Roman"/>
        </w:rPr>
        <w:t>的解是</w:t>
      </w:r>
      <w:r w:rsidRPr="006D722E">
        <w:rPr>
          <w:rFonts w:ascii="Times New Roman" w:hAnsi="Times New Roman"/>
          <w:position w:val="-12"/>
        </w:rPr>
        <w:object w:dxaOrig="1520" w:dyaOrig="360" w14:anchorId="33B65AFF">
          <v:shape id="_x0000_i1455" type="#_x0000_t75" style="width:76.55pt;height:17.75pt" o:ole="">
            <v:imagedata r:id="rId1028" o:title=""/>
          </v:shape>
          <o:OLEObject Type="Embed" ProgID="Equation.DSMT4" ShapeID="_x0000_i1455" DrawAspect="Content" ObjectID="_1790422614" r:id="rId1029"/>
        </w:object>
      </w:r>
    </w:p>
    <w:p w14:paraId="41E4C9BC" w14:textId="2B5ACB24" w:rsidR="00910D29" w:rsidRPr="006D722E" w:rsidRDefault="00910D29" w:rsidP="00E4496D">
      <w:pPr>
        <w:tabs>
          <w:tab w:val="left" w:pos="6360"/>
        </w:tabs>
        <w:snapToGrid w:val="0"/>
        <w:spacing w:line="360" w:lineRule="auto"/>
        <w:ind w:firstLineChars="400" w:firstLine="840"/>
        <w:contextualSpacing/>
        <w:jc w:val="left"/>
        <w:rPr>
          <w:rFonts w:ascii="Times New Roman" w:hAnsi="Times New Roman"/>
        </w:rPr>
      </w:pPr>
      <w:r w:rsidRPr="00E4496D">
        <w:rPr>
          <w:rFonts w:ascii="Times New Roman" w:hAnsi="Times New Roman"/>
        </w:rPr>
        <w:t>由</w:t>
      </w:r>
      <w:r w:rsidRPr="006D722E">
        <w:rPr>
          <w:rFonts w:ascii="Times New Roman" w:hAnsi="Times New Roman"/>
        </w:rPr>
        <w:t>中国剩余</w:t>
      </w:r>
      <w:r w:rsidR="00A02E56" w:rsidRPr="00A02E56">
        <w:rPr>
          <w:rFonts w:ascii="Times New Roman" w:hAnsi="Times New Roman"/>
        </w:rPr>
        <w:t>定理</w:t>
      </w:r>
      <w:ins w:id="3585" w:author="zhengping jin" w:date="2024-08-12T22:36:00Z" w16du:dateUtc="2024-08-12T14:36:00Z">
        <w:r w:rsidR="00943A87">
          <w:rPr>
            <w:rFonts w:ascii="Times New Roman" w:hAnsi="Times New Roman" w:hint="eastAsia"/>
          </w:rPr>
          <w:t>（定理</w:t>
        </w:r>
      </w:ins>
      <w:r w:rsidR="00A02E56" w:rsidRPr="00A02E56">
        <w:rPr>
          <w:rFonts w:ascii="Times New Roman" w:hAnsi="Times New Roman" w:hint="eastAsia"/>
        </w:rPr>
        <w:t>3</w:t>
      </w:r>
      <w:r w:rsidR="00A02E56" w:rsidRPr="00A02E56">
        <w:rPr>
          <w:rFonts w:ascii="Times New Roman" w:hAnsi="Times New Roman"/>
        </w:rPr>
        <w:t>.2.1</w:t>
      </w:r>
      <w:ins w:id="3586" w:author="zhengping jin" w:date="2024-08-12T22:36:00Z" w16du:dateUtc="2024-08-12T14:36:00Z">
        <w:r w:rsidR="00943A87">
          <w:rPr>
            <w:rFonts w:ascii="Times New Roman" w:hAnsi="Times New Roman" w:hint="eastAsia"/>
          </w:rPr>
          <w:t>）</w:t>
        </w:r>
      </w:ins>
      <w:r w:rsidRPr="006D722E">
        <w:rPr>
          <w:rFonts w:ascii="Times New Roman" w:hAnsi="Times New Roman"/>
        </w:rPr>
        <w:t>，可求的</w:t>
      </w:r>
      <w:r w:rsidR="00301E4F" w:rsidRPr="006D722E">
        <w:rPr>
          <w:rFonts w:ascii="Times New Roman" w:hAnsi="Times New Roman"/>
        </w:rPr>
        <w:t>同余方程</w:t>
      </w:r>
      <w:r w:rsidRPr="006D722E">
        <w:rPr>
          <w:rFonts w:ascii="Times New Roman" w:hAnsi="Times New Roman"/>
        </w:rPr>
        <w:t>组</w:t>
      </w:r>
    </w:p>
    <w:p w14:paraId="011BFCC1" w14:textId="77777777" w:rsidR="00910D29" w:rsidRPr="006D722E" w:rsidRDefault="00910D29" w:rsidP="00910D29">
      <w:pPr>
        <w:tabs>
          <w:tab w:val="left" w:pos="6360"/>
        </w:tabs>
        <w:snapToGrid w:val="0"/>
        <w:spacing w:line="360" w:lineRule="auto"/>
        <w:jc w:val="center"/>
        <w:rPr>
          <w:rFonts w:ascii="Times New Roman" w:hAnsi="Times New Roman"/>
        </w:rPr>
      </w:pPr>
      <w:r w:rsidRPr="006D722E">
        <w:rPr>
          <w:rFonts w:ascii="Times New Roman" w:hAnsi="Times New Roman"/>
          <w:position w:val="-50"/>
        </w:rPr>
        <w:object w:dxaOrig="1700" w:dyaOrig="1120" w14:anchorId="75CDB43D">
          <v:shape id="_x0000_i1456" type="#_x0000_t75" style="width:84.75pt;height:56.5pt" o:ole="">
            <v:imagedata r:id="rId1030" o:title=""/>
          </v:shape>
          <o:OLEObject Type="Embed" ProgID="Equation.DSMT4" ShapeID="_x0000_i1456" DrawAspect="Content" ObjectID="_1790422615" r:id="rId1031"/>
        </w:object>
      </w:r>
    </w:p>
    <w:p w14:paraId="325FB759" w14:textId="461CD94F" w:rsidR="00910D29" w:rsidRPr="006D722E" w:rsidRDefault="00910D29">
      <w:pPr>
        <w:tabs>
          <w:tab w:val="left" w:pos="6360"/>
        </w:tabs>
        <w:snapToGrid w:val="0"/>
        <w:spacing w:line="360" w:lineRule="auto"/>
        <w:ind w:firstLineChars="135" w:firstLine="283"/>
        <w:jc w:val="left"/>
        <w:rPr>
          <w:rFonts w:ascii="Times New Roman" w:hAnsi="Times New Roman"/>
        </w:rPr>
        <w:pPrChange w:id="3587" w:author="zhengping jin" w:date="2024-08-12T22:37:00Z" w16du:dateUtc="2024-08-12T14:37:00Z">
          <w:pPr>
            <w:tabs>
              <w:tab w:val="left" w:pos="6360"/>
            </w:tabs>
            <w:snapToGrid w:val="0"/>
            <w:spacing w:line="360" w:lineRule="auto"/>
            <w:ind w:firstLineChars="400" w:firstLine="840"/>
            <w:jc w:val="left"/>
          </w:pPr>
        </w:pPrChange>
      </w:pPr>
      <w:r w:rsidRPr="006D722E">
        <w:rPr>
          <w:rFonts w:ascii="Times New Roman" w:hAnsi="Times New Roman"/>
        </w:rPr>
        <w:t>的解是</w:t>
      </w:r>
      <w:r w:rsidRPr="006D722E">
        <w:rPr>
          <w:rFonts w:ascii="Times New Roman" w:hAnsi="Times New Roman"/>
          <w:position w:val="-12"/>
        </w:rPr>
        <w:object w:dxaOrig="3760" w:dyaOrig="360" w14:anchorId="6F886C90">
          <v:shape id="_x0000_i1457" type="#_x0000_t75" style="width:188.2pt;height:17.75pt" o:ole="">
            <v:imagedata r:id="rId1032" o:title=""/>
          </v:shape>
          <o:OLEObject Type="Embed" ProgID="Equation.DSMT4" ShapeID="_x0000_i1457" DrawAspect="Content" ObjectID="_1790422616" r:id="rId1033"/>
        </w:object>
      </w:r>
      <w:ins w:id="3588" w:author="zhengping jin" w:date="2024-08-12T22:38:00Z" w16du:dateUtc="2024-08-12T14:38:00Z">
        <w:r w:rsidR="00943A87">
          <w:rPr>
            <w:rFonts w:ascii="Times New Roman" w:hAnsi="Times New Roman" w:hint="eastAsia"/>
          </w:rPr>
          <w:t>.</w:t>
        </w:r>
      </w:ins>
    </w:p>
    <w:p w14:paraId="1D09AFDB" w14:textId="77777777" w:rsidR="00910D29" w:rsidRPr="006D722E" w:rsidRDefault="00910D29" w:rsidP="00A02E56">
      <w:pPr>
        <w:tabs>
          <w:tab w:val="left" w:pos="6360"/>
        </w:tabs>
        <w:snapToGrid w:val="0"/>
        <w:spacing w:line="360" w:lineRule="auto"/>
        <w:ind w:firstLineChars="400" w:firstLine="840"/>
        <w:jc w:val="left"/>
        <w:rPr>
          <w:rFonts w:ascii="Times New Roman" w:hAnsi="Times New Roman"/>
        </w:rPr>
      </w:pPr>
      <w:r w:rsidRPr="006D722E">
        <w:rPr>
          <w:rFonts w:ascii="Times New Roman" w:hAnsi="Times New Roman"/>
        </w:rPr>
        <w:t>因为</w:t>
      </w:r>
      <w:r w:rsidRPr="006D722E">
        <w:rPr>
          <w:rFonts w:ascii="Times New Roman" w:hAnsi="Times New Roman"/>
        </w:rPr>
        <w:t xml:space="preserve">  </w:t>
      </w:r>
      <w:r w:rsidRPr="006D722E">
        <w:rPr>
          <w:rFonts w:ascii="Times New Roman" w:hAnsi="Times New Roman"/>
          <w:position w:val="-12"/>
        </w:rPr>
        <w:object w:dxaOrig="3760" w:dyaOrig="360" w14:anchorId="5FB9B96F">
          <v:shape id="_x0000_i1458" type="#_x0000_t75" style="width:188.2pt;height:17.75pt" o:ole="">
            <v:imagedata r:id="rId1034" o:title=""/>
          </v:shape>
          <o:OLEObject Type="Embed" ProgID="Equation.DSMT4" ShapeID="_x0000_i1458" DrawAspect="Content" ObjectID="_1790422617" r:id="rId1035"/>
        </w:object>
      </w:r>
    </w:p>
    <w:p w14:paraId="17AC3093" w14:textId="77777777" w:rsidR="00910D29" w:rsidRPr="006D722E" w:rsidRDefault="00910D29">
      <w:pPr>
        <w:tabs>
          <w:tab w:val="left" w:pos="6360"/>
        </w:tabs>
        <w:snapToGrid w:val="0"/>
        <w:spacing w:line="360" w:lineRule="auto"/>
        <w:ind w:firstLineChars="135" w:firstLine="283"/>
        <w:jc w:val="left"/>
        <w:rPr>
          <w:rFonts w:ascii="Times New Roman" w:hAnsi="Times New Roman"/>
        </w:rPr>
        <w:pPrChange w:id="3589" w:author="zhengping jin" w:date="2024-08-12T22:38:00Z" w16du:dateUtc="2024-08-12T14:38:00Z">
          <w:pPr>
            <w:tabs>
              <w:tab w:val="left" w:pos="6360"/>
            </w:tabs>
            <w:snapToGrid w:val="0"/>
            <w:spacing w:line="360" w:lineRule="auto"/>
            <w:ind w:firstLineChars="400" w:firstLine="840"/>
            <w:jc w:val="left"/>
          </w:pPr>
        </w:pPrChange>
      </w:pPr>
      <w:r w:rsidRPr="006D722E">
        <w:rPr>
          <w:rFonts w:ascii="Times New Roman" w:hAnsi="Times New Roman"/>
        </w:rPr>
        <w:t>所以</w:t>
      </w:r>
      <w:r w:rsidRPr="006D722E">
        <w:rPr>
          <w:rFonts w:ascii="Times New Roman" w:hAnsi="Times New Roman"/>
          <w:i/>
        </w:rPr>
        <w:t>x</w:t>
      </w:r>
      <w:r w:rsidRPr="006D722E">
        <w:rPr>
          <w:rFonts w:ascii="Times New Roman" w:hAnsi="Times New Roman"/>
        </w:rPr>
        <w:t>也是</w:t>
      </w:r>
      <w:r w:rsidRPr="006D722E">
        <w:rPr>
          <w:rFonts w:ascii="Times New Roman" w:hAnsi="Times New Roman"/>
          <w:position w:val="-10"/>
        </w:rPr>
        <w:object w:dxaOrig="1740" w:dyaOrig="320" w14:anchorId="730BD188">
          <v:shape id="_x0000_i1459" type="#_x0000_t75" style="width:87.05pt;height:15.5pt" o:ole="">
            <v:imagedata r:id="rId1036" o:title=""/>
          </v:shape>
          <o:OLEObject Type="Embed" ProgID="Equation.DSMT4" ShapeID="_x0000_i1459" DrawAspect="Content" ObjectID="_1790422618" r:id="rId1037"/>
        </w:object>
      </w:r>
      <w:r w:rsidRPr="006D722E">
        <w:rPr>
          <w:rFonts w:ascii="Times New Roman" w:hAnsi="Times New Roman"/>
        </w:rPr>
        <w:t>的解</w:t>
      </w:r>
      <w:r w:rsidRPr="006D722E">
        <w:rPr>
          <w:rFonts w:ascii="Times New Roman" w:hAnsi="Times New Roman"/>
        </w:rPr>
        <w:t xml:space="preserve">. </w:t>
      </w:r>
    </w:p>
    <w:p w14:paraId="1F4CE7E2" w14:textId="49441502" w:rsidR="00A02E56" w:rsidDel="00943A87" w:rsidRDefault="00910D29">
      <w:pPr>
        <w:tabs>
          <w:tab w:val="left" w:pos="6360"/>
        </w:tabs>
        <w:snapToGrid w:val="0"/>
        <w:spacing w:line="360" w:lineRule="auto"/>
        <w:ind w:firstLineChars="135" w:firstLine="283"/>
        <w:jc w:val="left"/>
        <w:rPr>
          <w:del w:id="3590" w:author="zhengping jin" w:date="2024-08-12T22:38:00Z" w16du:dateUtc="2024-08-12T14:38:00Z"/>
          <w:rFonts w:ascii="Times New Roman" w:hAnsi="Times New Roman"/>
        </w:rPr>
        <w:pPrChange w:id="3591" w:author="zhengping jin" w:date="2024-08-12T22:38:00Z" w16du:dateUtc="2024-08-12T14:38:00Z">
          <w:pPr>
            <w:tabs>
              <w:tab w:val="left" w:pos="6360"/>
            </w:tabs>
            <w:snapToGrid w:val="0"/>
            <w:spacing w:line="360" w:lineRule="auto"/>
            <w:ind w:firstLineChars="400" w:firstLine="840"/>
            <w:jc w:val="left"/>
          </w:pPr>
        </w:pPrChange>
      </w:pPr>
      <w:r w:rsidRPr="006D722E">
        <w:rPr>
          <w:rFonts w:ascii="Times New Roman" w:hAnsi="Times New Roman"/>
        </w:rPr>
        <w:t>故</w:t>
      </w:r>
      <w:r w:rsidRPr="006D722E">
        <w:rPr>
          <w:rFonts w:ascii="Times New Roman" w:hAnsi="Times New Roman"/>
          <w:i/>
        </w:rPr>
        <w:t>x</w:t>
      </w:r>
      <w:r w:rsidRPr="006D722E">
        <w:rPr>
          <w:rFonts w:ascii="Times New Roman" w:hAnsi="Times New Roman"/>
        </w:rPr>
        <w:t>随</w:t>
      </w:r>
      <w:r w:rsidRPr="006D722E">
        <w:rPr>
          <w:rFonts w:ascii="Times New Roman" w:hAnsi="Times New Roman"/>
          <w:i/>
        </w:rPr>
        <w:t>b</w:t>
      </w:r>
      <w:r w:rsidRPr="006D722E">
        <w:rPr>
          <w:rFonts w:ascii="Times New Roman" w:hAnsi="Times New Roman"/>
          <w:i/>
          <w:vertAlign w:val="subscript"/>
        </w:rPr>
        <w:t>i</w:t>
      </w:r>
      <w:r w:rsidRPr="006D722E">
        <w:rPr>
          <w:rFonts w:ascii="Times New Roman" w:hAnsi="Times New Roman"/>
        </w:rPr>
        <w:t>遍历</w:t>
      </w:r>
      <w:r w:rsidRPr="006D722E">
        <w:rPr>
          <w:rFonts w:ascii="Times New Roman" w:hAnsi="Times New Roman"/>
          <w:position w:val="-12"/>
        </w:rPr>
        <w:object w:dxaOrig="1800" w:dyaOrig="360" w14:anchorId="27723210">
          <v:shape id="_x0000_i1460" type="#_x0000_t75" style="width:89.3pt;height:17.75pt" o:ole="">
            <v:imagedata r:id="rId1038" o:title=""/>
          </v:shape>
          <o:OLEObject Type="Embed" ProgID="Equation.DSMT4" ShapeID="_x0000_i1460" DrawAspect="Content" ObjectID="_1790422619" r:id="rId1039"/>
        </w:object>
      </w:r>
      <w:r w:rsidRPr="006D722E">
        <w:rPr>
          <w:rFonts w:ascii="Times New Roman" w:hAnsi="Times New Roman"/>
        </w:rPr>
        <w:t>的所有解而遍历</w:t>
      </w:r>
      <w:r w:rsidRPr="006D722E">
        <w:rPr>
          <w:rFonts w:ascii="Times New Roman" w:hAnsi="Times New Roman"/>
          <w:position w:val="-10"/>
        </w:rPr>
        <w:object w:dxaOrig="1740" w:dyaOrig="320" w14:anchorId="62F759C4">
          <v:shape id="_x0000_i1461" type="#_x0000_t75" style="width:87.05pt;height:15.5pt" o:ole="">
            <v:imagedata r:id="rId1040" o:title=""/>
          </v:shape>
          <o:OLEObject Type="Embed" ProgID="Equation.DSMT4" ShapeID="_x0000_i1461" DrawAspect="Content" ObjectID="_1790422620" r:id="rId1041"/>
        </w:object>
      </w:r>
      <w:r w:rsidRPr="006D722E">
        <w:rPr>
          <w:rFonts w:ascii="Times New Roman" w:hAnsi="Times New Roman"/>
        </w:rPr>
        <w:t>的所有解，</w:t>
      </w:r>
    </w:p>
    <w:p w14:paraId="287D8822" w14:textId="5F6776FE" w:rsidR="00910D29" w:rsidRPr="006D722E" w:rsidRDefault="00910D29">
      <w:pPr>
        <w:tabs>
          <w:tab w:val="left" w:pos="6360"/>
        </w:tabs>
        <w:snapToGrid w:val="0"/>
        <w:spacing w:line="360" w:lineRule="auto"/>
        <w:ind w:firstLineChars="135" w:firstLine="283"/>
        <w:jc w:val="left"/>
        <w:rPr>
          <w:rFonts w:ascii="Times New Roman" w:hAnsi="Times New Roman"/>
        </w:rPr>
        <w:pPrChange w:id="3592" w:author="zhengping jin" w:date="2024-08-12T22:38:00Z" w16du:dateUtc="2024-08-12T14:38:00Z">
          <w:pPr>
            <w:tabs>
              <w:tab w:val="left" w:pos="6360"/>
            </w:tabs>
            <w:snapToGrid w:val="0"/>
            <w:spacing w:line="360" w:lineRule="auto"/>
            <w:ind w:firstLineChars="400" w:firstLine="840"/>
            <w:jc w:val="left"/>
          </w:pPr>
        </w:pPrChange>
      </w:pPr>
      <w:r w:rsidRPr="006D722E">
        <w:rPr>
          <w:rFonts w:ascii="Times New Roman" w:hAnsi="Times New Roman"/>
        </w:rPr>
        <w:t>即</w:t>
      </w:r>
    </w:p>
    <w:p w14:paraId="72DC5637" w14:textId="77777777" w:rsidR="00910D29" w:rsidRPr="006D722E" w:rsidRDefault="00910D29" w:rsidP="00910D29">
      <w:pPr>
        <w:tabs>
          <w:tab w:val="left" w:pos="6360"/>
        </w:tabs>
        <w:snapToGrid w:val="0"/>
        <w:spacing w:line="360" w:lineRule="auto"/>
        <w:jc w:val="center"/>
        <w:rPr>
          <w:rFonts w:ascii="Times New Roman" w:hAnsi="Times New Roman"/>
        </w:rPr>
      </w:pPr>
      <w:r w:rsidRPr="006D722E">
        <w:rPr>
          <w:rFonts w:ascii="Times New Roman" w:hAnsi="Times New Roman"/>
          <w:position w:val="-50"/>
        </w:rPr>
        <w:object w:dxaOrig="1960" w:dyaOrig="1120" w14:anchorId="463B98C2">
          <v:shape id="_x0000_i1462" type="#_x0000_t75" style="width:98.45pt;height:56.5pt" o:ole="">
            <v:imagedata r:id="rId73" o:title=""/>
          </v:shape>
          <o:OLEObject Type="Embed" ProgID="Equation.DSMT4" ShapeID="_x0000_i1462" DrawAspect="Content" ObjectID="_1790422621" r:id="rId1042"/>
        </w:object>
      </w:r>
    </w:p>
    <w:p w14:paraId="09E48255" w14:textId="0ED5C9E0" w:rsidR="00910D29" w:rsidRPr="006D722E" w:rsidRDefault="00910D29">
      <w:pPr>
        <w:tabs>
          <w:tab w:val="left" w:pos="6360"/>
        </w:tabs>
        <w:snapToGrid w:val="0"/>
        <w:spacing w:line="360" w:lineRule="auto"/>
        <w:ind w:firstLineChars="135" w:firstLine="283"/>
        <w:jc w:val="left"/>
        <w:rPr>
          <w:rFonts w:ascii="Times New Roman" w:hAnsi="Times New Roman"/>
          <w:position w:val="-12"/>
        </w:rPr>
        <w:pPrChange w:id="3593" w:author="zhengping jin" w:date="2024-08-12T22:38:00Z" w16du:dateUtc="2024-08-12T14:38:00Z">
          <w:pPr>
            <w:tabs>
              <w:tab w:val="left" w:pos="6360"/>
            </w:tabs>
            <w:snapToGrid w:val="0"/>
            <w:spacing w:line="360" w:lineRule="auto"/>
            <w:ind w:firstLineChars="450" w:firstLine="945"/>
            <w:jc w:val="left"/>
          </w:pPr>
        </w:pPrChange>
      </w:pPr>
      <w:r w:rsidRPr="006D722E">
        <w:rPr>
          <w:rFonts w:ascii="Times New Roman" w:hAnsi="Times New Roman"/>
        </w:rPr>
        <w:t>的解数为</w:t>
      </w:r>
      <w:r w:rsidRPr="006D722E">
        <w:rPr>
          <w:rFonts w:ascii="Times New Roman" w:hAnsi="Times New Roman"/>
        </w:rPr>
        <w:t xml:space="preserve">    </w:t>
      </w:r>
      <w:r w:rsidRPr="006D722E">
        <w:rPr>
          <w:rFonts w:ascii="Times New Roman" w:hAnsi="Times New Roman"/>
          <w:position w:val="-12"/>
        </w:rPr>
        <w:object w:dxaOrig="1100" w:dyaOrig="360" w14:anchorId="77601B2C">
          <v:shape id="_x0000_i1463" type="#_x0000_t75" style="width:54.25pt;height:17.75pt" o:ole="">
            <v:imagedata r:id="rId1024" o:title=""/>
          </v:shape>
          <o:OLEObject Type="Embed" ProgID="Equation.DSMT4" ShapeID="_x0000_i1463" DrawAspect="Content" ObjectID="_1790422622" r:id="rId1043"/>
        </w:object>
      </w:r>
      <w:ins w:id="3594" w:author="zhengping jin" w:date="2024-08-12T22:38:00Z" w16du:dateUtc="2024-08-12T14:38:00Z">
        <w:r w:rsidR="00943A87">
          <w:rPr>
            <w:rFonts w:ascii="Times New Roman" w:hAnsi="Times New Roman" w:hint="eastAsia"/>
          </w:rPr>
          <w:t>.</w:t>
        </w:r>
      </w:ins>
    </w:p>
    <w:p w14:paraId="1E689E38" w14:textId="77777777" w:rsidR="00910D29" w:rsidRPr="006D722E" w:rsidRDefault="00910D29" w:rsidP="00910D29">
      <w:pPr>
        <w:tabs>
          <w:tab w:val="left" w:pos="6360"/>
        </w:tabs>
        <w:snapToGrid w:val="0"/>
        <w:spacing w:line="360" w:lineRule="auto"/>
        <w:jc w:val="left"/>
        <w:rPr>
          <w:rFonts w:ascii="Times New Roman" w:hAnsi="Times New Roman"/>
          <w:position w:val="-12"/>
        </w:rPr>
      </w:pPr>
    </w:p>
    <w:p w14:paraId="141D7B0A" w14:textId="047B5430" w:rsidR="00910D29" w:rsidRPr="006D722E" w:rsidRDefault="00910D29" w:rsidP="00A02E56">
      <w:pPr>
        <w:tabs>
          <w:tab w:val="left" w:pos="6360"/>
        </w:tabs>
        <w:snapToGrid w:val="0"/>
        <w:spacing w:line="360" w:lineRule="auto"/>
        <w:jc w:val="left"/>
        <w:rPr>
          <w:rFonts w:ascii="Times New Roman" w:hAnsi="Times New Roman"/>
          <w:position w:val="-10"/>
        </w:rPr>
      </w:pPr>
      <w:r w:rsidRPr="006D722E">
        <w:rPr>
          <w:rFonts w:ascii="Times New Roman" w:hAnsi="Times New Roman"/>
          <w:b/>
        </w:rPr>
        <w:t>例</w:t>
      </w:r>
      <w:r w:rsidR="00A02E56">
        <w:rPr>
          <w:rFonts w:ascii="Times New Roman" w:hAnsi="Times New Roman" w:hint="eastAsia"/>
          <w:b/>
        </w:rPr>
        <w:t>3</w:t>
      </w:r>
      <w:r w:rsidR="00A02E56">
        <w:rPr>
          <w:rFonts w:ascii="Times New Roman" w:hAnsi="Times New Roman"/>
          <w:b/>
        </w:rPr>
        <w:t>.4.</w:t>
      </w:r>
      <w:r w:rsidRPr="006D722E">
        <w:rPr>
          <w:rFonts w:ascii="Times New Roman" w:hAnsi="Times New Roman"/>
          <w:b/>
        </w:rPr>
        <w:t xml:space="preserve">1 </w:t>
      </w:r>
      <w:r w:rsidRPr="006D722E">
        <w:rPr>
          <w:rFonts w:ascii="Times New Roman" w:hAnsi="Times New Roman"/>
        </w:rPr>
        <w:t>解</w:t>
      </w:r>
      <w:r w:rsidR="00301E4F" w:rsidRPr="006D722E">
        <w:rPr>
          <w:rFonts w:ascii="Times New Roman" w:hAnsi="Times New Roman"/>
        </w:rPr>
        <w:t>同余方程</w:t>
      </w:r>
      <w:r w:rsidRPr="006D722E">
        <w:rPr>
          <w:rFonts w:ascii="Times New Roman" w:hAnsi="Times New Roman"/>
          <w:position w:val="-10"/>
        </w:rPr>
        <w:object w:dxaOrig="3580" w:dyaOrig="360" w14:anchorId="3CFF58E0">
          <v:shape id="_x0000_i1464" type="#_x0000_t75" style="width:178.65pt;height:17.75pt" o:ole="">
            <v:imagedata r:id="rId1044" o:title=""/>
          </v:shape>
          <o:OLEObject Type="Embed" ProgID="Equation.DSMT4" ShapeID="_x0000_i1464" DrawAspect="Content" ObjectID="_1790422623" r:id="rId1045"/>
        </w:object>
      </w:r>
    </w:p>
    <w:p w14:paraId="5F69B636" w14:textId="1576EC6A" w:rsidR="00910D29" w:rsidRPr="006D722E" w:rsidRDefault="00910D29" w:rsidP="00910D29">
      <w:pPr>
        <w:tabs>
          <w:tab w:val="left" w:pos="6360"/>
        </w:tabs>
        <w:snapToGrid w:val="0"/>
        <w:spacing w:line="360" w:lineRule="auto"/>
        <w:ind w:firstLineChars="200" w:firstLine="420"/>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由定理</w:t>
      </w:r>
      <w:r w:rsidR="00A02E56">
        <w:rPr>
          <w:rFonts w:ascii="Times New Roman" w:hAnsi="Times New Roman" w:hint="eastAsia"/>
        </w:rPr>
        <w:t>3</w:t>
      </w:r>
      <w:r w:rsidR="00A02E56">
        <w:rPr>
          <w:rFonts w:ascii="Times New Roman" w:hAnsi="Times New Roman"/>
        </w:rPr>
        <w:t>.4.</w:t>
      </w:r>
      <w:r w:rsidRPr="006D722E">
        <w:rPr>
          <w:rFonts w:ascii="Times New Roman" w:hAnsi="Times New Roman"/>
        </w:rPr>
        <w:t>1</w:t>
      </w:r>
      <w:r w:rsidRPr="006D722E">
        <w:rPr>
          <w:rFonts w:ascii="Times New Roman" w:hAnsi="Times New Roman"/>
        </w:rPr>
        <w:t>知原</w:t>
      </w:r>
      <w:r w:rsidR="00301E4F" w:rsidRPr="006D722E">
        <w:rPr>
          <w:rFonts w:ascii="Times New Roman" w:hAnsi="Times New Roman"/>
        </w:rPr>
        <w:t>同余方程</w:t>
      </w:r>
      <w:r w:rsidRPr="006D722E">
        <w:rPr>
          <w:rFonts w:ascii="Times New Roman" w:hAnsi="Times New Roman"/>
        </w:rPr>
        <w:t>等价于</w:t>
      </w:r>
      <w:r w:rsidR="00301E4F" w:rsidRPr="006D722E">
        <w:rPr>
          <w:rFonts w:ascii="Times New Roman" w:hAnsi="Times New Roman"/>
        </w:rPr>
        <w:t>同余方程</w:t>
      </w:r>
      <w:r w:rsidRPr="006D722E">
        <w:rPr>
          <w:rFonts w:ascii="Times New Roman" w:hAnsi="Times New Roman"/>
        </w:rPr>
        <w:t>组</w:t>
      </w:r>
    </w:p>
    <w:p w14:paraId="75802868" w14:textId="151B2129"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30"/>
        </w:rPr>
        <w:object w:dxaOrig="1800" w:dyaOrig="720" w14:anchorId="2B0166D0">
          <v:shape id="_x0000_i1465" type="#_x0000_t75" style="width:89.3pt;height:36.45pt" o:ole="">
            <v:imagedata r:id="rId1046" o:title=""/>
          </v:shape>
          <o:OLEObject Type="Embed" ProgID="Equation.DSMT4" ShapeID="_x0000_i1465" DrawAspect="Content" ObjectID="_1790422624" r:id="rId1047"/>
        </w:object>
      </w:r>
      <w:ins w:id="3595" w:author="zhengping jin" w:date="2024-08-13T00:17:00Z" w16du:dateUtc="2024-08-12T16:17:00Z">
        <w:r w:rsidR="00E10C38">
          <w:rPr>
            <w:rFonts w:ascii="Times New Roman" w:hAnsi="Times New Roman" w:hint="eastAsia"/>
          </w:rPr>
          <w:t>.</w:t>
        </w:r>
      </w:ins>
    </w:p>
    <w:p w14:paraId="509B021C" w14:textId="77777777" w:rsidR="00910D29" w:rsidRPr="006D722E" w:rsidRDefault="00910D29" w:rsidP="00910D29">
      <w:pPr>
        <w:tabs>
          <w:tab w:val="left" w:pos="6360"/>
        </w:tabs>
        <w:snapToGrid w:val="0"/>
        <w:spacing w:line="360" w:lineRule="auto"/>
        <w:ind w:firstLineChars="400" w:firstLine="840"/>
        <w:jc w:val="left"/>
        <w:rPr>
          <w:rFonts w:ascii="Times New Roman" w:hAnsi="Times New Roman"/>
        </w:rPr>
      </w:pPr>
      <w:r w:rsidRPr="006D722E">
        <w:rPr>
          <w:rFonts w:ascii="Times New Roman" w:hAnsi="Times New Roman"/>
        </w:rPr>
        <w:t>直接验算</w:t>
      </w:r>
      <w:r w:rsidRPr="006D722E">
        <w:rPr>
          <w:rFonts w:ascii="Times New Roman" w:hAnsi="Times New Roman"/>
        </w:rPr>
        <w:t>.</w:t>
      </w:r>
    </w:p>
    <w:p w14:paraId="65ACCE67" w14:textId="77777777" w:rsidR="00910D29" w:rsidRPr="006D722E" w:rsidRDefault="00910D29" w:rsidP="00A02E56">
      <w:pPr>
        <w:tabs>
          <w:tab w:val="left" w:pos="6360"/>
        </w:tabs>
        <w:snapToGrid w:val="0"/>
        <w:spacing w:line="360" w:lineRule="auto"/>
        <w:ind w:firstLineChars="650" w:firstLine="1365"/>
        <w:jc w:val="left"/>
        <w:rPr>
          <w:rFonts w:ascii="Times New Roman" w:hAnsi="Times New Roman"/>
        </w:rPr>
      </w:pPr>
      <w:r w:rsidRPr="006D722E">
        <w:rPr>
          <w:rFonts w:ascii="Times New Roman" w:hAnsi="Times New Roman"/>
          <w:position w:val="-10"/>
        </w:rPr>
        <w:object w:dxaOrig="1680" w:dyaOrig="320" w14:anchorId="6FD20071">
          <v:shape id="_x0000_i1466" type="#_x0000_t75" style="width:85.2pt;height:15.5pt" o:ole="">
            <v:imagedata r:id="rId1048" o:title=""/>
          </v:shape>
          <o:OLEObject Type="Embed" ProgID="Equation.DSMT4" ShapeID="_x0000_i1466" DrawAspect="Content" ObjectID="_1790422625" r:id="rId1049"/>
        </w:object>
      </w:r>
      <w:r w:rsidRPr="006D722E">
        <w:rPr>
          <w:rFonts w:ascii="Times New Roman" w:hAnsi="Times New Roman"/>
        </w:rPr>
        <w:t>的解为</w:t>
      </w:r>
      <w:r w:rsidRPr="006D722E">
        <w:rPr>
          <w:rFonts w:ascii="Times New Roman" w:hAnsi="Times New Roman"/>
          <w:position w:val="-10"/>
        </w:rPr>
        <w:object w:dxaOrig="1460" w:dyaOrig="320" w14:anchorId="6667E8CF">
          <v:shape id="_x0000_i1467" type="#_x0000_t75" style="width:72.9pt;height:15.5pt" o:ole="">
            <v:imagedata r:id="rId1050" o:title=""/>
          </v:shape>
          <o:OLEObject Type="Embed" ProgID="Equation.DSMT4" ShapeID="_x0000_i1467" DrawAspect="Content" ObjectID="_1790422626" r:id="rId1051"/>
        </w:object>
      </w:r>
      <w:r w:rsidRPr="006D722E">
        <w:rPr>
          <w:rFonts w:ascii="Times New Roman" w:hAnsi="Times New Roman"/>
        </w:rPr>
        <w:t>，</w:t>
      </w:r>
    </w:p>
    <w:p w14:paraId="31772447" w14:textId="77777777" w:rsidR="00910D29" w:rsidRPr="006D722E" w:rsidRDefault="00910D29" w:rsidP="00A02E56">
      <w:pPr>
        <w:tabs>
          <w:tab w:val="left" w:pos="6360"/>
        </w:tabs>
        <w:snapToGrid w:val="0"/>
        <w:spacing w:line="360" w:lineRule="auto"/>
        <w:ind w:firstLineChars="650" w:firstLine="1365"/>
        <w:jc w:val="left"/>
        <w:rPr>
          <w:rFonts w:ascii="Times New Roman" w:hAnsi="Times New Roman"/>
        </w:rPr>
      </w:pPr>
      <w:r w:rsidRPr="006D722E">
        <w:rPr>
          <w:rFonts w:ascii="Times New Roman" w:hAnsi="Times New Roman"/>
          <w:position w:val="-10"/>
        </w:rPr>
        <w:object w:dxaOrig="1680" w:dyaOrig="320" w14:anchorId="3B5B2D7C">
          <v:shape id="_x0000_i1468" type="#_x0000_t75" style="width:85.2pt;height:15.5pt" o:ole="">
            <v:imagedata r:id="rId1052" o:title=""/>
          </v:shape>
          <o:OLEObject Type="Embed" ProgID="Equation.DSMT4" ShapeID="_x0000_i1468" DrawAspect="Content" ObjectID="_1790422627" r:id="rId1053"/>
        </w:object>
      </w:r>
      <w:r w:rsidRPr="006D722E">
        <w:rPr>
          <w:rFonts w:ascii="Times New Roman" w:hAnsi="Times New Roman"/>
        </w:rPr>
        <w:t>的解为</w:t>
      </w:r>
      <w:r w:rsidRPr="006D722E">
        <w:rPr>
          <w:rFonts w:ascii="Times New Roman" w:hAnsi="Times New Roman"/>
          <w:position w:val="-10"/>
        </w:rPr>
        <w:object w:dxaOrig="1680" w:dyaOrig="320" w14:anchorId="33ECB12F">
          <v:shape id="_x0000_i1469" type="#_x0000_t75" style="width:85.2pt;height:15.5pt" o:ole="">
            <v:imagedata r:id="rId1054" o:title=""/>
          </v:shape>
          <o:OLEObject Type="Embed" ProgID="Equation.DSMT4" ShapeID="_x0000_i1469" DrawAspect="Content" ObjectID="_1790422628" r:id="rId1055"/>
        </w:object>
      </w:r>
      <w:r w:rsidRPr="006D722E">
        <w:rPr>
          <w:rFonts w:ascii="Times New Roman" w:hAnsi="Times New Roman"/>
        </w:rPr>
        <w:t>.</w:t>
      </w:r>
    </w:p>
    <w:p w14:paraId="24F12A6C" w14:textId="56714CF5" w:rsidR="00A02E56" w:rsidRDefault="00910D29" w:rsidP="00A02E56">
      <w:pPr>
        <w:tabs>
          <w:tab w:val="left" w:pos="6360"/>
        </w:tabs>
        <w:snapToGrid w:val="0"/>
        <w:spacing w:line="360" w:lineRule="auto"/>
        <w:ind w:firstLineChars="400" w:firstLine="840"/>
        <w:jc w:val="left"/>
        <w:rPr>
          <w:rFonts w:ascii="Times New Roman" w:hAnsi="Times New Roman"/>
        </w:rPr>
      </w:pPr>
      <w:r w:rsidRPr="006D722E">
        <w:rPr>
          <w:rFonts w:ascii="Times New Roman" w:hAnsi="Times New Roman"/>
        </w:rPr>
        <w:t>根据中国剩余定理，可求</w:t>
      </w:r>
      <w:del w:id="3596" w:author="zhengping jin" w:date="2024-08-13T00:18:00Z" w16du:dateUtc="2024-08-12T16:18:00Z">
        <w:r w:rsidRPr="006D722E" w:rsidDel="00E10C38">
          <w:rPr>
            <w:rFonts w:ascii="Times New Roman" w:hAnsi="Times New Roman"/>
          </w:rPr>
          <w:delText>的</w:delText>
        </w:r>
      </w:del>
      <w:ins w:id="3597" w:author="zhengping jin" w:date="2024-08-13T00:18:00Z" w16du:dateUtc="2024-08-12T16:18:00Z">
        <w:r w:rsidR="00E10C38">
          <w:rPr>
            <w:rFonts w:ascii="Times New Roman" w:hAnsi="Times New Roman" w:hint="eastAsia"/>
          </w:rPr>
          <w:t>得</w:t>
        </w:r>
      </w:ins>
      <w:r w:rsidR="00301E4F" w:rsidRPr="006D722E">
        <w:rPr>
          <w:rFonts w:ascii="Times New Roman" w:hAnsi="Times New Roman"/>
        </w:rPr>
        <w:t>同余方程</w:t>
      </w:r>
      <w:r w:rsidRPr="006D722E">
        <w:rPr>
          <w:rFonts w:ascii="Times New Roman" w:hAnsi="Times New Roman"/>
        </w:rPr>
        <w:t>组</w:t>
      </w:r>
      <w:r w:rsidRPr="006D722E">
        <w:rPr>
          <w:rFonts w:ascii="Times New Roman" w:hAnsi="Times New Roman"/>
          <w:position w:val="-32"/>
        </w:rPr>
        <w:object w:dxaOrig="1560" w:dyaOrig="760" w14:anchorId="1A562853">
          <v:shape id="_x0000_i1470" type="#_x0000_t75" style="width:77.45pt;height:37.35pt" o:ole="">
            <v:imagedata r:id="rId1056" o:title=""/>
          </v:shape>
          <o:OLEObject Type="Embed" ProgID="Equation.DSMT4" ShapeID="_x0000_i1470" DrawAspect="Content" ObjectID="_1790422629" r:id="rId1057"/>
        </w:object>
      </w:r>
      <w:r w:rsidRPr="006D722E">
        <w:rPr>
          <w:rFonts w:ascii="Times New Roman" w:hAnsi="Times New Roman"/>
        </w:rPr>
        <w:t>的解为</w:t>
      </w:r>
    </w:p>
    <w:p w14:paraId="6580BF4D" w14:textId="2A4E3B97" w:rsidR="00910D29" w:rsidRPr="006D722E" w:rsidRDefault="00910D29" w:rsidP="00A02E56">
      <w:pPr>
        <w:tabs>
          <w:tab w:val="left" w:pos="6360"/>
        </w:tabs>
        <w:snapToGrid w:val="0"/>
        <w:spacing w:line="360" w:lineRule="auto"/>
        <w:ind w:firstLineChars="700" w:firstLine="1470"/>
        <w:jc w:val="left"/>
        <w:rPr>
          <w:rFonts w:ascii="Times New Roman" w:hAnsi="Times New Roman"/>
        </w:rPr>
      </w:pPr>
      <w:r w:rsidRPr="006D722E">
        <w:rPr>
          <w:rFonts w:ascii="Times New Roman" w:hAnsi="Times New Roman"/>
          <w:position w:val="-12"/>
        </w:rPr>
        <w:object w:dxaOrig="2780" w:dyaOrig="360" w14:anchorId="7655C03B">
          <v:shape id="_x0000_i1471" type="#_x0000_t75" style="width:139pt;height:17.75pt" o:ole="">
            <v:imagedata r:id="rId1058" o:title=""/>
          </v:shape>
          <o:OLEObject Type="Embed" ProgID="Equation.DSMT4" ShapeID="_x0000_i1471" DrawAspect="Content" ObjectID="_1790422630" r:id="rId1059"/>
        </w:object>
      </w:r>
      <w:ins w:id="3598" w:author="zhengping jin" w:date="2024-08-13T00:18:00Z" w16du:dateUtc="2024-08-12T16:18:00Z">
        <w:r w:rsidR="00E10C38">
          <w:rPr>
            <w:rFonts w:ascii="Times New Roman" w:hAnsi="Times New Roman" w:hint="eastAsia"/>
          </w:rPr>
          <w:t>.</w:t>
        </w:r>
      </w:ins>
    </w:p>
    <w:p w14:paraId="03755DAC" w14:textId="6C199540" w:rsidR="00910D29" w:rsidRPr="006D722E" w:rsidRDefault="00910D29">
      <w:pPr>
        <w:tabs>
          <w:tab w:val="left" w:pos="6360"/>
        </w:tabs>
        <w:snapToGrid w:val="0"/>
        <w:spacing w:line="360" w:lineRule="auto"/>
        <w:ind w:firstLineChars="405" w:firstLine="850"/>
        <w:jc w:val="left"/>
        <w:rPr>
          <w:rFonts w:ascii="Times New Roman" w:hAnsi="Times New Roman"/>
        </w:rPr>
        <w:pPrChange w:id="3599" w:author="zhengping jin" w:date="2024-08-13T00:18:00Z" w16du:dateUtc="2024-08-12T16:18:00Z">
          <w:pPr>
            <w:tabs>
              <w:tab w:val="left" w:pos="6360"/>
            </w:tabs>
            <w:snapToGrid w:val="0"/>
            <w:spacing w:line="360" w:lineRule="auto"/>
            <w:ind w:firstLineChars="450" w:firstLine="945"/>
            <w:jc w:val="left"/>
          </w:pPr>
        </w:pPrChange>
      </w:pPr>
      <w:r w:rsidRPr="006D722E">
        <w:rPr>
          <w:rFonts w:ascii="Times New Roman" w:hAnsi="Times New Roman"/>
        </w:rPr>
        <w:t>故原</w:t>
      </w:r>
      <w:r w:rsidR="00301E4F" w:rsidRPr="006D722E">
        <w:rPr>
          <w:rFonts w:ascii="Times New Roman" w:hAnsi="Times New Roman"/>
        </w:rPr>
        <w:t>同余方程</w:t>
      </w:r>
      <w:r w:rsidRPr="006D722E">
        <w:rPr>
          <w:rFonts w:ascii="Times New Roman" w:hAnsi="Times New Roman"/>
        </w:rPr>
        <w:t>的解为</w:t>
      </w:r>
      <w:r w:rsidRPr="006D722E">
        <w:rPr>
          <w:rFonts w:ascii="Times New Roman" w:hAnsi="Times New Roman"/>
          <w:position w:val="-10"/>
        </w:rPr>
        <w:object w:dxaOrig="3040" w:dyaOrig="320" w14:anchorId="52BC8D98">
          <v:shape id="_x0000_i1472" type="#_x0000_t75" style="width:152.2pt;height:15.5pt" o:ole="">
            <v:imagedata r:id="rId1060" o:title=""/>
          </v:shape>
          <o:OLEObject Type="Embed" ProgID="Equation.DSMT4" ShapeID="_x0000_i1472" DrawAspect="Content" ObjectID="_1790422631" r:id="rId1061"/>
        </w:object>
      </w:r>
      <w:r w:rsidRPr="006D722E">
        <w:rPr>
          <w:rFonts w:ascii="Times New Roman" w:hAnsi="Times New Roman"/>
        </w:rPr>
        <w:t>共</w:t>
      </w:r>
      <w:r w:rsidRPr="006D722E">
        <w:rPr>
          <w:rFonts w:ascii="Times New Roman" w:hAnsi="Times New Roman"/>
          <w:position w:val="-6"/>
        </w:rPr>
        <w:object w:dxaOrig="780" w:dyaOrig="279" w14:anchorId="2690EB4B">
          <v:shape id="_x0000_i1473" type="#_x0000_t75" style="width:39.2pt;height:14.6pt" o:ole="">
            <v:imagedata r:id="rId1062" o:title=""/>
          </v:shape>
          <o:OLEObject Type="Embed" ProgID="Equation.DSMT4" ShapeID="_x0000_i1473" DrawAspect="Content" ObjectID="_1790422632" r:id="rId1063"/>
        </w:object>
      </w:r>
      <w:proofErr w:type="gramStart"/>
      <w:r w:rsidRPr="006D722E">
        <w:rPr>
          <w:rFonts w:ascii="Times New Roman" w:hAnsi="Times New Roman"/>
        </w:rPr>
        <w:t>个</w:t>
      </w:r>
      <w:proofErr w:type="gramEnd"/>
      <w:r w:rsidRPr="006D722E">
        <w:rPr>
          <w:rFonts w:ascii="Times New Roman" w:hAnsi="Times New Roman"/>
        </w:rPr>
        <w:t>.</w:t>
      </w:r>
    </w:p>
    <w:p w14:paraId="48974163" w14:textId="28584BF0" w:rsidR="00910D29" w:rsidRPr="006D722E" w:rsidRDefault="00250DB7" w:rsidP="00250DB7">
      <w:pPr>
        <w:tabs>
          <w:tab w:val="left" w:pos="6360"/>
        </w:tabs>
        <w:spacing w:beforeLines="50" w:before="156" w:afterLines="50" w:after="156" w:line="360" w:lineRule="auto"/>
        <w:jc w:val="left"/>
        <w:rPr>
          <w:rFonts w:ascii="Times New Roman" w:hAnsi="Times New Roman"/>
          <w:b/>
          <w:sz w:val="24"/>
          <w:szCs w:val="24"/>
        </w:rPr>
      </w:pPr>
      <w:r w:rsidRPr="006D722E">
        <w:rPr>
          <w:rFonts w:ascii="Times New Roman" w:hAnsi="Times New Roman"/>
          <w:b/>
          <w:sz w:val="24"/>
          <w:szCs w:val="24"/>
        </w:rPr>
        <w:t xml:space="preserve">3.4.2 </w:t>
      </w:r>
      <w:r w:rsidRPr="006D722E">
        <w:rPr>
          <w:rFonts w:ascii="Times New Roman" w:hAnsi="Times New Roman" w:hint="eastAsia"/>
          <w:b/>
          <w:sz w:val="24"/>
          <w:szCs w:val="24"/>
        </w:rPr>
        <w:t>素数模的高次同余方程</w:t>
      </w:r>
    </w:p>
    <w:p w14:paraId="3B469C00" w14:textId="5438296F" w:rsidR="00250DB7" w:rsidRPr="006D722E" w:rsidRDefault="00250DB7" w:rsidP="00B40FE9">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rPr>
        <w:t>现在我们考虑如何求解模素数</w:t>
      </w:r>
      <w:r w:rsidRPr="006D722E">
        <w:rPr>
          <w:rFonts w:ascii="Times New Roman" w:hAnsi="Times New Roman"/>
          <w:i/>
        </w:rPr>
        <w:t>p</w:t>
      </w:r>
      <w:r w:rsidRPr="006D722E">
        <w:rPr>
          <w:rFonts w:ascii="Times New Roman" w:hAnsi="Times New Roman"/>
        </w:rPr>
        <w:t>同余方程</w:t>
      </w:r>
      <w:r w:rsidR="00A02E56">
        <w:rPr>
          <w:rFonts w:ascii="Times New Roman" w:hAnsi="Times New Roman" w:hint="eastAsia"/>
        </w:rPr>
        <w:t xml:space="preserve"> </w:t>
      </w:r>
      <w:r w:rsidRPr="006D722E">
        <w:rPr>
          <w:rFonts w:ascii="Times New Roman" w:hAnsi="Times New Roman"/>
          <w:noProof/>
          <w:position w:val="-12"/>
        </w:rPr>
        <w:drawing>
          <wp:inline distT="0" distB="0" distL="0" distR="0" wp14:anchorId="1EE77294" wp14:editId="30236910">
            <wp:extent cx="2342515" cy="246380"/>
            <wp:effectExtent l="0" t="0" r="635" b="127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064" cstate="print">
                      <a:extLst>
                        <a:ext uri="{28A0092B-C50C-407E-A947-70E740481C1C}">
                          <a14:useLocalDpi xmlns:a14="http://schemas.microsoft.com/office/drawing/2010/main" val="0"/>
                        </a:ext>
                      </a:extLst>
                    </a:blip>
                    <a:srcRect/>
                    <a:stretch>
                      <a:fillRect/>
                    </a:stretch>
                  </pic:blipFill>
                  <pic:spPr bwMode="auto">
                    <a:xfrm>
                      <a:off x="0" y="0"/>
                      <a:ext cx="2342515" cy="246380"/>
                    </a:xfrm>
                    <a:prstGeom prst="rect">
                      <a:avLst/>
                    </a:prstGeom>
                    <a:noFill/>
                    <a:ln>
                      <a:noFill/>
                    </a:ln>
                  </pic:spPr>
                </pic:pic>
              </a:graphicData>
            </a:graphic>
          </wp:inline>
        </w:drawing>
      </w:r>
      <w:ins w:id="3600" w:author="zhengping jin" w:date="2024-08-12T22:45:00Z" w16du:dateUtc="2024-08-12T14:45:00Z">
        <w:r w:rsidR="00985692">
          <w:rPr>
            <w:rFonts w:ascii="Times New Roman" w:hAnsi="Times New Roman" w:hint="eastAsia"/>
          </w:rPr>
          <w:t>，</w:t>
        </w:r>
      </w:ins>
    </w:p>
    <w:p w14:paraId="1EDB9055" w14:textId="461B16F4" w:rsidR="00250DB7" w:rsidRPr="006D722E" w:rsidRDefault="00250DB7" w:rsidP="00250DB7">
      <w:pPr>
        <w:tabs>
          <w:tab w:val="left" w:pos="6360"/>
        </w:tabs>
        <w:snapToGrid w:val="0"/>
        <w:spacing w:line="360" w:lineRule="auto"/>
        <w:contextualSpacing/>
        <w:jc w:val="left"/>
        <w:textAlignment w:val="center"/>
        <w:rPr>
          <w:rFonts w:ascii="Times New Roman" w:hAnsi="Times New Roman"/>
        </w:rPr>
      </w:pPr>
      <w:r w:rsidRPr="006D722E">
        <w:rPr>
          <w:rFonts w:ascii="Times New Roman" w:hAnsi="Times New Roman"/>
        </w:rPr>
        <w:t>其中</w:t>
      </w:r>
      <w:r w:rsidRPr="006D722E">
        <w:rPr>
          <w:rFonts w:ascii="Times New Roman" w:hAnsi="Times New Roman"/>
        </w:rPr>
        <w:t xml:space="preserve"> </w:t>
      </w:r>
      <w:r w:rsidRPr="006D722E">
        <w:rPr>
          <w:rFonts w:ascii="Times New Roman" w:hAnsi="Times New Roman"/>
          <w:noProof/>
        </w:rPr>
        <w:drawing>
          <wp:inline distT="0" distB="0" distL="0" distR="0" wp14:anchorId="598267B9" wp14:editId="7AD20709">
            <wp:extent cx="907415" cy="232410"/>
            <wp:effectExtent l="0" t="0" r="6985" b="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065" cstate="print">
                      <a:extLst>
                        <a:ext uri="{28A0092B-C50C-407E-A947-70E740481C1C}">
                          <a14:useLocalDpi xmlns:a14="http://schemas.microsoft.com/office/drawing/2010/main" val="0"/>
                        </a:ext>
                      </a:extLst>
                    </a:blip>
                    <a:srcRect/>
                    <a:stretch>
                      <a:fillRect/>
                    </a:stretch>
                  </pic:blipFill>
                  <pic:spPr bwMode="auto">
                    <a:xfrm>
                      <a:off x="0" y="0"/>
                      <a:ext cx="907415" cy="232410"/>
                    </a:xfrm>
                    <a:prstGeom prst="rect">
                      <a:avLst/>
                    </a:prstGeom>
                    <a:noFill/>
                    <a:ln>
                      <a:noFill/>
                    </a:ln>
                  </pic:spPr>
                </pic:pic>
              </a:graphicData>
            </a:graphic>
          </wp:inline>
        </w:drawing>
      </w:r>
      <w:r w:rsidRPr="006D722E">
        <w:rPr>
          <w:rFonts w:ascii="Times New Roman" w:hAnsi="Times New Roman"/>
        </w:rPr>
        <w:t>.</w:t>
      </w:r>
      <w:r w:rsidR="00B40FE9">
        <w:rPr>
          <w:rFonts w:ascii="Times New Roman" w:hAnsi="Times New Roman"/>
        </w:rPr>
        <w:t xml:space="preserve"> </w:t>
      </w:r>
    </w:p>
    <w:p w14:paraId="683CC8AB" w14:textId="25B496FA" w:rsidR="00250DB7" w:rsidRPr="006D722E" w:rsidDel="00E10C38" w:rsidRDefault="00250DB7" w:rsidP="00250DB7">
      <w:pPr>
        <w:tabs>
          <w:tab w:val="left" w:pos="6360"/>
        </w:tabs>
        <w:snapToGrid w:val="0"/>
        <w:spacing w:line="360" w:lineRule="auto"/>
        <w:contextualSpacing/>
        <w:jc w:val="left"/>
        <w:rPr>
          <w:del w:id="3601" w:author="zhengping jin" w:date="2024-08-13T00:17:00Z" w16du:dateUtc="2024-08-12T16:17:00Z"/>
          <w:rFonts w:ascii="Times New Roman" w:hAnsi="Times New Roman"/>
        </w:rPr>
      </w:pPr>
      <w:del w:id="3602" w:author="zhengping jin" w:date="2024-08-13T00:17:00Z" w16du:dateUtc="2024-08-12T16:17:00Z">
        <w:r w:rsidRPr="006D722E" w:rsidDel="00E10C38">
          <w:rPr>
            <w:rFonts w:ascii="Times New Roman" w:hAnsi="Times New Roman"/>
          </w:rPr>
          <w:delText>注：一般是，这里的次数</w:delText>
        </w:r>
        <w:r w:rsidRPr="006D722E" w:rsidDel="00E10C38">
          <w:rPr>
            <w:rFonts w:ascii="Times New Roman" w:hAnsi="Times New Roman"/>
            <w:i/>
          </w:rPr>
          <w:delText>n</w:delText>
        </w:r>
        <w:r w:rsidRPr="006D722E" w:rsidDel="00E10C38">
          <w:rPr>
            <w:rFonts w:ascii="Times New Roman" w:hAnsi="Times New Roman"/>
          </w:rPr>
          <w:delText>是一个比</w:delText>
        </w:r>
        <w:r w:rsidRPr="006D722E" w:rsidDel="00E10C38">
          <w:rPr>
            <w:rFonts w:ascii="Times New Roman" w:hAnsi="Times New Roman"/>
            <w:i/>
          </w:rPr>
          <w:delText>p</w:delText>
        </w:r>
        <w:r w:rsidRPr="006D722E" w:rsidDel="00E10C38">
          <w:rPr>
            <w:rFonts w:ascii="Times New Roman" w:hAnsi="Times New Roman"/>
          </w:rPr>
          <w:delText>大的数</w:delText>
        </w:r>
        <w:r w:rsidRPr="006D722E" w:rsidDel="00E10C38">
          <w:rPr>
            <w:rFonts w:ascii="Times New Roman" w:hAnsi="Times New Roman"/>
          </w:rPr>
          <w:delText xml:space="preserve">. </w:delText>
        </w:r>
      </w:del>
    </w:p>
    <w:p w14:paraId="7EEB465F" w14:textId="77777777" w:rsidR="00250DB7" w:rsidRPr="006D722E" w:rsidRDefault="00250DB7" w:rsidP="00250DB7">
      <w:pPr>
        <w:tabs>
          <w:tab w:val="left" w:pos="6360"/>
        </w:tabs>
        <w:snapToGrid w:val="0"/>
        <w:spacing w:line="360" w:lineRule="auto"/>
        <w:contextualSpacing/>
        <w:jc w:val="left"/>
        <w:rPr>
          <w:rFonts w:ascii="Times New Roman" w:hAnsi="Times New Roman"/>
        </w:rPr>
      </w:pPr>
    </w:p>
    <w:p w14:paraId="12BBDBE3" w14:textId="25332836"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rPr>
        <w:t>首先，考虑多项式</w:t>
      </w:r>
      <w:del w:id="3603" w:author="zhengping jin" w:date="2024-08-06T23:16:00Z" w16du:dateUtc="2024-08-06T15:16:00Z">
        <w:r w:rsidRPr="006D722E" w:rsidDel="006254F3">
          <w:rPr>
            <w:rFonts w:ascii="Times New Roman" w:hAnsi="Times New Roman"/>
          </w:rPr>
          <w:delText>欧几里得</w:delText>
        </w:r>
      </w:del>
      <w:ins w:id="3604" w:author="zhengping jin" w:date="2024-08-06T23:16:00Z" w16du:dateUtc="2024-08-06T15:16:00Z">
        <w:r w:rsidR="006254F3">
          <w:rPr>
            <w:rFonts w:ascii="Times New Roman" w:hAnsi="Times New Roman"/>
          </w:rPr>
          <w:t>欧几里德</w:t>
        </w:r>
      </w:ins>
      <w:r w:rsidRPr="006D722E">
        <w:rPr>
          <w:rFonts w:ascii="Times New Roman" w:hAnsi="Times New Roman"/>
        </w:rPr>
        <w:t>除法</w:t>
      </w:r>
      <w:r w:rsidRPr="006D722E">
        <w:rPr>
          <w:rFonts w:ascii="Times New Roman" w:hAnsi="Times New Roman"/>
        </w:rPr>
        <w:t>.</w:t>
      </w:r>
    </w:p>
    <w:p w14:paraId="380DDFDE" w14:textId="32F00A4C" w:rsidR="00250DB7" w:rsidRPr="006D722E" w:rsidRDefault="00250DB7" w:rsidP="00A02E56">
      <w:pPr>
        <w:tabs>
          <w:tab w:val="left" w:pos="6360"/>
        </w:tabs>
        <w:snapToGrid w:val="0"/>
        <w:spacing w:line="360" w:lineRule="auto"/>
        <w:ind w:firstLine="420"/>
        <w:contextualSpacing/>
        <w:rPr>
          <w:rFonts w:ascii="Times New Roman" w:hAnsi="Times New Roman"/>
        </w:rPr>
      </w:pPr>
      <w:r w:rsidRPr="006D722E">
        <w:rPr>
          <w:rFonts w:ascii="Times New Roman" w:hAnsi="Times New Roman"/>
          <w:b/>
        </w:rPr>
        <w:t>引理</w:t>
      </w:r>
      <w:r w:rsidR="00A02E56">
        <w:rPr>
          <w:rFonts w:ascii="Times New Roman" w:hAnsi="Times New Roman" w:hint="eastAsia"/>
          <w:b/>
        </w:rPr>
        <w:t>3</w:t>
      </w:r>
      <w:r w:rsidR="00A02E56">
        <w:rPr>
          <w:rFonts w:ascii="Times New Roman" w:hAnsi="Times New Roman"/>
          <w:b/>
        </w:rPr>
        <w:t>.4.1</w:t>
      </w:r>
      <w:r w:rsidRPr="006D722E">
        <w:rPr>
          <w:rFonts w:ascii="Times New Roman" w:hAnsi="Times New Roman"/>
        </w:rPr>
        <w:t>（多项式</w:t>
      </w:r>
      <w:del w:id="3605" w:author="zhengping jin" w:date="2024-08-06T23:16:00Z" w16du:dateUtc="2024-08-06T15:16:00Z">
        <w:r w:rsidRPr="006D722E" w:rsidDel="006254F3">
          <w:rPr>
            <w:rFonts w:ascii="Times New Roman" w:hAnsi="Times New Roman"/>
          </w:rPr>
          <w:delText>欧几里得</w:delText>
        </w:r>
      </w:del>
      <w:ins w:id="3606" w:author="zhengping jin" w:date="2024-08-06T23:16:00Z" w16du:dateUtc="2024-08-06T15:16:00Z">
        <w:r w:rsidR="006254F3">
          <w:rPr>
            <w:rFonts w:ascii="Times New Roman" w:hAnsi="Times New Roman"/>
          </w:rPr>
          <w:t>欧几里德</w:t>
        </w:r>
      </w:ins>
      <w:r w:rsidRPr="006D722E">
        <w:rPr>
          <w:rFonts w:ascii="Times New Roman" w:hAnsi="Times New Roman"/>
        </w:rPr>
        <w:t>除法）</w:t>
      </w:r>
      <w:r w:rsidR="00A02E56">
        <w:rPr>
          <w:rFonts w:ascii="Times New Roman" w:hAnsi="Times New Roman" w:hint="eastAsia"/>
        </w:rPr>
        <w:t xml:space="preserve"> </w:t>
      </w:r>
      <w:r w:rsidRPr="006D722E">
        <w:rPr>
          <w:rFonts w:ascii="Times New Roman" w:hAnsi="Times New Roman"/>
        </w:rPr>
        <w:t>设</w:t>
      </w:r>
      <w:r w:rsidRPr="006D722E">
        <w:rPr>
          <w:rFonts w:ascii="Times New Roman" w:hAnsi="Times New Roman"/>
          <w:noProof/>
          <w:position w:val="-12"/>
        </w:rPr>
        <w:drawing>
          <wp:inline distT="0" distB="0" distL="0" distR="0" wp14:anchorId="6664D483" wp14:editId="45398353">
            <wp:extent cx="1610995" cy="246380"/>
            <wp:effectExtent l="0" t="0" r="8255" b="127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066" cstate="print">
                      <a:extLst>
                        <a:ext uri="{28A0092B-C50C-407E-A947-70E740481C1C}">
                          <a14:useLocalDpi xmlns:a14="http://schemas.microsoft.com/office/drawing/2010/main" val="0"/>
                        </a:ext>
                      </a:extLst>
                    </a:blip>
                    <a:srcRect/>
                    <a:stretch>
                      <a:fillRect/>
                    </a:stretch>
                  </pic:blipFill>
                  <pic:spPr bwMode="auto">
                    <a:xfrm>
                      <a:off x="0" y="0"/>
                      <a:ext cx="1610995" cy="246380"/>
                    </a:xfrm>
                    <a:prstGeom prst="rect">
                      <a:avLst/>
                    </a:prstGeom>
                    <a:noFill/>
                    <a:ln>
                      <a:noFill/>
                    </a:ln>
                  </pic:spPr>
                </pic:pic>
              </a:graphicData>
            </a:graphic>
          </wp:inline>
        </w:drawing>
      </w:r>
      <w:r w:rsidRPr="006D722E">
        <w:rPr>
          <w:rFonts w:ascii="Times New Roman" w:hAnsi="Times New Roman"/>
        </w:rPr>
        <w:t>为</w:t>
      </w:r>
      <w:r w:rsidRPr="006D722E">
        <w:rPr>
          <w:rFonts w:ascii="Times New Roman" w:hAnsi="Times New Roman"/>
          <w:i/>
        </w:rPr>
        <w:t>n</w:t>
      </w:r>
      <w:proofErr w:type="gramStart"/>
      <w:r w:rsidRPr="006D722E">
        <w:rPr>
          <w:rFonts w:ascii="Times New Roman" w:hAnsi="Times New Roman"/>
        </w:rPr>
        <w:t>次整系数</w:t>
      </w:r>
      <w:proofErr w:type="gramEnd"/>
      <w:r w:rsidRPr="006D722E">
        <w:rPr>
          <w:rFonts w:ascii="Times New Roman" w:hAnsi="Times New Roman"/>
        </w:rPr>
        <w:t>多项式，</w:t>
      </w:r>
      <w:r w:rsidRPr="006D722E">
        <w:rPr>
          <w:rFonts w:ascii="Times New Roman" w:hAnsi="Times New Roman"/>
          <w:noProof/>
          <w:position w:val="-12"/>
        </w:rPr>
        <w:drawing>
          <wp:inline distT="0" distB="0" distL="0" distR="0" wp14:anchorId="4A6FE9E8" wp14:editId="426D528E">
            <wp:extent cx="1456055" cy="246380"/>
            <wp:effectExtent l="0" t="0" r="0" b="127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1067" cstate="print">
                      <a:extLst>
                        <a:ext uri="{28A0092B-C50C-407E-A947-70E740481C1C}">
                          <a14:useLocalDpi xmlns:a14="http://schemas.microsoft.com/office/drawing/2010/main" val="0"/>
                        </a:ext>
                      </a:extLst>
                    </a:blip>
                    <a:srcRect/>
                    <a:stretch>
                      <a:fillRect/>
                    </a:stretch>
                  </pic:blipFill>
                  <pic:spPr bwMode="auto">
                    <a:xfrm>
                      <a:off x="0" y="0"/>
                      <a:ext cx="1456055" cy="246380"/>
                    </a:xfrm>
                    <a:prstGeom prst="rect">
                      <a:avLst/>
                    </a:prstGeom>
                    <a:noFill/>
                    <a:ln>
                      <a:noFill/>
                    </a:ln>
                  </pic:spPr>
                </pic:pic>
              </a:graphicData>
            </a:graphic>
          </wp:inline>
        </w:drawing>
      </w:r>
      <w:r w:rsidRPr="006D722E">
        <w:rPr>
          <w:rFonts w:ascii="Times New Roman" w:hAnsi="Times New Roman"/>
          <w:position w:val="-12"/>
        </w:rPr>
        <w:t xml:space="preserve"> </w:t>
      </w:r>
      <w:r w:rsidRPr="006D722E">
        <w:rPr>
          <w:rFonts w:ascii="Times New Roman" w:hAnsi="Times New Roman"/>
        </w:rPr>
        <w:t>为</w:t>
      </w:r>
      <w:r w:rsidRPr="006D722E">
        <w:rPr>
          <w:rFonts w:ascii="Times New Roman" w:hAnsi="Times New Roman"/>
          <w:noProof/>
          <w:position w:val="-6"/>
        </w:rPr>
        <w:drawing>
          <wp:inline distT="0" distB="0" distL="0" distR="0" wp14:anchorId="7704F34A" wp14:editId="13F658B1">
            <wp:extent cx="344805" cy="182880"/>
            <wp:effectExtent l="0" t="0" r="0" b="7620"/>
            <wp:docPr id="447"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068" cstate="print">
                      <a:extLst>
                        <a:ext uri="{28A0092B-C50C-407E-A947-70E740481C1C}">
                          <a14:useLocalDpi xmlns:a14="http://schemas.microsoft.com/office/drawing/2010/main" val="0"/>
                        </a:ext>
                      </a:extLst>
                    </a:blip>
                    <a:srcRect/>
                    <a:stretch>
                      <a:fillRect/>
                    </a:stretch>
                  </pic:blipFill>
                  <pic:spPr bwMode="auto">
                    <a:xfrm>
                      <a:off x="0" y="0"/>
                      <a:ext cx="344805" cy="182880"/>
                    </a:xfrm>
                    <a:prstGeom prst="rect">
                      <a:avLst/>
                    </a:prstGeom>
                    <a:noFill/>
                    <a:ln>
                      <a:noFill/>
                    </a:ln>
                  </pic:spPr>
                </pic:pic>
              </a:graphicData>
            </a:graphic>
          </wp:inline>
        </w:drawing>
      </w:r>
      <w:r w:rsidRPr="006D722E">
        <w:rPr>
          <w:rFonts w:ascii="Times New Roman" w:hAnsi="Times New Roman"/>
        </w:rPr>
        <w:t>次首一整系数多项式，则存在整系数多项式</w:t>
      </w:r>
      <w:r w:rsidRPr="006D722E">
        <w:rPr>
          <w:rFonts w:ascii="Times New Roman" w:hAnsi="Times New Roman"/>
          <w:noProof/>
          <w:position w:val="-10"/>
        </w:rPr>
        <w:drawing>
          <wp:inline distT="0" distB="0" distL="0" distR="0" wp14:anchorId="6CB54D0C" wp14:editId="0259C1E5">
            <wp:extent cx="316230" cy="196850"/>
            <wp:effectExtent l="0" t="0" r="7620" b="0"/>
            <wp:docPr id="44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069" cstate="print">
                      <a:extLst>
                        <a:ext uri="{28A0092B-C50C-407E-A947-70E740481C1C}">
                          <a14:useLocalDpi xmlns:a14="http://schemas.microsoft.com/office/drawing/2010/main" val="0"/>
                        </a:ext>
                      </a:extLst>
                    </a:blip>
                    <a:srcRect/>
                    <a:stretch>
                      <a:fillRect/>
                    </a:stretch>
                  </pic:blipFill>
                  <pic:spPr bwMode="auto">
                    <a:xfrm>
                      <a:off x="0" y="0"/>
                      <a:ext cx="316230" cy="196850"/>
                    </a:xfrm>
                    <a:prstGeom prst="rect">
                      <a:avLst/>
                    </a:prstGeom>
                    <a:noFill/>
                    <a:ln>
                      <a:noFill/>
                    </a:ln>
                  </pic:spPr>
                </pic:pic>
              </a:graphicData>
            </a:graphic>
          </wp:inline>
        </w:drawing>
      </w:r>
      <w:r w:rsidRPr="006D722E">
        <w:rPr>
          <w:rFonts w:ascii="Times New Roman" w:hAnsi="Times New Roman"/>
        </w:rPr>
        <w:t>和</w:t>
      </w:r>
      <w:ins w:id="3607" w:author="zhengping jin" w:date="2024-08-13T00:20:00Z" w16du:dateUtc="2024-08-12T16:20:00Z">
        <w:r w:rsidR="00E10C38" w:rsidRPr="00E10C38">
          <w:rPr>
            <w:rFonts w:ascii="Times New Roman" w:hAnsi="Times New Roman"/>
            <w:i/>
            <w:iCs/>
            <w:rPrChange w:id="3608" w:author="zhengping jin" w:date="2024-08-13T00:20:00Z" w16du:dateUtc="2024-08-12T16:20:00Z">
              <w:rPr>
                <w:rFonts w:ascii="Times New Roman" w:hAnsi="Times New Roman"/>
              </w:rPr>
            </w:rPrChange>
          </w:rPr>
          <w:t>r</w:t>
        </w:r>
        <w:r w:rsidR="00E10C38">
          <w:rPr>
            <w:rFonts w:ascii="Times New Roman" w:hAnsi="Times New Roman" w:hint="eastAsia"/>
          </w:rPr>
          <w:t>(</w:t>
        </w:r>
        <w:r w:rsidR="00E10C38" w:rsidRPr="00E10C38">
          <w:rPr>
            <w:rFonts w:ascii="Times New Roman" w:hAnsi="Times New Roman"/>
            <w:i/>
            <w:iCs/>
            <w:rPrChange w:id="3609" w:author="zhengping jin" w:date="2024-08-13T00:20:00Z" w16du:dateUtc="2024-08-12T16:20:00Z">
              <w:rPr>
                <w:rFonts w:ascii="Times New Roman" w:hAnsi="Times New Roman"/>
              </w:rPr>
            </w:rPrChange>
          </w:rPr>
          <w:t>x</w:t>
        </w:r>
        <w:r w:rsidR="00E10C38">
          <w:rPr>
            <w:rFonts w:ascii="Times New Roman" w:hAnsi="Times New Roman" w:hint="eastAsia"/>
          </w:rPr>
          <w:t>)</w:t>
        </w:r>
      </w:ins>
      <w:del w:id="3610" w:author="zhengping jin" w:date="2024-08-13T00:21:00Z" w16du:dateUtc="2024-08-12T16:21:00Z">
        <w:r w:rsidRPr="006D722E" w:rsidDel="00E10C38">
          <w:rPr>
            <w:rFonts w:ascii="Times New Roman" w:hAnsi="Times New Roman"/>
            <w:noProof/>
            <w:position w:val="-12"/>
          </w:rPr>
          <w:lastRenderedPageBreak/>
          <w:drawing>
            <wp:inline distT="0" distB="0" distL="0" distR="0" wp14:anchorId="48701D79" wp14:editId="3DC7D5EF">
              <wp:extent cx="316230" cy="232410"/>
              <wp:effectExtent l="0" t="0" r="7620" b="0"/>
              <wp:docPr id="445"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070" cstate="print">
                        <a:extLst>
                          <a:ext uri="{28A0092B-C50C-407E-A947-70E740481C1C}">
                            <a14:useLocalDpi xmlns:a14="http://schemas.microsoft.com/office/drawing/2010/main" val="0"/>
                          </a:ext>
                        </a:extLst>
                      </a:blip>
                      <a:srcRect/>
                      <a:stretch>
                        <a:fillRect/>
                      </a:stretch>
                    </pic:blipFill>
                    <pic:spPr bwMode="auto">
                      <a:xfrm>
                        <a:off x="0" y="0"/>
                        <a:ext cx="316230" cy="232410"/>
                      </a:xfrm>
                      <a:prstGeom prst="rect">
                        <a:avLst/>
                      </a:prstGeom>
                      <a:noFill/>
                      <a:ln>
                        <a:noFill/>
                      </a:ln>
                    </pic:spPr>
                  </pic:pic>
                </a:graphicData>
              </a:graphic>
            </wp:inline>
          </w:drawing>
        </w:r>
      </w:del>
      <w:r w:rsidRPr="006D722E">
        <w:rPr>
          <w:rFonts w:ascii="Times New Roman" w:hAnsi="Times New Roman"/>
        </w:rPr>
        <w:t>使得</w:t>
      </w:r>
    </w:p>
    <w:p w14:paraId="07521248" w14:textId="62DB4E48" w:rsidR="00250DB7" w:rsidRPr="006D722E" w:rsidRDefault="00E10C38" w:rsidP="00250DB7">
      <w:pPr>
        <w:tabs>
          <w:tab w:val="left" w:pos="6360"/>
        </w:tabs>
        <w:snapToGrid w:val="0"/>
        <w:spacing w:line="360" w:lineRule="auto"/>
        <w:ind w:firstLine="420"/>
        <w:contextualSpacing/>
        <w:jc w:val="center"/>
        <w:rPr>
          <w:rFonts w:ascii="Times New Roman" w:hAnsi="Times New Roman"/>
        </w:rPr>
      </w:pPr>
      <w:ins w:id="3611" w:author="zhengping jin" w:date="2024-08-13T00:21:00Z" w16du:dateUtc="2024-08-12T16:21:00Z">
        <w:r w:rsidRPr="00E10C38">
          <w:rPr>
            <w:rFonts w:ascii="Times New Roman" w:hAnsi="Times New Roman"/>
            <w:i/>
            <w:iCs/>
            <w:rPrChange w:id="3612" w:author="zhengping jin" w:date="2024-08-13T00:22:00Z" w16du:dateUtc="2024-08-12T16:22:00Z">
              <w:rPr>
                <w:rFonts w:ascii="Times New Roman" w:hAnsi="Times New Roman"/>
              </w:rPr>
            </w:rPrChange>
          </w:rPr>
          <w:t>f</w:t>
        </w:r>
        <w:r>
          <w:rPr>
            <w:rFonts w:ascii="Times New Roman" w:hAnsi="Times New Roman" w:hint="eastAsia"/>
          </w:rPr>
          <w:t>(</w:t>
        </w:r>
        <w:r w:rsidRPr="00E10C38">
          <w:rPr>
            <w:rFonts w:ascii="Times New Roman" w:hAnsi="Times New Roman"/>
            <w:i/>
            <w:iCs/>
            <w:rPrChange w:id="3613" w:author="zhengping jin" w:date="2024-08-13T00:22:00Z" w16du:dateUtc="2024-08-12T16:22:00Z">
              <w:rPr>
                <w:rFonts w:ascii="Times New Roman" w:hAnsi="Times New Roman"/>
              </w:rPr>
            </w:rPrChange>
          </w:rPr>
          <w:t>x</w:t>
        </w:r>
        <w:r>
          <w:rPr>
            <w:rFonts w:ascii="Times New Roman" w:hAnsi="Times New Roman" w:hint="eastAsia"/>
          </w:rPr>
          <w:t>)=</w:t>
        </w:r>
        <w:r w:rsidRPr="00E10C38">
          <w:rPr>
            <w:rFonts w:ascii="Times New Roman" w:hAnsi="Times New Roman"/>
            <w:i/>
            <w:iCs/>
            <w:rPrChange w:id="3614" w:author="zhengping jin" w:date="2024-08-13T00:22:00Z" w16du:dateUtc="2024-08-12T16:22:00Z">
              <w:rPr>
                <w:rFonts w:ascii="Times New Roman" w:hAnsi="Times New Roman"/>
              </w:rPr>
            </w:rPrChange>
          </w:rPr>
          <w:t>g</w:t>
        </w:r>
        <w:r>
          <w:rPr>
            <w:rFonts w:ascii="Times New Roman" w:hAnsi="Times New Roman" w:hint="eastAsia"/>
          </w:rPr>
          <w:t>(</w:t>
        </w:r>
        <w:r w:rsidRPr="00E10C38">
          <w:rPr>
            <w:rFonts w:ascii="Times New Roman" w:hAnsi="Times New Roman"/>
            <w:i/>
            <w:iCs/>
            <w:rPrChange w:id="3615" w:author="zhengping jin" w:date="2024-08-13T00:22:00Z" w16du:dateUtc="2024-08-12T16:22:00Z">
              <w:rPr>
                <w:rFonts w:ascii="Times New Roman" w:hAnsi="Times New Roman"/>
              </w:rPr>
            </w:rPrChange>
          </w:rPr>
          <w:t>x</w:t>
        </w:r>
        <w:r>
          <w:rPr>
            <w:rFonts w:ascii="Times New Roman" w:hAnsi="Times New Roman" w:hint="eastAsia"/>
          </w:rPr>
          <w:t>)</w:t>
        </w:r>
        <w:r w:rsidRPr="00E10C38">
          <w:rPr>
            <w:rFonts w:ascii="Times New Roman" w:hAnsi="Times New Roman"/>
            <w:i/>
            <w:iCs/>
            <w:rPrChange w:id="3616" w:author="zhengping jin" w:date="2024-08-13T00:22:00Z" w16du:dateUtc="2024-08-12T16:22:00Z">
              <w:rPr>
                <w:rFonts w:ascii="Times New Roman" w:hAnsi="Times New Roman"/>
              </w:rPr>
            </w:rPrChange>
          </w:rPr>
          <w:t>q</w:t>
        </w:r>
        <w:r>
          <w:rPr>
            <w:rFonts w:ascii="Times New Roman" w:hAnsi="Times New Roman" w:hint="eastAsia"/>
          </w:rPr>
          <w:t>(</w:t>
        </w:r>
        <w:r w:rsidRPr="00E10C38">
          <w:rPr>
            <w:rFonts w:ascii="Times New Roman" w:hAnsi="Times New Roman"/>
            <w:i/>
            <w:iCs/>
            <w:rPrChange w:id="3617" w:author="zhengping jin" w:date="2024-08-13T00:22:00Z" w16du:dateUtc="2024-08-12T16:22:00Z">
              <w:rPr>
                <w:rFonts w:ascii="Times New Roman" w:hAnsi="Times New Roman"/>
              </w:rPr>
            </w:rPrChange>
          </w:rPr>
          <w:t>x</w:t>
        </w:r>
        <w:r>
          <w:rPr>
            <w:rFonts w:ascii="Times New Roman" w:hAnsi="Times New Roman" w:hint="eastAsia"/>
          </w:rPr>
          <w:t>)+</w:t>
        </w:r>
        <w:r w:rsidRPr="00E10C38">
          <w:rPr>
            <w:rFonts w:ascii="Times New Roman" w:hAnsi="Times New Roman"/>
            <w:i/>
            <w:iCs/>
            <w:rPrChange w:id="3618" w:author="zhengping jin" w:date="2024-08-13T00:22:00Z" w16du:dateUtc="2024-08-12T16:22:00Z">
              <w:rPr>
                <w:rFonts w:ascii="Times New Roman" w:hAnsi="Times New Roman"/>
              </w:rPr>
            </w:rPrChange>
          </w:rPr>
          <w:t>r</w:t>
        </w:r>
        <w:r>
          <w:rPr>
            <w:rFonts w:ascii="Times New Roman" w:hAnsi="Times New Roman" w:hint="eastAsia"/>
          </w:rPr>
          <w:t>(</w:t>
        </w:r>
        <w:r w:rsidRPr="00E10C38">
          <w:rPr>
            <w:rFonts w:ascii="Times New Roman" w:hAnsi="Times New Roman"/>
            <w:i/>
            <w:iCs/>
            <w:rPrChange w:id="3619" w:author="zhengping jin" w:date="2024-08-13T00:22:00Z" w16du:dateUtc="2024-08-12T16:22:00Z">
              <w:rPr>
                <w:rFonts w:ascii="Times New Roman" w:hAnsi="Times New Roman"/>
              </w:rPr>
            </w:rPrChange>
          </w:rPr>
          <w:t>x</w:t>
        </w:r>
        <w:r>
          <w:rPr>
            <w:rFonts w:ascii="Times New Roman" w:hAnsi="Times New Roman" w:hint="eastAsia"/>
          </w:rPr>
          <w:t xml:space="preserve">), deg </w:t>
        </w:r>
        <w:r w:rsidRPr="00E10C38">
          <w:rPr>
            <w:rFonts w:ascii="Times New Roman" w:hAnsi="Times New Roman"/>
            <w:i/>
            <w:iCs/>
            <w:rPrChange w:id="3620" w:author="zhengping jin" w:date="2024-08-13T00:22:00Z" w16du:dateUtc="2024-08-12T16:22:00Z">
              <w:rPr>
                <w:rFonts w:ascii="Times New Roman" w:hAnsi="Times New Roman"/>
              </w:rPr>
            </w:rPrChange>
          </w:rPr>
          <w:t>r</w:t>
        </w:r>
        <w:r>
          <w:rPr>
            <w:rFonts w:ascii="Times New Roman" w:hAnsi="Times New Roman" w:hint="eastAsia"/>
          </w:rPr>
          <w:t>(</w:t>
        </w:r>
        <w:r w:rsidRPr="00E10C38">
          <w:rPr>
            <w:rFonts w:ascii="Times New Roman" w:hAnsi="Times New Roman"/>
            <w:i/>
            <w:iCs/>
            <w:rPrChange w:id="3621" w:author="zhengping jin" w:date="2024-08-13T00:22:00Z" w16du:dateUtc="2024-08-12T16:22:00Z">
              <w:rPr>
                <w:rFonts w:ascii="Times New Roman" w:hAnsi="Times New Roman"/>
              </w:rPr>
            </w:rPrChange>
          </w:rPr>
          <w:t>x</w:t>
        </w:r>
        <w:r>
          <w:rPr>
            <w:rFonts w:ascii="Times New Roman" w:hAnsi="Times New Roman" w:hint="eastAsia"/>
          </w:rPr>
          <w:t xml:space="preserve">)&lt;deg </w:t>
        </w:r>
        <w:r w:rsidRPr="00E10C38">
          <w:rPr>
            <w:rFonts w:ascii="Times New Roman" w:hAnsi="Times New Roman"/>
            <w:i/>
            <w:iCs/>
            <w:rPrChange w:id="3622" w:author="zhengping jin" w:date="2024-08-13T00:22:00Z" w16du:dateUtc="2024-08-12T16:22:00Z">
              <w:rPr>
                <w:rFonts w:ascii="Times New Roman" w:hAnsi="Times New Roman"/>
              </w:rPr>
            </w:rPrChange>
          </w:rPr>
          <w:t>g</w:t>
        </w:r>
        <w:r>
          <w:rPr>
            <w:rFonts w:ascii="Times New Roman" w:hAnsi="Times New Roman" w:hint="eastAsia"/>
          </w:rPr>
          <w:t>(</w:t>
        </w:r>
        <w:r w:rsidRPr="00E10C38">
          <w:rPr>
            <w:rFonts w:ascii="Times New Roman" w:hAnsi="Times New Roman"/>
            <w:i/>
            <w:iCs/>
            <w:rPrChange w:id="3623" w:author="zhengping jin" w:date="2024-08-13T00:22:00Z" w16du:dateUtc="2024-08-12T16:22:00Z">
              <w:rPr>
                <w:rFonts w:ascii="Times New Roman" w:hAnsi="Times New Roman"/>
              </w:rPr>
            </w:rPrChange>
          </w:rPr>
          <w:t>x</w:t>
        </w:r>
        <w:r>
          <w:rPr>
            <w:rFonts w:ascii="Times New Roman" w:hAnsi="Times New Roman" w:hint="eastAsia"/>
          </w:rPr>
          <w:t>).</w:t>
        </w:r>
      </w:ins>
      <w:del w:id="3624" w:author="zhengping jin" w:date="2024-08-13T00:22:00Z" w16du:dateUtc="2024-08-12T16:22:00Z">
        <w:r w:rsidR="00250DB7" w:rsidRPr="006D722E" w:rsidDel="00E10C38">
          <w:rPr>
            <w:rFonts w:ascii="Times New Roman" w:hAnsi="Times New Roman"/>
            <w:noProof/>
            <w:position w:val="-12"/>
          </w:rPr>
          <w:drawing>
            <wp:inline distT="0" distB="0" distL="0" distR="0" wp14:anchorId="54E82843" wp14:editId="1256FF05">
              <wp:extent cx="2792730" cy="232410"/>
              <wp:effectExtent l="0" t="0" r="7620" b="0"/>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071" cstate="print">
                        <a:extLst>
                          <a:ext uri="{28A0092B-C50C-407E-A947-70E740481C1C}">
                            <a14:useLocalDpi xmlns:a14="http://schemas.microsoft.com/office/drawing/2010/main" val="0"/>
                          </a:ext>
                        </a:extLst>
                      </a:blip>
                      <a:srcRect/>
                      <a:stretch>
                        <a:fillRect/>
                      </a:stretch>
                    </pic:blipFill>
                    <pic:spPr bwMode="auto">
                      <a:xfrm>
                        <a:off x="0" y="0"/>
                        <a:ext cx="2792730" cy="232410"/>
                      </a:xfrm>
                      <a:prstGeom prst="rect">
                        <a:avLst/>
                      </a:prstGeom>
                      <a:noFill/>
                      <a:ln>
                        <a:noFill/>
                      </a:ln>
                    </pic:spPr>
                  </pic:pic>
                </a:graphicData>
              </a:graphic>
            </wp:inline>
          </w:drawing>
        </w:r>
      </w:del>
    </w:p>
    <w:p w14:paraId="72940455" w14:textId="77777777" w:rsidR="00250DB7" w:rsidRPr="006D722E" w:rsidRDefault="00250DB7" w:rsidP="00250DB7">
      <w:pPr>
        <w:tabs>
          <w:tab w:val="left" w:pos="6360"/>
        </w:tabs>
        <w:snapToGrid w:val="0"/>
        <w:spacing w:beforeLines="50" w:before="156" w:line="360" w:lineRule="auto"/>
        <w:ind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我们分两种情形讨论</w:t>
      </w:r>
      <w:r w:rsidRPr="006D722E">
        <w:rPr>
          <w:rFonts w:ascii="Times New Roman" w:hAnsi="Times New Roman"/>
        </w:rPr>
        <w:t>.</w:t>
      </w:r>
    </w:p>
    <w:p w14:paraId="33772937" w14:textId="77777777" w:rsidR="00250DB7" w:rsidRPr="006D722E" w:rsidRDefault="00250DB7" w:rsidP="00250DB7">
      <w:pPr>
        <w:tabs>
          <w:tab w:val="left" w:pos="6360"/>
        </w:tabs>
        <w:snapToGrid w:val="0"/>
        <w:spacing w:line="360" w:lineRule="auto"/>
        <w:ind w:firstLineChars="300" w:firstLine="630"/>
        <w:contextualSpacing/>
        <w:jc w:val="left"/>
        <w:rPr>
          <w:rFonts w:ascii="Times New Roman" w:hAnsi="Times New Roman"/>
        </w:rPr>
      </w:pPr>
      <w:r w:rsidRPr="006D722E">
        <w:rPr>
          <w:rFonts w:ascii="Times New Roman" w:hAnsi="Times New Roman"/>
        </w:rPr>
        <w:t>（</w:t>
      </w:r>
      <w:proofErr w:type="spellStart"/>
      <w:r w:rsidRPr="00A02E56">
        <w:rPr>
          <w:rFonts w:ascii="Times New Roman" w:hAnsi="Times New Roman"/>
          <w:i/>
        </w:rPr>
        <w:t>i</w:t>
      </w:r>
      <w:proofErr w:type="spellEnd"/>
      <w:r w:rsidRPr="006D722E">
        <w:rPr>
          <w:rFonts w:ascii="Times New Roman" w:hAnsi="Times New Roman"/>
        </w:rPr>
        <w:t>）</w:t>
      </w:r>
      <w:r w:rsidRPr="006D722E">
        <w:rPr>
          <w:rFonts w:ascii="Times New Roman" w:hAnsi="Times New Roman"/>
          <w:noProof/>
          <w:position w:val="-6"/>
        </w:rPr>
        <w:drawing>
          <wp:inline distT="0" distB="0" distL="0" distR="0" wp14:anchorId="3F8D7813" wp14:editId="31443FCE">
            <wp:extent cx="386715" cy="147955"/>
            <wp:effectExtent l="0" t="0" r="0" b="4445"/>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072" cstate="print">
                      <a:extLst>
                        <a:ext uri="{28A0092B-C50C-407E-A947-70E740481C1C}">
                          <a14:useLocalDpi xmlns:a14="http://schemas.microsoft.com/office/drawing/2010/main" val="0"/>
                        </a:ext>
                      </a:extLst>
                    </a:blip>
                    <a:srcRect/>
                    <a:stretch>
                      <a:fillRect/>
                    </a:stretch>
                  </pic:blipFill>
                  <pic:spPr bwMode="auto">
                    <a:xfrm>
                      <a:off x="0" y="0"/>
                      <a:ext cx="386715" cy="147955"/>
                    </a:xfrm>
                    <a:prstGeom prst="rect">
                      <a:avLst/>
                    </a:prstGeom>
                    <a:noFill/>
                    <a:ln>
                      <a:noFill/>
                    </a:ln>
                  </pic:spPr>
                </pic:pic>
              </a:graphicData>
            </a:graphic>
          </wp:inline>
        </w:drawing>
      </w:r>
      <w:r w:rsidRPr="006D722E">
        <w:rPr>
          <w:rFonts w:ascii="Times New Roman" w:hAnsi="Times New Roman"/>
        </w:rPr>
        <w:t>，我们取</w:t>
      </w:r>
      <w:r w:rsidRPr="006D722E">
        <w:rPr>
          <w:rFonts w:ascii="Times New Roman" w:hAnsi="Times New Roman"/>
          <w:noProof/>
          <w:position w:val="-10"/>
        </w:rPr>
        <w:drawing>
          <wp:inline distT="0" distB="0" distL="0" distR="0" wp14:anchorId="22507F94" wp14:editId="053B1E05">
            <wp:extent cx="1294130" cy="196850"/>
            <wp:effectExtent l="0" t="0" r="1270" b="0"/>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073" cstate="print">
                      <a:extLst>
                        <a:ext uri="{28A0092B-C50C-407E-A947-70E740481C1C}">
                          <a14:useLocalDpi xmlns:a14="http://schemas.microsoft.com/office/drawing/2010/main" val="0"/>
                        </a:ext>
                      </a:extLst>
                    </a:blip>
                    <a:srcRect/>
                    <a:stretch>
                      <a:fillRect/>
                    </a:stretch>
                  </pic:blipFill>
                  <pic:spPr bwMode="auto">
                    <a:xfrm>
                      <a:off x="0" y="0"/>
                      <a:ext cx="1294130" cy="196850"/>
                    </a:xfrm>
                    <a:prstGeom prst="rect">
                      <a:avLst/>
                    </a:prstGeom>
                    <a:noFill/>
                    <a:ln>
                      <a:noFill/>
                    </a:ln>
                  </pic:spPr>
                </pic:pic>
              </a:graphicData>
            </a:graphic>
          </wp:inline>
        </w:drawing>
      </w:r>
      <w:r w:rsidRPr="006D722E">
        <w:rPr>
          <w:rFonts w:ascii="Times New Roman" w:hAnsi="Times New Roman"/>
        </w:rPr>
        <w:t>结论成立</w:t>
      </w:r>
      <w:r w:rsidRPr="006D722E">
        <w:rPr>
          <w:rFonts w:ascii="Times New Roman" w:hAnsi="Times New Roman"/>
        </w:rPr>
        <w:t>.</w:t>
      </w:r>
    </w:p>
    <w:p w14:paraId="7D74F207" w14:textId="77777777" w:rsidR="00250DB7" w:rsidRPr="006D722E" w:rsidRDefault="00250DB7" w:rsidP="00250DB7">
      <w:pPr>
        <w:tabs>
          <w:tab w:val="left" w:pos="6360"/>
        </w:tabs>
        <w:snapToGrid w:val="0"/>
        <w:spacing w:line="360" w:lineRule="auto"/>
        <w:ind w:firstLineChars="300" w:firstLine="630"/>
        <w:contextualSpacing/>
        <w:jc w:val="left"/>
        <w:rPr>
          <w:rFonts w:ascii="Times New Roman" w:hAnsi="Times New Roman"/>
        </w:rPr>
      </w:pPr>
      <w:r w:rsidRPr="006D722E">
        <w:rPr>
          <w:rFonts w:ascii="Times New Roman" w:hAnsi="Times New Roman"/>
        </w:rPr>
        <w:t>（</w:t>
      </w:r>
      <w:r w:rsidRPr="00A02E56">
        <w:rPr>
          <w:rFonts w:ascii="Times New Roman" w:hAnsi="Times New Roman"/>
          <w:i/>
        </w:rPr>
        <w:t>ii</w:t>
      </w:r>
      <w:r w:rsidRPr="006D722E">
        <w:rPr>
          <w:rFonts w:ascii="Times New Roman" w:hAnsi="Times New Roman"/>
        </w:rPr>
        <w:t>）</w:t>
      </w:r>
      <w:r w:rsidRPr="006D722E">
        <w:rPr>
          <w:rFonts w:ascii="Times New Roman" w:hAnsi="Times New Roman"/>
          <w:noProof/>
          <w:position w:val="-6"/>
        </w:rPr>
        <w:drawing>
          <wp:inline distT="0" distB="0" distL="0" distR="0" wp14:anchorId="47FB63B5" wp14:editId="122CF1F2">
            <wp:extent cx="386715" cy="154940"/>
            <wp:effectExtent l="0" t="0" r="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074" cstate="print">
                      <a:extLst>
                        <a:ext uri="{28A0092B-C50C-407E-A947-70E740481C1C}">
                          <a14:useLocalDpi xmlns:a14="http://schemas.microsoft.com/office/drawing/2010/main" val="0"/>
                        </a:ext>
                      </a:extLst>
                    </a:blip>
                    <a:srcRect/>
                    <a:stretch>
                      <a:fillRect/>
                    </a:stretch>
                  </pic:blipFill>
                  <pic:spPr bwMode="auto">
                    <a:xfrm>
                      <a:off x="0" y="0"/>
                      <a:ext cx="386715" cy="154940"/>
                    </a:xfrm>
                    <a:prstGeom prst="rect">
                      <a:avLst/>
                    </a:prstGeom>
                    <a:noFill/>
                    <a:ln>
                      <a:noFill/>
                    </a:ln>
                  </pic:spPr>
                </pic:pic>
              </a:graphicData>
            </a:graphic>
          </wp:inline>
        </w:drawing>
      </w:r>
      <w:r w:rsidRPr="006D722E">
        <w:rPr>
          <w:rFonts w:ascii="Times New Roman" w:hAnsi="Times New Roman"/>
        </w:rPr>
        <w:t>，对</w:t>
      </w:r>
      <w:r w:rsidRPr="006D722E">
        <w:rPr>
          <w:rFonts w:ascii="Times New Roman" w:hAnsi="Times New Roman"/>
          <w:i/>
        </w:rPr>
        <w:t>f</w:t>
      </w:r>
      <w:r w:rsidRPr="006D722E">
        <w:rPr>
          <w:rFonts w:ascii="Times New Roman" w:hAnsi="Times New Roman"/>
        </w:rPr>
        <w:t>(</w:t>
      </w:r>
      <w:r w:rsidRPr="006D722E">
        <w:rPr>
          <w:rFonts w:ascii="Times New Roman" w:hAnsi="Times New Roman"/>
          <w:i/>
        </w:rPr>
        <w:t>x</w:t>
      </w:r>
      <w:r w:rsidRPr="006D722E">
        <w:rPr>
          <w:rFonts w:ascii="Times New Roman" w:hAnsi="Times New Roman"/>
        </w:rPr>
        <w:t>)</w:t>
      </w:r>
      <w:r w:rsidRPr="006D722E">
        <w:rPr>
          <w:rFonts w:ascii="Times New Roman" w:hAnsi="Times New Roman"/>
        </w:rPr>
        <w:t>的次数</w:t>
      </w:r>
      <w:r w:rsidRPr="006D722E">
        <w:rPr>
          <w:rFonts w:ascii="Times New Roman" w:hAnsi="Times New Roman"/>
          <w:i/>
        </w:rPr>
        <w:t>n</w:t>
      </w:r>
      <w:r w:rsidRPr="006D722E">
        <w:rPr>
          <w:rFonts w:ascii="Times New Roman" w:hAnsi="Times New Roman"/>
        </w:rPr>
        <w:t>作数学归纳法</w:t>
      </w:r>
      <w:r w:rsidRPr="006D722E">
        <w:rPr>
          <w:rFonts w:ascii="Times New Roman" w:hAnsi="Times New Roman"/>
        </w:rPr>
        <w:t>.</w:t>
      </w:r>
    </w:p>
    <w:p w14:paraId="686887A6" w14:textId="30E1D591" w:rsidR="00250DB7" w:rsidRPr="006D722E" w:rsidRDefault="00250DB7" w:rsidP="00A02E56">
      <w:pPr>
        <w:tabs>
          <w:tab w:val="left" w:pos="6360"/>
        </w:tabs>
        <w:snapToGrid w:val="0"/>
        <w:spacing w:line="360" w:lineRule="auto"/>
        <w:ind w:firstLineChars="550" w:firstLine="1155"/>
        <w:contextualSpacing/>
        <w:jc w:val="left"/>
        <w:rPr>
          <w:rFonts w:ascii="Times New Roman" w:hAnsi="Times New Roman"/>
        </w:rPr>
      </w:pPr>
      <w:r w:rsidRPr="006D722E">
        <w:rPr>
          <w:rFonts w:ascii="Times New Roman" w:hAnsi="Times New Roman"/>
          <w:i/>
        </w:rPr>
        <w:t>n</w:t>
      </w:r>
      <w:r w:rsidRPr="006D722E">
        <w:rPr>
          <w:rFonts w:ascii="Times New Roman" w:hAnsi="Times New Roman"/>
        </w:rPr>
        <w:t>=</w:t>
      </w:r>
      <w:r w:rsidRPr="006D722E">
        <w:rPr>
          <w:rFonts w:ascii="Times New Roman" w:hAnsi="Times New Roman"/>
          <w:i/>
        </w:rPr>
        <w:t>m</w:t>
      </w:r>
      <w:r w:rsidRPr="006D722E">
        <w:rPr>
          <w:rFonts w:ascii="Times New Roman" w:hAnsi="Times New Roman"/>
        </w:rPr>
        <w:t>，有</w:t>
      </w:r>
      <w:r w:rsidRPr="006D722E">
        <w:rPr>
          <w:rFonts w:ascii="Times New Roman" w:hAnsi="Times New Roman"/>
          <w:noProof/>
          <w:position w:val="-12"/>
        </w:rPr>
        <w:drawing>
          <wp:inline distT="0" distB="0" distL="0" distR="0" wp14:anchorId="614A8690" wp14:editId="03191E41">
            <wp:extent cx="3509645" cy="246380"/>
            <wp:effectExtent l="0" t="0" r="0" b="1270"/>
            <wp:docPr id="440"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075" cstate="print">
                      <a:extLst>
                        <a:ext uri="{28A0092B-C50C-407E-A947-70E740481C1C}">
                          <a14:useLocalDpi xmlns:a14="http://schemas.microsoft.com/office/drawing/2010/main" val="0"/>
                        </a:ext>
                      </a:extLst>
                    </a:blip>
                    <a:srcRect/>
                    <a:stretch>
                      <a:fillRect/>
                    </a:stretch>
                  </pic:blipFill>
                  <pic:spPr bwMode="auto">
                    <a:xfrm>
                      <a:off x="0" y="0"/>
                      <a:ext cx="3509645" cy="246380"/>
                    </a:xfrm>
                    <a:prstGeom prst="rect">
                      <a:avLst/>
                    </a:prstGeom>
                    <a:noFill/>
                    <a:ln>
                      <a:noFill/>
                    </a:ln>
                  </pic:spPr>
                </pic:pic>
              </a:graphicData>
            </a:graphic>
          </wp:inline>
        </w:drawing>
      </w:r>
    </w:p>
    <w:p w14:paraId="0D28DE40" w14:textId="77777777" w:rsidR="00250DB7" w:rsidRPr="006D722E" w:rsidRDefault="00250DB7">
      <w:pPr>
        <w:tabs>
          <w:tab w:val="left" w:pos="6360"/>
        </w:tabs>
        <w:snapToGrid w:val="0"/>
        <w:spacing w:line="360" w:lineRule="auto"/>
        <w:ind w:firstLineChars="540" w:firstLine="1134"/>
        <w:contextualSpacing/>
        <w:jc w:val="left"/>
        <w:rPr>
          <w:rFonts w:ascii="Times New Roman" w:hAnsi="Times New Roman"/>
        </w:rPr>
        <w:pPrChange w:id="3625" w:author="zhengping jin" w:date="2024-08-13T00:23:00Z" w16du:dateUtc="2024-08-12T16:23:00Z">
          <w:pPr>
            <w:tabs>
              <w:tab w:val="left" w:pos="6360"/>
            </w:tabs>
            <w:snapToGrid w:val="0"/>
            <w:spacing w:line="360" w:lineRule="auto"/>
            <w:ind w:firstLineChars="850" w:firstLine="1785"/>
            <w:contextualSpacing/>
            <w:jc w:val="left"/>
          </w:pPr>
        </w:pPrChange>
      </w:pPr>
      <w:r w:rsidRPr="006D722E">
        <w:rPr>
          <w:rFonts w:ascii="Times New Roman" w:hAnsi="Times New Roman"/>
        </w:rPr>
        <w:t>因此，</w:t>
      </w:r>
      <w:r w:rsidRPr="006D722E">
        <w:rPr>
          <w:rFonts w:ascii="Times New Roman" w:hAnsi="Times New Roman"/>
          <w:noProof/>
          <w:position w:val="-12"/>
        </w:rPr>
        <w:drawing>
          <wp:inline distT="0" distB="0" distL="0" distR="0" wp14:anchorId="75AA5237" wp14:editId="22210770">
            <wp:extent cx="2082165" cy="232410"/>
            <wp:effectExtent l="0" t="0" r="0" b="0"/>
            <wp:docPr id="439"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076" cstate="print">
                      <a:extLst>
                        <a:ext uri="{28A0092B-C50C-407E-A947-70E740481C1C}">
                          <a14:useLocalDpi xmlns:a14="http://schemas.microsoft.com/office/drawing/2010/main" val="0"/>
                        </a:ext>
                      </a:extLst>
                    </a:blip>
                    <a:srcRect/>
                    <a:stretch>
                      <a:fillRect/>
                    </a:stretch>
                  </pic:blipFill>
                  <pic:spPr bwMode="auto">
                    <a:xfrm>
                      <a:off x="0" y="0"/>
                      <a:ext cx="2082165" cy="232410"/>
                    </a:xfrm>
                    <a:prstGeom prst="rect">
                      <a:avLst/>
                    </a:prstGeom>
                    <a:noFill/>
                    <a:ln>
                      <a:noFill/>
                    </a:ln>
                  </pic:spPr>
                </pic:pic>
              </a:graphicData>
            </a:graphic>
          </wp:inline>
        </w:drawing>
      </w:r>
      <w:r w:rsidRPr="006D722E">
        <w:rPr>
          <w:rFonts w:ascii="Times New Roman" w:hAnsi="Times New Roman"/>
        </w:rPr>
        <w:t>为所求</w:t>
      </w:r>
      <w:r w:rsidRPr="006D722E">
        <w:rPr>
          <w:rFonts w:ascii="Times New Roman" w:hAnsi="Times New Roman"/>
        </w:rPr>
        <w:t>.</w:t>
      </w:r>
    </w:p>
    <w:p w14:paraId="73E2E2C9" w14:textId="77777777" w:rsidR="00250DB7" w:rsidRPr="006D722E" w:rsidRDefault="00250DB7" w:rsidP="00A02E56">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假设</w:t>
      </w:r>
      <w:r w:rsidRPr="006D722E">
        <w:rPr>
          <w:rFonts w:ascii="Times New Roman" w:hAnsi="Times New Roman"/>
          <w:noProof/>
          <w:position w:val="-6"/>
        </w:rPr>
        <w:drawing>
          <wp:inline distT="0" distB="0" distL="0" distR="0" wp14:anchorId="68271D0A" wp14:editId="3F92022B">
            <wp:extent cx="569595" cy="182880"/>
            <wp:effectExtent l="0" t="0" r="1905" b="762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077" cstate="print">
                      <a:extLst>
                        <a:ext uri="{28A0092B-C50C-407E-A947-70E740481C1C}">
                          <a14:useLocalDpi xmlns:a14="http://schemas.microsoft.com/office/drawing/2010/main" val="0"/>
                        </a:ext>
                      </a:extLst>
                    </a:blip>
                    <a:srcRect/>
                    <a:stretch>
                      <a:fillRect/>
                    </a:stretch>
                  </pic:blipFill>
                  <pic:spPr bwMode="auto">
                    <a:xfrm>
                      <a:off x="0" y="0"/>
                      <a:ext cx="569595" cy="182880"/>
                    </a:xfrm>
                    <a:prstGeom prst="rect">
                      <a:avLst/>
                    </a:prstGeom>
                    <a:noFill/>
                    <a:ln>
                      <a:noFill/>
                    </a:ln>
                  </pic:spPr>
                </pic:pic>
              </a:graphicData>
            </a:graphic>
          </wp:inline>
        </w:drawing>
      </w:r>
      <w:r w:rsidRPr="006D722E">
        <w:rPr>
          <w:rFonts w:ascii="Times New Roman" w:hAnsi="Times New Roman"/>
        </w:rPr>
        <w:t>时，结论成立</w:t>
      </w:r>
      <w:r w:rsidRPr="006D722E">
        <w:rPr>
          <w:rFonts w:ascii="Times New Roman" w:hAnsi="Times New Roman"/>
        </w:rPr>
        <w:t>.</w:t>
      </w:r>
    </w:p>
    <w:p w14:paraId="6223394C" w14:textId="77777777" w:rsidR="00250DB7" w:rsidRPr="006D722E" w:rsidRDefault="00250DB7" w:rsidP="00A02E56">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对于</w:t>
      </w:r>
      <w:r w:rsidRPr="006D722E">
        <w:rPr>
          <w:rFonts w:ascii="Times New Roman" w:hAnsi="Times New Roman"/>
          <w:i/>
        </w:rPr>
        <w:t>n</w:t>
      </w:r>
      <w:r w:rsidRPr="006D722E">
        <w:rPr>
          <w:rFonts w:ascii="Times New Roman" w:hAnsi="Times New Roman"/>
        </w:rPr>
        <w:t>&gt;</w:t>
      </w:r>
      <w:r w:rsidRPr="006D722E">
        <w:rPr>
          <w:rFonts w:ascii="Times New Roman" w:hAnsi="Times New Roman"/>
          <w:i/>
        </w:rPr>
        <w:t>m</w:t>
      </w:r>
      <w:r w:rsidRPr="006D722E">
        <w:rPr>
          <w:rFonts w:ascii="Times New Roman" w:hAnsi="Times New Roman"/>
        </w:rPr>
        <w:t>，我们有</w:t>
      </w:r>
    </w:p>
    <w:p w14:paraId="7C59F13F" w14:textId="61CB0790" w:rsidR="00250DB7" w:rsidRPr="006D722E" w:rsidRDefault="00A02E56" w:rsidP="00250DB7">
      <w:pPr>
        <w:tabs>
          <w:tab w:val="left" w:pos="6360"/>
        </w:tabs>
        <w:snapToGrid w:val="0"/>
        <w:spacing w:line="360" w:lineRule="auto"/>
        <w:ind w:firstLine="420"/>
        <w:contextualSpacing/>
        <w:jc w:val="center"/>
        <w:rPr>
          <w:rFonts w:ascii="Times New Roman" w:hAnsi="Times New Roman"/>
        </w:rPr>
      </w:pPr>
      <w:r>
        <w:rPr>
          <w:rFonts w:ascii="Times New Roman" w:hAnsi="Times New Roman" w:hint="eastAsia"/>
        </w:rPr>
        <w:t xml:space="preserve"> </w:t>
      </w:r>
      <w:r>
        <w:rPr>
          <w:rFonts w:ascii="Times New Roman" w:hAnsi="Times New Roman"/>
        </w:rPr>
        <w:t xml:space="preserve">   </w:t>
      </w:r>
      <w:r w:rsidR="00250DB7" w:rsidRPr="006D722E">
        <w:rPr>
          <w:rFonts w:ascii="Times New Roman" w:hAnsi="Times New Roman"/>
          <w:noProof/>
          <w:position w:val="-32"/>
        </w:rPr>
        <w:drawing>
          <wp:inline distT="0" distB="0" distL="0" distR="0" wp14:anchorId="5F69F6EC" wp14:editId="7F32AAA0">
            <wp:extent cx="4002405" cy="478155"/>
            <wp:effectExtent l="0" t="0" r="0" b="0"/>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078" cstate="print">
                      <a:extLst>
                        <a:ext uri="{28A0092B-C50C-407E-A947-70E740481C1C}">
                          <a14:useLocalDpi xmlns:a14="http://schemas.microsoft.com/office/drawing/2010/main" val="0"/>
                        </a:ext>
                      </a:extLst>
                    </a:blip>
                    <a:srcRect/>
                    <a:stretch>
                      <a:fillRect/>
                    </a:stretch>
                  </pic:blipFill>
                  <pic:spPr bwMode="auto">
                    <a:xfrm>
                      <a:off x="0" y="0"/>
                      <a:ext cx="4002405" cy="478155"/>
                    </a:xfrm>
                    <a:prstGeom prst="rect">
                      <a:avLst/>
                    </a:prstGeom>
                    <a:noFill/>
                    <a:ln>
                      <a:noFill/>
                    </a:ln>
                  </pic:spPr>
                </pic:pic>
              </a:graphicData>
            </a:graphic>
          </wp:inline>
        </w:drawing>
      </w:r>
    </w:p>
    <w:p w14:paraId="2188F985" w14:textId="77777777" w:rsidR="00250DB7" w:rsidRPr="006D722E" w:rsidRDefault="00250DB7" w:rsidP="00A02E56">
      <w:pPr>
        <w:tabs>
          <w:tab w:val="left" w:pos="6360"/>
        </w:tabs>
        <w:snapToGrid w:val="0"/>
        <w:spacing w:line="360" w:lineRule="auto"/>
        <w:ind w:firstLineChars="500" w:firstLine="1050"/>
        <w:jc w:val="left"/>
        <w:rPr>
          <w:rFonts w:ascii="Times New Roman" w:hAnsi="Times New Roman"/>
        </w:rPr>
      </w:pPr>
      <w:r w:rsidRPr="006D722E">
        <w:rPr>
          <w:rFonts w:ascii="Times New Roman" w:hAnsi="Times New Roman"/>
        </w:rPr>
        <w:t>这说明</w:t>
      </w:r>
      <w:r w:rsidRPr="006D722E">
        <w:rPr>
          <w:rFonts w:ascii="Times New Roman" w:hAnsi="Times New Roman"/>
          <w:noProof/>
          <w:position w:val="-12"/>
        </w:rPr>
        <w:drawing>
          <wp:inline distT="0" distB="0" distL="0" distR="0" wp14:anchorId="55C8B5BC" wp14:editId="0FF0BFA5">
            <wp:extent cx="1223645" cy="246380"/>
            <wp:effectExtent l="0" t="0" r="0" b="1270"/>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079" cstate="print">
                      <a:extLst>
                        <a:ext uri="{28A0092B-C50C-407E-A947-70E740481C1C}">
                          <a14:useLocalDpi xmlns:a14="http://schemas.microsoft.com/office/drawing/2010/main" val="0"/>
                        </a:ext>
                      </a:extLst>
                    </a:blip>
                    <a:srcRect/>
                    <a:stretch>
                      <a:fillRect/>
                    </a:stretch>
                  </pic:blipFill>
                  <pic:spPr bwMode="auto">
                    <a:xfrm>
                      <a:off x="0" y="0"/>
                      <a:ext cx="1223645" cy="246380"/>
                    </a:xfrm>
                    <a:prstGeom prst="rect">
                      <a:avLst/>
                    </a:prstGeom>
                    <a:noFill/>
                    <a:ln>
                      <a:noFill/>
                    </a:ln>
                  </pic:spPr>
                </pic:pic>
              </a:graphicData>
            </a:graphic>
          </wp:inline>
        </w:drawing>
      </w:r>
      <w:r w:rsidRPr="006D722E">
        <w:rPr>
          <w:rFonts w:ascii="Times New Roman" w:hAnsi="Times New Roman"/>
        </w:rPr>
        <w:t>是次数小于等于</w:t>
      </w:r>
      <w:r w:rsidRPr="006D722E">
        <w:rPr>
          <w:rFonts w:ascii="Times New Roman" w:hAnsi="Times New Roman"/>
          <w:i/>
        </w:rPr>
        <w:t>n</w:t>
      </w:r>
      <w:r w:rsidRPr="006D722E">
        <w:rPr>
          <w:rFonts w:ascii="Times New Roman" w:hAnsi="Times New Roman"/>
        </w:rPr>
        <w:t>-1</w:t>
      </w:r>
      <w:r w:rsidRPr="006D722E">
        <w:rPr>
          <w:rFonts w:ascii="Times New Roman" w:hAnsi="Times New Roman"/>
        </w:rPr>
        <w:t>的多项式</w:t>
      </w:r>
      <w:r w:rsidRPr="006D722E">
        <w:rPr>
          <w:rFonts w:ascii="Times New Roman" w:hAnsi="Times New Roman"/>
        </w:rPr>
        <w:t xml:space="preserve">. </w:t>
      </w:r>
    </w:p>
    <w:p w14:paraId="1ED93212" w14:textId="77777777" w:rsidR="00250DB7" w:rsidRPr="006D722E" w:rsidRDefault="00250DB7" w:rsidP="00A02E56">
      <w:pPr>
        <w:tabs>
          <w:tab w:val="left" w:pos="6360"/>
        </w:tabs>
        <w:snapToGrid w:val="0"/>
        <w:spacing w:line="360" w:lineRule="auto"/>
        <w:ind w:firstLineChars="500" w:firstLine="1050"/>
        <w:jc w:val="left"/>
        <w:rPr>
          <w:rFonts w:ascii="Times New Roman" w:hAnsi="Times New Roman"/>
        </w:rPr>
      </w:pPr>
      <w:r w:rsidRPr="006D722E">
        <w:rPr>
          <w:rFonts w:ascii="Times New Roman" w:hAnsi="Times New Roman"/>
        </w:rPr>
        <w:t>对其运用归纳假设或情形（</w:t>
      </w:r>
      <w:proofErr w:type="spellStart"/>
      <w:r w:rsidRPr="00A02E56">
        <w:rPr>
          <w:rFonts w:ascii="Times New Roman" w:hAnsi="Times New Roman"/>
          <w:i/>
        </w:rPr>
        <w:t>i</w:t>
      </w:r>
      <w:proofErr w:type="spellEnd"/>
      <w:r w:rsidRPr="006D722E">
        <w:rPr>
          <w:rFonts w:ascii="Times New Roman" w:hAnsi="Times New Roman"/>
        </w:rPr>
        <w:t>），存在整系数多项式</w:t>
      </w:r>
      <w:r w:rsidRPr="006D722E">
        <w:rPr>
          <w:rFonts w:ascii="Times New Roman" w:hAnsi="Times New Roman"/>
          <w:noProof/>
          <w:position w:val="-12"/>
        </w:rPr>
        <w:drawing>
          <wp:inline distT="0" distB="0" distL="0" distR="0" wp14:anchorId="21F4E852" wp14:editId="4B81614A">
            <wp:extent cx="344805" cy="232410"/>
            <wp:effectExtent l="0" t="0" r="0" b="0"/>
            <wp:docPr id="435"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080" cstate="print">
                      <a:extLst>
                        <a:ext uri="{28A0092B-C50C-407E-A947-70E740481C1C}">
                          <a14:useLocalDpi xmlns:a14="http://schemas.microsoft.com/office/drawing/2010/main" val="0"/>
                        </a:ext>
                      </a:extLst>
                    </a:blip>
                    <a:srcRect/>
                    <a:stretch>
                      <a:fillRect/>
                    </a:stretch>
                  </pic:blipFill>
                  <pic:spPr bwMode="auto">
                    <a:xfrm>
                      <a:off x="0" y="0"/>
                      <a:ext cx="344805" cy="232410"/>
                    </a:xfrm>
                    <a:prstGeom prst="rect">
                      <a:avLst/>
                    </a:prstGeom>
                    <a:noFill/>
                    <a:ln>
                      <a:noFill/>
                    </a:ln>
                  </pic:spPr>
                </pic:pic>
              </a:graphicData>
            </a:graphic>
          </wp:inline>
        </w:drawing>
      </w:r>
      <w:r w:rsidRPr="006D722E">
        <w:rPr>
          <w:rFonts w:ascii="Times New Roman" w:hAnsi="Times New Roman"/>
        </w:rPr>
        <w:t>和</w:t>
      </w:r>
      <w:r w:rsidRPr="006D722E">
        <w:rPr>
          <w:rFonts w:ascii="Times New Roman" w:hAnsi="Times New Roman"/>
          <w:noProof/>
          <w:position w:val="-12"/>
        </w:rPr>
        <w:drawing>
          <wp:inline distT="0" distB="0" distL="0" distR="0" wp14:anchorId="3D7E2302" wp14:editId="2B11D660">
            <wp:extent cx="316230" cy="232410"/>
            <wp:effectExtent l="0" t="0" r="7620" b="0"/>
            <wp:docPr id="43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081" cstate="print">
                      <a:extLst>
                        <a:ext uri="{28A0092B-C50C-407E-A947-70E740481C1C}">
                          <a14:useLocalDpi xmlns:a14="http://schemas.microsoft.com/office/drawing/2010/main" val="0"/>
                        </a:ext>
                      </a:extLst>
                    </a:blip>
                    <a:srcRect/>
                    <a:stretch>
                      <a:fillRect/>
                    </a:stretch>
                  </pic:blipFill>
                  <pic:spPr bwMode="auto">
                    <a:xfrm>
                      <a:off x="0" y="0"/>
                      <a:ext cx="316230" cy="232410"/>
                    </a:xfrm>
                    <a:prstGeom prst="rect">
                      <a:avLst/>
                    </a:prstGeom>
                    <a:noFill/>
                    <a:ln>
                      <a:noFill/>
                    </a:ln>
                  </pic:spPr>
                </pic:pic>
              </a:graphicData>
            </a:graphic>
          </wp:inline>
        </w:drawing>
      </w:r>
      <w:r w:rsidRPr="006D722E">
        <w:rPr>
          <w:rFonts w:ascii="Times New Roman" w:hAnsi="Times New Roman"/>
        </w:rPr>
        <w:t>使得</w:t>
      </w:r>
    </w:p>
    <w:p w14:paraId="0D628C59" w14:textId="51C96E15" w:rsidR="00250DB7" w:rsidRPr="006D722E" w:rsidRDefault="00A02E56" w:rsidP="00250DB7">
      <w:pPr>
        <w:tabs>
          <w:tab w:val="left" w:pos="6360"/>
        </w:tabs>
        <w:snapToGrid w:val="0"/>
        <w:spacing w:line="360" w:lineRule="auto"/>
        <w:jc w:val="center"/>
        <w:rPr>
          <w:rFonts w:ascii="Times New Roman" w:hAnsi="Times New Roman"/>
        </w:rPr>
      </w:pPr>
      <w:r>
        <w:rPr>
          <w:rFonts w:ascii="Times New Roman" w:hAnsi="Times New Roman" w:hint="eastAsia"/>
        </w:rPr>
        <w:t xml:space="preserve"> </w:t>
      </w:r>
      <w:r>
        <w:rPr>
          <w:rFonts w:ascii="Times New Roman" w:hAnsi="Times New Roman"/>
        </w:rPr>
        <w:t xml:space="preserve">    </w:t>
      </w:r>
      <w:r w:rsidR="00250DB7" w:rsidRPr="006D722E">
        <w:rPr>
          <w:rFonts w:ascii="Times New Roman" w:hAnsi="Times New Roman"/>
          <w:noProof/>
          <w:position w:val="-12"/>
        </w:rPr>
        <w:drawing>
          <wp:inline distT="0" distB="0" distL="0" distR="0" wp14:anchorId="6659E1C3" wp14:editId="2136DB38">
            <wp:extent cx="3742055" cy="246380"/>
            <wp:effectExtent l="0" t="0" r="0" b="1270"/>
            <wp:docPr id="433"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082" cstate="print">
                      <a:extLst>
                        <a:ext uri="{28A0092B-C50C-407E-A947-70E740481C1C}">
                          <a14:useLocalDpi xmlns:a14="http://schemas.microsoft.com/office/drawing/2010/main" val="0"/>
                        </a:ext>
                      </a:extLst>
                    </a:blip>
                    <a:srcRect/>
                    <a:stretch>
                      <a:fillRect/>
                    </a:stretch>
                  </pic:blipFill>
                  <pic:spPr bwMode="auto">
                    <a:xfrm>
                      <a:off x="0" y="0"/>
                      <a:ext cx="3742055" cy="246380"/>
                    </a:xfrm>
                    <a:prstGeom prst="rect">
                      <a:avLst/>
                    </a:prstGeom>
                    <a:noFill/>
                    <a:ln>
                      <a:noFill/>
                    </a:ln>
                  </pic:spPr>
                </pic:pic>
              </a:graphicData>
            </a:graphic>
          </wp:inline>
        </w:drawing>
      </w:r>
    </w:p>
    <w:p w14:paraId="18AEE177" w14:textId="77777777" w:rsidR="00250DB7" w:rsidRPr="006D722E" w:rsidRDefault="00250DB7" w:rsidP="00A02E56">
      <w:pPr>
        <w:tabs>
          <w:tab w:val="left" w:pos="6360"/>
        </w:tabs>
        <w:snapToGrid w:val="0"/>
        <w:spacing w:line="360" w:lineRule="auto"/>
        <w:ind w:firstLineChars="500" w:firstLine="1050"/>
        <w:jc w:val="left"/>
        <w:rPr>
          <w:rFonts w:ascii="Times New Roman" w:hAnsi="Times New Roman"/>
        </w:rPr>
      </w:pPr>
      <w:r w:rsidRPr="006D722E">
        <w:rPr>
          <w:rFonts w:ascii="Times New Roman" w:hAnsi="Times New Roman"/>
        </w:rPr>
        <w:t>因此，</w:t>
      </w:r>
      <w:r w:rsidRPr="006D722E">
        <w:rPr>
          <w:rFonts w:ascii="Times New Roman" w:hAnsi="Times New Roman"/>
          <w:noProof/>
          <w:position w:val="-12"/>
        </w:rPr>
        <w:drawing>
          <wp:inline distT="0" distB="0" distL="0" distR="0" wp14:anchorId="5084C3F7" wp14:editId="105EC5A8">
            <wp:extent cx="2061210" cy="246380"/>
            <wp:effectExtent l="0" t="0" r="0" b="1270"/>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083" cstate="print">
                      <a:extLst>
                        <a:ext uri="{28A0092B-C50C-407E-A947-70E740481C1C}">
                          <a14:useLocalDpi xmlns:a14="http://schemas.microsoft.com/office/drawing/2010/main" val="0"/>
                        </a:ext>
                      </a:extLst>
                    </a:blip>
                    <a:srcRect/>
                    <a:stretch>
                      <a:fillRect/>
                    </a:stretch>
                  </pic:blipFill>
                  <pic:spPr bwMode="auto">
                    <a:xfrm>
                      <a:off x="0" y="0"/>
                      <a:ext cx="2061210" cy="246380"/>
                    </a:xfrm>
                    <a:prstGeom prst="rect">
                      <a:avLst/>
                    </a:prstGeom>
                    <a:noFill/>
                    <a:ln>
                      <a:noFill/>
                    </a:ln>
                  </pic:spPr>
                </pic:pic>
              </a:graphicData>
            </a:graphic>
          </wp:inline>
        </w:drawing>
      </w:r>
      <w:r w:rsidRPr="006D722E">
        <w:rPr>
          <w:rFonts w:ascii="Times New Roman" w:hAnsi="Times New Roman"/>
        </w:rPr>
        <w:t>为所求</w:t>
      </w:r>
      <w:r w:rsidRPr="006D722E">
        <w:rPr>
          <w:rFonts w:ascii="Times New Roman" w:hAnsi="Times New Roman"/>
        </w:rPr>
        <w:t>.</w:t>
      </w:r>
    </w:p>
    <w:p w14:paraId="080C4F60" w14:textId="72424B72" w:rsidR="00250DB7" w:rsidRPr="006D722E" w:rsidRDefault="00250DB7" w:rsidP="00A02E56">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根据数学归纳法原理，结论</w:t>
      </w:r>
      <w:del w:id="3626" w:author="zhengping jin" w:date="2024-08-13T00:24:00Z" w16du:dateUtc="2024-08-12T16:24:00Z">
        <w:r w:rsidRPr="006D722E" w:rsidDel="00B42E36">
          <w:rPr>
            <w:rFonts w:ascii="Times New Roman" w:hAnsi="Times New Roman"/>
          </w:rPr>
          <w:delText>是</w:delText>
        </w:r>
      </w:del>
      <w:r w:rsidRPr="006D722E">
        <w:rPr>
          <w:rFonts w:ascii="Times New Roman" w:hAnsi="Times New Roman"/>
        </w:rPr>
        <w:t>成立</w:t>
      </w:r>
      <w:del w:id="3627" w:author="zhengping jin" w:date="2024-08-13T00:24:00Z" w16du:dateUtc="2024-08-12T16:24:00Z">
        <w:r w:rsidRPr="006D722E" w:rsidDel="00B42E36">
          <w:rPr>
            <w:rFonts w:ascii="Times New Roman" w:hAnsi="Times New Roman"/>
          </w:rPr>
          <w:delText>的</w:delText>
        </w:r>
      </w:del>
      <w:r w:rsidRPr="006D722E">
        <w:rPr>
          <w:rFonts w:ascii="Times New Roman" w:hAnsi="Times New Roman"/>
        </w:rPr>
        <w:t>.</w:t>
      </w:r>
    </w:p>
    <w:p w14:paraId="3AC5ADE4"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rPr>
      </w:pPr>
    </w:p>
    <w:p w14:paraId="02919112" w14:textId="5AF69FEE" w:rsidR="00250DB7" w:rsidRPr="006D722E" w:rsidRDefault="00250DB7" w:rsidP="00742CB6">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rPr>
        <w:t>其次，</w:t>
      </w:r>
      <w:r w:rsidR="00A02E56" w:rsidRPr="006D722E">
        <w:rPr>
          <w:rFonts w:ascii="Times New Roman" w:hAnsi="Times New Roman"/>
        </w:rPr>
        <w:t>由</w:t>
      </w:r>
      <w:r w:rsidR="00742CB6" w:rsidRPr="00742CB6">
        <w:rPr>
          <w:rFonts w:ascii="Times New Roman" w:hAnsi="Times New Roman"/>
        </w:rPr>
        <w:t>定理</w:t>
      </w:r>
      <w:r w:rsidR="00742CB6" w:rsidRPr="00742CB6">
        <w:rPr>
          <w:rFonts w:ascii="Times New Roman" w:hAnsi="Times New Roman" w:hint="eastAsia"/>
        </w:rPr>
        <w:t>2</w:t>
      </w:r>
      <w:r w:rsidR="00742CB6" w:rsidRPr="00742CB6">
        <w:rPr>
          <w:rFonts w:ascii="Times New Roman" w:hAnsi="Times New Roman"/>
        </w:rPr>
        <w:t>.2.14</w:t>
      </w:r>
      <w:r w:rsidR="00742CB6">
        <w:rPr>
          <w:rFonts w:ascii="Times New Roman" w:hAnsi="Times New Roman"/>
        </w:rPr>
        <w:t xml:space="preserve"> (</w:t>
      </w:r>
      <w:r w:rsidR="00742CB6" w:rsidRPr="00742CB6">
        <w:rPr>
          <w:rFonts w:ascii="Times New Roman" w:hAnsi="Times New Roman" w:hint="eastAsia"/>
        </w:rPr>
        <w:t>费马小定理</w:t>
      </w:r>
      <w:r w:rsidR="00742CB6">
        <w:rPr>
          <w:rFonts w:ascii="Times New Roman" w:hAnsi="Times New Roman" w:hint="eastAsia"/>
        </w:rPr>
        <w:t>)</w:t>
      </w:r>
      <w:r w:rsidR="00A02E56">
        <w:rPr>
          <w:rFonts w:ascii="Times New Roman" w:hAnsi="Times New Roman" w:hint="eastAsia"/>
        </w:rPr>
        <w:t>,</w:t>
      </w:r>
      <w:r w:rsidR="00A02E56">
        <w:rPr>
          <w:rFonts w:ascii="Times New Roman" w:hAnsi="Times New Roman"/>
        </w:rPr>
        <w:t xml:space="preserve"> </w:t>
      </w:r>
      <w:r w:rsidRPr="006D722E">
        <w:rPr>
          <w:rFonts w:ascii="Times New Roman" w:hAnsi="Times New Roman"/>
        </w:rPr>
        <w:t>多项式</w:t>
      </w:r>
      <w:r w:rsidRPr="006D722E">
        <w:rPr>
          <w:rFonts w:ascii="Times New Roman" w:hAnsi="Times New Roman"/>
          <w:noProof/>
          <w:position w:val="-10"/>
        </w:rPr>
        <w:drawing>
          <wp:inline distT="0" distB="0" distL="0" distR="0" wp14:anchorId="1ED1793A" wp14:editId="65246C93">
            <wp:extent cx="914400" cy="232410"/>
            <wp:effectExtent l="0" t="0" r="0" b="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084" cstate="print">
                      <a:extLst>
                        <a:ext uri="{28A0092B-C50C-407E-A947-70E740481C1C}">
                          <a14:useLocalDpi xmlns:a14="http://schemas.microsoft.com/office/drawing/2010/main" val="0"/>
                        </a:ext>
                      </a:extLst>
                    </a:blip>
                    <a:srcRect/>
                    <a:stretch>
                      <a:fillRect/>
                    </a:stretch>
                  </pic:blipFill>
                  <pic:spPr bwMode="auto">
                    <a:xfrm>
                      <a:off x="0" y="0"/>
                      <a:ext cx="914400" cy="232410"/>
                    </a:xfrm>
                    <a:prstGeom prst="rect">
                      <a:avLst/>
                    </a:prstGeom>
                    <a:noFill/>
                    <a:ln>
                      <a:noFill/>
                    </a:ln>
                  </pic:spPr>
                </pic:pic>
              </a:graphicData>
            </a:graphic>
          </wp:inline>
        </w:drawing>
      </w:r>
      <w:r w:rsidRPr="006D722E">
        <w:rPr>
          <w:rFonts w:ascii="Times New Roman" w:hAnsi="Times New Roman"/>
        </w:rPr>
        <w:t>对任何整数取值为零，所以借助于</w:t>
      </w:r>
      <w:proofErr w:type="gramStart"/>
      <w:r w:rsidRPr="006D722E">
        <w:rPr>
          <w:rFonts w:ascii="Times New Roman" w:hAnsi="Times New Roman"/>
        </w:rPr>
        <w:t>它以及</w:t>
      </w:r>
      <w:proofErr w:type="gramEnd"/>
      <w:r w:rsidRPr="006D722E">
        <w:rPr>
          <w:rFonts w:ascii="Times New Roman" w:hAnsi="Times New Roman"/>
        </w:rPr>
        <w:t>多项式</w:t>
      </w:r>
      <w:del w:id="3628" w:author="zhengping jin" w:date="2024-08-06T23:16:00Z" w16du:dateUtc="2024-08-06T15:16:00Z">
        <w:r w:rsidRPr="006D722E" w:rsidDel="006254F3">
          <w:rPr>
            <w:rFonts w:ascii="Times New Roman" w:hAnsi="Times New Roman"/>
          </w:rPr>
          <w:delText>欧几里得</w:delText>
        </w:r>
      </w:del>
      <w:ins w:id="3629" w:author="zhengping jin" w:date="2024-08-06T23:16:00Z" w16du:dateUtc="2024-08-06T15:16:00Z">
        <w:r w:rsidR="006254F3">
          <w:rPr>
            <w:rFonts w:ascii="Times New Roman" w:hAnsi="Times New Roman"/>
          </w:rPr>
          <w:t>欧几里德</w:t>
        </w:r>
      </w:ins>
      <w:r w:rsidRPr="006D722E">
        <w:rPr>
          <w:rFonts w:ascii="Times New Roman" w:hAnsi="Times New Roman"/>
        </w:rPr>
        <w:t>除法，可将高次多项式的求解转化为次数不超过</w:t>
      </w:r>
      <w:r w:rsidRPr="006D722E">
        <w:rPr>
          <w:rFonts w:ascii="Times New Roman" w:hAnsi="Times New Roman"/>
          <w:i/>
        </w:rPr>
        <w:t>p</w:t>
      </w:r>
      <w:r w:rsidRPr="006D722E">
        <w:rPr>
          <w:rFonts w:ascii="Times New Roman" w:hAnsi="Times New Roman"/>
        </w:rPr>
        <w:t>-1</w:t>
      </w:r>
      <w:r w:rsidRPr="006D722E">
        <w:rPr>
          <w:rFonts w:ascii="Times New Roman" w:hAnsi="Times New Roman"/>
        </w:rPr>
        <w:t>的多项式的求解</w:t>
      </w:r>
      <w:r w:rsidRPr="006D722E">
        <w:rPr>
          <w:rFonts w:ascii="Times New Roman" w:hAnsi="Times New Roman"/>
        </w:rPr>
        <w:t>.</w:t>
      </w:r>
    </w:p>
    <w:p w14:paraId="6626BAD9" w14:textId="72A62BA4" w:rsidR="00250DB7" w:rsidRPr="006D722E" w:rsidRDefault="00742CB6" w:rsidP="00250DB7">
      <w:pPr>
        <w:tabs>
          <w:tab w:val="left" w:pos="6360"/>
        </w:tabs>
        <w:snapToGrid w:val="0"/>
        <w:spacing w:line="360" w:lineRule="auto"/>
        <w:ind w:firstLineChars="200" w:firstLine="420"/>
        <w:contextualSpacing/>
        <w:jc w:val="left"/>
        <w:rPr>
          <w:rFonts w:ascii="Times New Roman" w:hAnsi="Times New Roman"/>
        </w:rPr>
      </w:pPr>
      <w:r w:rsidRPr="00E4496D">
        <w:rPr>
          <w:rFonts w:ascii="Times New Roman" w:hAnsi="Times New Roman"/>
          <w:b/>
        </w:rPr>
        <w:t>定理</w:t>
      </w:r>
      <w:r>
        <w:rPr>
          <w:rFonts w:ascii="Times New Roman" w:hAnsi="Times New Roman" w:hint="eastAsia"/>
          <w:b/>
        </w:rPr>
        <w:t>3</w:t>
      </w:r>
      <w:r>
        <w:rPr>
          <w:rFonts w:ascii="Times New Roman" w:hAnsi="Times New Roman"/>
          <w:b/>
        </w:rPr>
        <w:t xml:space="preserve">.4.2 </w:t>
      </w:r>
      <w:r w:rsidR="00250DB7" w:rsidRPr="006D722E">
        <w:rPr>
          <w:rFonts w:ascii="Times New Roman" w:hAnsi="Times New Roman"/>
        </w:rPr>
        <w:t>同余方程</w:t>
      </w:r>
      <w:r w:rsidR="00250DB7" w:rsidRPr="006D722E">
        <w:rPr>
          <w:rFonts w:ascii="Times New Roman" w:hAnsi="Times New Roman"/>
          <w:noProof/>
          <w:position w:val="-12"/>
        </w:rPr>
        <w:drawing>
          <wp:inline distT="0" distB="0" distL="0" distR="0" wp14:anchorId="416640AF" wp14:editId="0ACC4807">
            <wp:extent cx="2342515" cy="246380"/>
            <wp:effectExtent l="0" t="0" r="635" b="1270"/>
            <wp:docPr id="43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064" cstate="print">
                      <a:extLst>
                        <a:ext uri="{28A0092B-C50C-407E-A947-70E740481C1C}">
                          <a14:useLocalDpi xmlns:a14="http://schemas.microsoft.com/office/drawing/2010/main" val="0"/>
                        </a:ext>
                      </a:extLst>
                    </a:blip>
                    <a:srcRect/>
                    <a:stretch>
                      <a:fillRect/>
                    </a:stretch>
                  </pic:blipFill>
                  <pic:spPr bwMode="auto">
                    <a:xfrm>
                      <a:off x="0" y="0"/>
                      <a:ext cx="2342515" cy="246380"/>
                    </a:xfrm>
                    <a:prstGeom prst="rect">
                      <a:avLst/>
                    </a:prstGeom>
                    <a:noFill/>
                    <a:ln>
                      <a:noFill/>
                    </a:ln>
                  </pic:spPr>
                </pic:pic>
              </a:graphicData>
            </a:graphic>
          </wp:inline>
        </w:drawing>
      </w:r>
      <w:r w:rsidR="00250DB7" w:rsidRPr="006D722E">
        <w:rPr>
          <w:rFonts w:ascii="Times New Roman" w:hAnsi="Times New Roman"/>
        </w:rPr>
        <w:t>与一个次数不超过</w:t>
      </w:r>
      <w:r w:rsidR="00250DB7" w:rsidRPr="006D722E">
        <w:rPr>
          <w:rFonts w:ascii="Times New Roman" w:hAnsi="Times New Roman"/>
          <w:i/>
        </w:rPr>
        <w:t>p</w:t>
      </w:r>
      <w:r w:rsidR="00250DB7" w:rsidRPr="006D722E">
        <w:rPr>
          <w:rFonts w:ascii="Times New Roman" w:hAnsi="Times New Roman"/>
        </w:rPr>
        <w:t>-1</w:t>
      </w:r>
      <w:r w:rsidR="00250DB7" w:rsidRPr="006D722E">
        <w:rPr>
          <w:rFonts w:ascii="Times New Roman" w:hAnsi="Times New Roman"/>
        </w:rPr>
        <w:t>模</w:t>
      </w:r>
      <w:r w:rsidR="00250DB7" w:rsidRPr="006D722E">
        <w:rPr>
          <w:rFonts w:ascii="Times New Roman" w:hAnsi="Times New Roman"/>
          <w:i/>
        </w:rPr>
        <w:t>p</w:t>
      </w:r>
      <w:r w:rsidR="00250DB7" w:rsidRPr="006D722E">
        <w:rPr>
          <w:rFonts w:ascii="Times New Roman" w:hAnsi="Times New Roman"/>
        </w:rPr>
        <w:t>的同余方程等价</w:t>
      </w:r>
      <w:r w:rsidR="00250DB7" w:rsidRPr="006D722E">
        <w:rPr>
          <w:rFonts w:ascii="Times New Roman" w:hAnsi="Times New Roman"/>
        </w:rPr>
        <w:t>.</w:t>
      </w:r>
    </w:p>
    <w:p w14:paraId="76DAFA55" w14:textId="2891FB45" w:rsidR="00250DB7" w:rsidRPr="006D722E" w:rsidRDefault="00250DB7" w:rsidP="00250DB7">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由多项式的</w:t>
      </w:r>
      <w:del w:id="3630" w:author="zhengping jin" w:date="2024-08-06T23:16:00Z" w16du:dateUtc="2024-08-06T15:16:00Z">
        <w:r w:rsidRPr="006D722E" w:rsidDel="006254F3">
          <w:rPr>
            <w:rFonts w:ascii="Times New Roman" w:hAnsi="Times New Roman"/>
          </w:rPr>
          <w:delText>欧几里得</w:delText>
        </w:r>
      </w:del>
      <w:ins w:id="3631" w:author="zhengping jin" w:date="2024-08-06T23:16:00Z" w16du:dateUtc="2024-08-06T15:16:00Z">
        <w:r w:rsidR="006254F3">
          <w:rPr>
            <w:rFonts w:ascii="Times New Roman" w:hAnsi="Times New Roman"/>
          </w:rPr>
          <w:t>欧几里德</w:t>
        </w:r>
      </w:ins>
      <w:r w:rsidRPr="006D722E">
        <w:rPr>
          <w:rFonts w:ascii="Times New Roman" w:hAnsi="Times New Roman"/>
        </w:rPr>
        <w:t>除法，存在整系数多项式</w:t>
      </w:r>
      <w:r w:rsidRPr="006D722E">
        <w:rPr>
          <w:rFonts w:ascii="Times New Roman" w:hAnsi="Times New Roman"/>
          <w:i/>
        </w:rPr>
        <w:t>q</w:t>
      </w:r>
      <w:ins w:id="3632" w:author="zhengping jin" w:date="2024-08-13T00:27:00Z" w16du:dateUtc="2024-08-12T16:27:00Z">
        <w:r w:rsidR="00B42E36">
          <w:rPr>
            <w:rFonts w:ascii="Times New Roman" w:hAnsi="Times New Roman" w:hint="eastAsia"/>
            <w:iCs/>
          </w:rPr>
          <w:t>(</w:t>
        </w:r>
        <w:r w:rsidR="00B42E36" w:rsidRPr="00B42E36">
          <w:rPr>
            <w:rFonts w:ascii="Times New Roman" w:hAnsi="Times New Roman"/>
            <w:i/>
            <w:rPrChange w:id="3633" w:author="zhengping jin" w:date="2024-08-13T00:27:00Z" w16du:dateUtc="2024-08-12T16:27:00Z">
              <w:rPr>
                <w:rFonts w:ascii="Times New Roman" w:hAnsi="Times New Roman"/>
                <w:iCs/>
              </w:rPr>
            </w:rPrChange>
          </w:rPr>
          <w:t>x</w:t>
        </w:r>
        <w:r w:rsidR="00B42E36">
          <w:rPr>
            <w:rFonts w:ascii="Times New Roman" w:hAnsi="Times New Roman" w:hint="eastAsia"/>
            <w:iCs/>
          </w:rPr>
          <w:t>)</w:t>
        </w:r>
      </w:ins>
      <w:del w:id="3634" w:author="zhengping jin" w:date="2024-08-13T00:27:00Z" w16du:dateUtc="2024-08-12T16:27:00Z">
        <w:r w:rsidRPr="006D722E" w:rsidDel="00B42E36">
          <w:rPr>
            <w:rFonts w:ascii="Times New Roman" w:hAnsi="Times New Roman"/>
          </w:rPr>
          <w:delText>（</w:delText>
        </w:r>
        <w:r w:rsidRPr="006D722E" w:rsidDel="00B42E36">
          <w:rPr>
            <w:rFonts w:ascii="Times New Roman" w:hAnsi="Times New Roman"/>
            <w:i/>
          </w:rPr>
          <w:delText>x</w:delText>
        </w:r>
        <w:r w:rsidRPr="006D722E" w:rsidDel="00B42E36">
          <w:rPr>
            <w:rFonts w:ascii="Times New Roman" w:hAnsi="Times New Roman"/>
          </w:rPr>
          <w:delText>）</w:delText>
        </w:r>
      </w:del>
      <w:r w:rsidRPr="006D722E">
        <w:rPr>
          <w:rFonts w:ascii="Times New Roman" w:hAnsi="Times New Roman"/>
        </w:rPr>
        <w:t>，</w:t>
      </w:r>
      <w:r w:rsidRPr="006D722E">
        <w:rPr>
          <w:rFonts w:ascii="Times New Roman" w:hAnsi="Times New Roman"/>
          <w:i/>
        </w:rPr>
        <w:t>r</w:t>
      </w:r>
      <w:ins w:id="3635" w:author="zhengping jin" w:date="2024-08-13T00:27:00Z" w16du:dateUtc="2024-08-12T16:27:00Z">
        <w:r w:rsidR="00B42E36">
          <w:rPr>
            <w:rFonts w:ascii="Times New Roman" w:hAnsi="Times New Roman" w:hint="eastAsia"/>
            <w:iCs/>
          </w:rPr>
          <w:t>(</w:t>
        </w:r>
        <w:r w:rsidR="00B42E36" w:rsidRPr="005B6C5D">
          <w:rPr>
            <w:rFonts w:ascii="Times New Roman" w:hAnsi="Times New Roman" w:hint="eastAsia"/>
            <w:i/>
          </w:rPr>
          <w:t>x</w:t>
        </w:r>
        <w:r w:rsidR="00B42E36">
          <w:rPr>
            <w:rFonts w:ascii="Times New Roman" w:hAnsi="Times New Roman" w:hint="eastAsia"/>
            <w:iCs/>
          </w:rPr>
          <w:t xml:space="preserve">) </w:t>
        </w:r>
      </w:ins>
      <w:del w:id="3636" w:author="zhengping jin" w:date="2024-08-13T00:27:00Z" w16du:dateUtc="2024-08-12T16:27:00Z">
        <w:r w:rsidRPr="006D722E" w:rsidDel="00B42E36">
          <w:rPr>
            <w:rFonts w:ascii="Times New Roman" w:hAnsi="Times New Roman"/>
          </w:rPr>
          <w:delText>（</w:delText>
        </w:r>
        <w:r w:rsidRPr="006D722E" w:rsidDel="00B42E36">
          <w:rPr>
            <w:rFonts w:ascii="Times New Roman" w:hAnsi="Times New Roman"/>
            <w:i/>
          </w:rPr>
          <w:delText>x</w:delText>
        </w:r>
        <w:r w:rsidRPr="006D722E" w:rsidDel="00B42E36">
          <w:rPr>
            <w:rFonts w:ascii="Times New Roman" w:hAnsi="Times New Roman"/>
          </w:rPr>
          <w:delText>）</w:delText>
        </w:r>
      </w:del>
      <w:r w:rsidRPr="006D722E">
        <w:rPr>
          <w:rFonts w:ascii="Times New Roman" w:hAnsi="Times New Roman"/>
        </w:rPr>
        <w:t>使得</w:t>
      </w:r>
    </w:p>
    <w:p w14:paraId="49C29779" w14:textId="3AF6A9D4"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0"/>
        </w:rPr>
        <w:drawing>
          <wp:inline distT="0" distB="0" distL="0" distR="0" wp14:anchorId="59F3EED6" wp14:editId="7E1E6DB7">
            <wp:extent cx="1631950" cy="232410"/>
            <wp:effectExtent l="0" t="0" r="6350" b="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1085" cstate="print">
                      <a:extLst>
                        <a:ext uri="{28A0092B-C50C-407E-A947-70E740481C1C}">
                          <a14:useLocalDpi xmlns:a14="http://schemas.microsoft.com/office/drawing/2010/main" val="0"/>
                        </a:ext>
                      </a:extLst>
                    </a:blip>
                    <a:srcRect/>
                    <a:stretch>
                      <a:fillRect/>
                    </a:stretch>
                  </pic:blipFill>
                  <pic:spPr bwMode="auto">
                    <a:xfrm>
                      <a:off x="0" y="0"/>
                      <a:ext cx="1631950" cy="232410"/>
                    </a:xfrm>
                    <a:prstGeom prst="rect">
                      <a:avLst/>
                    </a:prstGeom>
                    <a:noFill/>
                    <a:ln>
                      <a:noFill/>
                    </a:ln>
                  </pic:spPr>
                </pic:pic>
              </a:graphicData>
            </a:graphic>
          </wp:inline>
        </w:drawing>
      </w:r>
      <w:ins w:id="3637" w:author="zhengping jin" w:date="2024-08-13T00:27:00Z" w16du:dateUtc="2024-08-12T16:27:00Z">
        <w:r w:rsidR="00B42E36">
          <w:rPr>
            <w:rFonts w:ascii="Times New Roman" w:hAnsi="Times New Roman" w:hint="eastAsia"/>
          </w:rPr>
          <w:t>,</w:t>
        </w:r>
      </w:ins>
    </w:p>
    <w:p w14:paraId="4939DBE4" w14:textId="0E3F9F1C" w:rsidR="00250DB7" w:rsidRPr="006D722E" w:rsidRDefault="00250DB7" w:rsidP="00250DB7">
      <w:pPr>
        <w:tabs>
          <w:tab w:val="left" w:pos="6360"/>
        </w:tabs>
        <w:snapToGrid w:val="0"/>
        <w:spacing w:line="360" w:lineRule="auto"/>
        <w:ind w:firstLineChars="350" w:firstLine="735"/>
        <w:contextualSpacing/>
        <w:jc w:val="left"/>
        <w:rPr>
          <w:rFonts w:ascii="Times New Roman" w:hAnsi="Times New Roman"/>
        </w:rPr>
      </w:pPr>
      <w:r w:rsidRPr="006D722E">
        <w:rPr>
          <w:rFonts w:ascii="Times New Roman" w:hAnsi="Times New Roman"/>
        </w:rPr>
        <w:t>其中</w:t>
      </w:r>
      <w:r w:rsidRPr="006D722E">
        <w:rPr>
          <w:rFonts w:ascii="Times New Roman" w:hAnsi="Times New Roman"/>
          <w:i/>
        </w:rPr>
        <w:t>r</w:t>
      </w:r>
      <w:ins w:id="3638" w:author="zhengping jin" w:date="2024-08-13T00:28:00Z" w16du:dateUtc="2024-08-12T16:28:00Z">
        <w:r w:rsidR="00B42E36">
          <w:rPr>
            <w:rFonts w:ascii="Times New Roman" w:hAnsi="Times New Roman" w:hint="eastAsia"/>
            <w:iCs/>
          </w:rPr>
          <w:t>(</w:t>
        </w:r>
        <w:r w:rsidR="00B42E36" w:rsidRPr="005B6C5D">
          <w:rPr>
            <w:rFonts w:ascii="Times New Roman" w:hAnsi="Times New Roman" w:hint="eastAsia"/>
            <w:i/>
          </w:rPr>
          <w:t>x</w:t>
        </w:r>
        <w:r w:rsidR="00B42E36">
          <w:rPr>
            <w:rFonts w:ascii="Times New Roman" w:hAnsi="Times New Roman" w:hint="eastAsia"/>
            <w:iCs/>
          </w:rPr>
          <w:t>)</w:t>
        </w:r>
      </w:ins>
      <w:del w:id="3639" w:author="zhengping jin" w:date="2024-08-13T00:28:00Z" w16du:dateUtc="2024-08-12T16:28:00Z">
        <w:r w:rsidRPr="006D722E" w:rsidDel="00B42E36">
          <w:rPr>
            <w:rFonts w:ascii="Times New Roman" w:hAnsi="Times New Roman"/>
          </w:rPr>
          <w:delText>（</w:delText>
        </w:r>
        <w:r w:rsidRPr="006D722E" w:rsidDel="00B42E36">
          <w:rPr>
            <w:rFonts w:ascii="Times New Roman" w:hAnsi="Times New Roman"/>
            <w:i/>
          </w:rPr>
          <w:delText>x</w:delText>
        </w:r>
        <w:r w:rsidRPr="006D722E" w:rsidDel="00B42E36">
          <w:rPr>
            <w:rFonts w:ascii="Times New Roman" w:hAnsi="Times New Roman"/>
          </w:rPr>
          <w:delText>）</w:delText>
        </w:r>
      </w:del>
      <w:r w:rsidRPr="006D722E">
        <w:rPr>
          <w:rFonts w:ascii="Times New Roman" w:hAnsi="Times New Roman"/>
        </w:rPr>
        <w:t>的次数小于等于</w:t>
      </w:r>
      <w:r w:rsidRPr="006D722E">
        <w:rPr>
          <w:rFonts w:ascii="Times New Roman" w:hAnsi="Times New Roman"/>
          <w:i/>
        </w:rPr>
        <w:t>p</w:t>
      </w:r>
      <w:r w:rsidRPr="006D722E">
        <w:rPr>
          <w:rFonts w:ascii="Times New Roman" w:hAnsi="Times New Roman"/>
        </w:rPr>
        <w:t>-1</w:t>
      </w:r>
      <w:del w:id="3640" w:author="zhengping jin" w:date="2024-08-13T00:28:00Z" w16du:dateUtc="2024-08-12T16:28:00Z">
        <w:r w:rsidRPr="006D722E" w:rsidDel="004F677A">
          <w:rPr>
            <w:rFonts w:ascii="Times New Roman" w:hAnsi="Times New Roman"/>
          </w:rPr>
          <w:delText>，</w:delText>
        </w:r>
      </w:del>
      <w:ins w:id="3641" w:author="zhengping jin" w:date="2024-08-13T00:28:00Z" w16du:dateUtc="2024-08-12T16:28:00Z">
        <w:r w:rsidR="004F677A">
          <w:rPr>
            <w:rFonts w:ascii="Times New Roman" w:hAnsi="Times New Roman" w:hint="eastAsia"/>
          </w:rPr>
          <w:t xml:space="preserve">. </w:t>
        </w:r>
      </w:ins>
      <w:r w:rsidRPr="006D722E">
        <w:rPr>
          <w:rFonts w:ascii="Times New Roman" w:hAnsi="Times New Roman"/>
        </w:rPr>
        <w:t>由</w:t>
      </w:r>
      <w:r w:rsidR="00742CB6" w:rsidRPr="00742CB6">
        <w:rPr>
          <w:rFonts w:ascii="Times New Roman" w:hAnsi="Times New Roman"/>
        </w:rPr>
        <w:t>定理</w:t>
      </w:r>
      <w:r w:rsidR="00742CB6" w:rsidRPr="00742CB6">
        <w:rPr>
          <w:rFonts w:ascii="Times New Roman" w:hAnsi="Times New Roman" w:hint="eastAsia"/>
        </w:rPr>
        <w:t>2</w:t>
      </w:r>
      <w:r w:rsidR="00742CB6" w:rsidRPr="00742CB6">
        <w:rPr>
          <w:rFonts w:ascii="Times New Roman" w:hAnsi="Times New Roman"/>
        </w:rPr>
        <w:t>.2.14</w:t>
      </w:r>
      <w:r w:rsidR="00742CB6">
        <w:rPr>
          <w:rFonts w:ascii="Times New Roman" w:hAnsi="Times New Roman" w:hint="eastAsia"/>
        </w:rPr>
        <w:t xml:space="preserve"> </w:t>
      </w:r>
      <w:r w:rsidR="00742CB6">
        <w:rPr>
          <w:rFonts w:ascii="Times New Roman" w:hAnsi="Times New Roman"/>
        </w:rPr>
        <w:t>(</w:t>
      </w:r>
      <w:r w:rsidR="00742CB6" w:rsidRPr="00742CB6">
        <w:rPr>
          <w:rFonts w:ascii="Times New Roman" w:hAnsi="Times New Roman" w:hint="eastAsia"/>
        </w:rPr>
        <w:t>费马小定理</w:t>
      </w:r>
      <w:r w:rsidR="00742CB6">
        <w:rPr>
          <w:rFonts w:ascii="Times New Roman" w:hAnsi="Times New Roman" w:hint="eastAsia"/>
        </w:rPr>
        <w:t>)</w:t>
      </w:r>
      <w:r w:rsidRPr="006D722E">
        <w:rPr>
          <w:rFonts w:ascii="Times New Roman" w:hAnsi="Times New Roman"/>
        </w:rPr>
        <w:t>，对任何整数</w:t>
      </w:r>
      <w:r w:rsidRPr="006D722E">
        <w:rPr>
          <w:rFonts w:ascii="Times New Roman" w:hAnsi="Times New Roman"/>
          <w:i/>
        </w:rPr>
        <w:t>x</w:t>
      </w:r>
      <w:r w:rsidRPr="006D722E">
        <w:rPr>
          <w:rFonts w:ascii="Times New Roman" w:hAnsi="Times New Roman"/>
        </w:rPr>
        <w:t>，都有</w:t>
      </w:r>
    </w:p>
    <w:p w14:paraId="4BB598FD" w14:textId="53AB77C3"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noProof/>
          <w:position w:val="-10"/>
        </w:rPr>
        <w:drawing>
          <wp:inline distT="0" distB="0" distL="0" distR="0" wp14:anchorId="70640DD9" wp14:editId="49742E26">
            <wp:extent cx="1146810" cy="232410"/>
            <wp:effectExtent l="0" t="0" r="0" b="0"/>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086" cstate="print">
                      <a:extLst>
                        <a:ext uri="{28A0092B-C50C-407E-A947-70E740481C1C}">
                          <a14:useLocalDpi xmlns:a14="http://schemas.microsoft.com/office/drawing/2010/main" val="0"/>
                        </a:ext>
                      </a:extLst>
                    </a:blip>
                    <a:srcRect/>
                    <a:stretch>
                      <a:fillRect/>
                    </a:stretch>
                  </pic:blipFill>
                  <pic:spPr bwMode="auto">
                    <a:xfrm>
                      <a:off x="0" y="0"/>
                      <a:ext cx="1146810" cy="232410"/>
                    </a:xfrm>
                    <a:prstGeom prst="rect">
                      <a:avLst/>
                    </a:prstGeom>
                    <a:noFill/>
                    <a:ln>
                      <a:noFill/>
                    </a:ln>
                  </pic:spPr>
                </pic:pic>
              </a:graphicData>
            </a:graphic>
          </wp:inline>
        </w:drawing>
      </w:r>
      <w:ins w:id="3642" w:author="zhengping jin" w:date="2024-08-13T00:29:00Z" w16du:dateUtc="2024-08-12T16:29:00Z">
        <w:r w:rsidR="004F677A">
          <w:rPr>
            <w:rFonts w:ascii="Times New Roman" w:hAnsi="Times New Roman" w:hint="eastAsia"/>
          </w:rPr>
          <w:t>,</w:t>
        </w:r>
      </w:ins>
    </w:p>
    <w:p w14:paraId="6E871B5F" w14:textId="315B01EE" w:rsidR="00250DB7" w:rsidRPr="006D722E" w:rsidDel="004F677A" w:rsidRDefault="00250DB7" w:rsidP="00742CB6">
      <w:pPr>
        <w:tabs>
          <w:tab w:val="left" w:pos="6360"/>
        </w:tabs>
        <w:snapToGrid w:val="0"/>
        <w:spacing w:line="360" w:lineRule="auto"/>
        <w:ind w:firstLineChars="350" w:firstLine="735"/>
        <w:contextualSpacing/>
        <w:jc w:val="left"/>
        <w:rPr>
          <w:del w:id="3643" w:author="zhengping jin" w:date="2024-08-13T00:29:00Z" w16du:dateUtc="2024-08-12T16:29:00Z"/>
          <w:rFonts w:ascii="Times New Roman" w:hAnsi="Times New Roman"/>
        </w:rPr>
      </w:pPr>
      <w:r w:rsidRPr="006D722E">
        <w:rPr>
          <w:rFonts w:ascii="Times New Roman" w:hAnsi="Times New Roman"/>
        </w:rPr>
        <w:t>故同余方程</w:t>
      </w:r>
      <w:r w:rsidRPr="006D722E">
        <w:rPr>
          <w:rFonts w:ascii="Times New Roman" w:hAnsi="Times New Roman"/>
          <w:noProof/>
          <w:position w:val="-10"/>
        </w:rPr>
        <w:drawing>
          <wp:inline distT="0" distB="0" distL="0" distR="0" wp14:anchorId="091B4C70" wp14:editId="775015FD">
            <wp:extent cx="1062355" cy="196850"/>
            <wp:effectExtent l="0" t="0" r="4445" b="0"/>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1087" cstate="print">
                      <a:extLst>
                        <a:ext uri="{28A0092B-C50C-407E-A947-70E740481C1C}">
                          <a14:useLocalDpi xmlns:a14="http://schemas.microsoft.com/office/drawing/2010/main" val="0"/>
                        </a:ext>
                      </a:extLst>
                    </a:blip>
                    <a:srcRect/>
                    <a:stretch>
                      <a:fillRect/>
                    </a:stretch>
                  </pic:blipFill>
                  <pic:spPr bwMode="auto">
                    <a:xfrm>
                      <a:off x="0" y="0"/>
                      <a:ext cx="1062355" cy="196850"/>
                    </a:xfrm>
                    <a:prstGeom prst="rect">
                      <a:avLst/>
                    </a:prstGeom>
                    <a:noFill/>
                    <a:ln>
                      <a:noFill/>
                    </a:ln>
                  </pic:spPr>
                </pic:pic>
              </a:graphicData>
            </a:graphic>
          </wp:inline>
        </w:drawing>
      </w:r>
    </w:p>
    <w:p w14:paraId="27776594" w14:textId="4AD744E9" w:rsidR="00250DB7" w:rsidRPr="006D722E" w:rsidRDefault="00250DB7" w:rsidP="00742CB6">
      <w:pPr>
        <w:tabs>
          <w:tab w:val="left" w:pos="6360"/>
        </w:tabs>
        <w:snapToGrid w:val="0"/>
        <w:spacing w:line="360" w:lineRule="auto"/>
        <w:ind w:firstLineChars="350" w:firstLine="735"/>
        <w:contextualSpacing/>
        <w:jc w:val="left"/>
        <w:rPr>
          <w:rFonts w:ascii="Times New Roman" w:hAnsi="Times New Roman"/>
        </w:rPr>
      </w:pPr>
      <w:r w:rsidRPr="006D722E">
        <w:rPr>
          <w:rFonts w:ascii="Times New Roman" w:hAnsi="Times New Roman"/>
        </w:rPr>
        <w:t>等价于同余方程</w:t>
      </w:r>
      <w:r w:rsidRPr="006D722E">
        <w:rPr>
          <w:rFonts w:ascii="Times New Roman" w:hAnsi="Times New Roman"/>
          <w:noProof/>
          <w:position w:val="-10"/>
        </w:rPr>
        <w:drawing>
          <wp:inline distT="0" distB="0" distL="0" distR="0" wp14:anchorId="566878AE" wp14:editId="00EA891A">
            <wp:extent cx="1026795" cy="196850"/>
            <wp:effectExtent l="0" t="0" r="1905" b="0"/>
            <wp:docPr id="426"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088" cstate="print">
                      <a:extLst>
                        <a:ext uri="{28A0092B-C50C-407E-A947-70E740481C1C}">
                          <a14:useLocalDpi xmlns:a14="http://schemas.microsoft.com/office/drawing/2010/main" val="0"/>
                        </a:ext>
                      </a:extLst>
                    </a:blip>
                    <a:srcRect/>
                    <a:stretch>
                      <a:fillRect/>
                    </a:stretch>
                  </pic:blipFill>
                  <pic:spPr bwMode="auto">
                    <a:xfrm>
                      <a:off x="0" y="0"/>
                      <a:ext cx="1026795" cy="196850"/>
                    </a:xfrm>
                    <a:prstGeom prst="rect">
                      <a:avLst/>
                    </a:prstGeom>
                    <a:noFill/>
                    <a:ln>
                      <a:noFill/>
                    </a:ln>
                  </pic:spPr>
                </pic:pic>
              </a:graphicData>
            </a:graphic>
          </wp:inline>
        </w:drawing>
      </w:r>
      <w:ins w:id="3644" w:author="zhengping jin" w:date="2024-08-13T00:29:00Z" w16du:dateUtc="2024-08-12T16:29:00Z">
        <w:r w:rsidR="004F677A">
          <w:rPr>
            <w:rFonts w:ascii="Times New Roman" w:hAnsi="Times New Roman" w:hint="eastAsia"/>
          </w:rPr>
          <w:t>.</w:t>
        </w:r>
      </w:ins>
    </w:p>
    <w:p w14:paraId="2A80AC8B"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b/>
        </w:rPr>
      </w:pPr>
    </w:p>
    <w:p w14:paraId="13AC7DFC" w14:textId="3FE0FFDC" w:rsidR="00250DB7" w:rsidRPr="006D722E" w:rsidRDefault="00742CB6" w:rsidP="00742CB6">
      <w:pPr>
        <w:tabs>
          <w:tab w:val="left" w:pos="6360"/>
        </w:tabs>
        <w:snapToGrid w:val="0"/>
        <w:spacing w:line="360" w:lineRule="auto"/>
        <w:contextualSpacing/>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.4.2 </w:t>
      </w:r>
      <w:r w:rsidR="00250DB7" w:rsidRPr="006D722E">
        <w:rPr>
          <w:rFonts w:ascii="Times New Roman" w:hAnsi="Times New Roman"/>
        </w:rPr>
        <w:t>求与同余方程</w:t>
      </w:r>
      <w:r w:rsidR="00250DB7" w:rsidRPr="006D722E">
        <w:rPr>
          <w:rFonts w:ascii="Times New Roman" w:hAnsi="Times New Roman"/>
          <w:noProof/>
          <w:position w:val="-10"/>
        </w:rPr>
        <w:drawing>
          <wp:inline distT="0" distB="0" distL="0" distR="0" wp14:anchorId="409A4E69" wp14:editId="7ABEF32D">
            <wp:extent cx="3249930" cy="232410"/>
            <wp:effectExtent l="0" t="0" r="7620"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1089" cstate="print">
                      <a:extLst>
                        <a:ext uri="{28A0092B-C50C-407E-A947-70E740481C1C}">
                          <a14:useLocalDpi xmlns:a14="http://schemas.microsoft.com/office/drawing/2010/main" val="0"/>
                        </a:ext>
                      </a:extLst>
                    </a:blip>
                    <a:srcRect/>
                    <a:stretch>
                      <a:fillRect/>
                    </a:stretch>
                  </pic:blipFill>
                  <pic:spPr bwMode="auto">
                    <a:xfrm>
                      <a:off x="0" y="0"/>
                      <a:ext cx="3249930" cy="232410"/>
                    </a:xfrm>
                    <a:prstGeom prst="rect">
                      <a:avLst/>
                    </a:prstGeom>
                    <a:noFill/>
                    <a:ln>
                      <a:noFill/>
                    </a:ln>
                  </pic:spPr>
                </pic:pic>
              </a:graphicData>
            </a:graphic>
          </wp:inline>
        </w:drawing>
      </w:r>
      <w:r w:rsidR="00250DB7" w:rsidRPr="006D722E">
        <w:rPr>
          <w:rFonts w:ascii="Times New Roman" w:hAnsi="Times New Roman"/>
        </w:rPr>
        <w:t>等价于次数小于</w:t>
      </w:r>
      <w:r w:rsidR="00250DB7" w:rsidRPr="006D722E">
        <w:rPr>
          <w:rFonts w:ascii="Times New Roman" w:hAnsi="Times New Roman"/>
        </w:rPr>
        <w:t>5</w:t>
      </w:r>
      <w:r w:rsidR="00250DB7" w:rsidRPr="006D722E">
        <w:rPr>
          <w:rFonts w:ascii="Times New Roman" w:hAnsi="Times New Roman"/>
        </w:rPr>
        <w:t>的同余方程</w:t>
      </w:r>
      <w:r w:rsidR="00250DB7" w:rsidRPr="006D722E">
        <w:rPr>
          <w:rFonts w:ascii="Times New Roman" w:hAnsi="Times New Roman"/>
        </w:rPr>
        <w:t>.</w:t>
      </w:r>
    </w:p>
    <w:p w14:paraId="5B69EFD5" w14:textId="5221E671"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作多项式的</w:t>
      </w:r>
      <w:del w:id="3645" w:author="zhengping jin" w:date="2024-08-06T23:16:00Z" w16du:dateUtc="2024-08-06T15:16:00Z">
        <w:r w:rsidRPr="006D722E" w:rsidDel="006254F3">
          <w:rPr>
            <w:rFonts w:ascii="Times New Roman" w:hAnsi="Times New Roman"/>
          </w:rPr>
          <w:delText>欧几里得</w:delText>
        </w:r>
      </w:del>
      <w:ins w:id="3646" w:author="zhengping jin" w:date="2024-08-06T23:16:00Z" w16du:dateUtc="2024-08-06T15:16:00Z">
        <w:r w:rsidR="006254F3">
          <w:rPr>
            <w:rFonts w:ascii="Times New Roman" w:hAnsi="Times New Roman"/>
          </w:rPr>
          <w:t>欧几里德</w:t>
        </w:r>
      </w:ins>
      <w:r w:rsidRPr="006D722E">
        <w:rPr>
          <w:rFonts w:ascii="Times New Roman" w:hAnsi="Times New Roman"/>
        </w:rPr>
        <w:t>除法，我们有</w:t>
      </w:r>
    </w:p>
    <w:p w14:paraId="0A229C91" w14:textId="77777777"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32"/>
        </w:rPr>
        <w:lastRenderedPageBreak/>
        <w:drawing>
          <wp:inline distT="0" distB="0" distL="0" distR="0" wp14:anchorId="0A83F345" wp14:editId="03186387">
            <wp:extent cx="4234180" cy="478155"/>
            <wp:effectExtent l="0" t="0" r="0" b="0"/>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090" cstate="print">
                      <a:extLst>
                        <a:ext uri="{28A0092B-C50C-407E-A947-70E740481C1C}">
                          <a14:useLocalDpi xmlns:a14="http://schemas.microsoft.com/office/drawing/2010/main" val="0"/>
                        </a:ext>
                      </a:extLst>
                    </a:blip>
                    <a:srcRect/>
                    <a:stretch>
                      <a:fillRect/>
                    </a:stretch>
                  </pic:blipFill>
                  <pic:spPr bwMode="auto">
                    <a:xfrm>
                      <a:off x="0" y="0"/>
                      <a:ext cx="4234180" cy="478155"/>
                    </a:xfrm>
                    <a:prstGeom prst="rect">
                      <a:avLst/>
                    </a:prstGeom>
                    <a:noFill/>
                    <a:ln>
                      <a:noFill/>
                    </a:ln>
                  </pic:spPr>
                </pic:pic>
              </a:graphicData>
            </a:graphic>
          </wp:inline>
        </w:drawing>
      </w:r>
    </w:p>
    <w:p w14:paraId="6CDD2683" w14:textId="77777777" w:rsidR="00250DB7" w:rsidRPr="006D722E" w:rsidRDefault="00250DB7" w:rsidP="00250DB7">
      <w:pPr>
        <w:tabs>
          <w:tab w:val="left" w:pos="6360"/>
        </w:tabs>
        <w:snapToGrid w:val="0"/>
        <w:spacing w:line="360" w:lineRule="auto"/>
        <w:ind w:firstLineChars="400" w:firstLine="840"/>
        <w:contextualSpacing/>
        <w:jc w:val="left"/>
        <w:rPr>
          <w:rFonts w:ascii="Times New Roman" w:hAnsi="Times New Roman"/>
        </w:rPr>
      </w:pPr>
      <w:r w:rsidRPr="006D722E">
        <w:rPr>
          <w:rFonts w:ascii="Times New Roman" w:hAnsi="Times New Roman"/>
        </w:rPr>
        <w:t>所以原同余方程等价于</w:t>
      </w:r>
    </w:p>
    <w:p w14:paraId="7B1B667F" w14:textId="060CF6D2"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noProof/>
          <w:position w:val="-10"/>
        </w:rPr>
        <w:drawing>
          <wp:inline distT="0" distB="0" distL="0" distR="0" wp14:anchorId="59AEF421" wp14:editId="27D877C6">
            <wp:extent cx="1687830" cy="232410"/>
            <wp:effectExtent l="0" t="0" r="7620"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091" cstate="print">
                      <a:extLst>
                        <a:ext uri="{28A0092B-C50C-407E-A947-70E740481C1C}">
                          <a14:useLocalDpi xmlns:a14="http://schemas.microsoft.com/office/drawing/2010/main" val="0"/>
                        </a:ext>
                      </a:extLst>
                    </a:blip>
                    <a:srcRect/>
                    <a:stretch>
                      <a:fillRect/>
                    </a:stretch>
                  </pic:blipFill>
                  <pic:spPr bwMode="auto">
                    <a:xfrm>
                      <a:off x="0" y="0"/>
                      <a:ext cx="1687830" cy="232410"/>
                    </a:xfrm>
                    <a:prstGeom prst="rect">
                      <a:avLst/>
                    </a:prstGeom>
                    <a:noFill/>
                    <a:ln>
                      <a:noFill/>
                    </a:ln>
                  </pic:spPr>
                </pic:pic>
              </a:graphicData>
            </a:graphic>
          </wp:inline>
        </w:drawing>
      </w:r>
      <w:ins w:id="3647" w:author="zhengping jin" w:date="2024-08-13T00:30:00Z" w16du:dateUtc="2024-08-12T16:30:00Z">
        <w:r w:rsidR="004F677A">
          <w:rPr>
            <w:rFonts w:ascii="Times New Roman" w:hAnsi="Times New Roman" w:hint="eastAsia"/>
          </w:rPr>
          <w:t>.</w:t>
        </w:r>
      </w:ins>
    </w:p>
    <w:p w14:paraId="2AB0732F"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b/>
        </w:rPr>
      </w:pPr>
    </w:p>
    <w:p w14:paraId="7B3A471C"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rPr>
        <w:t>再次，考虑同余方程的解与一次同余方程的关系</w:t>
      </w:r>
      <w:r w:rsidRPr="006D722E">
        <w:rPr>
          <w:rFonts w:ascii="Times New Roman" w:hAnsi="Times New Roman"/>
        </w:rPr>
        <w:t>.</w:t>
      </w:r>
    </w:p>
    <w:p w14:paraId="6037D5C8" w14:textId="77777777" w:rsidR="007F6FE1" w:rsidRDefault="00250DB7" w:rsidP="00B40FE9">
      <w:pPr>
        <w:tabs>
          <w:tab w:val="left" w:pos="6360"/>
        </w:tabs>
        <w:snapToGrid w:val="0"/>
        <w:spacing w:line="360" w:lineRule="auto"/>
        <w:ind w:firstLineChars="200" w:firstLine="420"/>
        <w:contextualSpacing/>
        <w:rPr>
          <w:ins w:id="3648" w:author="zhengping jin" w:date="2024-08-13T00:38:00Z" w16du:dateUtc="2024-08-12T16:38:00Z"/>
          <w:rFonts w:ascii="Times New Roman" w:hAnsi="Times New Roman"/>
        </w:rPr>
      </w:pPr>
      <w:r w:rsidRPr="006D722E">
        <w:rPr>
          <w:rFonts w:ascii="Times New Roman" w:hAnsi="Times New Roman"/>
          <w:b/>
        </w:rPr>
        <w:t>定理</w:t>
      </w:r>
      <w:r w:rsidR="00742CB6">
        <w:rPr>
          <w:rFonts w:ascii="Times New Roman" w:hAnsi="Times New Roman" w:hint="eastAsia"/>
          <w:b/>
        </w:rPr>
        <w:t>3</w:t>
      </w:r>
      <w:r w:rsidR="00742CB6">
        <w:rPr>
          <w:rFonts w:ascii="Times New Roman" w:hAnsi="Times New Roman"/>
          <w:b/>
        </w:rPr>
        <w:t>.4.3</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noProof/>
          <w:position w:val="-6"/>
        </w:rPr>
        <w:drawing>
          <wp:inline distT="0" distB="0" distL="0" distR="0" wp14:anchorId="6C8B3CAA" wp14:editId="34A34224">
            <wp:extent cx="569595" cy="182880"/>
            <wp:effectExtent l="0" t="0" r="1905" b="7620"/>
            <wp:docPr id="421"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092" cstate="print">
                      <a:extLst>
                        <a:ext uri="{28A0092B-C50C-407E-A947-70E740481C1C}">
                          <a14:useLocalDpi xmlns:a14="http://schemas.microsoft.com/office/drawing/2010/main" val="0"/>
                        </a:ext>
                      </a:extLst>
                    </a:blip>
                    <a:srcRect/>
                    <a:stretch>
                      <a:fillRect/>
                    </a:stretch>
                  </pic:blipFill>
                  <pic:spPr bwMode="auto">
                    <a:xfrm>
                      <a:off x="0" y="0"/>
                      <a:ext cx="569595" cy="182880"/>
                    </a:xfrm>
                    <a:prstGeom prst="rect">
                      <a:avLst/>
                    </a:prstGeom>
                    <a:noFill/>
                    <a:ln>
                      <a:noFill/>
                    </a:ln>
                  </pic:spPr>
                </pic:pic>
              </a:graphicData>
            </a:graphic>
          </wp:inline>
        </w:drawing>
      </w:r>
      <w:r w:rsidRPr="006D722E">
        <w:rPr>
          <w:rFonts w:ascii="Times New Roman" w:hAnsi="Times New Roman"/>
        </w:rPr>
        <w:t>，如果</w:t>
      </w:r>
    </w:p>
    <w:p w14:paraId="05F128B0" w14:textId="77777777" w:rsidR="007F6FE1" w:rsidRDefault="007F6FE1">
      <w:pPr>
        <w:tabs>
          <w:tab w:val="left" w:pos="6360"/>
        </w:tabs>
        <w:snapToGrid w:val="0"/>
        <w:spacing w:line="360" w:lineRule="auto"/>
        <w:ind w:firstLineChars="200" w:firstLine="420"/>
        <w:contextualSpacing/>
        <w:jc w:val="center"/>
        <w:rPr>
          <w:ins w:id="3649" w:author="zhengping jin" w:date="2024-08-13T00:38:00Z" w16du:dateUtc="2024-08-12T16:38:00Z"/>
          <w:rFonts w:ascii="Times New Roman" w:hAnsi="Times New Roman"/>
          <w:i/>
          <w:iCs/>
        </w:rPr>
        <w:pPrChange w:id="3650" w:author="zhengping jin" w:date="2024-08-13T00:38:00Z" w16du:dateUtc="2024-08-12T16:38:00Z">
          <w:pPr>
            <w:tabs>
              <w:tab w:val="left" w:pos="6360"/>
            </w:tabs>
            <w:snapToGrid w:val="0"/>
            <w:spacing w:line="360" w:lineRule="auto"/>
            <w:ind w:firstLineChars="200" w:firstLine="420"/>
            <w:contextualSpacing/>
          </w:pPr>
        </w:pPrChange>
      </w:pPr>
      <w:proofErr w:type="spellStart"/>
      <w:ins w:id="3651" w:author="zhengping jin" w:date="2024-08-13T00:35:00Z" w16du:dateUtc="2024-08-12T16:35:00Z">
        <w:r w:rsidRPr="007F6FE1">
          <w:rPr>
            <w:rFonts w:ascii="Times New Roman" w:hAnsi="Times New Roman"/>
            <w:i/>
            <w:iCs/>
            <w:rPrChange w:id="3652" w:author="zhengping jin" w:date="2024-08-13T00:36:00Z" w16du:dateUtc="2024-08-12T16:36:00Z">
              <w:rPr>
                <w:rFonts w:ascii="Times New Roman" w:hAnsi="Times New Roman"/>
              </w:rPr>
            </w:rPrChange>
          </w:rPr>
          <w:t>x</w:t>
        </w:r>
      </w:ins>
      <w:ins w:id="3653" w:author="zhengping jin" w:date="2024-08-13T00:36:00Z" w16du:dateUtc="2024-08-12T16:36:00Z">
        <w:r>
          <w:rPr>
            <w:rFonts w:ascii="Lucida Sans Unicode" w:hAnsi="Lucida Sans Unicode" w:cs="Lucida Sans Unicode"/>
          </w:rPr>
          <w:t>≡</w:t>
        </w:r>
      </w:ins>
      <w:ins w:id="3654" w:author="zhengping jin" w:date="2024-08-13T00:35:00Z" w16du:dateUtc="2024-08-12T16:35:00Z">
        <w:r w:rsidRPr="007F6FE1">
          <w:rPr>
            <w:rFonts w:ascii="Times New Roman" w:hAnsi="Times New Roman"/>
            <w:i/>
            <w:iCs/>
            <w:rPrChange w:id="3655" w:author="zhengping jin" w:date="2024-08-13T00:36:00Z" w16du:dateUtc="2024-08-12T16:36:00Z">
              <w:rPr>
                <w:rFonts w:ascii="Times New Roman" w:hAnsi="Times New Roman"/>
              </w:rPr>
            </w:rPrChange>
          </w:rPr>
          <w:t>x</w:t>
        </w:r>
        <w:r w:rsidRPr="007F6FE1">
          <w:rPr>
            <w:rFonts w:ascii="Times New Roman" w:hAnsi="Times New Roman"/>
            <w:i/>
            <w:iCs/>
            <w:vertAlign w:val="subscript"/>
            <w:rPrChange w:id="3656" w:author="zhengping jin" w:date="2024-08-13T00:36:00Z" w16du:dateUtc="2024-08-12T16:36:00Z">
              <w:rPr>
                <w:rFonts w:ascii="Times New Roman" w:hAnsi="Times New Roman"/>
              </w:rPr>
            </w:rPrChange>
          </w:rPr>
          <w:t>i</w:t>
        </w:r>
      </w:ins>
      <w:proofErr w:type="spellEnd"/>
      <w:ins w:id="3657" w:author="zhengping jin" w:date="2024-08-13T00:36:00Z" w16du:dateUtc="2024-08-12T16:36:00Z">
        <w:r>
          <w:rPr>
            <w:rFonts w:ascii="Times New Roman" w:hAnsi="Times New Roman" w:hint="eastAsia"/>
          </w:rPr>
          <w:t xml:space="preserve"> (mod </w:t>
        </w:r>
        <w:r w:rsidRPr="007F6FE1">
          <w:rPr>
            <w:rFonts w:ascii="Times New Roman" w:hAnsi="Times New Roman"/>
            <w:i/>
            <w:iCs/>
            <w:rPrChange w:id="3658" w:author="zhengping jin" w:date="2024-08-13T00:37:00Z" w16du:dateUtc="2024-08-12T16:37:00Z">
              <w:rPr>
                <w:rFonts w:ascii="Times New Roman" w:hAnsi="Times New Roman"/>
              </w:rPr>
            </w:rPrChange>
          </w:rPr>
          <w:t>p</w:t>
        </w:r>
        <w:r>
          <w:rPr>
            <w:rFonts w:ascii="Times New Roman" w:hAnsi="Times New Roman" w:hint="eastAsia"/>
          </w:rPr>
          <w:t>)</w:t>
        </w:r>
      </w:ins>
      <w:ins w:id="3659" w:author="zhengping jin" w:date="2024-08-13T00:37:00Z" w16du:dateUtc="2024-08-12T16:37:00Z">
        <w:r>
          <w:rPr>
            <w:rFonts w:ascii="Times New Roman" w:hAnsi="Times New Roman" w:hint="eastAsia"/>
          </w:rPr>
          <w:t xml:space="preserve">, </w:t>
        </w:r>
        <w:proofErr w:type="spellStart"/>
        <w:r w:rsidRPr="007F6FE1">
          <w:rPr>
            <w:rFonts w:ascii="Times New Roman" w:hAnsi="Times New Roman"/>
            <w:i/>
            <w:iCs/>
            <w:rPrChange w:id="3660" w:author="zhengping jin" w:date="2024-08-13T00:37:00Z" w16du:dateUtc="2024-08-12T16:37:00Z">
              <w:rPr>
                <w:rFonts w:ascii="Times New Roman" w:hAnsi="Times New Roman"/>
              </w:rPr>
            </w:rPrChange>
          </w:rPr>
          <w:t>i</w:t>
        </w:r>
        <w:proofErr w:type="spellEnd"/>
        <w:r>
          <w:rPr>
            <w:rFonts w:ascii="Times New Roman" w:hAnsi="Times New Roman" w:hint="eastAsia"/>
          </w:rPr>
          <w:t xml:space="preserve"> = 1, </w:t>
        </w:r>
        <w:r>
          <w:rPr>
            <w:rFonts w:ascii="Lucida Sans Unicode" w:hAnsi="Lucida Sans Unicode" w:cs="Lucida Sans Unicode"/>
          </w:rPr>
          <w:t>⋯</w:t>
        </w:r>
        <w:r>
          <w:rPr>
            <w:rFonts w:ascii="Times New Roman" w:hAnsi="Times New Roman" w:hint="eastAsia"/>
          </w:rPr>
          <w:t xml:space="preserve">, </w:t>
        </w:r>
        <w:r w:rsidRPr="007F6FE1">
          <w:rPr>
            <w:rFonts w:ascii="Times New Roman" w:hAnsi="Times New Roman"/>
            <w:i/>
            <w:iCs/>
            <w:rPrChange w:id="3661" w:author="zhengping jin" w:date="2024-08-13T00:37:00Z" w16du:dateUtc="2024-08-12T16:37:00Z">
              <w:rPr>
                <w:rFonts w:ascii="Times New Roman" w:hAnsi="Times New Roman"/>
              </w:rPr>
            </w:rPrChange>
          </w:rPr>
          <w:t>k</w:t>
        </w:r>
      </w:ins>
    </w:p>
    <w:p w14:paraId="61196475" w14:textId="370CED1C" w:rsidR="00250DB7" w:rsidRPr="006D722E" w:rsidRDefault="00250DB7">
      <w:pPr>
        <w:tabs>
          <w:tab w:val="left" w:pos="6360"/>
        </w:tabs>
        <w:snapToGrid w:val="0"/>
        <w:spacing w:line="360" w:lineRule="auto"/>
        <w:contextualSpacing/>
        <w:rPr>
          <w:rFonts w:ascii="Times New Roman" w:hAnsi="Times New Roman"/>
        </w:rPr>
        <w:pPrChange w:id="3662" w:author="zhengping jin" w:date="2024-08-13T00:39:00Z" w16du:dateUtc="2024-08-12T16:39:00Z">
          <w:pPr>
            <w:tabs>
              <w:tab w:val="left" w:pos="6360"/>
            </w:tabs>
            <w:snapToGrid w:val="0"/>
            <w:spacing w:line="360" w:lineRule="auto"/>
            <w:ind w:firstLineChars="200" w:firstLine="420"/>
            <w:contextualSpacing/>
          </w:pPr>
        </w:pPrChange>
      </w:pPr>
      <w:del w:id="3663" w:author="zhengping jin" w:date="2024-08-13T00:37:00Z" w16du:dateUtc="2024-08-12T16:37:00Z">
        <w:r w:rsidRPr="006D722E" w:rsidDel="007F6FE1">
          <w:rPr>
            <w:rFonts w:ascii="Times New Roman" w:hAnsi="Times New Roman"/>
            <w:noProof/>
            <w:position w:val="-12"/>
          </w:rPr>
          <w:drawing>
            <wp:inline distT="0" distB="0" distL="0" distR="0" wp14:anchorId="762D26A2" wp14:editId="09BC68A3">
              <wp:extent cx="1673860" cy="232410"/>
              <wp:effectExtent l="0" t="0" r="254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093" cstate="print">
                        <a:extLst>
                          <a:ext uri="{28A0092B-C50C-407E-A947-70E740481C1C}">
                            <a14:useLocalDpi xmlns:a14="http://schemas.microsoft.com/office/drawing/2010/main" val="0"/>
                          </a:ext>
                        </a:extLst>
                      </a:blip>
                      <a:srcRect/>
                      <a:stretch>
                        <a:fillRect/>
                      </a:stretch>
                    </pic:blipFill>
                    <pic:spPr bwMode="auto">
                      <a:xfrm>
                        <a:off x="0" y="0"/>
                        <a:ext cx="1673860" cy="232410"/>
                      </a:xfrm>
                      <a:prstGeom prst="rect">
                        <a:avLst/>
                      </a:prstGeom>
                      <a:noFill/>
                      <a:ln>
                        <a:noFill/>
                      </a:ln>
                    </pic:spPr>
                  </pic:pic>
                </a:graphicData>
              </a:graphic>
            </wp:inline>
          </w:drawing>
        </w:r>
      </w:del>
      <w:r w:rsidRPr="006D722E">
        <w:rPr>
          <w:rFonts w:ascii="Times New Roman" w:hAnsi="Times New Roman"/>
        </w:rPr>
        <w:t>是同余方程</w:t>
      </w:r>
      <w:r w:rsidR="00742CB6" w:rsidRPr="006D722E">
        <w:rPr>
          <w:rFonts w:ascii="Times New Roman" w:hAnsi="Times New Roman"/>
          <w:noProof/>
          <w:position w:val="-12"/>
        </w:rPr>
        <w:drawing>
          <wp:inline distT="0" distB="0" distL="0" distR="0" wp14:anchorId="2FB54909" wp14:editId="58BFA3F4">
            <wp:extent cx="2342515" cy="246380"/>
            <wp:effectExtent l="0" t="0" r="635" b="1270"/>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1064" cstate="print">
                      <a:extLst>
                        <a:ext uri="{28A0092B-C50C-407E-A947-70E740481C1C}">
                          <a14:useLocalDpi xmlns:a14="http://schemas.microsoft.com/office/drawing/2010/main" val="0"/>
                        </a:ext>
                      </a:extLst>
                    </a:blip>
                    <a:srcRect/>
                    <a:stretch>
                      <a:fillRect/>
                    </a:stretch>
                  </pic:blipFill>
                  <pic:spPr bwMode="auto">
                    <a:xfrm>
                      <a:off x="0" y="0"/>
                      <a:ext cx="2342515" cy="246380"/>
                    </a:xfrm>
                    <a:prstGeom prst="rect">
                      <a:avLst/>
                    </a:prstGeom>
                    <a:noFill/>
                    <a:ln>
                      <a:noFill/>
                    </a:ln>
                  </pic:spPr>
                </pic:pic>
              </a:graphicData>
            </a:graphic>
          </wp:inline>
        </w:drawing>
      </w:r>
      <w:r w:rsidRPr="006D722E">
        <w:rPr>
          <w:rFonts w:ascii="Times New Roman" w:hAnsi="Times New Roman"/>
        </w:rPr>
        <w:t>的</w:t>
      </w:r>
      <w:r w:rsidRPr="006D722E">
        <w:rPr>
          <w:rFonts w:ascii="Times New Roman" w:hAnsi="Times New Roman"/>
          <w:i/>
        </w:rPr>
        <w:t>k</w:t>
      </w:r>
      <w:proofErr w:type="gramStart"/>
      <w:r w:rsidRPr="006D722E">
        <w:rPr>
          <w:rFonts w:ascii="Times New Roman" w:hAnsi="Times New Roman"/>
        </w:rPr>
        <w:t>个</w:t>
      </w:r>
      <w:proofErr w:type="gramEnd"/>
      <w:r w:rsidRPr="006D722E">
        <w:rPr>
          <w:rFonts w:ascii="Times New Roman" w:hAnsi="Times New Roman"/>
        </w:rPr>
        <w:t>不同解，则对任何整数</w:t>
      </w:r>
      <w:r w:rsidRPr="006D722E">
        <w:rPr>
          <w:rFonts w:ascii="Times New Roman" w:hAnsi="Times New Roman"/>
          <w:i/>
        </w:rPr>
        <w:t>x</w:t>
      </w:r>
      <w:r w:rsidRPr="006D722E">
        <w:rPr>
          <w:rFonts w:ascii="Times New Roman" w:hAnsi="Times New Roman"/>
        </w:rPr>
        <w:t>，都有</w:t>
      </w:r>
    </w:p>
    <w:p w14:paraId="262FBBE4" w14:textId="78617A34" w:rsidR="00250DB7" w:rsidRPr="006D722E" w:rsidRDefault="007F6FE1" w:rsidP="00250DB7">
      <w:pPr>
        <w:tabs>
          <w:tab w:val="left" w:pos="6360"/>
        </w:tabs>
        <w:snapToGrid w:val="0"/>
        <w:spacing w:line="360" w:lineRule="auto"/>
        <w:contextualSpacing/>
        <w:jc w:val="center"/>
        <w:rPr>
          <w:rFonts w:ascii="Times New Roman" w:hAnsi="Times New Roman"/>
        </w:rPr>
      </w:pPr>
      <w:ins w:id="3664" w:author="zhengping jin" w:date="2024-08-13T00:39:00Z" w16du:dateUtc="2024-08-12T16:39:00Z">
        <w:r w:rsidRPr="007F6FE1">
          <w:rPr>
            <w:rFonts w:ascii="Times New Roman" w:hAnsi="Times New Roman"/>
            <w:i/>
            <w:iCs/>
            <w:rPrChange w:id="3665" w:author="zhengping jin" w:date="2024-08-13T00:40:00Z" w16du:dateUtc="2024-08-12T16:40:00Z">
              <w:rPr>
                <w:rFonts w:ascii="Times New Roman" w:hAnsi="Times New Roman"/>
              </w:rPr>
            </w:rPrChange>
          </w:rPr>
          <w:t>f</w:t>
        </w:r>
        <w:r>
          <w:rPr>
            <w:rFonts w:ascii="Times New Roman" w:hAnsi="Times New Roman" w:hint="eastAsia"/>
          </w:rPr>
          <w:t>(</w:t>
        </w:r>
        <w:r w:rsidRPr="007F6FE1">
          <w:rPr>
            <w:rFonts w:ascii="Times New Roman" w:hAnsi="Times New Roman"/>
            <w:i/>
            <w:iCs/>
            <w:rPrChange w:id="3666" w:author="zhengping jin" w:date="2024-08-13T00:40:00Z" w16du:dateUtc="2024-08-12T16:40:00Z">
              <w:rPr>
                <w:rFonts w:ascii="Times New Roman" w:hAnsi="Times New Roman"/>
              </w:rPr>
            </w:rPrChange>
          </w:rPr>
          <w:t>x</w:t>
        </w:r>
        <w:r>
          <w:rPr>
            <w:rFonts w:ascii="Times New Roman" w:hAnsi="Times New Roman" w:hint="eastAsia"/>
          </w:rPr>
          <w:t>)</w:t>
        </w:r>
        <w:r>
          <w:rPr>
            <w:rFonts w:ascii="Lucida Sans Unicode" w:hAnsi="Lucida Sans Unicode" w:cs="Lucida Sans Unicode"/>
          </w:rPr>
          <w:t>≡</w:t>
        </w:r>
        <w:r>
          <w:rPr>
            <w:rFonts w:ascii="Times New Roman" w:hAnsi="Times New Roman" w:hint="eastAsia"/>
          </w:rPr>
          <w:t>(</w:t>
        </w:r>
        <w:r w:rsidRPr="007F6FE1">
          <w:rPr>
            <w:rFonts w:ascii="Times New Roman" w:hAnsi="Times New Roman"/>
            <w:i/>
            <w:iCs/>
            <w:rPrChange w:id="3667" w:author="zhengping jin" w:date="2024-08-13T00:40:00Z" w16du:dateUtc="2024-08-12T16:40:00Z">
              <w:rPr>
                <w:rFonts w:ascii="Times New Roman" w:hAnsi="Times New Roman"/>
              </w:rPr>
            </w:rPrChange>
          </w:rPr>
          <w:t>x</w:t>
        </w:r>
        <w:r>
          <w:rPr>
            <w:rFonts w:ascii="Times New Roman" w:hAnsi="Times New Roman" w:hint="eastAsia"/>
          </w:rPr>
          <w:t>-</w:t>
        </w:r>
        <w:r w:rsidRPr="007F6FE1">
          <w:rPr>
            <w:rFonts w:ascii="Times New Roman" w:hAnsi="Times New Roman"/>
            <w:i/>
            <w:iCs/>
            <w:rPrChange w:id="3668" w:author="zhengping jin" w:date="2024-08-13T00:40:00Z" w16du:dateUtc="2024-08-12T16:40:00Z">
              <w:rPr>
                <w:rFonts w:ascii="Times New Roman" w:hAnsi="Times New Roman"/>
              </w:rPr>
            </w:rPrChange>
          </w:rPr>
          <w:t>x</w:t>
        </w:r>
        <w:proofErr w:type="gramStart"/>
        <w:r w:rsidRPr="007F6FE1">
          <w:rPr>
            <w:rFonts w:ascii="Times New Roman" w:hAnsi="Times New Roman"/>
            <w:vertAlign w:val="subscript"/>
            <w:rPrChange w:id="3669" w:author="zhengping jin" w:date="2024-08-13T00:41:00Z" w16du:dateUtc="2024-08-12T16:41:00Z">
              <w:rPr>
                <w:rFonts w:ascii="Times New Roman" w:hAnsi="Times New Roman"/>
              </w:rPr>
            </w:rPrChange>
          </w:rPr>
          <w:t>1</w:t>
        </w:r>
        <w:r>
          <w:rPr>
            <w:rFonts w:ascii="Times New Roman" w:hAnsi="Times New Roman" w:hint="eastAsia"/>
          </w:rPr>
          <w:t>)</w:t>
        </w:r>
      </w:ins>
      <w:ins w:id="3670" w:author="zhengping jin" w:date="2024-08-13T00:40:00Z" w16du:dateUtc="2024-08-12T16:40:00Z">
        <w:r>
          <w:rPr>
            <w:rFonts w:ascii="Lucida Sans Unicode" w:hAnsi="Lucida Sans Unicode" w:cs="Lucida Sans Unicode"/>
          </w:rPr>
          <w:t>⋯</w:t>
        </w:r>
        <w:proofErr w:type="gramEnd"/>
        <w:r>
          <w:rPr>
            <w:rFonts w:ascii="Times New Roman" w:hAnsi="Times New Roman" w:hint="eastAsia"/>
          </w:rPr>
          <w:t>(</w:t>
        </w:r>
        <w:r w:rsidRPr="007F6FE1">
          <w:rPr>
            <w:rFonts w:ascii="Times New Roman" w:hAnsi="Times New Roman"/>
            <w:i/>
            <w:iCs/>
            <w:rPrChange w:id="3671" w:author="zhengping jin" w:date="2024-08-13T00:41:00Z" w16du:dateUtc="2024-08-12T16:41:00Z">
              <w:rPr>
                <w:rFonts w:ascii="Times New Roman" w:hAnsi="Times New Roman"/>
              </w:rPr>
            </w:rPrChange>
          </w:rPr>
          <w:t>x</w:t>
        </w:r>
        <w:r>
          <w:rPr>
            <w:rFonts w:ascii="Times New Roman" w:hAnsi="Times New Roman" w:hint="eastAsia"/>
          </w:rPr>
          <w:t>-</w:t>
        </w:r>
        <w:proofErr w:type="spellStart"/>
        <w:r w:rsidRPr="007F6FE1">
          <w:rPr>
            <w:rFonts w:ascii="Times New Roman" w:hAnsi="Times New Roman"/>
            <w:i/>
            <w:iCs/>
            <w:rPrChange w:id="3672" w:author="zhengping jin" w:date="2024-08-13T00:41:00Z" w16du:dateUtc="2024-08-12T16:41:00Z">
              <w:rPr>
                <w:rFonts w:ascii="Times New Roman" w:hAnsi="Times New Roman"/>
              </w:rPr>
            </w:rPrChange>
          </w:rPr>
          <w:t>x</w:t>
        </w:r>
        <w:r w:rsidRPr="007F6FE1">
          <w:rPr>
            <w:rFonts w:ascii="Times New Roman" w:hAnsi="Times New Roman"/>
            <w:i/>
            <w:iCs/>
            <w:vertAlign w:val="subscript"/>
            <w:rPrChange w:id="3673" w:author="zhengping jin" w:date="2024-08-13T00:41:00Z" w16du:dateUtc="2024-08-12T16:41:00Z">
              <w:rPr>
                <w:rFonts w:ascii="Times New Roman" w:hAnsi="Times New Roman"/>
              </w:rPr>
            </w:rPrChange>
          </w:rPr>
          <w:t>k</w:t>
        </w:r>
        <w:proofErr w:type="spellEnd"/>
        <w:r>
          <w:rPr>
            <w:rFonts w:ascii="Times New Roman" w:hAnsi="Times New Roman" w:hint="eastAsia"/>
          </w:rPr>
          <w:t>)</w:t>
        </w:r>
        <w:proofErr w:type="spellStart"/>
        <w:r w:rsidRPr="007F6FE1">
          <w:rPr>
            <w:rFonts w:ascii="Times New Roman" w:hAnsi="Times New Roman"/>
            <w:i/>
            <w:iCs/>
            <w:rPrChange w:id="3674" w:author="zhengping jin" w:date="2024-08-13T00:41:00Z" w16du:dateUtc="2024-08-12T16:41:00Z">
              <w:rPr>
                <w:rFonts w:ascii="Times New Roman" w:hAnsi="Times New Roman"/>
              </w:rPr>
            </w:rPrChange>
          </w:rPr>
          <w:t>f</w:t>
        </w:r>
        <w:r w:rsidRPr="007F6FE1">
          <w:rPr>
            <w:rFonts w:ascii="Times New Roman" w:hAnsi="Times New Roman"/>
            <w:i/>
            <w:iCs/>
            <w:vertAlign w:val="subscript"/>
            <w:rPrChange w:id="3675" w:author="zhengping jin" w:date="2024-08-13T00:41:00Z" w16du:dateUtc="2024-08-12T16:41:00Z">
              <w:rPr>
                <w:rFonts w:ascii="Times New Roman" w:hAnsi="Times New Roman"/>
              </w:rPr>
            </w:rPrChange>
          </w:rPr>
          <w:t>k</w:t>
        </w:r>
        <w:proofErr w:type="spellEnd"/>
        <w:r>
          <w:rPr>
            <w:rFonts w:ascii="Times New Roman" w:hAnsi="Times New Roman" w:hint="eastAsia"/>
          </w:rPr>
          <w:t>(</w:t>
        </w:r>
        <w:r w:rsidRPr="007F6FE1">
          <w:rPr>
            <w:rFonts w:ascii="Times New Roman" w:hAnsi="Times New Roman"/>
            <w:i/>
            <w:iCs/>
            <w:rPrChange w:id="3676" w:author="zhengping jin" w:date="2024-08-13T00:41:00Z" w16du:dateUtc="2024-08-12T16:41:00Z">
              <w:rPr>
                <w:rFonts w:ascii="Times New Roman" w:hAnsi="Times New Roman"/>
              </w:rPr>
            </w:rPrChange>
          </w:rPr>
          <w:t>x</w:t>
        </w:r>
        <w:r>
          <w:rPr>
            <w:rFonts w:ascii="Times New Roman" w:hAnsi="Times New Roman" w:hint="eastAsia"/>
          </w:rPr>
          <w:t xml:space="preserve">) (mod </w:t>
        </w:r>
        <w:r w:rsidRPr="007F6FE1">
          <w:rPr>
            <w:rFonts w:ascii="Times New Roman" w:hAnsi="Times New Roman"/>
            <w:i/>
            <w:iCs/>
            <w:rPrChange w:id="3677" w:author="zhengping jin" w:date="2024-08-13T00:41:00Z" w16du:dateUtc="2024-08-12T16:41:00Z">
              <w:rPr>
                <w:rFonts w:ascii="Times New Roman" w:hAnsi="Times New Roman"/>
              </w:rPr>
            </w:rPrChange>
          </w:rPr>
          <w:t>p</w:t>
        </w:r>
        <w:r>
          <w:rPr>
            <w:rFonts w:ascii="Times New Roman" w:hAnsi="Times New Roman" w:hint="eastAsia"/>
          </w:rPr>
          <w:t>)</w:t>
        </w:r>
      </w:ins>
      <w:del w:id="3678" w:author="zhengping jin" w:date="2024-08-13T00:41:00Z" w16du:dateUtc="2024-08-12T16:41:00Z">
        <w:r w:rsidR="00250DB7" w:rsidRPr="006D722E" w:rsidDel="007F6FE1">
          <w:rPr>
            <w:rFonts w:ascii="Times New Roman" w:hAnsi="Times New Roman"/>
            <w:noProof/>
            <w:position w:val="-12"/>
          </w:rPr>
          <w:drawing>
            <wp:inline distT="0" distB="0" distL="0" distR="0" wp14:anchorId="7593CF36" wp14:editId="4E9A2110">
              <wp:extent cx="2405380" cy="232410"/>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094" cstate="print">
                        <a:extLst>
                          <a:ext uri="{28A0092B-C50C-407E-A947-70E740481C1C}">
                            <a14:useLocalDpi xmlns:a14="http://schemas.microsoft.com/office/drawing/2010/main" val="0"/>
                          </a:ext>
                        </a:extLst>
                      </a:blip>
                      <a:srcRect/>
                      <a:stretch>
                        <a:fillRect/>
                      </a:stretch>
                    </pic:blipFill>
                    <pic:spPr bwMode="auto">
                      <a:xfrm>
                        <a:off x="0" y="0"/>
                        <a:ext cx="2405380" cy="232410"/>
                      </a:xfrm>
                      <a:prstGeom prst="rect">
                        <a:avLst/>
                      </a:prstGeom>
                      <a:noFill/>
                      <a:ln>
                        <a:noFill/>
                      </a:ln>
                    </pic:spPr>
                  </pic:pic>
                </a:graphicData>
              </a:graphic>
            </wp:inline>
          </w:drawing>
        </w:r>
      </w:del>
      <w:ins w:id="3679" w:author="zhengping jin" w:date="2024-08-13T00:31:00Z" w16du:dateUtc="2024-08-12T16:31:00Z">
        <w:r w:rsidR="004F677A">
          <w:rPr>
            <w:rFonts w:ascii="Times New Roman" w:hAnsi="Times New Roman" w:hint="eastAsia"/>
          </w:rPr>
          <w:t>,</w:t>
        </w:r>
      </w:ins>
    </w:p>
    <w:p w14:paraId="1047D613" w14:textId="77777777" w:rsidR="00250DB7" w:rsidRPr="006D722E" w:rsidRDefault="00250DB7" w:rsidP="00250DB7">
      <w:pPr>
        <w:tabs>
          <w:tab w:val="left" w:pos="6360"/>
        </w:tabs>
        <w:snapToGrid w:val="0"/>
        <w:spacing w:line="360" w:lineRule="auto"/>
        <w:contextualSpacing/>
        <w:jc w:val="left"/>
        <w:rPr>
          <w:rFonts w:ascii="Times New Roman" w:hAnsi="Times New Roman"/>
        </w:rPr>
      </w:pPr>
      <w:r w:rsidRPr="006D722E">
        <w:rPr>
          <w:rFonts w:ascii="Times New Roman" w:hAnsi="Times New Roman"/>
        </w:rPr>
        <w:t>其中</w:t>
      </w:r>
      <w:r w:rsidRPr="006D722E">
        <w:rPr>
          <w:rFonts w:ascii="Times New Roman" w:hAnsi="Times New Roman"/>
          <w:noProof/>
          <w:position w:val="-12"/>
        </w:rPr>
        <w:drawing>
          <wp:inline distT="0" distB="0" distL="0" distR="0" wp14:anchorId="7345E172" wp14:editId="5AE6D58A">
            <wp:extent cx="379730" cy="232410"/>
            <wp:effectExtent l="0" t="0" r="1270" b="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095" cstate="print">
                      <a:extLst>
                        <a:ext uri="{28A0092B-C50C-407E-A947-70E740481C1C}">
                          <a14:useLocalDpi xmlns:a14="http://schemas.microsoft.com/office/drawing/2010/main" val="0"/>
                        </a:ext>
                      </a:extLst>
                    </a:blip>
                    <a:srcRect/>
                    <a:stretch>
                      <a:fillRect/>
                    </a:stretch>
                  </pic:blipFill>
                  <pic:spPr bwMode="auto">
                    <a:xfrm>
                      <a:off x="0" y="0"/>
                      <a:ext cx="379730" cy="232410"/>
                    </a:xfrm>
                    <a:prstGeom prst="rect">
                      <a:avLst/>
                    </a:prstGeom>
                    <a:noFill/>
                    <a:ln>
                      <a:noFill/>
                    </a:ln>
                  </pic:spPr>
                </pic:pic>
              </a:graphicData>
            </a:graphic>
          </wp:inline>
        </w:drawing>
      </w:r>
      <w:r w:rsidRPr="006D722E">
        <w:rPr>
          <w:rFonts w:ascii="Times New Roman" w:hAnsi="Times New Roman"/>
        </w:rPr>
        <w:t>是</w:t>
      </w:r>
      <w:r w:rsidRPr="006D722E">
        <w:rPr>
          <w:rFonts w:ascii="Times New Roman" w:hAnsi="Times New Roman"/>
          <w:i/>
        </w:rPr>
        <w:t>n</w:t>
      </w:r>
      <w:r w:rsidRPr="006D722E">
        <w:rPr>
          <w:rFonts w:ascii="Times New Roman" w:hAnsi="Times New Roman"/>
        </w:rPr>
        <w:t>-</w:t>
      </w:r>
      <w:r w:rsidRPr="006D722E">
        <w:rPr>
          <w:rFonts w:ascii="Times New Roman" w:hAnsi="Times New Roman"/>
          <w:i/>
        </w:rPr>
        <w:t>k</w:t>
      </w:r>
      <w:r w:rsidRPr="006D722E">
        <w:rPr>
          <w:rFonts w:ascii="Times New Roman" w:hAnsi="Times New Roman"/>
        </w:rPr>
        <w:t>次多项式，首项系数是</w:t>
      </w:r>
      <w:r w:rsidRPr="006D722E">
        <w:rPr>
          <w:rFonts w:ascii="Times New Roman" w:hAnsi="Times New Roman"/>
          <w:noProof/>
          <w:position w:val="-12"/>
        </w:rPr>
        <w:drawing>
          <wp:inline distT="0" distB="0" distL="0" distR="0" wp14:anchorId="649AE42D" wp14:editId="25307268">
            <wp:extent cx="182880" cy="232410"/>
            <wp:effectExtent l="0" t="0" r="7620" b="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1096" cstate="print">
                      <a:extLst>
                        <a:ext uri="{28A0092B-C50C-407E-A947-70E740481C1C}">
                          <a14:useLocalDpi xmlns:a14="http://schemas.microsoft.com/office/drawing/2010/main" val="0"/>
                        </a:ext>
                      </a:extLst>
                    </a:blip>
                    <a:srcRect/>
                    <a:stretch>
                      <a:fillRect/>
                    </a:stretch>
                  </pic:blipFill>
                  <pic:spPr bwMode="auto">
                    <a:xfrm>
                      <a:off x="0" y="0"/>
                      <a:ext cx="182880" cy="232410"/>
                    </a:xfrm>
                    <a:prstGeom prst="rect">
                      <a:avLst/>
                    </a:prstGeom>
                    <a:noFill/>
                    <a:ln>
                      <a:noFill/>
                    </a:ln>
                  </pic:spPr>
                </pic:pic>
              </a:graphicData>
            </a:graphic>
          </wp:inline>
        </w:drawing>
      </w:r>
      <w:r w:rsidRPr="006D722E">
        <w:rPr>
          <w:rFonts w:ascii="Times New Roman" w:hAnsi="Times New Roman"/>
        </w:rPr>
        <w:t>.</w:t>
      </w:r>
    </w:p>
    <w:p w14:paraId="2EEC4BE1" w14:textId="7992601A" w:rsidR="00250DB7" w:rsidRPr="006D722E" w:rsidRDefault="00250DB7" w:rsidP="00250DB7">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由多项式的</w:t>
      </w:r>
      <w:del w:id="3680" w:author="zhengping jin" w:date="2024-08-06T23:16:00Z" w16du:dateUtc="2024-08-06T15:16:00Z">
        <w:r w:rsidRPr="006D722E" w:rsidDel="006254F3">
          <w:rPr>
            <w:rFonts w:ascii="Times New Roman" w:hAnsi="Times New Roman"/>
          </w:rPr>
          <w:delText>欧几里得</w:delText>
        </w:r>
      </w:del>
      <w:ins w:id="3681" w:author="zhengping jin" w:date="2024-08-06T23:16:00Z" w16du:dateUtc="2024-08-06T15:16:00Z">
        <w:r w:rsidR="006254F3">
          <w:rPr>
            <w:rFonts w:ascii="Times New Roman" w:hAnsi="Times New Roman"/>
          </w:rPr>
          <w:t>欧几里德</w:t>
        </w:r>
      </w:ins>
      <w:r w:rsidRPr="006D722E">
        <w:rPr>
          <w:rFonts w:ascii="Times New Roman" w:hAnsi="Times New Roman"/>
        </w:rPr>
        <w:t>除法，存在多项式</w:t>
      </w:r>
      <w:r w:rsidRPr="006D722E">
        <w:rPr>
          <w:rFonts w:ascii="Times New Roman" w:hAnsi="Times New Roman"/>
          <w:noProof/>
          <w:position w:val="-12"/>
        </w:rPr>
        <w:drawing>
          <wp:inline distT="0" distB="0" distL="0" distR="0" wp14:anchorId="4EA1D460" wp14:editId="315D437D">
            <wp:extent cx="344805" cy="232410"/>
            <wp:effectExtent l="0" t="0" r="0" b="0"/>
            <wp:docPr id="416"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344805" cy="232410"/>
                    </a:xfrm>
                    <a:prstGeom prst="rect">
                      <a:avLst/>
                    </a:prstGeom>
                    <a:noFill/>
                    <a:ln>
                      <a:noFill/>
                    </a:ln>
                  </pic:spPr>
                </pic:pic>
              </a:graphicData>
            </a:graphic>
          </wp:inline>
        </w:drawing>
      </w:r>
      <w:r w:rsidRPr="006D722E">
        <w:rPr>
          <w:rFonts w:ascii="Times New Roman" w:hAnsi="Times New Roman"/>
        </w:rPr>
        <w:t>和</w:t>
      </w:r>
      <w:r w:rsidRPr="006D722E">
        <w:rPr>
          <w:rFonts w:ascii="Times New Roman" w:hAnsi="Times New Roman"/>
          <w:noProof/>
          <w:position w:val="-10"/>
        </w:rPr>
        <w:drawing>
          <wp:inline distT="0" distB="0" distL="0" distR="0" wp14:anchorId="61F2D95E" wp14:editId="3C89C583">
            <wp:extent cx="309245" cy="196850"/>
            <wp:effectExtent l="0" t="0" r="0" b="0"/>
            <wp:docPr id="415"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098" cstate="print">
                      <a:extLst>
                        <a:ext uri="{28A0092B-C50C-407E-A947-70E740481C1C}">
                          <a14:useLocalDpi xmlns:a14="http://schemas.microsoft.com/office/drawing/2010/main" val="0"/>
                        </a:ext>
                      </a:extLst>
                    </a:blip>
                    <a:srcRect/>
                    <a:stretch>
                      <a:fillRect/>
                    </a:stretch>
                  </pic:blipFill>
                  <pic:spPr bwMode="auto">
                    <a:xfrm>
                      <a:off x="0" y="0"/>
                      <a:ext cx="309245" cy="196850"/>
                    </a:xfrm>
                    <a:prstGeom prst="rect">
                      <a:avLst/>
                    </a:prstGeom>
                    <a:noFill/>
                    <a:ln>
                      <a:noFill/>
                    </a:ln>
                  </pic:spPr>
                </pic:pic>
              </a:graphicData>
            </a:graphic>
          </wp:inline>
        </w:drawing>
      </w:r>
      <w:r w:rsidRPr="006D722E">
        <w:rPr>
          <w:rFonts w:ascii="Times New Roman" w:hAnsi="Times New Roman"/>
        </w:rPr>
        <w:t>使得</w:t>
      </w:r>
    </w:p>
    <w:p w14:paraId="3A27BA53" w14:textId="6832C701" w:rsidR="00250DB7" w:rsidRPr="006D722E" w:rsidRDefault="007B6923" w:rsidP="00250DB7">
      <w:pPr>
        <w:tabs>
          <w:tab w:val="left" w:pos="6360"/>
        </w:tabs>
        <w:snapToGrid w:val="0"/>
        <w:spacing w:line="360" w:lineRule="auto"/>
        <w:ind w:firstLine="420"/>
        <w:contextualSpacing/>
        <w:jc w:val="center"/>
        <w:rPr>
          <w:rFonts w:ascii="Times New Roman" w:hAnsi="Times New Roman"/>
        </w:rPr>
      </w:pPr>
      <w:ins w:id="3682" w:author="zhengping jin" w:date="2024-08-13T00:42:00Z" w16du:dateUtc="2024-08-12T16:42:00Z">
        <w:r w:rsidRPr="005B6C5D">
          <w:rPr>
            <w:rFonts w:ascii="Times New Roman" w:hAnsi="Times New Roman" w:hint="eastAsia"/>
            <w:i/>
            <w:iCs/>
          </w:rPr>
          <w:t>f</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r>
          <w:rPr>
            <w:rFonts w:ascii="Lucida Sans Unicode" w:hAnsi="Lucida Sans Unicode" w:cs="Lucida Sans Unicode" w:hint="eastAsia"/>
          </w:rPr>
          <w:t>=</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r w:rsidRPr="005B6C5D">
          <w:rPr>
            <w:rFonts w:ascii="Times New Roman" w:hAnsi="Times New Roman" w:hint="eastAsia"/>
            <w:i/>
            <w:iCs/>
          </w:rPr>
          <w:t>x</w:t>
        </w:r>
        <w:r w:rsidRPr="005B6C5D">
          <w:rPr>
            <w:rFonts w:ascii="Times New Roman" w:hAnsi="Times New Roman" w:hint="eastAsia"/>
            <w:vertAlign w:val="subscript"/>
          </w:rPr>
          <w:t>1</w:t>
        </w:r>
        <w:r>
          <w:rPr>
            <w:rFonts w:ascii="Times New Roman" w:hAnsi="Times New Roman" w:hint="eastAsia"/>
          </w:rPr>
          <w:t>)</w:t>
        </w:r>
        <w:r w:rsidRPr="005B6C5D">
          <w:rPr>
            <w:rFonts w:ascii="Times New Roman" w:hAnsi="Times New Roman" w:hint="eastAsia"/>
            <w:i/>
            <w:iCs/>
          </w:rPr>
          <w:t xml:space="preserve"> f</w:t>
        </w:r>
        <w:r w:rsidRPr="007B6923">
          <w:rPr>
            <w:rFonts w:ascii="Times New Roman" w:hAnsi="Times New Roman"/>
            <w:vertAlign w:val="subscript"/>
            <w:rPrChange w:id="3683" w:author="zhengping jin" w:date="2024-08-13T00:42:00Z" w16du:dateUtc="2024-08-12T16:42:00Z">
              <w:rPr>
                <w:rFonts w:ascii="Times New Roman" w:hAnsi="Times New Roman"/>
                <w:i/>
                <w:iCs/>
                <w:vertAlign w:val="subscript"/>
              </w:rPr>
            </w:rPrChange>
          </w:rPr>
          <w:t>1</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r w:rsidRPr="007B6923">
          <w:rPr>
            <w:rFonts w:ascii="Times New Roman" w:hAnsi="Times New Roman"/>
            <w:i/>
            <w:iCs/>
            <w:rPrChange w:id="3684" w:author="zhengping jin" w:date="2024-08-13T00:42:00Z" w16du:dateUtc="2024-08-12T16:42:00Z">
              <w:rPr>
                <w:rFonts w:ascii="Times New Roman" w:hAnsi="Times New Roman"/>
              </w:rPr>
            </w:rPrChange>
          </w:rPr>
          <w:t>r</w:t>
        </w:r>
        <w:r>
          <w:rPr>
            <w:rFonts w:ascii="Times New Roman" w:hAnsi="Times New Roman" w:hint="eastAsia"/>
          </w:rPr>
          <w:t>(</w:t>
        </w:r>
        <w:r w:rsidRPr="007B6923">
          <w:rPr>
            <w:rFonts w:ascii="Times New Roman" w:hAnsi="Times New Roman"/>
            <w:i/>
            <w:iCs/>
            <w:rPrChange w:id="3685" w:author="zhengping jin" w:date="2024-08-13T00:43:00Z" w16du:dateUtc="2024-08-12T16:43:00Z">
              <w:rPr>
                <w:rFonts w:ascii="Times New Roman" w:hAnsi="Times New Roman"/>
              </w:rPr>
            </w:rPrChange>
          </w:rPr>
          <w:t>x</w:t>
        </w:r>
        <w:r>
          <w:rPr>
            <w:rFonts w:ascii="Times New Roman" w:hAnsi="Times New Roman" w:hint="eastAsia"/>
          </w:rPr>
          <w:t>),</w:t>
        </w:r>
      </w:ins>
      <w:ins w:id="3686" w:author="zhengping jin" w:date="2024-08-13T00:43:00Z" w16du:dateUtc="2024-08-12T16:43:00Z">
        <w:r>
          <w:rPr>
            <w:rFonts w:ascii="Times New Roman" w:hAnsi="Times New Roman" w:hint="eastAsia"/>
          </w:rPr>
          <w:t xml:space="preserve"> deg </w:t>
        </w:r>
        <w:r w:rsidRPr="005B6C5D">
          <w:rPr>
            <w:rFonts w:ascii="Times New Roman" w:hAnsi="Times New Roman" w:hint="eastAsia"/>
            <w:i/>
            <w:iCs/>
          </w:rPr>
          <w:t>r</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)&lt;deg (</w:t>
        </w:r>
        <w:r w:rsidRPr="005B6C5D">
          <w:rPr>
            <w:rFonts w:ascii="Times New Roman" w:hAnsi="Times New Roman" w:hint="eastAsia"/>
            <w:i/>
            <w:iCs/>
          </w:rPr>
          <w:t>x</w:t>
        </w:r>
        <w:r>
          <w:rPr>
            <w:rFonts w:ascii="Times New Roman" w:hAnsi="Times New Roman" w:hint="eastAsia"/>
          </w:rPr>
          <w:t>-</w:t>
        </w:r>
        <w:r w:rsidRPr="005B6C5D">
          <w:rPr>
            <w:rFonts w:ascii="Times New Roman" w:hAnsi="Times New Roman" w:hint="eastAsia"/>
            <w:i/>
            <w:iCs/>
          </w:rPr>
          <w:t>x</w:t>
        </w:r>
        <w:r w:rsidRPr="005B6C5D">
          <w:rPr>
            <w:rFonts w:ascii="Times New Roman" w:hAnsi="Times New Roman" w:hint="eastAsia"/>
            <w:vertAlign w:val="subscript"/>
          </w:rPr>
          <w:t>1</w:t>
        </w:r>
        <w:r>
          <w:rPr>
            <w:rFonts w:ascii="Times New Roman" w:hAnsi="Times New Roman" w:hint="eastAsia"/>
          </w:rPr>
          <w:t>).</w:t>
        </w:r>
      </w:ins>
      <w:del w:id="3687" w:author="zhengping jin" w:date="2024-08-13T00:43:00Z" w16du:dateUtc="2024-08-12T16:43:00Z">
        <w:r w:rsidR="00250DB7" w:rsidRPr="006D722E" w:rsidDel="007B6923">
          <w:rPr>
            <w:rFonts w:ascii="Times New Roman" w:hAnsi="Times New Roman"/>
            <w:noProof/>
            <w:position w:val="-12"/>
          </w:rPr>
          <w:drawing>
            <wp:inline distT="0" distB="0" distL="0" distR="0" wp14:anchorId="0C6B0EAE" wp14:editId="7F096101">
              <wp:extent cx="3115945" cy="232410"/>
              <wp:effectExtent l="0" t="0" r="8255" b="0"/>
              <wp:docPr id="414"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099" cstate="print">
                        <a:extLst>
                          <a:ext uri="{28A0092B-C50C-407E-A947-70E740481C1C}">
                            <a14:useLocalDpi xmlns:a14="http://schemas.microsoft.com/office/drawing/2010/main" val="0"/>
                          </a:ext>
                        </a:extLst>
                      </a:blip>
                      <a:srcRect/>
                      <a:stretch>
                        <a:fillRect/>
                      </a:stretch>
                    </pic:blipFill>
                    <pic:spPr bwMode="auto">
                      <a:xfrm>
                        <a:off x="0" y="0"/>
                        <a:ext cx="3115945" cy="232410"/>
                      </a:xfrm>
                      <a:prstGeom prst="rect">
                        <a:avLst/>
                      </a:prstGeom>
                      <a:noFill/>
                      <a:ln>
                        <a:noFill/>
                      </a:ln>
                    </pic:spPr>
                  </pic:pic>
                </a:graphicData>
              </a:graphic>
            </wp:inline>
          </w:drawing>
        </w:r>
      </w:del>
    </w:p>
    <w:p w14:paraId="592C7027" w14:textId="77777777" w:rsidR="00742CB6" w:rsidRDefault="00250DB7" w:rsidP="00250DB7">
      <w:pPr>
        <w:tabs>
          <w:tab w:val="left" w:pos="6360"/>
        </w:tabs>
        <w:snapToGrid w:val="0"/>
        <w:spacing w:line="360" w:lineRule="auto"/>
        <w:ind w:leftChars="400" w:left="1680" w:hangingChars="400" w:hanging="840"/>
        <w:contextualSpacing/>
        <w:jc w:val="left"/>
        <w:rPr>
          <w:rFonts w:ascii="Times New Roman" w:hAnsi="Times New Roman"/>
        </w:rPr>
      </w:pPr>
      <w:r w:rsidRPr="006D722E">
        <w:rPr>
          <w:rFonts w:ascii="Times New Roman" w:hAnsi="Times New Roman"/>
        </w:rPr>
        <w:t>易知，</w:t>
      </w:r>
      <w:r w:rsidRPr="006D722E">
        <w:rPr>
          <w:rFonts w:ascii="Times New Roman" w:hAnsi="Times New Roman"/>
          <w:noProof/>
          <w:position w:val="-12"/>
        </w:rPr>
        <w:drawing>
          <wp:inline distT="0" distB="0" distL="0" distR="0" wp14:anchorId="7660EDF5" wp14:editId="7F95CFD5">
            <wp:extent cx="344805" cy="232410"/>
            <wp:effectExtent l="0" t="0" r="0" b="0"/>
            <wp:docPr id="413"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344805" cy="232410"/>
                    </a:xfrm>
                    <a:prstGeom prst="rect">
                      <a:avLst/>
                    </a:prstGeom>
                    <a:noFill/>
                    <a:ln>
                      <a:noFill/>
                    </a:ln>
                  </pic:spPr>
                </pic:pic>
              </a:graphicData>
            </a:graphic>
          </wp:inline>
        </w:drawing>
      </w:r>
      <w:r w:rsidRPr="006D722E">
        <w:rPr>
          <w:rFonts w:ascii="Times New Roman" w:hAnsi="Times New Roman"/>
        </w:rPr>
        <w:t>的次数是</w:t>
      </w:r>
      <w:r w:rsidRPr="006D722E">
        <w:rPr>
          <w:rFonts w:ascii="Times New Roman" w:hAnsi="Times New Roman"/>
          <w:i/>
        </w:rPr>
        <w:t>n</w:t>
      </w:r>
      <w:r w:rsidRPr="006D722E">
        <w:rPr>
          <w:rFonts w:ascii="Times New Roman" w:hAnsi="Times New Roman"/>
        </w:rPr>
        <w:t>-1</w:t>
      </w:r>
      <w:r w:rsidRPr="006D722E">
        <w:rPr>
          <w:rFonts w:ascii="Times New Roman" w:hAnsi="Times New Roman"/>
        </w:rPr>
        <w:t>，首项系数是</w:t>
      </w:r>
      <w:r w:rsidRPr="006D722E">
        <w:rPr>
          <w:rFonts w:ascii="Times New Roman" w:hAnsi="Times New Roman"/>
          <w:noProof/>
          <w:position w:val="-12"/>
        </w:rPr>
        <w:drawing>
          <wp:inline distT="0" distB="0" distL="0" distR="0" wp14:anchorId="31530AA7" wp14:editId="59CC6E46">
            <wp:extent cx="182880" cy="232410"/>
            <wp:effectExtent l="0" t="0" r="7620" b="0"/>
            <wp:docPr id="412"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096" cstate="print">
                      <a:extLst>
                        <a:ext uri="{28A0092B-C50C-407E-A947-70E740481C1C}">
                          <a14:useLocalDpi xmlns:a14="http://schemas.microsoft.com/office/drawing/2010/main" val="0"/>
                        </a:ext>
                      </a:extLst>
                    </a:blip>
                    <a:srcRect/>
                    <a:stretch>
                      <a:fillRect/>
                    </a:stretch>
                  </pic:blipFill>
                  <pic:spPr bwMode="auto">
                    <a:xfrm>
                      <a:off x="0" y="0"/>
                      <a:ext cx="182880" cy="232410"/>
                    </a:xfrm>
                    <a:prstGeom prst="rect">
                      <a:avLst/>
                    </a:prstGeom>
                    <a:noFill/>
                    <a:ln>
                      <a:noFill/>
                    </a:ln>
                  </pic:spPr>
                </pic:pic>
              </a:graphicData>
            </a:graphic>
          </wp:inline>
        </w:drawing>
      </w:r>
      <w:r w:rsidRPr="006D722E">
        <w:rPr>
          <w:rFonts w:ascii="Times New Roman" w:hAnsi="Times New Roman"/>
        </w:rPr>
        <w:t>，</w:t>
      </w:r>
      <w:r w:rsidRPr="006D722E">
        <w:rPr>
          <w:rFonts w:ascii="Times New Roman" w:hAnsi="Times New Roman"/>
          <w:noProof/>
          <w:position w:val="-10"/>
        </w:rPr>
        <w:drawing>
          <wp:inline distT="0" distB="0" distL="0" distR="0" wp14:anchorId="12AF69D2" wp14:editId="6E7B5076">
            <wp:extent cx="527685" cy="196850"/>
            <wp:effectExtent l="0" t="0" r="5715" b="0"/>
            <wp:docPr id="411"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100" cstate="print">
                      <a:extLst>
                        <a:ext uri="{28A0092B-C50C-407E-A947-70E740481C1C}">
                          <a14:useLocalDpi xmlns:a14="http://schemas.microsoft.com/office/drawing/2010/main" val="0"/>
                        </a:ext>
                      </a:extLst>
                    </a:blip>
                    <a:srcRect/>
                    <a:stretch>
                      <a:fillRect/>
                    </a:stretch>
                  </pic:blipFill>
                  <pic:spPr bwMode="auto">
                    <a:xfrm>
                      <a:off x="0" y="0"/>
                      <a:ext cx="527685" cy="196850"/>
                    </a:xfrm>
                    <a:prstGeom prst="rect">
                      <a:avLst/>
                    </a:prstGeom>
                    <a:noFill/>
                    <a:ln>
                      <a:noFill/>
                    </a:ln>
                  </pic:spPr>
                </pic:pic>
              </a:graphicData>
            </a:graphic>
          </wp:inline>
        </w:drawing>
      </w:r>
      <w:r w:rsidRPr="006D722E">
        <w:rPr>
          <w:rFonts w:ascii="Times New Roman" w:hAnsi="Times New Roman"/>
        </w:rPr>
        <w:t>为整数</w:t>
      </w:r>
      <w:r w:rsidRPr="006D722E">
        <w:rPr>
          <w:rFonts w:ascii="Times New Roman" w:hAnsi="Times New Roman"/>
        </w:rPr>
        <w:t xml:space="preserve">. </w:t>
      </w:r>
    </w:p>
    <w:p w14:paraId="19703D0F" w14:textId="736971BD" w:rsidR="00742CB6" w:rsidRDefault="00250DB7" w:rsidP="00250DB7">
      <w:pPr>
        <w:tabs>
          <w:tab w:val="left" w:pos="6360"/>
        </w:tabs>
        <w:snapToGrid w:val="0"/>
        <w:spacing w:line="360" w:lineRule="auto"/>
        <w:ind w:leftChars="400" w:left="1680" w:hangingChars="400" w:hanging="840"/>
        <w:contextualSpacing/>
        <w:jc w:val="left"/>
        <w:rPr>
          <w:rFonts w:ascii="Times New Roman" w:hAnsi="Times New Roman"/>
        </w:rPr>
      </w:pPr>
      <w:r w:rsidRPr="006D722E">
        <w:rPr>
          <w:rFonts w:ascii="Times New Roman" w:hAnsi="Times New Roman"/>
        </w:rPr>
        <w:t>因为</w:t>
      </w:r>
      <w:ins w:id="3688" w:author="zhengping jin" w:date="2024-08-13T00:44:00Z" w16du:dateUtc="2024-08-12T16:44:00Z">
        <w:r w:rsidR="007F4E7C" w:rsidRPr="007F4E7C">
          <w:rPr>
            <w:rFonts w:ascii="Times New Roman" w:hAnsi="Times New Roman"/>
            <w:i/>
            <w:iCs/>
            <w:rPrChange w:id="3689" w:author="zhengping jin" w:date="2024-08-13T00:44:00Z" w16du:dateUtc="2024-08-12T16:44:00Z">
              <w:rPr>
                <w:rFonts w:ascii="Times New Roman" w:hAnsi="Times New Roman"/>
              </w:rPr>
            </w:rPrChange>
          </w:rPr>
          <w:t>f</w:t>
        </w:r>
        <w:r w:rsidR="007F4E7C" w:rsidRPr="007F4E7C">
          <w:rPr>
            <w:rFonts w:ascii="Times New Roman" w:hAnsi="Times New Roman"/>
            <w:rPrChange w:id="3690" w:author="zhengping jin" w:date="2024-08-13T00:44:00Z" w16du:dateUtc="2024-08-12T16:44:00Z">
              <w:rPr>
                <w:rFonts w:ascii="Times New Roman" w:hAnsi="Times New Roman"/>
                <w:i/>
                <w:iCs/>
              </w:rPr>
            </w:rPrChange>
          </w:rPr>
          <w:t>(</w:t>
        </w:r>
        <w:r w:rsidR="007F4E7C" w:rsidRPr="005B6C5D">
          <w:rPr>
            <w:rFonts w:ascii="Times New Roman" w:hAnsi="Times New Roman" w:hint="eastAsia"/>
            <w:i/>
            <w:iCs/>
          </w:rPr>
          <w:t>x</w:t>
        </w:r>
        <w:r w:rsidR="007F4E7C" w:rsidRPr="005B6C5D">
          <w:rPr>
            <w:rFonts w:ascii="Times New Roman" w:hAnsi="Times New Roman" w:hint="eastAsia"/>
            <w:vertAlign w:val="subscript"/>
          </w:rPr>
          <w:t>1</w:t>
        </w:r>
        <w:r w:rsidR="007F4E7C" w:rsidRPr="007F4E7C">
          <w:rPr>
            <w:rFonts w:ascii="Times New Roman" w:hAnsi="Times New Roman"/>
            <w:rPrChange w:id="3691" w:author="zhengping jin" w:date="2024-08-13T00:44:00Z" w16du:dateUtc="2024-08-12T16:44:00Z">
              <w:rPr>
                <w:rFonts w:ascii="Times New Roman" w:hAnsi="Times New Roman"/>
                <w:vertAlign w:val="subscript"/>
              </w:rPr>
            </w:rPrChange>
          </w:rPr>
          <w:t>)</w:t>
        </w:r>
      </w:ins>
      <w:ins w:id="3692" w:author="zhengping jin" w:date="2024-08-13T00:45:00Z" w16du:dateUtc="2024-08-12T16:45:00Z">
        <w:r w:rsidR="007F4E7C">
          <w:rPr>
            <w:rFonts w:ascii="Lucida Sans Unicode" w:hAnsi="Lucida Sans Unicode" w:cs="Lucida Sans Unicode"/>
          </w:rPr>
          <w:t>≡</w:t>
        </w:r>
      </w:ins>
      <w:ins w:id="3693" w:author="zhengping jin" w:date="2024-08-13T00:44:00Z" w16du:dateUtc="2024-08-12T16:44:00Z">
        <w:r w:rsidR="007F4E7C">
          <w:rPr>
            <w:rFonts w:ascii="Times New Roman" w:hAnsi="Times New Roman" w:hint="eastAsia"/>
          </w:rPr>
          <w:t xml:space="preserve">0 (mod </w:t>
        </w:r>
        <w:r w:rsidR="007F4E7C" w:rsidRPr="007F4E7C">
          <w:rPr>
            <w:rFonts w:ascii="Times New Roman" w:hAnsi="Times New Roman"/>
            <w:i/>
            <w:iCs/>
            <w:rPrChange w:id="3694" w:author="zhengping jin" w:date="2024-08-13T00:45:00Z" w16du:dateUtc="2024-08-12T16:45:00Z">
              <w:rPr>
                <w:rFonts w:ascii="Times New Roman" w:hAnsi="Times New Roman"/>
              </w:rPr>
            </w:rPrChange>
          </w:rPr>
          <w:t>p</w:t>
        </w:r>
        <w:r w:rsidR="007F4E7C">
          <w:rPr>
            <w:rFonts w:ascii="Times New Roman" w:hAnsi="Times New Roman" w:hint="eastAsia"/>
          </w:rPr>
          <w:t>)</w:t>
        </w:r>
      </w:ins>
      <w:del w:id="3695" w:author="zhengping jin" w:date="2024-08-13T00:45:00Z" w16du:dateUtc="2024-08-12T16:45:00Z">
        <w:r w:rsidR="00742CB6" w:rsidDel="007F4E7C">
          <w:rPr>
            <w:rFonts w:ascii="Times New Roman" w:hAnsi="Times New Roman" w:hint="eastAsia"/>
          </w:rPr>
          <w:delText xml:space="preserve"> </w:delText>
        </w:r>
        <w:r w:rsidRPr="006D722E" w:rsidDel="007F4E7C">
          <w:rPr>
            <w:rFonts w:ascii="Times New Roman" w:hAnsi="Times New Roman"/>
            <w:noProof/>
            <w:position w:val="-12"/>
          </w:rPr>
          <w:drawing>
            <wp:inline distT="0" distB="0" distL="0" distR="0" wp14:anchorId="0BCAC165" wp14:editId="382CB663">
              <wp:extent cx="1132205" cy="232410"/>
              <wp:effectExtent l="0" t="0" r="0" b="0"/>
              <wp:docPr id="410"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101" cstate="print">
                        <a:extLst>
                          <a:ext uri="{28A0092B-C50C-407E-A947-70E740481C1C}">
                            <a14:useLocalDpi xmlns:a14="http://schemas.microsoft.com/office/drawing/2010/main" val="0"/>
                          </a:ext>
                        </a:extLst>
                      </a:blip>
                      <a:srcRect/>
                      <a:stretch>
                        <a:fillRect/>
                      </a:stretch>
                    </pic:blipFill>
                    <pic:spPr bwMode="auto">
                      <a:xfrm>
                        <a:off x="0" y="0"/>
                        <a:ext cx="1132205" cy="232410"/>
                      </a:xfrm>
                      <a:prstGeom prst="rect">
                        <a:avLst/>
                      </a:prstGeom>
                      <a:noFill/>
                      <a:ln>
                        <a:noFill/>
                      </a:ln>
                    </pic:spPr>
                  </pic:pic>
                </a:graphicData>
              </a:graphic>
            </wp:inline>
          </w:drawing>
        </w:r>
      </w:del>
      <w:r w:rsidRPr="006D722E">
        <w:rPr>
          <w:rFonts w:ascii="Times New Roman" w:hAnsi="Times New Roman"/>
        </w:rPr>
        <w:t>，所以</w:t>
      </w:r>
      <w:r w:rsidRPr="006D722E">
        <w:rPr>
          <w:rFonts w:ascii="Times New Roman" w:hAnsi="Times New Roman"/>
          <w:noProof/>
          <w:position w:val="-10"/>
        </w:rPr>
        <w:drawing>
          <wp:inline distT="0" distB="0" distL="0" distR="0" wp14:anchorId="0A0F6E5D" wp14:editId="0D09912C">
            <wp:extent cx="864870" cy="196850"/>
            <wp:effectExtent l="0" t="0" r="0" b="0"/>
            <wp:docPr id="409"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102" cstate="print">
                      <a:extLst>
                        <a:ext uri="{28A0092B-C50C-407E-A947-70E740481C1C}">
                          <a14:useLocalDpi xmlns:a14="http://schemas.microsoft.com/office/drawing/2010/main" val="0"/>
                        </a:ext>
                      </a:extLst>
                    </a:blip>
                    <a:srcRect/>
                    <a:stretch>
                      <a:fillRect/>
                    </a:stretch>
                  </pic:blipFill>
                  <pic:spPr bwMode="auto">
                    <a:xfrm>
                      <a:off x="0" y="0"/>
                      <a:ext cx="864870" cy="196850"/>
                    </a:xfrm>
                    <a:prstGeom prst="rect">
                      <a:avLst/>
                    </a:prstGeom>
                    <a:noFill/>
                    <a:ln>
                      <a:noFill/>
                    </a:ln>
                  </pic:spPr>
                </pic:pic>
              </a:graphicData>
            </a:graphic>
          </wp:inline>
        </w:drawing>
      </w:r>
      <w:r w:rsidRPr="006D722E">
        <w:rPr>
          <w:rFonts w:ascii="Times New Roman" w:hAnsi="Times New Roman"/>
        </w:rPr>
        <w:t>.</w:t>
      </w:r>
      <w:r w:rsidR="00742CB6">
        <w:rPr>
          <w:rFonts w:ascii="Times New Roman" w:hAnsi="Times New Roman"/>
        </w:rPr>
        <w:t xml:space="preserve"> </w:t>
      </w:r>
    </w:p>
    <w:p w14:paraId="76CFBB8C" w14:textId="6E319CF2" w:rsidR="00250DB7" w:rsidRPr="006D722E" w:rsidRDefault="00250DB7" w:rsidP="00742CB6">
      <w:pPr>
        <w:tabs>
          <w:tab w:val="left" w:pos="6360"/>
        </w:tabs>
        <w:snapToGrid w:val="0"/>
        <w:spacing w:line="360" w:lineRule="auto"/>
        <w:ind w:leftChars="400" w:left="1680" w:hangingChars="400" w:hanging="840"/>
        <w:contextualSpacing/>
        <w:jc w:val="left"/>
        <w:rPr>
          <w:rFonts w:ascii="Times New Roman" w:hAnsi="Times New Roman"/>
        </w:rPr>
      </w:pPr>
      <w:r w:rsidRPr="006D722E">
        <w:rPr>
          <w:rFonts w:ascii="Times New Roman" w:hAnsi="Times New Roman"/>
        </w:rPr>
        <w:t>即有</w:t>
      </w:r>
      <w:r w:rsidR="00742CB6">
        <w:rPr>
          <w:rFonts w:ascii="Times New Roman" w:hAnsi="Times New Roman" w:hint="eastAsia"/>
        </w:rPr>
        <w:t xml:space="preserve"> </w:t>
      </w:r>
      <w:ins w:id="3696" w:author="zhengping jin" w:date="2024-08-13T00:45:00Z" w16du:dateUtc="2024-08-12T16:45:00Z">
        <w:r w:rsidR="007F4E7C" w:rsidRPr="005B6C5D">
          <w:rPr>
            <w:rFonts w:ascii="Times New Roman" w:hAnsi="Times New Roman" w:hint="eastAsia"/>
            <w:i/>
            <w:iCs/>
          </w:rPr>
          <w:t>f</w:t>
        </w:r>
        <w:r w:rsidR="007F4E7C">
          <w:rPr>
            <w:rFonts w:ascii="Times New Roman" w:hAnsi="Times New Roman" w:hint="eastAsia"/>
          </w:rPr>
          <w:t>(</w:t>
        </w:r>
        <w:r w:rsidR="007F4E7C" w:rsidRPr="005B6C5D">
          <w:rPr>
            <w:rFonts w:ascii="Times New Roman" w:hAnsi="Times New Roman" w:hint="eastAsia"/>
            <w:i/>
            <w:iCs/>
          </w:rPr>
          <w:t>x</w:t>
        </w:r>
        <w:r w:rsidR="007F4E7C">
          <w:rPr>
            <w:rFonts w:ascii="Times New Roman" w:hAnsi="Times New Roman" w:hint="eastAsia"/>
          </w:rPr>
          <w:t>)</w:t>
        </w:r>
        <w:r w:rsidR="007F4E7C">
          <w:rPr>
            <w:rFonts w:ascii="Lucida Sans Unicode" w:hAnsi="Lucida Sans Unicode" w:cs="Lucida Sans Unicode"/>
          </w:rPr>
          <w:t>≡</w:t>
        </w:r>
        <w:r w:rsidR="007F4E7C">
          <w:rPr>
            <w:rFonts w:ascii="Times New Roman" w:hAnsi="Times New Roman" w:hint="eastAsia"/>
          </w:rPr>
          <w:t>(</w:t>
        </w:r>
        <w:r w:rsidR="007F4E7C" w:rsidRPr="005B6C5D">
          <w:rPr>
            <w:rFonts w:ascii="Times New Roman" w:hAnsi="Times New Roman" w:hint="eastAsia"/>
            <w:i/>
            <w:iCs/>
          </w:rPr>
          <w:t>x</w:t>
        </w:r>
        <w:r w:rsidR="007F4E7C">
          <w:rPr>
            <w:rFonts w:ascii="Times New Roman" w:hAnsi="Times New Roman" w:hint="eastAsia"/>
          </w:rPr>
          <w:t>-</w:t>
        </w:r>
        <w:r w:rsidR="007F4E7C" w:rsidRPr="005B6C5D">
          <w:rPr>
            <w:rFonts w:ascii="Times New Roman" w:hAnsi="Times New Roman" w:hint="eastAsia"/>
            <w:i/>
            <w:iCs/>
          </w:rPr>
          <w:t>x</w:t>
        </w:r>
        <w:r w:rsidR="007F4E7C" w:rsidRPr="005B6C5D">
          <w:rPr>
            <w:rFonts w:ascii="Times New Roman" w:hAnsi="Times New Roman" w:hint="eastAsia"/>
            <w:vertAlign w:val="subscript"/>
          </w:rPr>
          <w:t>1</w:t>
        </w:r>
        <w:r w:rsidR="007F4E7C">
          <w:rPr>
            <w:rFonts w:ascii="Times New Roman" w:hAnsi="Times New Roman" w:hint="eastAsia"/>
          </w:rPr>
          <w:t>)</w:t>
        </w:r>
        <w:r w:rsidR="007F4E7C" w:rsidRPr="005B6C5D">
          <w:rPr>
            <w:rFonts w:ascii="Times New Roman" w:hAnsi="Times New Roman" w:hint="eastAsia"/>
            <w:i/>
            <w:iCs/>
          </w:rPr>
          <w:t>f</w:t>
        </w:r>
      </w:ins>
      <w:ins w:id="3697" w:author="zhengping jin" w:date="2024-08-13T00:46:00Z" w16du:dateUtc="2024-08-12T16:46:00Z">
        <w:r w:rsidR="007F4E7C" w:rsidRPr="007F4E7C">
          <w:rPr>
            <w:rFonts w:ascii="Times New Roman" w:hAnsi="Times New Roman"/>
            <w:vertAlign w:val="subscript"/>
            <w:rPrChange w:id="3698" w:author="zhengping jin" w:date="2024-08-13T00:46:00Z" w16du:dateUtc="2024-08-12T16:46:00Z">
              <w:rPr>
                <w:rFonts w:ascii="Times New Roman" w:hAnsi="Times New Roman"/>
                <w:i/>
                <w:iCs/>
                <w:vertAlign w:val="subscript"/>
              </w:rPr>
            </w:rPrChange>
          </w:rPr>
          <w:t>1</w:t>
        </w:r>
      </w:ins>
      <w:ins w:id="3699" w:author="zhengping jin" w:date="2024-08-13T00:45:00Z" w16du:dateUtc="2024-08-12T16:45:00Z">
        <w:r w:rsidR="007F4E7C">
          <w:rPr>
            <w:rFonts w:ascii="Times New Roman" w:hAnsi="Times New Roman" w:hint="eastAsia"/>
          </w:rPr>
          <w:t>(</w:t>
        </w:r>
        <w:r w:rsidR="007F4E7C" w:rsidRPr="005B6C5D">
          <w:rPr>
            <w:rFonts w:ascii="Times New Roman" w:hAnsi="Times New Roman" w:hint="eastAsia"/>
            <w:i/>
            <w:iCs/>
          </w:rPr>
          <w:t>x</w:t>
        </w:r>
        <w:r w:rsidR="007F4E7C">
          <w:rPr>
            <w:rFonts w:ascii="Times New Roman" w:hAnsi="Times New Roman" w:hint="eastAsia"/>
          </w:rPr>
          <w:t xml:space="preserve">) (mod </w:t>
        </w:r>
        <w:r w:rsidR="007F4E7C" w:rsidRPr="005B6C5D">
          <w:rPr>
            <w:rFonts w:ascii="Times New Roman" w:hAnsi="Times New Roman" w:hint="eastAsia"/>
            <w:i/>
            <w:iCs/>
          </w:rPr>
          <w:t>p</w:t>
        </w:r>
        <w:r w:rsidR="007F4E7C">
          <w:rPr>
            <w:rFonts w:ascii="Times New Roman" w:hAnsi="Times New Roman" w:hint="eastAsia"/>
          </w:rPr>
          <w:t>)</w:t>
        </w:r>
      </w:ins>
      <w:del w:id="3700" w:author="zhengping jin" w:date="2024-08-13T00:46:00Z" w16du:dateUtc="2024-08-12T16:46:00Z">
        <w:r w:rsidRPr="006D722E" w:rsidDel="007F4E7C">
          <w:rPr>
            <w:rFonts w:ascii="Times New Roman" w:hAnsi="Times New Roman"/>
            <w:noProof/>
            <w:position w:val="-12"/>
          </w:rPr>
          <w:drawing>
            <wp:inline distT="0" distB="0" distL="0" distR="0" wp14:anchorId="4312FEFB" wp14:editId="005EE8B4">
              <wp:extent cx="1765300" cy="232410"/>
              <wp:effectExtent l="0" t="0" r="6350" b="0"/>
              <wp:docPr id="408"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103" cstate="print">
                        <a:extLst>
                          <a:ext uri="{28A0092B-C50C-407E-A947-70E740481C1C}">
                            <a14:useLocalDpi xmlns:a14="http://schemas.microsoft.com/office/drawing/2010/main" val="0"/>
                          </a:ext>
                        </a:extLst>
                      </a:blip>
                      <a:srcRect/>
                      <a:stretch>
                        <a:fillRect/>
                      </a:stretch>
                    </pic:blipFill>
                    <pic:spPr bwMode="auto">
                      <a:xfrm>
                        <a:off x="0" y="0"/>
                        <a:ext cx="1765300" cy="232410"/>
                      </a:xfrm>
                      <a:prstGeom prst="rect">
                        <a:avLst/>
                      </a:prstGeom>
                      <a:noFill/>
                      <a:ln>
                        <a:noFill/>
                      </a:ln>
                    </pic:spPr>
                  </pic:pic>
                </a:graphicData>
              </a:graphic>
            </wp:inline>
          </w:drawing>
        </w:r>
      </w:del>
      <w:ins w:id="3701" w:author="zhengping jin" w:date="2024-08-13T00:32:00Z" w16du:dateUtc="2024-08-12T16:32:00Z">
        <w:r w:rsidR="007F6FE1">
          <w:rPr>
            <w:rFonts w:ascii="Times New Roman" w:hAnsi="Times New Roman" w:hint="eastAsia"/>
          </w:rPr>
          <w:t>.</w:t>
        </w:r>
      </w:ins>
    </w:p>
    <w:p w14:paraId="2BA74703" w14:textId="6B9CE3E4" w:rsidR="00250DB7" w:rsidRPr="006D722E" w:rsidDel="007F6FE1" w:rsidRDefault="00250DB7" w:rsidP="00742CB6">
      <w:pPr>
        <w:tabs>
          <w:tab w:val="left" w:pos="6360"/>
        </w:tabs>
        <w:snapToGrid w:val="0"/>
        <w:spacing w:line="360" w:lineRule="auto"/>
        <w:ind w:firstLineChars="400" w:firstLine="840"/>
        <w:contextualSpacing/>
        <w:jc w:val="left"/>
        <w:textAlignment w:val="center"/>
        <w:rPr>
          <w:del w:id="3702" w:author="zhengping jin" w:date="2024-08-13T00:33:00Z" w16du:dateUtc="2024-08-12T16:33:00Z"/>
          <w:rFonts w:ascii="Times New Roman" w:hAnsi="Times New Roman"/>
          <w:position w:val="-12"/>
        </w:rPr>
      </w:pPr>
      <w:r w:rsidRPr="006D722E">
        <w:rPr>
          <w:rFonts w:ascii="Times New Roman" w:hAnsi="Times New Roman"/>
        </w:rPr>
        <w:t>再由</w:t>
      </w:r>
      <w:ins w:id="3703" w:author="zhengping jin" w:date="2024-08-13T00:46:00Z" w16du:dateUtc="2024-08-12T16:46:00Z">
        <w:r w:rsidR="007F4E7C" w:rsidRPr="005B6C5D">
          <w:rPr>
            <w:rFonts w:ascii="Times New Roman" w:hAnsi="Times New Roman" w:hint="eastAsia"/>
            <w:i/>
            <w:iCs/>
          </w:rPr>
          <w:t>f</w:t>
        </w:r>
        <w:r w:rsidR="007F4E7C" w:rsidRPr="005B6C5D">
          <w:rPr>
            <w:rFonts w:ascii="Times New Roman" w:hAnsi="Times New Roman" w:hint="eastAsia"/>
          </w:rPr>
          <w:t>(</w:t>
        </w:r>
        <w:r w:rsidR="007F4E7C" w:rsidRPr="005B6C5D">
          <w:rPr>
            <w:rFonts w:ascii="Times New Roman" w:hAnsi="Times New Roman" w:hint="eastAsia"/>
            <w:i/>
            <w:iCs/>
          </w:rPr>
          <w:t>x</w:t>
        </w:r>
        <w:r w:rsidR="007F4E7C" w:rsidRPr="005B6C5D">
          <w:rPr>
            <w:rFonts w:ascii="Times New Roman" w:hAnsi="Times New Roman" w:hint="eastAsia"/>
            <w:vertAlign w:val="subscript"/>
          </w:rPr>
          <w:t>1</w:t>
        </w:r>
        <w:r w:rsidR="007F4E7C" w:rsidRPr="005B6C5D">
          <w:rPr>
            <w:rFonts w:ascii="Times New Roman" w:hAnsi="Times New Roman" w:hint="eastAsia"/>
          </w:rPr>
          <w:t>)</w:t>
        </w:r>
        <w:r w:rsidR="007F4E7C">
          <w:rPr>
            <w:rFonts w:ascii="Lucida Sans Unicode" w:hAnsi="Lucida Sans Unicode" w:cs="Lucida Sans Unicode"/>
          </w:rPr>
          <w:t>≡</w:t>
        </w:r>
        <w:r w:rsidR="007F4E7C">
          <w:rPr>
            <w:rFonts w:ascii="Times New Roman" w:hAnsi="Times New Roman" w:hint="eastAsia"/>
          </w:rPr>
          <w:t xml:space="preserve">0 (mod </w:t>
        </w:r>
        <w:r w:rsidR="007F4E7C" w:rsidRPr="005B6C5D">
          <w:rPr>
            <w:rFonts w:ascii="Times New Roman" w:hAnsi="Times New Roman" w:hint="eastAsia"/>
            <w:i/>
            <w:iCs/>
          </w:rPr>
          <w:t>p</w:t>
        </w:r>
        <w:r w:rsidR="007F4E7C">
          <w:rPr>
            <w:rFonts w:ascii="Times New Roman" w:hAnsi="Times New Roman" w:hint="eastAsia"/>
          </w:rPr>
          <w:t>)</w:t>
        </w:r>
      </w:ins>
      <w:del w:id="3704" w:author="zhengping jin" w:date="2024-08-13T00:33:00Z" w16du:dateUtc="2024-08-12T16:33:00Z">
        <w:r w:rsidRPr="006D722E" w:rsidDel="007F6FE1">
          <w:rPr>
            <w:rFonts w:ascii="Times New Roman" w:hAnsi="Times New Roman"/>
            <w:noProof/>
            <w:position w:val="-12"/>
          </w:rPr>
          <w:drawing>
            <wp:inline distT="0" distB="0" distL="0" distR="0" wp14:anchorId="2920BC03" wp14:editId="7CDF98BC">
              <wp:extent cx="1132205" cy="232410"/>
              <wp:effectExtent l="0" t="0" r="0" b="0"/>
              <wp:docPr id="40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101" cstate="print">
                        <a:extLst>
                          <a:ext uri="{28A0092B-C50C-407E-A947-70E740481C1C}">
                            <a14:useLocalDpi xmlns:a14="http://schemas.microsoft.com/office/drawing/2010/main" val="0"/>
                          </a:ext>
                        </a:extLst>
                      </a:blip>
                      <a:srcRect/>
                      <a:stretch>
                        <a:fillRect/>
                      </a:stretch>
                    </pic:blipFill>
                    <pic:spPr bwMode="auto">
                      <a:xfrm>
                        <a:off x="0" y="0"/>
                        <a:ext cx="1132205" cy="232410"/>
                      </a:xfrm>
                      <a:prstGeom prst="rect">
                        <a:avLst/>
                      </a:prstGeom>
                      <a:noFill/>
                      <a:ln>
                        <a:noFill/>
                      </a:ln>
                    </pic:spPr>
                  </pic:pic>
                </a:graphicData>
              </a:graphic>
            </wp:inline>
          </w:drawing>
        </w:r>
      </w:del>
    </w:p>
    <w:p w14:paraId="4B5BFEAD" w14:textId="15D6C55A" w:rsidR="00250DB7" w:rsidRPr="006D722E" w:rsidRDefault="00250DB7" w:rsidP="00250DB7">
      <w:pPr>
        <w:tabs>
          <w:tab w:val="left" w:pos="6360"/>
        </w:tabs>
        <w:snapToGrid w:val="0"/>
        <w:spacing w:line="360" w:lineRule="auto"/>
        <w:ind w:firstLineChars="400" w:firstLine="840"/>
        <w:contextualSpacing/>
        <w:jc w:val="left"/>
        <w:textAlignment w:val="center"/>
        <w:rPr>
          <w:rFonts w:ascii="Times New Roman" w:hAnsi="Times New Roman"/>
        </w:rPr>
      </w:pPr>
      <w:r w:rsidRPr="006D722E">
        <w:rPr>
          <w:rFonts w:ascii="Times New Roman" w:hAnsi="Times New Roman"/>
        </w:rPr>
        <w:t>及</w:t>
      </w:r>
      <w:ins w:id="3705" w:author="zhengping jin" w:date="2024-08-13T00:47:00Z" w16du:dateUtc="2024-08-12T16:47:00Z">
        <w:r w:rsidR="007F4E7C" w:rsidRPr="007F4E7C">
          <w:rPr>
            <w:rFonts w:ascii="Times New Roman" w:hAnsi="Times New Roman"/>
            <w:i/>
            <w:iCs/>
            <w:rPrChange w:id="3706" w:author="zhengping jin" w:date="2024-08-13T00:47:00Z" w16du:dateUtc="2024-08-12T16:47:00Z">
              <w:rPr>
                <w:rFonts w:ascii="Times New Roman" w:hAnsi="Times New Roman"/>
              </w:rPr>
            </w:rPrChange>
          </w:rPr>
          <w:t>x</w:t>
        </w:r>
        <w:r w:rsidR="007F4E7C" w:rsidRPr="007F4E7C">
          <w:rPr>
            <w:rFonts w:ascii="Times New Roman" w:hAnsi="Times New Roman"/>
            <w:i/>
            <w:iCs/>
            <w:vertAlign w:val="subscript"/>
            <w:rPrChange w:id="3707" w:author="zhengping jin" w:date="2024-08-13T00:47:00Z" w16du:dateUtc="2024-08-12T16:47:00Z">
              <w:rPr>
                <w:rFonts w:ascii="Times New Roman" w:hAnsi="Times New Roman"/>
              </w:rPr>
            </w:rPrChange>
          </w:rPr>
          <w:t>i</w:t>
        </w:r>
        <w:r w:rsidR="007F4E7C">
          <w:rPr>
            <w:rFonts w:ascii="Lucida Sans Unicode" w:hAnsi="Lucida Sans Unicode" w:cs="Lucida Sans Unicode"/>
          </w:rPr>
          <w:t>≢</w:t>
        </w:r>
        <w:r w:rsidR="007F4E7C" w:rsidRPr="007F4E7C">
          <w:rPr>
            <w:rFonts w:ascii="Times New Roman" w:hAnsi="Times New Roman"/>
            <w:i/>
            <w:iCs/>
            <w:rPrChange w:id="3708" w:author="zhengping jin" w:date="2024-08-13T00:47:00Z" w16du:dateUtc="2024-08-12T16:47:00Z">
              <w:rPr>
                <w:rFonts w:ascii="Times New Roman" w:hAnsi="Times New Roman"/>
              </w:rPr>
            </w:rPrChange>
          </w:rPr>
          <w:t>x</w:t>
        </w:r>
        <w:r w:rsidR="007F4E7C" w:rsidRPr="007F4E7C">
          <w:rPr>
            <w:rFonts w:ascii="Times New Roman" w:hAnsi="Times New Roman"/>
            <w:vertAlign w:val="subscript"/>
            <w:rPrChange w:id="3709" w:author="zhengping jin" w:date="2024-08-13T00:48:00Z" w16du:dateUtc="2024-08-12T16:48:00Z">
              <w:rPr>
                <w:rFonts w:ascii="Times New Roman" w:hAnsi="Times New Roman"/>
              </w:rPr>
            </w:rPrChange>
          </w:rPr>
          <w:t>1</w:t>
        </w:r>
        <w:r w:rsidR="007F4E7C">
          <w:rPr>
            <w:rFonts w:ascii="Times New Roman" w:hAnsi="Times New Roman" w:hint="eastAsia"/>
          </w:rPr>
          <w:t xml:space="preserve"> (mod </w:t>
        </w:r>
        <w:r w:rsidR="007F4E7C" w:rsidRPr="007F4E7C">
          <w:rPr>
            <w:rFonts w:ascii="Times New Roman" w:hAnsi="Times New Roman"/>
            <w:i/>
            <w:iCs/>
            <w:rPrChange w:id="3710" w:author="zhengping jin" w:date="2024-08-13T00:47:00Z" w16du:dateUtc="2024-08-12T16:47:00Z">
              <w:rPr>
                <w:rFonts w:ascii="Times New Roman" w:hAnsi="Times New Roman"/>
              </w:rPr>
            </w:rPrChange>
          </w:rPr>
          <w:t>p</w:t>
        </w:r>
        <w:r w:rsidR="007F4E7C">
          <w:rPr>
            <w:rFonts w:ascii="Times New Roman" w:hAnsi="Times New Roman" w:hint="eastAsia"/>
          </w:rPr>
          <w:t>)</w:t>
        </w:r>
      </w:ins>
      <w:ins w:id="3711" w:author="zhengping jin" w:date="2024-08-13T00:48:00Z" w16du:dateUtc="2024-08-12T16:48:00Z">
        <w:r w:rsidR="007F4E7C">
          <w:rPr>
            <w:rFonts w:ascii="Times New Roman" w:hAnsi="Times New Roman" w:hint="eastAsia"/>
          </w:rPr>
          <w:t xml:space="preserve">, </w:t>
        </w:r>
        <w:proofErr w:type="spellStart"/>
        <w:r w:rsidR="007F4E7C" w:rsidRPr="007F4E7C">
          <w:rPr>
            <w:rFonts w:ascii="Times New Roman" w:hAnsi="Times New Roman"/>
            <w:i/>
            <w:iCs/>
            <w:rPrChange w:id="3712" w:author="zhengping jin" w:date="2024-08-13T00:48:00Z" w16du:dateUtc="2024-08-12T16:48:00Z">
              <w:rPr>
                <w:rFonts w:ascii="Times New Roman" w:hAnsi="Times New Roman"/>
              </w:rPr>
            </w:rPrChange>
          </w:rPr>
          <w:t>i</w:t>
        </w:r>
        <w:proofErr w:type="spellEnd"/>
        <w:r w:rsidR="007F4E7C">
          <w:rPr>
            <w:rFonts w:ascii="Times New Roman" w:hAnsi="Times New Roman" w:hint="eastAsia"/>
          </w:rPr>
          <w:t xml:space="preserve">=2, </w:t>
        </w:r>
        <w:r w:rsidR="007F4E7C">
          <w:rPr>
            <w:rFonts w:ascii="Lucida Sans Unicode" w:hAnsi="Lucida Sans Unicode" w:cs="Lucida Sans Unicode"/>
          </w:rPr>
          <w:t>⋯</w:t>
        </w:r>
        <w:r w:rsidR="007F4E7C">
          <w:rPr>
            <w:rFonts w:ascii="Times New Roman" w:hAnsi="Times New Roman" w:hint="eastAsia"/>
          </w:rPr>
          <w:t xml:space="preserve">, </w:t>
        </w:r>
        <w:r w:rsidR="007F4E7C" w:rsidRPr="007F4E7C">
          <w:rPr>
            <w:rFonts w:ascii="Times New Roman" w:hAnsi="Times New Roman"/>
            <w:i/>
            <w:iCs/>
            <w:rPrChange w:id="3713" w:author="zhengping jin" w:date="2024-08-13T00:48:00Z" w16du:dateUtc="2024-08-12T16:48:00Z">
              <w:rPr>
                <w:rFonts w:ascii="Times New Roman" w:hAnsi="Times New Roman"/>
              </w:rPr>
            </w:rPrChange>
          </w:rPr>
          <w:t>k</w:t>
        </w:r>
      </w:ins>
      <w:del w:id="3714" w:author="zhengping jin" w:date="2024-08-13T00:48:00Z" w16du:dateUtc="2024-08-12T16:48:00Z">
        <w:r w:rsidRPr="006D722E" w:rsidDel="007F4E7C">
          <w:rPr>
            <w:rFonts w:ascii="Times New Roman" w:hAnsi="Times New Roman"/>
            <w:noProof/>
          </w:rPr>
          <w:drawing>
            <wp:inline distT="0" distB="0" distL="0" distR="0" wp14:anchorId="1F31D224" wp14:editId="7910137B">
              <wp:extent cx="1723390" cy="232410"/>
              <wp:effectExtent l="0" t="0" r="0" b="0"/>
              <wp:docPr id="406"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104" cstate="print">
                        <a:extLst>
                          <a:ext uri="{28A0092B-C50C-407E-A947-70E740481C1C}">
                            <a14:useLocalDpi xmlns:a14="http://schemas.microsoft.com/office/drawing/2010/main" val="0"/>
                          </a:ext>
                        </a:extLst>
                      </a:blip>
                      <a:srcRect/>
                      <a:stretch>
                        <a:fillRect/>
                      </a:stretch>
                    </pic:blipFill>
                    <pic:spPr bwMode="auto">
                      <a:xfrm>
                        <a:off x="0" y="0"/>
                        <a:ext cx="1723390" cy="232410"/>
                      </a:xfrm>
                      <a:prstGeom prst="rect">
                        <a:avLst/>
                      </a:prstGeom>
                      <a:noFill/>
                      <a:ln>
                        <a:noFill/>
                      </a:ln>
                    </pic:spPr>
                  </pic:pic>
                </a:graphicData>
              </a:graphic>
            </wp:inline>
          </w:drawing>
        </w:r>
        <w:r w:rsidRPr="006D722E" w:rsidDel="007F4E7C">
          <w:rPr>
            <w:rFonts w:ascii="Times New Roman" w:hAnsi="Times New Roman"/>
          </w:rPr>
          <w:delText xml:space="preserve">  </w:delText>
        </w:r>
      </w:del>
      <w:r w:rsidRPr="006D722E">
        <w:rPr>
          <w:rFonts w:ascii="Times New Roman" w:hAnsi="Times New Roman"/>
        </w:rPr>
        <w:t>得到</w:t>
      </w:r>
    </w:p>
    <w:p w14:paraId="234622B8" w14:textId="7CEA6A8C" w:rsidR="00250DB7" w:rsidRPr="006D722E" w:rsidRDefault="007F4E7C" w:rsidP="00250DB7">
      <w:pPr>
        <w:tabs>
          <w:tab w:val="left" w:pos="6360"/>
        </w:tabs>
        <w:snapToGrid w:val="0"/>
        <w:spacing w:line="360" w:lineRule="auto"/>
        <w:contextualSpacing/>
        <w:jc w:val="center"/>
        <w:rPr>
          <w:rFonts w:ascii="Times New Roman" w:hAnsi="Times New Roman"/>
        </w:rPr>
      </w:pPr>
      <w:ins w:id="3715" w:author="zhengping jin" w:date="2024-08-13T00:49:00Z" w16du:dateUtc="2024-08-12T16:49:00Z">
        <w:r w:rsidRPr="005B6C5D">
          <w:rPr>
            <w:rFonts w:ascii="Times New Roman" w:hAnsi="Times New Roman" w:hint="eastAsia"/>
            <w:i/>
            <w:iCs/>
          </w:rPr>
          <w:t>f</w:t>
        </w:r>
        <w:r w:rsidRPr="005B6C5D">
          <w:rPr>
            <w:rFonts w:ascii="Times New Roman" w:hAnsi="Times New Roman" w:hint="eastAsia"/>
            <w:vertAlign w:val="subscript"/>
          </w:rPr>
          <w:t>1</w:t>
        </w:r>
        <w:r>
          <w:rPr>
            <w:rFonts w:ascii="Times New Roman" w:hAnsi="Times New Roman" w:hint="eastAsia"/>
          </w:rPr>
          <w:t>(</w:t>
        </w:r>
        <w:r w:rsidRPr="005B6C5D">
          <w:rPr>
            <w:rFonts w:ascii="Times New Roman" w:hAnsi="Times New Roman" w:hint="eastAsia"/>
            <w:i/>
            <w:iCs/>
          </w:rPr>
          <w:t>x</w:t>
        </w:r>
        <w:r w:rsidRPr="005B6C5D">
          <w:rPr>
            <w:rFonts w:ascii="Times New Roman" w:hAnsi="Times New Roman" w:hint="eastAsia"/>
            <w:i/>
            <w:iCs/>
            <w:vertAlign w:val="subscript"/>
          </w:rPr>
          <w:t>i</w:t>
        </w:r>
        <w:r>
          <w:rPr>
            <w:rFonts w:ascii="Times New Roman" w:hAnsi="Times New Roman" w:hint="eastAsia"/>
          </w:rPr>
          <w:t>)</w:t>
        </w:r>
      </w:ins>
      <w:ins w:id="3716" w:author="zhengping jin" w:date="2024-08-13T00:50:00Z" w16du:dateUtc="2024-08-12T16:50:00Z">
        <w:r>
          <w:rPr>
            <w:rFonts w:ascii="Lucida Sans Unicode" w:hAnsi="Lucida Sans Unicode" w:cs="Lucida Sans Unicode"/>
          </w:rPr>
          <w:t>≡</w:t>
        </w:r>
        <w:r>
          <w:rPr>
            <w:rFonts w:ascii="Times New Roman" w:hAnsi="Times New Roman" w:hint="eastAsia"/>
          </w:rPr>
          <w:t>0</w:t>
        </w:r>
      </w:ins>
      <w:ins w:id="3717" w:author="zhengping jin" w:date="2024-08-13T00:49:00Z" w16du:dateUtc="2024-08-12T16:49:00Z">
        <w:r>
          <w:rPr>
            <w:rFonts w:ascii="Times New Roman" w:hAnsi="Times New Roman" w:hint="eastAsia"/>
          </w:rPr>
          <w:t xml:space="preserve"> (mod </w:t>
        </w:r>
        <w:r w:rsidRPr="005B6C5D">
          <w:rPr>
            <w:rFonts w:ascii="Times New Roman" w:hAnsi="Times New Roman" w:hint="eastAsia"/>
            <w:i/>
            <w:iCs/>
          </w:rPr>
          <w:t>p</w:t>
        </w:r>
        <w:r>
          <w:rPr>
            <w:rFonts w:ascii="Times New Roman" w:hAnsi="Times New Roman" w:hint="eastAsia"/>
          </w:rPr>
          <w:t xml:space="preserve">), </w:t>
        </w:r>
        <w:proofErr w:type="spellStart"/>
        <w:r w:rsidRPr="005B6C5D">
          <w:rPr>
            <w:rFonts w:ascii="Times New Roman" w:hAnsi="Times New Roman" w:hint="eastAsia"/>
            <w:i/>
            <w:iCs/>
          </w:rPr>
          <w:t>i</w:t>
        </w:r>
        <w:proofErr w:type="spellEnd"/>
        <w:r>
          <w:rPr>
            <w:rFonts w:ascii="Times New Roman" w:hAnsi="Times New Roman" w:hint="eastAsia"/>
          </w:rPr>
          <w:t xml:space="preserve">=2, </w:t>
        </w:r>
        <w:r>
          <w:rPr>
            <w:rFonts w:ascii="Lucida Sans Unicode" w:hAnsi="Lucida Sans Unicode" w:cs="Lucida Sans Unicode"/>
          </w:rPr>
          <w:t>⋯</w:t>
        </w:r>
        <w:r>
          <w:rPr>
            <w:rFonts w:ascii="Times New Roman" w:hAnsi="Times New Roman" w:hint="eastAsia"/>
          </w:rPr>
          <w:t xml:space="preserve">, </w:t>
        </w:r>
        <w:r w:rsidRPr="005B6C5D">
          <w:rPr>
            <w:rFonts w:ascii="Times New Roman" w:hAnsi="Times New Roman" w:hint="eastAsia"/>
            <w:i/>
            <w:iCs/>
          </w:rPr>
          <w:t>k</w:t>
        </w:r>
      </w:ins>
      <w:del w:id="3718" w:author="zhengping jin" w:date="2024-08-13T00:50:00Z" w16du:dateUtc="2024-08-12T16:50:00Z">
        <w:r w:rsidR="00250DB7" w:rsidRPr="006D722E" w:rsidDel="007F4E7C">
          <w:rPr>
            <w:rFonts w:ascii="Times New Roman" w:hAnsi="Times New Roman"/>
            <w:noProof/>
            <w:position w:val="-12"/>
          </w:rPr>
          <w:drawing>
            <wp:inline distT="0" distB="0" distL="0" distR="0" wp14:anchorId="13E87936" wp14:editId="480668E8">
              <wp:extent cx="1913255" cy="232410"/>
              <wp:effectExtent l="0" t="0" r="0" b="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105" cstate="print">
                        <a:extLst>
                          <a:ext uri="{28A0092B-C50C-407E-A947-70E740481C1C}">
                            <a14:useLocalDpi xmlns:a14="http://schemas.microsoft.com/office/drawing/2010/main" val="0"/>
                          </a:ext>
                        </a:extLst>
                      </a:blip>
                      <a:srcRect/>
                      <a:stretch>
                        <a:fillRect/>
                      </a:stretch>
                    </pic:blipFill>
                    <pic:spPr bwMode="auto">
                      <a:xfrm>
                        <a:off x="0" y="0"/>
                        <a:ext cx="1913255" cy="232410"/>
                      </a:xfrm>
                      <a:prstGeom prst="rect">
                        <a:avLst/>
                      </a:prstGeom>
                      <a:noFill/>
                      <a:ln>
                        <a:noFill/>
                      </a:ln>
                    </pic:spPr>
                  </pic:pic>
                </a:graphicData>
              </a:graphic>
            </wp:inline>
          </w:drawing>
        </w:r>
      </w:del>
      <w:ins w:id="3719" w:author="zhengping jin" w:date="2024-08-13T00:34:00Z" w16du:dateUtc="2024-08-12T16:34:00Z">
        <w:r w:rsidR="007F6FE1">
          <w:rPr>
            <w:rFonts w:ascii="Times New Roman" w:hAnsi="Times New Roman" w:hint="eastAsia"/>
          </w:rPr>
          <w:t>.</w:t>
        </w:r>
      </w:ins>
    </w:p>
    <w:p w14:paraId="54AEA796" w14:textId="77777777" w:rsidR="00250DB7" w:rsidRDefault="00250DB7" w:rsidP="00250DB7">
      <w:pPr>
        <w:tabs>
          <w:tab w:val="left" w:pos="6360"/>
        </w:tabs>
        <w:snapToGrid w:val="0"/>
        <w:spacing w:line="360" w:lineRule="auto"/>
        <w:ind w:firstLineChars="400" w:firstLine="840"/>
        <w:contextualSpacing/>
        <w:jc w:val="left"/>
        <w:rPr>
          <w:ins w:id="3720" w:author="zhengping jin" w:date="2024-08-13T00:51:00Z" w16du:dateUtc="2024-08-12T16:51:00Z"/>
          <w:rFonts w:ascii="Times New Roman" w:hAnsi="Times New Roman"/>
        </w:rPr>
      </w:pPr>
      <w:r w:rsidRPr="006D722E">
        <w:rPr>
          <w:rFonts w:ascii="Times New Roman" w:hAnsi="Times New Roman"/>
        </w:rPr>
        <w:t>类似地，对于多项式</w:t>
      </w:r>
      <w:r w:rsidRPr="006D722E">
        <w:rPr>
          <w:rFonts w:ascii="Times New Roman" w:hAnsi="Times New Roman"/>
          <w:noProof/>
          <w:position w:val="-12"/>
        </w:rPr>
        <w:drawing>
          <wp:inline distT="0" distB="0" distL="0" distR="0" wp14:anchorId="1134AF0D" wp14:editId="2D2C33A8">
            <wp:extent cx="344805" cy="232410"/>
            <wp:effectExtent l="0" t="0" r="0" b="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344805" cy="232410"/>
                    </a:xfrm>
                    <a:prstGeom prst="rect">
                      <a:avLst/>
                    </a:prstGeom>
                    <a:noFill/>
                    <a:ln>
                      <a:noFill/>
                    </a:ln>
                  </pic:spPr>
                </pic:pic>
              </a:graphicData>
            </a:graphic>
          </wp:inline>
        </w:drawing>
      </w:r>
      <w:r w:rsidRPr="006D722E">
        <w:rPr>
          <w:rFonts w:ascii="Times New Roman" w:hAnsi="Times New Roman"/>
        </w:rPr>
        <w:t>可找到多项式</w:t>
      </w:r>
      <w:r w:rsidRPr="006D722E">
        <w:rPr>
          <w:rFonts w:ascii="Times New Roman" w:hAnsi="Times New Roman"/>
          <w:noProof/>
          <w:position w:val="-12"/>
        </w:rPr>
        <w:drawing>
          <wp:inline distT="0" distB="0" distL="0" distR="0" wp14:anchorId="13C674C6" wp14:editId="3F7A8102">
            <wp:extent cx="372745" cy="232410"/>
            <wp:effectExtent l="0" t="0" r="8255" b="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106" cstate="print">
                      <a:extLst>
                        <a:ext uri="{28A0092B-C50C-407E-A947-70E740481C1C}">
                          <a14:useLocalDpi xmlns:a14="http://schemas.microsoft.com/office/drawing/2010/main" val="0"/>
                        </a:ext>
                      </a:extLst>
                    </a:blip>
                    <a:srcRect/>
                    <a:stretch>
                      <a:fillRect/>
                    </a:stretch>
                  </pic:blipFill>
                  <pic:spPr bwMode="auto">
                    <a:xfrm>
                      <a:off x="0" y="0"/>
                      <a:ext cx="372745" cy="232410"/>
                    </a:xfrm>
                    <a:prstGeom prst="rect">
                      <a:avLst/>
                    </a:prstGeom>
                    <a:noFill/>
                    <a:ln>
                      <a:noFill/>
                    </a:ln>
                  </pic:spPr>
                </pic:pic>
              </a:graphicData>
            </a:graphic>
          </wp:inline>
        </w:drawing>
      </w:r>
      <w:r w:rsidRPr="006D722E">
        <w:rPr>
          <w:rFonts w:ascii="Times New Roman" w:hAnsi="Times New Roman"/>
        </w:rPr>
        <w:t>使得</w:t>
      </w:r>
    </w:p>
    <w:p w14:paraId="58D5891C" w14:textId="0898A998" w:rsidR="00F97F27" w:rsidRDefault="00F97F27" w:rsidP="00BE5877">
      <w:pPr>
        <w:tabs>
          <w:tab w:val="left" w:pos="6360"/>
        </w:tabs>
        <w:snapToGrid w:val="0"/>
        <w:spacing w:line="360" w:lineRule="auto"/>
        <w:ind w:firstLineChars="400" w:firstLine="840"/>
        <w:contextualSpacing/>
        <w:jc w:val="center"/>
        <w:rPr>
          <w:ins w:id="3721" w:author="zhengping jin" w:date="2024-08-13T00:55:00Z" w16du:dateUtc="2024-08-12T16:55:00Z"/>
          <w:rFonts w:ascii="Times New Roman" w:hAnsi="Times New Roman"/>
        </w:rPr>
      </w:pPr>
      <w:ins w:id="3722" w:author="zhengping jin" w:date="2024-08-13T00:51:00Z" w16du:dateUtc="2024-08-12T16:51:00Z">
        <w:r w:rsidRPr="005B6C5D">
          <w:rPr>
            <w:rFonts w:ascii="Times New Roman" w:hAnsi="Times New Roman" w:hint="eastAsia"/>
            <w:i/>
            <w:iCs/>
          </w:rPr>
          <w:t>f</w:t>
        </w:r>
        <w:r w:rsidRPr="005B6C5D">
          <w:rPr>
            <w:rFonts w:ascii="Times New Roman" w:hAnsi="Times New Roman" w:hint="eastAsia"/>
            <w:vertAlign w:val="subscript"/>
          </w:rPr>
          <w:t>1</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ins>
      <w:ins w:id="3723" w:author="zhengping jin" w:date="2024-08-13T00:52:00Z" w16du:dateUtc="2024-08-12T16:52:00Z">
        <w:r w:rsidR="00BE5877">
          <w:rPr>
            <w:rFonts w:ascii="Lucida Sans Unicode" w:hAnsi="Lucida Sans Unicode" w:cs="Lucida Sans Unicode"/>
          </w:rPr>
          <w:t>≡</w:t>
        </w:r>
        <w:r w:rsidR="00BE5877">
          <w:rPr>
            <w:rFonts w:ascii="Times New Roman" w:hAnsi="Times New Roman" w:hint="eastAsia"/>
          </w:rPr>
          <w:t>(</w:t>
        </w:r>
        <w:r w:rsidR="00BE5877" w:rsidRPr="005B6C5D">
          <w:rPr>
            <w:rFonts w:ascii="Times New Roman" w:hAnsi="Times New Roman" w:hint="eastAsia"/>
            <w:i/>
            <w:iCs/>
          </w:rPr>
          <w:t>x</w:t>
        </w:r>
        <w:r w:rsidR="00BE5877">
          <w:rPr>
            <w:rFonts w:ascii="Times New Roman" w:hAnsi="Times New Roman" w:hint="eastAsia"/>
          </w:rPr>
          <w:t>-</w:t>
        </w:r>
        <w:r w:rsidR="00BE5877" w:rsidRPr="005B6C5D">
          <w:rPr>
            <w:rFonts w:ascii="Times New Roman" w:hAnsi="Times New Roman" w:hint="eastAsia"/>
            <w:i/>
            <w:iCs/>
          </w:rPr>
          <w:t>x</w:t>
        </w:r>
        <w:r w:rsidR="00BE5877">
          <w:rPr>
            <w:rFonts w:ascii="Times New Roman" w:hAnsi="Times New Roman" w:hint="eastAsia"/>
            <w:vertAlign w:val="subscript"/>
          </w:rPr>
          <w:t>2</w:t>
        </w:r>
        <w:r w:rsidR="00BE5877">
          <w:rPr>
            <w:rFonts w:ascii="Times New Roman" w:hAnsi="Times New Roman" w:hint="eastAsia"/>
          </w:rPr>
          <w:t>)</w:t>
        </w:r>
        <w:r w:rsidR="00BE5877" w:rsidRPr="005B6C5D">
          <w:rPr>
            <w:rFonts w:ascii="Times New Roman" w:hAnsi="Times New Roman" w:hint="eastAsia"/>
            <w:i/>
            <w:iCs/>
          </w:rPr>
          <w:t>f</w:t>
        </w:r>
        <w:r w:rsidR="00BE5877">
          <w:rPr>
            <w:rFonts w:ascii="Times New Roman" w:hAnsi="Times New Roman" w:hint="eastAsia"/>
            <w:vertAlign w:val="subscript"/>
          </w:rPr>
          <w:t>2</w:t>
        </w:r>
        <w:r w:rsidR="00BE5877">
          <w:rPr>
            <w:rFonts w:ascii="Times New Roman" w:hAnsi="Times New Roman" w:hint="eastAsia"/>
          </w:rPr>
          <w:t>(</w:t>
        </w:r>
        <w:r w:rsidR="00BE5877" w:rsidRPr="005B6C5D">
          <w:rPr>
            <w:rFonts w:ascii="Times New Roman" w:hAnsi="Times New Roman" w:hint="eastAsia"/>
            <w:i/>
            <w:iCs/>
          </w:rPr>
          <w:t>x</w:t>
        </w:r>
        <w:r w:rsidR="00BE5877">
          <w:rPr>
            <w:rFonts w:ascii="Times New Roman" w:hAnsi="Times New Roman" w:hint="eastAsia"/>
          </w:rPr>
          <w:t xml:space="preserve">) (mod </w:t>
        </w:r>
        <w:r w:rsidR="00BE5877" w:rsidRPr="005B6C5D">
          <w:rPr>
            <w:rFonts w:ascii="Times New Roman" w:hAnsi="Times New Roman" w:hint="eastAsia"/>
            <w:i/>
            <w:iCs/>
          </w:rPr>
          <w:t>p</w:t>
        </w:r>
        <w:r w:rsidR="00BE5877">
          <w:rPr>
            <w:rFonts w:ascii="Times New Roman" w:hAnsi="Times New Roman" w:hint="eastAsia"/>
          </w:rPr>
          <w:t>)</w:t>
        </w:r>
      </w:ins>
      <w:ins w:id="3724" w:author="zhengping jin" w:date="2024-08-13T00:53:00Z" w16du:dateUtc="2024-08-12T16:53:00Z">
        <w:r w:rsidR="00BE5877">
          <w:rPr>
            <w:rFonts w:ascii="Times New Roman" w:hAnsi="Times New Roman" w:hint="eastAsia"/>
          </w:rPr>
          <w:t xml:space="preserve"> </w:t>
        </w:r>
        <w:r w:rsidR="00BE5877">
          <w:rPr>
            <w:rFonts w:ascii="Times New Roman" w:hAnsi="Times New Roman" w:hint="eastAsia"/>
          </w:rPr>
          <w:t>且</w:t>
        </w:r>
      </w:ins>
      <w:ins w:id="3725" w:author="zhengping jin" w:date="2024-08-13T00:54:00Z" w16du:dateUtc="2024-08-12T16:54:00Z">
        <w:r w:rsidR="00BE5877" w:rsidRPr="005B6C5D">
          <w:rPr>
            <w:rFonts w:ascii="Times New Roman" w:hAnsi="Times New Roman" w:hint="eastAsia"/>
            <w:i/>
            <w:iCs/>
          </w:rPr>
          <w:t>f</w:t>
        </w:r>
        <w:r w:rsidR="00BE5877">
          <w:rPr>
            <w:rFonts w:ascii="Times New Roman" w:hAnsi="Times New Roman" w:hint="eastAsia"/>
            <w:vertAlign w:val="subscript"/>
          </w:rPr>
          <w:t>2</w:t>
        </w:r>
        <w:r w:rsidR="00BE5877">
          <w:rPr>
            <w:rFonts w:ascii="Times New Roman" w:hAnsi="Times New Roman" w:hint="eastAsia"/>
          </w:rPr>
          <w:t>(</w:t>
        </w:r>
        <w:r w:rsidR="00BE5877" w:rsidRPr="005B6C5D">
          <w:rPr>
            <w:rFonts w:ascii="Times New Roman" w:hAnsi="Times New Roman" w:hint="eastAsia"/>
            <w:i/>
            <w:iCs/>
          </w:rPr>
          <w:t>x</w:t>
        </w:r>
        <w:r w:rsidR="00BE5877" w:rsidRPr="005B6C5D">
          <w:rPr>
            <w:rFonts w:ascii="Times New Roman" w:hAnsi="Times New Roman" w:hint="eastAsia"/>
            <w:i/>
            <w:iCs/>
            <w:vertAlign w:val="subscript"/>
          </w:rPr>
          <w:t>i</w:t>
        </w:r>
        <w:r w:rsidR="00BE5877">
          <w:rPr>
            <w:rFonts w:ascii="Times New Roman" w:hAnsi="Times New Roman" w:hint="eastAsia"/>
          </w:rPr>
          <w:t>)</w:t>
        </w:r>
        <w:r w:rsidR="00BE5877">
          <w:rPr>
            <w:rFonts w:ascii="Lucida Sans Unicode" w:hAnsi="Lucida Sans Unicode" w:cs="Lucida Sans Unicode"/>
          </w:rPr>
          <w:t>≡</w:t>
        </w:r>
        <w:r w:rsidR="00BE5877">
          <w:rPr>
            <w:rFonts w:ascii="Times New Roman" w:hAnsi="Times New Roman" w:hint="eastAsia"/>
          </w:rPr>
          <w:t xml:space="preserve">0 (mod </w:t>
        </w:r>
        <w:r w:rsidR="00BE5877" w:rsidRPr="005B6C5D">
          <w:rPr>
            <w:rFonts w:ascii="Times New Roman" w:hAnsi="Times New Roman" w:hint="eastAsia"/>
            <w:i/>
            <w:iCs/>
          </w:rPr>
          <w:t>p</w:t>
        </w:r>
        <w:r w:rsidR="00BE5877">
          <w:rPr>
            <w:rFonts w:ascii="Times New Roman" w:hAnsi="Times New Roman" w:hint="eastAsia"/>
          </w:rPr>
          <w:t xml:space="preserve">), </w:t>
        </w:r>
        <w:proofErr w:type="spellStart"/>
        <w:r w:rsidR="00BE5877" w:rsidRPr="005B6C5D">
          <w:rPr>
            <w:rFonts w:ascii="Times New Roman" w:hAnsi="Times New Roman" w:hint="eastAsia"/>
            <w:i/>
            <w:iCs/>
          </w:rPr>
          <w:t>i</w:t>
        </w:r>
        <w:proofErr w:type="spellEnd"/>
        <w:r w:rsidR="00BE5877">
          <w:rPr>
            <w:rFonts w:ascii="Times New Roman" w:hAnsi="Times New Roman" w:hint="eastAsia"/>
          </w:rPr>
          <w:t xml:space="preserve">=3, </w:t>
        </w:r>
        <w:r w:rsidR="00BE5877">
          <w:rPr>
            <w:rFonts w:ascii="Lucida Sans Unicode" w:hAnsi="Lucida Sans Unicode" w:cs="Lucida Sans Unicode"/>
          </w:rPr>
          <w:t>⋯</w:t>
        </w:r>
        <w:r w:rsidR="00BE5877">
          <w:rPr>
            <w:rFonts w:ascii="Times New Roman" w:hAnsi="Times New Roman" w:hint="eastAsia"/>
          </w:rPr>
          <w:t xml:space="preserve">, </w:t>
        </w:r>
        <w:r w:rsidR="00BE5877" w:rsidRPr="005B6C5D">
          <w:rPr>
            <w:rFonts w:ascii="Times New Roman" w:hAnsi="Times New Roman" w:hint="eastAsia"/>
            <w:i/>
            <w:iCs/>
          </w:rPr>
          <w:t>k</w:t>
        </w:r>
        <w:r w:rsidR="00BE5877">
          <w:rPr>
            <w:rFonts w:ascii="Times New Roman" w:hAnsi="Times New Roman" w:hint="eastAsia"/>
          </w:rPr>
          <w:t>.</w:t>
        </w:r>
      </w:ins>
    </w:p>
    <w:p w14:paraId="28854278" w14:textId="29269B0A" w:rsidR="00BE5877" w:rsidRDefault="00BE5877" w:rsidP="00BE5877">
      <w:pPr>
        <w:tabs>
          <w:tab w:val="left" w:pos="6360"/>
        </w:tabs>
        <w:snapToGrid w:val="0"/>
        <w:spacing w:line="360" w:lineRule="auto"/>
        <w:ind w:firstLineChars="400" w:firstLine="840"/>
        <w:contextualSpacing/>
        <w:rPr>
          <w:ins w:id="3726" w:author="zhengping jin" w:date="2024-08-13T00:57:00Z" w16du:dateUtc="2024-08-12T16:57:00Z"/>
          <w:rFonts w:ascii="Times New Roman" w:hAnsi="Times New Roman"/>
        </w:rPr>
      </w:pPr>
      <w:ins w:id="3727" w:author="zhengping jin" w:date="2024-08-13T00:55:00Z" w16du:dateUtc="2024-08-12T16:55:00Z">
        <w:r>
          <w:rPr>
            <w:rFonts w:ascii="Times New Roman" w:hAnsi="Times New Roman" w:hint="eastAsia"/>
          </w:rPr>
          <w:t>如此下去</w:t>
        </w:r>
        <w:r>
          <w:rPr>
            <w:rFonts w:ascii="Times New Roman" w:hAnsi="Times New Roman" w:hint="eastAsia"/>
          </w:rPr>
          <w:t xml:space="preserve">, </w:t>
        </w:r>
        <w:r>
          <w:rPr>
            <w:rFonts w:ascii="Times New Roman" w:hAnsi="Times New Roman" w:hint="eastAsia"/>
          </w:rPr>
          <w:t>有</w:t>
        </w:r>
        <w:r>
          <w:rPr>
            <w:rFonts w:ascii="Times New Roman" w:hAnsi="Times New Roman" w:hint="eastAsia"/>
          </w:rPr>
          <w:t xml:space="preserve"> </w:t>
        </w:r>
        <w:r w:rsidRPr="005B6C5D">
          <w:rPr>
            <w:rFonts w:ascii="Times New Roman" w:hAnsi="Times New Roman" w:hint="eastAsia"/>
            <w:i/>
            <w:iCs/>
          </w:rPr>
          <w:t>f</w:t>
        </w:r>
      </w:ins>
      <w:ins w:id="3728" w:author="zhengping jin" w:date="2024-08-13T00:56:00Z" w16du:dateUtc="2024-08-12T16:56:00Z">
        <w:r w:rsidRPr="00BE5877">
          <w:rPr>
            <w:rFonts w:ascii="Times New Roman" w:hAnsi="Times New Roman"/>
            <w:i/>
            <w:iCs/>
            <w:vertAlign w:val="subscript"/>
            <w:rPrChange w:id="3729" w:author="zhengping jin" w:date="2024-08-13T00:56:00Z" w16du:dateUtc="2024-08-12T16:56:00Z">
              <w:rPr>
                <w:rFonts w:ascii="Times New Roman" w:hAnsi="Times New Roman"/>
                <w:vertAlign w:val="subscript"/>
              </w:rPr>
            </w:rPrChange>
          </w:rPr>
          <w:t>k</w:t>
        </w:r>
        <w:r>
          <w:rPr>
            <w:rFonts w:ascii="Times New Roman" w:hAnsi="Times New Roman" w:hint="eastAsia"/>
            <w:vertAlign w:val="subscript"/>
          </w:rPr>
          <w:t>-1</w:t>
        </w:r>
      </w:ins>
      <w:ins w:id="3730" w:author="zhengping jin" w:date="2024-08-13T00:55:00Z" w16du:dateUtc="2024-08-12T16:55:00Z">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r>
          <w:rPr>
            <w:rFonts w:ascii="Lucida Sans Unicode" w:hAnsi="Lucida Sans Unicode" w:cs="Lucida Sans Unicode"/>
          </w:rPr>
          <w:t>≡</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proofErr w:type="spellStart"/>
        <w:r w:rsidRPr="005B6C5D">
          <w:rPr>
            <w:rFonts w:ascii="Times New Roman" w:hAnsi="Times New Roman" w:hint="eastAsia"/>
            <w:i/>
            <w:iCs/>
          </w:rPr>
          <w:t>x</w:t>
        </w:r>
      </w:ins>
      <w:ins w:id="3731" w:author="zhengping jin" w:date="2024-08-13T00:56:00Z" w16du:dateUtc="2024-08-12T16:56:00Z">
        <w:r w:rsidRPr="00BE5877">
          <w:rPr>
            <w:rFonts w:ascii="Times New Roman" w:hAnsi="Times New Roman"/>
            <w:i/>
            <w:iCs/>
            <w:vertAlign w:val="subscript"/>
            <w:rPrChange w:id="3732" w:author="zhengping jin" w:date="2024-08-13T00:56:00Z" w16du:dateUtc="2024-08-12T16:56:00Z">
              <w:rPr>
                <w:rFonts w:ascii="Times New Roman" w:hAnsi="Times New Roman"/>
                <w:vertAlign w:val="subscript"/>
              </w:rPr>
            </w:rPrChange>
          </w:rPr>
          <w:t>k</w:t>
        </w:r>
      </w:ins>
      <w:proofErr w:type="spellEnd"/>
      <w:ins w:id="3733" w:author="zhengping jin" w:date="2024-08-13T00:55:00Z" w16du:dateUtc="2024-08-12T16:55:00Z">
        <w:r>
          <w:rPr>
            <w:rFonts w:ascii="Times New Roman" w:hAnsi="Times New Roman" w:hint="eastAsia"/>
          </w:rPr>
          <w:t>)</w:t>
        </w:r>
        <w:proofErr w:type="spellStart"/>
        <w:r w:rsidRPr="005B6C5D">
          <w:rPr>
            <w:rFonts w:ascii="Times New Roman" w:hAnsi="Times New Roman" w:hint="eastAsia"/>
            <w:i/>
            <w:iCs/>
          </w:rPr>
          <w:t>f</w:t>
        </w:r>
      </w:ins>
      <w:ins w:id="3734" w:author="zhengping jin" w:date="2024-08-13T00:56:00Z" w16du:dateUtc="2024-08-12T16:56:00Z">
        <w:r w:rsidRPr="00BE5877">
          <w:rPr>
            <w:rFonts w:ascii="Times New Roman" w:hAnsi="Times New Roman"/>
            <w:i/>
            <w:iCs/>
            <w:vertAlign w:val="subscript"/>
            <w:rPrChange w:id="3735" w:author="zhengping jin" w:date="2024-08-13T00:56:00Z" w16du:dateUtc="2024-08-12T16:56:00Z">
              <w:rPr>
                <w:rFonts w:ascii="Times New Roman" w:hAnsi="Times New Roman"/>
                <w:vertAlign w:val="subscript"/>
              </w:rPr>
            </w:rPrChange>
          </w:rPr>
          <w:t>k</w:t>
        </w:r>
      </w:ins>
      <w:proofErr w:type="spellEnd"/>
      <w:ins w:id="3736" w:author="zhengping jin" w:date="2024-08-13T00:55:00Z" w16du:dateUtc="2024-08-12T16:55:00Z">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 xml:space="preserve">) (mod </w:t>
        </w:r>
        <w:r w:rsidRPr="005B6C5D">
          <w:rPr>
            <w:rFonts w:ascii="Times New Roman" w:hAnsi="Times New Roman" w:hint="eastAsia"/>
            <w:i/>
            <w:iCs/>
          </w:rPr>
          <w:t>p</w:t>
        </w:r>
        <w:r>
          <w:rPr>
            <w:rFonts w:ascii="Times New Roman" w:hAnsi="Times New Roman" w:hint="eastAsia"/>
          </w:rPr>
          <w:t>)</w:t>
        </w:r>
      </w:ins>
      <w:ins w:id="3737" w:author="zhengping jin" w:date="2024-08-13T00:56:00Z" w16du:dateUtc="2024-08-12T16:56:00Z">
        <w:r>
          <w:rPr>
            <w:rFonts w:ascii="Times New Roman" w:hAnsi="Times New Roman" w:hint="eastAsia"/>
          </w:rPr>
          <w:t>.</w:t>
        </w:r>
      </w:ins>
      <w:ins w:id="3738" w:author="zhengping jin" w:date="2024-08-13T00:58:00Z" w16du:dateUtc="2024-08-12T16:58:00Z">
        <w:r>
          <w:rPr>
            <w:rFonts w:ascii="Times New Roman" w:hAnsi="Times New Roman" w:hint="eastAsia"/>
          </w:rPr>
          <w:t xml:space="preserve"> </w:t>
        </w:r>
        <w:r>
          <w:rPr>
            <w:rFonts w:ascii="Times New Roman" w:hAnsi="Times New Roman" w:hint="eastAsia"/>
          </w:rPr>
          <w:t>故</w:t>
        </w:r>
        <w:r w:rsidRPr="005B6C5D">
          <w:rPr>
            <w:rFonts w:ascii="Times New Roman" w:hAnsi="Times New Roman" w:hint="eastAsia"/>
            <w:i/>
            <w:iCs/>
          </w:rPr>
          <w:t>f</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r>
          <w:rPr>
            <w:rFonts w:ascii="Lucida Sans Unicode" w:hAnsi="Lucida Sans Unicode" w:cs="Lucida Sans Unicode"/>
          </w:rPr>
          <w:t>≡</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r w:rsidRPr="005B6C5D">
          <w:rPr>
            <w:rFonts w:ascii="Times New Roman" w:hAnsi="Times New Roman" w:hint="eastAsia"/>
            <w:i/>
            <w:iCs/>
          </w:rPr>
          <w:t>x</w:t>
        </w:r>
        <w:r w:rsidRPr="005B6C5D">
          <w:rPr>
            <w:rFonts w:ascii="Times New Roman" w:hAnsi="Times New Roman" w:hint="eastAsia"/>
            <w:vertAlign w:val="subscript"/>
          </w:rPr>
          <w:t>1</w:t>
        </w:r>
        <w:r>
          <w:rPr>
            <w:rFonts w:ascii="Times New Roman" w:hAnsi="Times New Roman" w:hint="eastAsia"/>
          </w:rPr>
          <w:t>)</w:t>
        </w:r>
        <w:r>
          <w:rPr>
            <w:rFonts w:ascii="Lucida Sans Unicode" w:hAnsi="Lucida Sans Unicode" w:cs="Lucida Sans Unicode"/>
          </w:rPr>
          <w:t>⋯</w:t>
        </w:r>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w:t>
        </w:r>
        <w:proofErr w:type="spellStart"/>
        <w:r w:rsidRPr="005B6C5D">
          <w:rPr>
            <w:rFonts w:ascii="Times New Roman" w:hAnsi="Times New Roman" w:hint="eastAsia"/>
            <w:i/>
            <w:iCs/>
          </w:rPr>
          <w:t>x</w:t>
        </w:r>
        <w:r w:rsidRPr="005B6C5D">
          <w:rPr>
            <w:rFonts w:ascii="Times New Roman" w:hAnsi="Times New Roman" w:hint="eastAsia"/>
            <w:i/>
            <w:iCs/>
            <w:vertAlign w:val="subscript"/>
          </w:rPr>
          <w:t>k</w:t>
        </w:r>
        <w:proofErr w:type="spellEnd"/>
        <w:r>
          <w:rPr>
            <w:rFonts w:ascii="Times New Roman" w:hAnsi="Times New Roman" w:hint="eastAsia"/>
          </w:rPr>
          <w:t>)</w:t>
        </w:r>
        <w:proofErr w:type="spellStart"/>
        <w:r w:rsidRPr="005B6C5D">
          <w:rPr>
            <w:rFonts w:ascii="Times New Roman" w:hAnsi="Times New Roman" w:hint="eastAsia"/>
            <w:i/>
            <w:iCs/>
          </w:rPr>
          <w:t>f</w:t>
        </w:r>
        <w:r w:rsidRPr="005B6C5D">
          <w:rPr>
            <w:rFonts w:ascii="Times New Roman" w:hAnsi="Times New Roman" w:hint="eastAsia"/>
            <w:i/>
            <w:iCs/>
            <w:vertAlign w:val="subscript"/>
          </w:rPr>
          <w:t>k</w:t>
        </w:r>
        <w:proofErr w:type="spellEnd"/>
        <w:r>
          <w:rPr>
            <w:rFonts w:ascii="Times New Roman" w:hAnsi="Times New Roman" w:hint="eastAsia"/>
          </w:rPr>
          <w:t>(</w:t>
        </w:r>
        <w:r w:rsidRPr="005B6C5D">
          <w:rPr>
            <w:rFonts w:ascii="Times New Roman" w:hAnsi="Times New Roman" w:hint="eastAsia"/>
            <w:i/>
            <w:iCs/>
          </w:rPr>
          <w:t>x</w:t>
        </w:r>
        <w:r>
          <w:rPr>
            <w:rFonts w:ascii="Times New Roman" w:hAnsi="Times New Roman" w:hint="eastAsia"/>
          </w:rPr>
          <w:t xml:space="preserve">) (mod </w:t>
        </w:r>
        <w:r w:rsidRPr="005B6C5D">
          <w:rPr>
            <w:rFonts w:ascii="Times New Roman" w:hAnsi="Times New Roman" w:hint="eastAsia"/>
            <w:i/>
            <w:iCs/>
          </w:rPr>
          <w:t>p</w:t>
        </w:r>
        <w:r>
          <w:rPr>
            <w:rFonts w:ascii="Times New Roman" w:hAnsi="Times New Roman" w:hint="eastAsia"/>
          </w:rPr>
          <w:t>).</w:t>
        </w:r>
      </w:ins>
    </w:p>
    <w:p w14:paraId="0EFD338C" w14:textId="3017142C" w:rsidR="00BE5877" w:rsidRPr="006D722E" w:rsidDel="00BE5877" w:rsidRDefault="00BE5877">
      <w:pPr>
        <w:tabs>
          <w:tab w:val="left" w:pos="6360"/>
        </w:tabs>
        <w:snapToGrid w:val="0"/>
        <w:spacing w:line="360" w:lineRule="auto"/>
        <w:ind w:firstLineChars="400" w:firstLine="840"/>
        <w:contextualSpacing/>
        <w:rPr>
          <w:del w:id="3739" w:author="zhengping jin" w:date="2024-08-13T00:58:00Z" w16du:dateUtc="2024-08-12T16:58:00Z"/>
          <w:rFonts w:ascii="Times New Roman" w:hAnsi="Times New Roman"/>
        </w:rPr>
        <w:pPrChange w:id="3740" w:author="zhengping jin" w:date="2024-08-13T00:55:00Z" w16du:dateUtc="2024-08-12T16:55:00Z">
          <w:pPr>
            <w:tabs>
              <w:tab w:val="left" w:pos="6360"/>
            </w:tabs>
            <w:snapToGrid w:val="0"/>
            <w:spacing w:line="360" w:lineRule="auto"/>
            <w:ind w:firstLineChars="400" w:firstLine="840"/>
            <w:contextualSpacing/>
            <w:jc w:val="left"/>
          </w:pPr>
        </w:pPrChange>
      </w:pPr>
    </w:p>
    <w:p w14:paraId="4B600EEA" w14:textId="006DAA70" w:rsidR="00250DB7" w:rsidRPr="006D722E" w:rsidDel="00BE5877" w:rsidRDefault="00250DB7" w:rsidP="00250DB7">
      <w:pPr>
        <w:tabs>
          <w:tab w:val="left" w:pos="6360"/>
        </w:tabs>
        <w:snapToGrid w:val="0"/>
        <w:spacing w:line="360" w:lineRule="auto"/>
        <w:contextualSpacing/>
        <w:jc w:val="center"/>
        <w:rPr>
          <w:del w:id="3741" w:author="zhengping jin" w:date="2024-08-13T00:58:00Z" w16du:dateUtc="2024-08-12T16:58:00Z"/>
          <w:rFonts w:ascii="Times New Roman" w:hAnsi="Times New Roman"/>
        </w:rPr>
      </w:pPr>
      <w:del w:id="3742" w:author="zhengping jin" w:date="2024-08-13T00:57:00Z" w16du:dateUtc="2024-08-12T16:57:00Z">
        <w:r w:rsidRPr="006D722E" w:rsidDel="00BE5877">
          <w:rPr>
            <w:rFonts w:ascii="Times New Roman" w:hAnsi="Times New Roman"/>
            <w:noProof/>
            <w:position w:val="-48"/>
          </w:rPr>
          <w:drawing>
            <wp:inline distT="0" distB="0" distL="0" distR="0" wp14:anchorId="59B40297" wp14:editId="64AAE519">
              <wp:extent cx="2693670" cy="942340"/>
              <wp:effectExtent l="0" t="0" r="0" b="0"/>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107" cstate="print">
                        <a:extLst>
                          <a:ext uri="{28A0092B-C50C-407E-A947-70E740481C1C}">
                            <a14:useLocalDpi xmlns:a14="http://schemas.microsoft.com/office/drawing/2010/main" val="0"/>
                          </a:ext>
                        </a:extLst>
                      </a:blip>
                      <a:srcRect/>
                      <a:stretch>
                        <a:fillRect/>
                      </a:stretch>
                    </pic:blipFill>
                    <pic:spPr bwMode="auto">
                      <a:xfrm>
                        <a:off x="0" y="0"/>
                        <a:ext cx="2693670" cy="942340"/>
                      </a:xfrm>
                      <a:prstGeom prst="rect">
                        <a:avLst/>
                      </a:prstGeom>
                      <a:noFill/>
                      <a:ln>
                        <a:noFill/>
                      </a:ln>
                    </pic:spPr>
                  </pic:pic>
                </a:graphicData>
              </a:graphic>
            </wp:inline>
          </w:drawing>
        </w:r>
      </w:del>
    </w:p>
    <w:p w14:paraId="2656D0DF" w14:textId="1C54D3A6" w:rsidR="00250DB7" w:rsidRPr="006D722E" w:rsidDel="00BE5877" w:rsidRDefault="00250DB7" w:rsidP="00742CB6">
      <w:pPr>
        <w:tabs>
          <w:tab w:val="left" w:pos="6360"/>
        </w:tabs>
        <w:snapToGrid w:val="0"/>
        <w:spacing w:line="360" w:lineRule="auto"/>
        <w:ind w:firstLineChars="400" w:firstLine="840"/>
        <w:contextualSpacing/>
        <w:jc w:val="left"/>
        <w:rPr>
          <w:del w:id="3743" w:author="zhengping jin" w:date="2024-08-13T00:58:00Z" w16du:dateUtc="2024-08-12T16:58:00Z"/>
          <w:rFonts w:ascii="Times New Roman" w:hAnsi="Times New Roman"/>
        </w:rPr>
      </w:pPr>
      <w:del w:id="3744" w:author="zhengping jin" w:date="2024-08-13T00:58:00Z" w16du:dateUtc="2024-08-12T16:58:00Z">
        <w:r w:rsidRPr="006D722E" w:rsidDel="00BE5877">
          <w:rPr>
            <w:rFonts w:ascii="Times New Roman" w:hAnsi="Times New Roman"/>
          </w:rPr>
          <w:delText>故</w:delText>
        </w:r>
        <w:r w:rsidRPr="006D722E" w:rsidDel="00BE5877">
          <w:rPr>
            <w:rFonts w:ascii="Times New Roman" w:hAnsi="Times New Roman"/>
            <w:noProof/>
            <w:position w:val="-12"/>
          </w:rPr>
          <w:drawing>
            <wp:inline distT="0" distB="0" distL="0" distR="0" wp14:anchorId="0F690625" wp14:editId="4B1D82CC">
              <wp:extent cx="2405380" cy="232410"/>
              <wp:effectExtent l="0" t="0" r="0" b="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1094" cstate="print">
                        <a:extLst>
                          <a:ext uri="{28A0092B-C50C-407E-A947-70E740481C1C}">
                            <a14:useLocalDpi xmlns:a14="http://schemas.microsoft.com/office/drawing/2010/main" val="0"/>
                          </a:ext>
                        </a:extLst>
                      </a:blip>
                      <a:srcRect/>
                      <a:stretch>
                        <a:fillRect/>
                      </a:stretch>
                    </pic:blipFill>
                    <pic:spPr bwMode="auto">
                      <a:xfrm>
                        <a:off x="0" y="0"/>
                        <a:ext cx="2405380" cy="232410"/>
                      </a:xfrm>
                      <a:prstGeom prst="rect">
                        <a:avLst/>
                      </a:prstGeom>
                      <a:noFill/>
                      <a:ln>
                        <a:noFill/>
                      </a:ln>
                    </pic:spPr>
                  </pic:pic>
                </a:graphicData>
              </a:graphic>
            </wp:inline>
          </w:drawing>
        </w:r>
      </w:del>
    </w:p>
    <w:p w14:paraId="393DF2D8" w14:textId="77777777" w:rsidR="00250DB7" w:rsidRPr="000E416D" w:rsidRDefault="00250DB7" w:rsidP="00250DB7">
      <w:pPr>
        <w:tabs>
          <w:tab w:val="left" w:pos="6360"/>
        </w:tabs>
        <w:snapToGrid w:val="0"/>
        <w:spacing w:line="360" w:lineRule="auto"/>
        <w:contextualSpacing/>
        <w:jc w:val="left"/>
        <w:rPr>
          <w:rFonts w:ascii="Times New Roman" w:hAnsi="Times New Roman"/>
        </w:rPr>
      </w:pPr>
    </w:p>
    <w:p w14:paraId="189A1F50" w14:textId="0BBD6B5A" w:rsidR="00250DB7" w:rsidRPr="006D722E" w:rsidRDefault="00742CB6" w:rsidP="00742CB6">
      <w:pPr>
        <w:tabs>
          <w:tab w:val="left" w:pos="6360"/>
        </w:tabs>
        <w:snapToGrid w:val="0"/>
        <w:spacing w:line="360" w:lineRule="auto"/>
        <w:contextualSpacing/>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.4.3 </w:t>
      </w:r>
      <w:r w:rsidR="00250DB7" w:rsidRPr="006D722E">
        <w:rPr>
          <w:rFonts w:ascii="Times New Roman" w:hAnsi="Times New Roman"/>
        </w:rPr>
        <w:t>我们有同余方程</w:t>
      </w:r>
    </w:p>
    <w:p w14:paraId="6BB0078B" w14:textId="77777777"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32"/>
        </w:rPr>
        <w:drawing>
          <wp:inline distT="0" distB="0" distL="0" distR="0" wp14:anchorId="462F9F48" wp14:editId="2BFE5876">
            <wp:extent cx="4677410" cy="478155"/>
            <wp:effectExtent l="0" t="0" r="8890" b="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108" cstate="print">
                      <a:extLst>
                        <a:ext uri="{28A0092B-C50C-407E-A947-70E740481C1C}">
                          <a14:useLocalDpi xmlns:a14="http://schemas.microsoft.com/office/drawing/2010/main" val="0"/>
                        </a:ext>
                      </a:extLst>
                    </a:blip>
                    <a:srcRect/>
                    <a:stretch>
                      <a:fillRect/>
                    </a:stretch>
                  </pic:blipFill>
                  <pic:spPr bwMode="auto">
                    <a:xfrm>
                      <a:off x="0" y="0"/>
                      <a:ext cx="4677410" cy="478155"/>
                    </a:xfrm>
                    <a:prstGeom prst="rect">
                      <a:avLst/>
                    </a:prstGeom>
                    <a:noFill/>
                    <a:ln>
                      <a:noFill/>
                    </a:ln>
                  </pic:spPr>
                </pic:pic>
              </a:graphicData>
            </a:graphic>
          </wp:inline>
        </w:drawing>
      </w:r>
    </w:p>
    <w:p w14:paraId="5B1E4446" w14:textId="77777777" w:rsidR="00250DB7" w:rsidRPr="006D722E" w:rsidRDefault="00250DB7" w:rsidP="00250DB7">
      <w:pPr>
        <w:tabs>
          <w:tab w:val="left" w:pos="6360"/>
        </w:tabs>
        <w:snapToGrid w:val="0"/>
        <w:spacing w:line="360" w:lineRule="auto"/>
        <w:ind w:firstLineChars="200" w:firstLine="420"/>
        <w:contextualSpacing/>
        <w:jc w:val="left"/>
        <w:rPr>
          <w:rFonts w:ascii="Times New Roman" w:hAnsi="Times New Roman"/>
        </w:rPr>
      </w:pPr>
    </w:p>
    <w:p w14:paraId="332E171C" w14:textId="73DF2113" w:rsidR="00250DB7" w:rsidRPr="001C2699" w:rsidRDefault="00250DB7" w:rsidP="00250DB7">
      <w:pPr>
        <w:tabs>
          <w:tab w:val="left" w:pos="6360"/>
        </w:tabs>
        <w:snapToGrid w:val="0"/>
        <w:spacing w:line="360" w:lineRule="auto"/>
        <w:ind w:firstLineChars="200" w:firstLine="420"/>
        <w:contextualSpacing/>
        <w:jc w:val="left"/>
        <w:rPr>
          <w:rFonts w:ascii="Times New Roman" w:hAnsi="Times New Roman"/>
        </w:rPr>
      </w:pPr>
      <w:r w:rsidRPr="001C2699">
        <w:rPr>
          <w:rFonts w:ascii="Times New Roman" w:hAnsi="Times New Roman"/>
        </w:rPr>
        <w:t>根据</w:t>
      </w:r>
      <w:r w:rsidR="001C2699" w:rsidRPr="001C2699">
        <w:rPr>
          <w:rFonts w:ascii="Times New Roman" w:hAnsi="Times New Roman"/>
        </w:rPr>
        <w:t>定理</w:t>
      </w:r>
      <w:r w:rsidR="001C2699" w:rsidRPr="001C2699">
        <w:rPr>
          <w:rFonts w:ascii="Times New Roman" w:hAnsi="Times New Roman" w:hint="eastAsia"/>
        </w:rPr>
        <w:t>3</w:t>
      </w:r>
      <w:r w:rsidR="001C2699" w:rsidRPr="001C2699">
        <w:rPr>
          <w:rFonts w:ascii="Times New Roman" w:hAnsi="Times New Roman"/>
        </w:rPr>
        <w:t>.4.3</w:t>
      </w:r>
      <w:r w:rsidRPr="001C2699">
        <w:rPr>
          <w:rFonts w:ascii="Times New Roman" w:hAnsi="Times New Roman"/>
        </w:rPr>
        <w:t>及</w:t>
      </w:r>
      <w:ins w:id="3745" w:author="zhengping jin" w:date="2024-08-13T00:59:00Z" w16du:dateUtc="2024-08-12T16:59:00Z">
        <w:r w:rsidR="000E416D">
          <w:rPr>
            <w:rFonts w:ascii="Times New Roman" w:hAnsi="Times New Roman" w:hint="eastAsia"/>
          </w:rPr>
          <w:t>定理</w:t>
        </w:r>
      </w:ins>
      <w:r w:rsidR="001C2699" w:rsidRPr="001C2699">
        <w:rPr>
          <w:rFonts w:ascii="Times New Roman" w:hAnsi="Times New Roman" w:cs="Times New Roman" w:hint="eastAsia"/>
          <w:szCs w:val="24"/>
        </w:rPr>
        <w:t>2</w:t>
      </w:r>
      <w:r w:rsidR="001C2699" w:rsidRPr="001C2699">
        <w:rPr>
          <w:rFonts w:ascii="Times New Roman" w:hAnsi="Times New Roman" w:cs="Times New Roman"/>
          <w:szCs w:val="24"/>
        </w:rPr>
        <w:t>.2.14</w:t>
      </w:r>
      <w:r w:rsidR="001C2699" w:rsidRPr="001C2699">
        <w:rPr>
          <w:rFonts w:ascii="Times New Roman" w:hAnsi="Times New Roman"/>
          <w:szCs w:val="24"/>
        </w:rPr>
        <w:t xml:space="preserve"> (</w:t>
      </w:r>
      <w:r w:rsidR="001C2699" w:rsidRPr="001C2699">
        <w:rPr>
          <w:rFonts w:ascii="Times New Roman" w:hAnsi="Times New Roman" w:hint="eastAsia"/>
          <w:szCs w:val="21"/>
        </w:rPr>
        <w:t>费马小定理</w:t>
      </w:r>
      <w:r w:rsidR="001C2699" w:rsidRPr="001C2699">
        <w:rPr>
          <w:rFonts w:ascii="Times New Roman" w:hAnsi="Times New Roman" w:hint="eastAsia"/>
          <w:szCs w:val="21"/>
        </w:rPr>
        <w:t>)</w:t>
      </w:r>
      <w:r w:rsidRPr="001C2699">
        <w:rPr>
          <w:rFonts w:ascii="Times New Roman" w:hAnsi="Times New Roman"/>
        </w:rPr>
        <w:t>，可以立即得到</w:t>
      </w:r>
      <w:r w:rsidRPr="001C2699">
        <w:rPr>
          <w:rFonts w:ascii="Times New Roman" w:hAnsi="Times New Roman"/>
        </w:rPr>
        <w:t xml:space="preserve">. </w:t>
      </w:r>
    </w:p>
    <w:p w14:paraId="543DB1C6" w14:textId="0733A634" w:rsidR="00250DB7" w:rsidRPr="006D722E" w:rsidRDefault="00B73291" w:rsidP="00B73291">
      <w:pPr>
        <w:tabs>
          <w:tab w:val="left" w:pos="6360"/>
        </w:tabs>
        <w:snapToGrid w:val="0"/>
        <w:spacing w:line="360" w:lineRule="auto"/>
        <w:ind w:firstLineChars="200" w:firstLine="420"/>
        <w:contextualSpacing/>
        <w:jc w:val="left"/>
        <w:rPr>
          <w:rFonts w:ascii="Times New Roman" w:hAnsi="Times New Roman"/>
        </w:rPr>
      </w:pPr>
      <w:r>
        <w:rPr>
          <w:rFonts w:ascii="Times New Roman" w:hAnsi="Times New Roman" w:hint="eastAsia"/>
          <w:b/>
        </w:rPr>
        <w:t>推论</w:t>
      </w:r>
      <w:r>
        <w:rPr>
          <w:rFonts w:ascii="Times New Roman" w:hAnsi="Times New Roman" w:hint="eastAsia"/>
          <w:b/>
        </w:rPr>
        <w:t xml:space="preserve"> </w:t>
      </w:r>
      <w:r>
        <w:rPr>
          <w:rFonts w:ascii="Times New Roman" w:hAnsi="Times New Roman"/>
          <w:b/>
        </w:rPr>
        <w:t xml:space="preserve">3.4.1 </w:t>
      </w:r>
      <w:r w:rsidR="00250DB7" w:rsidRPr="006D722E">
        <w:rPr>
          <w:rFonts w:ascii="Times New Roman" w:hAnsi="Times New Roman"/>
        </w:rPr>
        <w:t>设</w:t>
      </w:r>
      <w:r w:rsidR="00250DB7" w:rsidRPr="006D722E">
        <w:rPr>
          <w:rFonts w:ascii="Times New Roman" w:hAnsi="Times New Roman"/>
          <w:i/>
        </w:rPr>
        <w:t>p</w:t>
      </w:r>
      <w:r w:rsidR="00250DB7" w:rsidRPr="006D722E">
        <w:rPr>
          <w:rFonts w:ascii="Times New Roman" w:hAnsi="Times New Roman"/>
        </w:rPr>
        <w:t>是一个素数，则</w:t>
      </w:r>
    </w:p>
    <w:p w14:paraId="5DD9DBFC" w14:textId="77777777" w:rsidR="00250DB7" w:rsidRPr="006D722E" w:rsidRDefault="00250DB7" w:rsidP="00250DB7">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w:t>
      </w:r>
      <w:proofErr w:type="spellStart"/>
      <w:r w:rsidRPr="006D722E">
        <w:rPr>
          <w:rFonts w:ascii="Times New Roman" w:hAnsi="Times New Roman"/>
        </w:rPr>
        <w:t>i</w:t>
      </w:r>
      <w:proofErr w:type="spellEnd"/>
      <w:r w:rsidRPr="006D722E">
        <w:rPr>
          <w:rFonts w:ascii="Times New Roman" w:hAnsi="Times New Roman"/>
        </w:rPr>
        <w:t>）对任何整数</w:t>
      </w:r>
      <w:r w:rsidRPr="006D722E">
        <w:rPr>
          <w:rFonts w:ascii="Times New Roman" w:hAnsi="Times New Roman"/>
          <w:i/>
        </w:rPr>
        <w:t>x</w:t>
      </w:r>
      <w:r w:rsidRPr="006D722E">
        <w:rPr>
          <w:rFonts w:ascii="Times New Roman" w:hAnsi="Times New Roman"/>
        </w:rPr>
        <w:t>，我们有</w:t>
      </w:r>
    </w:p>
    <w:p w14:paraId="09D93156" w14:textId="30EA1DA8" w:rsidR="00250DB7" w:rsidRPr="006D722E" w:rsidRDefault="00250DB7" w:rsidP="00250DB7">
      <w:pPr>
        <w:snapToGrid w:val="0"/>
        <w:spacing w:line="360" w:lineRule="auto"/>
        <w:ind w:firstLine="420"/>
        <w:contextualSpacing/>
        <w:jc w:val="center"/>
        <w:rPr>
          <w:rFonts w:ascii="Times New Roman" w:hAnsi="Times New Roman"/>
        </w:rPr>
      </w:pPr>
      <w:r w:rsidRPr="006D722E">
        <w:rPr>
          <w:rFonts w:ascii="Times New Roman" w:hAnsi="Times New Roman"/>
          <w:noProof/>
          <w:position w:val="-10"/>
        </w:rPr>
        <w:drawing>
          <wp:inline distT="0" distB="0" distL="0" distR="0" wp14:anchorId="57946F66" wp14:editId="74826F4C">
            <wp:extent cx="2398395" cy="232410"/>
            <wp:effectExtent l="0" t="0" r="1905" b="0"/>
            <wp:docPr id="399"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109" cstate="print">
                      <a:extLst>
                        <a:ext uri="{28A0092B-C50C-407E-A947-70E740481C1C}">
                          <a14:useLocalDpi xmlns:a14="http://schemas.microsoft.com/office/drawing/2010/main" val="0"/>
                        </a:ext>
                      </a:extLst>
                    </a:blip>
                    <a:srcRect/>
                    <a:stretch>
                      <a:fillRect/>
                    </a:stretch>
                  </pic:blipFill>
                  <pic:spPr bwMode="auto">
                    <a:xfrm>
                      <a:off x="0" y="0"/>
                      <a:ext cx="2398395" cy="232410"/>
                    </a:xfrm>
                    <a:prstGeom prst="rect">
                      <a:avLst/>
                    </a:prstGeom>
                    <a:noFill/>
                    <a:ln>
                      <a:noFill/>
                    </a:ln>
                  </pic:spPr>
                </pic:pic>
              </a:graphicData>
            </a:graphic>
          </wp:inline>
        </w:drawing>
      </w:r>
      <w:ins w:id="3746" w:author="zhengping jin" w:date="2024-08-13T01:00:00Z" w16du:dateUtc="2024-08-12T17:00:00Z">
        <w:r w:rsidR="000E416D">
          <w:rPr>
            <w:rFonts w:ascii="Times New Roman" w:hAnsi="Times New Roman" w:hint="eastAsia"/>
          </w:rPr>
          <w:t>.</w:t>
        </w:r>
      </w:ins>
    </w:p>
    <w:p w14:paraId="6C465B19" w14:textId="16F74D82" w:rsidR="00250DB7" w:rsidRPr="006D722E" w:rsidRDefault="00250DB7" w:rsidP="00250DB7">
      <w:pPr>
        <w:snapToGrid w:val="0"/>
        <w:spacing w:line="360" w:lineRule="auto"/>
        <w:ind w:firstLineChars="500" w:firstLine="1050"/>
        <w:contextualSpacing/>
        <w:jc w:val="left"/>
        <w:rPr>
          <w:rFonts w:ascii="Times New Roman" w:hAnsi="Times New Roman"/>
        </w:rPr>
      </w:pPr>
      <w:r w:rsidRPr="006D722E">
        <w:rPr>
          <w:rFonts w:ascii="Times New Roman" w:hAnsi="Times New Roman"/>
        </w:rPr>
        <w:lastRenderedPageBreak/>
        <w:t>（</w:t>
      </w:r>
      <w:r w:rsidRPr="006D722E">
        <w:rPr>
          <w:rFonts w:ascii="Times New Roman" w:hAnsi="Times New Roman"/>
        </w:rPr>
        <w:t>ii</w:t>
      </w:r>
      <w:r w:rsidRPr="006D722E">
        <w:rPr>
          <w:rFonts w:ascii="Times New Roman" w:hAnsi="Times New Roman"/>
        </w:rPr>
        <w:t>）（</w:t>
      </w:r>
      <w:r w:rsidRPr="006D722E">
        <w:rPr>
          <w:rFonts w:ascii="Times New Roman" w:hAnsi="Times New Roman"/>
        </w:rPr>
        <w:t>Wilson</w:t>
      </w:r>
      <w:r w:rsidRPr="006D722E">
        <w:rPr>
          <w:rFonts w:ascii="Times New Roman" w:hAnsi="Times New Roman"/>
        </w:rPr>
        <w:t>定理）</w:t>
      </w:r>
      <w:r w:rsidRPr="006D722E">
        <w:rPr>
          <w:rFonts w:ascii="Times New Roman" w:hAnsi="Times New Roman"/>
          <w:noProof/>
          <w:position w:val="-10"/>
        </w:rPr>
        <w:drawing>
          <wp:inline distT="0" distB="0" distL="0" distR="0" wp14:anchorId="4AF4AF3E" wp14:editId="27F3C873">
            <wp:extent cx="1385570" cy="196850"/>
            <wp:effectExtent l="0" t="0" r="5080" b="0"/>
            <wp:docPr id="398"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110" cstate="print">
                      <a:extLst>
                        <a:ext uri="{28A0092B-C50C-407E-A947-70E740481C1C}">
                          <a14:useLocalDpi xmlns:a14="http://schemas.microsoft.com/office/drawing/2010/main" val="0"/>
                        </a:ext>
                      </a:extLst>
                    </a:blip>
                    <a:srcRect/>
                    <a:stretch>
                      <a:fillRect/>
                    </a:stretch>
                  </pic:blipFill>
                  <pic:spPr bwMode="auto">
                    <a:xfrm>
                      <a:off x="0" y="0"/>
                      <a:ext cx="1385570" cy="196850"/>
                    </a:xfrm>
                    <a:prstGeom prst="rect">
                      <a:avLst/>
                    </a:prstGeom>
                    <a:noFill/>
                    <a:ln>
                      <a:noFill/>
                    </a:ln>
                  </pic:spPr>
                </pic:pic>
              </a:graphicData>
            </a:graphic>
          </wp:inline>
        </w:drawing>
      </w:r>
      <w:ins w:id="3747" w:author="zhengping jin" w:date="2024-08-13T01:00:00Z" w16du:dateUtc="2024-08-12T17:00:00Z">
        <w:r w:rsidR="000E416D">
          <w:rPr>
            <w:rFonts w:ascii="Times New Roman" w:hAnsi="Times New Roman" w:hint="eastAsia"/>
          </w:rPr>
          <w:t>.</w:t>
        </w:r>
      </w:ins>
    </w:p>
    <w:p w14:paraId="6221CA63" w14:textId="77777777" w:rsidR="00250DB7" w:rsidRPr="006D722E" w:rsidRDefault="00250DB7" w:rsidP="00250DB7">
      <w:pPr>
        <w:snapToGrid w:val="0"/>
        <w:spacing w:line="360" w:lineRule="auto"/>
        <w:contextualSpacing/>
        <w:jc w:val="left"/>
        <w:rPr>
          <w:rFonts w:ascii="Times New Roman" w:hAnsi="Times New Roman"/>
        </w:rPr>
      </w:pPr>
    </w:p>
    <w:p w14:paraId="5EF06A5F" w14:textId="3174BDAC" w:rsidR="00250DB7" w:rsidRPr="006D722E" w:rsidRDefault="000E416D">
      <w:pPr>
        <w:snapToGrid w:val="0"/>
        <w:spacing w:line="360" w:lineRule="auto"/>
        <w:contextualSpacing/>
        <w:jc w:val="left"/>
        <w:rPr>
          <w:rFonts w:ascii="Times New Roman" w:hAnsi="Times New Roman"/>
        </w:rPr>
        <w:pPrChange w:id="3748" w:author="zhengping jin" w:date="2024-08-13T01:00:00Z" w16du:dateUtc="2024-08-12T17:00:00Z">
          <w:pPr>
            <w:snapToGrid w:val="0"/>
            <w:spacing w:line="360" w:lineRule="auto"/>
            <w:ind w:firstLineChars="200" w:firstLine="420"/>
            <w:contextualSpacing/>
            <w:jc w:val="left"/>
          </w:pPr>
        </w:pPrChange>
      </w:pPr>
      <w:ins w:id="3749" w:author="zhengping jin" w:date="2024-08-13T01:00:00Z" w16du:dateUtc="2024-08-12T17:00:00Z">
        <w:r>
          <w:rPr>
            <w:rFonts w:ascii="Times New Roman" w:hAnsi="Times New Roman" w:hint="eastAsia"/>
          </w:rPr>
          <w:t>注：</w:t>
        </w:r>
      </w:ins>
      <w:r w:rsidR="00250DB7" w:rsidRPr="006D722E">
        <w:rPr>
          <w:rFonts w:ascii="Times New Roman" w:hAnsi="Times New Roman"/>
        </w:rPr>
        <w:t>由</w:t>
      </w:r>
      <w:r w:rsidR="00250DB7" w:rsidRPr="006D722E">
        <w:rPr>
          <w:rFonts w:ascii="Times New Roman" w:hAnsi="Times New Roman"/>
        </w:rPr>
        <w:t>Wilson</w:t>
      </w:r>
      <w:r w:rsidR="00250DB7" w:rsidRPr="006D722E">
        <w:rPr>
          <w:rFonts w:ascii="Times New Roman" w:hAnsi="Times New Roman"/>
        </w:rPr>
        <w:t>定理，可得到整数是否为素数的判别条件</w:t>
      </w:r>
      <w:r w:rsidR="00250DB7" w:rsidRPr="006D722E">
        <w:rPr>
          <w:rFonts w:ascii="Times New Roman" w:hAnsi="Times New Roman"/>
        </w:rPr>
        <w:t>.</w:t>
      </w:r>
      <w:r w:rsidR="00B73291">
        <w:rPr>
          <w:rFonts w:ascii="Times New Roman" w:hAnsi="Times New Roman"/>
        </w:rPr>
        <w:t xml:space="preserve"> </w:t>
      </w:r>
      <w:r w:rsidR="00250DB7" w:rsidRPr="006D722E">
        <w:rPr>
          <w:rFonts w:ascii="Times New Roman" w:hAnsi="Times New Roman"/>
        </w:rPr>
        <w:t>整数</w:t>
      </w:r>
      <w:r w:rsidR="00250DB7" w:rsidRPr="006D722E">
        <w:rPr>
          <w:rFonts w:ascii="Times New Roman" w:hAnsi="Times New Roman"/>
          <w:i/>
        </w:rPr>
        <w:t>n</w:t>
      </w:r>
      <w:r w:rsidR="00250DB7" w:rsidRPr="006D722E">
        <w:rPr>
          <w:rFonts w:ascii="Times New Roman" w:hAnsi="Times New Roman"/>
        </w:rPr>
        <w:t>为素数的充分必要条件是</w:t>
      </w:r>
      <w:r w:rsidR="00250DB7" w:rsidRPr="006D722E">
        <w:rPr>
          <w:rFonts w:ascii="Times New Roman" w:hAnsi="Times New Roman"/>
          <w:noProof/>
          <w:position w:val="-10"/>
        </w:rPr>
        <w:drawing>
          <wp:inline distT="0" distB="0" distL="0" distR="0" wp14:anchorId="4E5D9EF8" wp14:editId="78A87CF6">
            <wp:extent cx="1350645" cy="196850"/>
            <wp:effectExtent l="0" t="0" r="1905" b="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111" cstate="print">
                      <a:extLst>
                        <a:ext uri="{28A0092B-C50C-407E-A947-70E740481C1C}">
                          <a14:useLocalDpi xmlns:a14="http://schemas.microsoft.com/office/drawing/2010/main" val="0"/>
                        </a:ext>
                      </a:extLst>
                    </a:blip>
                    <a:srcRect/>
                    <a:stretch>
                      <a:fillRect/>
                    </a:stretch>
                  </pic:blipFill>
                  <pic:spPr bwMode="auto">
                    <a:xfrm>
                      <a:off x="0" y="0"/>
                      <a:ext cx="1350645" cy="196850"/>
                    </a:xfrm>
                    <a:prstGeom prst="rect">
                      <a:avLst/>
                    </a:prstGeom>
                    <a:noFill/>
                    <a:ln>
                      <a:noFill/>
                    </a:ln>
                  </pic:spPr>
                </pic:pic>
              </a:graphicData>
            </a:graphic>
          </wp:inline>
        </w:drawing>
      </w:r>
      <w:ins w:id="3750" w:author="zhengping jin" w:date="2024-08-13T01:00:00Z" w16du:dateUtc="2024-08-12T17:00:00Z">
        <w:r>
          <w:rPr>
            <w:rFonts w:ascii="Times New Roman" w:hAnsi="Times New Roman" w:hint="eastAsia"/>
          </w:rPr>
          <w:t>.</w:t>
        </w:r>
      </w:ins>
    </w:p>
    <w:p w14:paraId="482DA84F" w14:textId="77777777" w:rsidR="00250DB7" w:rsidRPr="006D722E" w:rsidRDefault="00250DB7" w:rsidP="00250DB7">
      <w:pPr>
        <w:tabs>
          <w:tab w:val="left" w:pos="6360"/>
        </w:tabs>
        <w:snapToGrid w:val="0"/>
        <w:spacing w:line="360" w:lineRule="auto"/>
        <w:contextualSpacing/>
        <w:jc w:val="left"/>
        <w:rPr>
          <w:rFonts w:ascii="Times New Roman" w:hAnsi="Times New Roman"/>
        </w:rPr>
      </w:pPr>
      <w:r w:rsidRPr="006D722E">
        <w:rPr>
          <w:rFonts w:ascii="Times New Roman" w:hAnsi="Times New Roman"/>
        </w:rPr>
        <w:t xml:space="preserve">    </w:t>
      </w:r>
    </w:p>
    <w:p w14:paraId="11ED17C6" w14:textId="5EFCCCE0" w:rsidR="00250DB7" w:rsidRPr="006D722E" w:rsidRDefault="00250DB7" w:rsidP="00B40FE9">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rPr>
        <w:t>最后，讨论模</w:t>
      </w:r>
      <w:r w:rsidRPr="006D722E">
        <w:rPr>
          <w:rFonts w:ascii="Times New Roman" w:hAnsi="Times New Roman"/>
          <w:i/>
        </w:rPr>
        <w:t>p</w:t>
      </w:r>
      <w:r w:rsidRPr="006D722E">
        <w:rPr>
          <w:rFonts w:ascii="Times New Roman" w:hAnsi="Times New Roman"/>
        </w:rPr>
        <w:t>同余方程的解数</w:t>
      </w:r>
      <w:r w:rsidRPr="006D722E">
        <w:rPr>
          <w:rFonts w:ascii="Times New Roman" w:hAnsi="Times New Roman"/>
        </w:rPr>
        <w:t>.</w:t>
      </w:r>
      <w:r w:rsidR="00B40FE9">
        <w:rPr>
          <w:rFonts w:ascii="Times New Roman" w:hAnsi="Times New Roman"/>
        </w:rPr>
        <w:t xml:space="preserve"> </w:t>
      </w:r>
      <w:r w:rsidR="00B73291">
        <w:rPr>
          <w:rFonts w:ascii="Times New Roman" w:hAnsi="Times New Roman" w:hint="eastAsia"/>
        </w:rPr>
        <w:t>现在，我们先</w:t>
      </w:r>
      <w:r w:rsidRPr="006D722E">
        <w:rPr>
          <w:rFonts w:ascii="Times New Roman" w:hAnsi="Times New Roman"/>
        </w:rPr>
        <w:t>给出同余方程解数的上界估计</w:t>
      </w:r>
      <w:r w:rsidRPr="006D722E">
        <w:rPr>
          <w:rFonts w:ascii="Times New Roman" w:hAnsi="Times New Roman"/>
        </w:rPr>
        <w:t>.</w:t>
      </w:r>
    </w:p>
    <w:p w14:paraId="4FB5C365" w14:textId="799D910F" w:rsidR="00250DB7" w:rsidRPr="006D722E" w:rsidRDefault="00B73291"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.4.4</w:t>
      </w:r>
      <w:r w:rsidR="00250DB7" w:rsidRPr="006D722E">
        <w:rPr>
          <w:rFonts w:ascii="Times New Roman" w:hAnsi="Times New Roman"/>
          <w:b/>
        </w:rPr>
        <w:t xml:space="preserve"> </w:t>
      </w:r>
      <w:r w:rsidR="00250DB7" w:rsidRPr="00B73291">
        <w:rPr>
          <w:rFonts w:ascii="Times New Roman" w:hAnsi="Times New Roman"/>
        </w:rPr>
        <w:t>同余方程</w:t>
      </w:r>
      <w:r w:rsidR="00250DB7" w:rsidRPr="006D722E">
        <w:rPr>
          <w:rFonts w:ascii="Times New Roman" w:hAnsi="Times New Roman"/>
          <w:noProof/>
          <w:position w:val="-12"/>
        </w:rPr>
        <w:drawing>
          <wp:inline distT="0" distB="0" distL="0" distR="0" wp14:anchorId="72CEE6A5" wp14:editId="06733CC2">
            <wp:extent cx="2342515" cy="246380"/>
            <wp:effectExtent l="0" t="0" r="635" b="127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064" cstate="print">
                      <a:extLst>
                        <a:ext uri="{28A0092B-C50C-407E-A947-70E740481C1C}">
                          <a14:useLocalDpi xmlns:a14="http://schemas.microsoft.com/office/drawing/2010/main" val="0"/>
                        </a:ext>
                      </a:extLst>
                    </a:blip>
                    <a:srcRect/>
                    <a:stretch>
                      <a:fillRect/>
                    </a:stretch>
                  </pic:blipFill>
                  <pic:spPr bwMode="auto">
                    <a:xfrm>
                      <a:off x="0" y="0"/>
                      <a:ext cx="2342515" cy="246380"/>
                    </a:xfrm>
                    <a:prstGeom prst="rect">
                      <a:avLst/>
                    </a:prstGeom>
                    <a:noFill/>
                    <a:ln>
                      <a:noFill/>
                    </a:ln>
                  </pic:spPr>
                </pic:pic>
              </a:graphicData>
            </a:graphic>
          </wp:inline>
        </w:drawing>
      </w:r>
      <w:ins w:id="3751" w:author="zhengping jin" w:date="2024-08-13T01:20:00Z" w16du:dateUtc="2024-08-12T17:20:00Z">
        <w:r w:rsidR="00EF0E03">
          <w:rPr>
            <w:rFonts w:ascii="Times New Roman" w:hAnsi="Times New Roman" w:hint="eastAsia"/>
          </w:rPr>
          <w:t>，</w:t>
        </w:r>
        <w:r w:rsidR="00EF0E03" w:rsidRPr="00EF0E03">
          <w:rPr>
            <w:rFonts w:ascii="Times New Roman" w:hAnsi="Times New Roman"/>
            <w:i/>
            <w:iCs/>
            <w:rPrChange w:id="3752" w:author="zhengping jin" w:date="2024-08-13T01:21:00Z" w16du:dateUtc="2024-08-12T17:21:00Z">
              <w:rPr>
                <w:rFonts w:ascii="Times New Roman" w:hAnsi="Times New Roman"/>
              </w:rPr>
            </w:rPrChange>
          </w:rPr>
          <w:t>a</w:t>
        </w:r>
        <w:r w:rsidR="00EF0E03" w:rsidRPr="00EF0E03">
          <w:rPr>
            <w:rFonts w:ascii="Times New Roman" w:hAnsi="Times New Roman"/>
            <w:i/>
            <w:iCs/>
            <w:vertAlign w:val="subscript"/>
            <w:rPrChange w:id="3753" w:author="zhengping jin" w:date="2024-08-13T01:21:00Z" w16du:dateUtc="2024-08-12T17:21:00Z">
              <w:rPr>
                <w:rFonts w:ascii="Times New Roman" w:hAnsi="Times New Roman"/>
              </w:rPr>
            </w:rPrChange>
          </w:rPr>
          <w:t>n</w:t>
        </w:r>
        <w:r w:rsidR="00EF0E03">
          <w:rPr>
            <w:rFonts w:ascii="Lucida Sans Unicode" w:hAnsi="Lucida Sans Unicode" w:cs="Lucida Sans Unicode"/>
          </w:rPr>
          <w:t>≢</w:t>
        </w:r>
        <w:r w:rsidR="00EF0E03" w:rsidRPr="005B6C5D">
          <w:rPr>
            <w:rFonts w:ascii="Times New Roman" w:hAnsi="Times New Roman" w:hint="eastAsia"/>
          </w:rPr>
          <w:t>0</w:t>
        </w:r>
        <w:r w:rsidR="00EF0E03">
          <w:rPr>
            <w:rFonts w:ascii="Times New Roman" w:hAnsi="Times New Roman" w:hint="eastAsia"/>
          </w:rPr>
          <w:t xml:space="preserve"> (mod </w:t>
        </w:r>
        <w:r w:rsidR="00EF0E03" w:rsidRPr="005B6C5D">
          <w:rPr>
            <w:rFonts w:ascii="Times New Roman" w:hAnsi="Times New Roman" w:hint="eastAsia"/>
            <w:i/>
            <w:iCs/>
          </w:rPr>
          <w:t>p</w:t>
        </w:r>
        <w:r w:rsidR="00EF0E03">
          <w:rPr>
            <w:rFonts w:ascii="Times New Roman" w:hAnsi="Times New Roman" w:hint="eastAsia"/>
          </w:rPr>
          <w:t>)</w:t>
        </w:r>
      </w:ins>
      <w:ins w:id="3754" w:author="zhengping jin" w:date="2024-08-13T01:21:00Z" w16du:dateUtc="2024-08-12T17:21:00Z">
        <w:r w:rsidR="00EF0E03">
          <w:rPr>
            <w:rFonts w:ascii="Times New Roman" w:hAnsi="Times New Roman" w:hint="eastAsia"/>
          </w:rPr>
          <w:t xml:space="preserve"> </w:t>
        </w:r>
      </w:ins>
      <w:r w:rsidR="00250DB7" w:rsidRPr="006D722E">
        <w:rPr>
          <w:rFonts w:ascii="Times New Roman" w:hAnsi="Times New Roman"/>
        </w:rPr>
        <w:t>的解数不超过它的次数</w:t>
      </w:r>
      <w:r w:rsidR="00250DB7" w:rsidRPr="006D722E">
        <w:rPr>
          <w:rFonts w:ascii="Times New Roman" w:hAnsi="Times New Roman"/>
        </w:rPr>
        <w:t>.</w:t>
      </w:r>
    </w:p>
    <w:p w14:paraId="6FF5892E" w14:textId="77777777" w:rsidR="00B73291"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反证法</w:t>
      </w:r>
      <w:r w:rsidRPr="006D722E">
        <w:rPr>
          <w:rFonts w:ascii="Times New Roman" w:hAnsi="Times New Roman"/>
        </w:rPr>
        <w:t xml:space="preserve">. </w:t>
      </w:r>
      <w:r w:rsidRPr="006D722E">
        <w:rPr>
          <w:rFonts w:ascii="Times New Roman" w:hAnsi="Times New Roman"/>
        </w:rPr>
        <w:t>设</w:t>
      </w:r>
      <w:r w:rsidR="00B73291" w:rsidRPr="00B73291">
        <w:rPr>
          <w:rFonts w:ascii="Times New Roman" w:hAnsi="Times New Roman"/>
        </w:rPr>
        <w:t>同余方程</w:t>
      </w:r>
      <w:r w:rsidR="00B73291" w:rsidRPr="006D722E">
        <w:rPr>
          <w:rFonts w:ascii="Times New Roman" w:hAnsi="Times New Roman"/>
          <w:noProof/>
          <w:position w:val="-12"/>
        </w:rPr>
        <w:drawing>
          <wp:inline distT="0" distB="0" distL="0" distR="0" wp14:anchorId="0812B55E" wp14:editId="50C481EF">
            <wp:extent cx="2342515" cy="246380"/>
            <wp:effectExtent l="0" t="0" r="635" b="127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064" cstate="print">
                      <a:extLst>
                        <a:ext uri="{28A0092B-C50C-407E-A947-70E740481C1C}">
                          <a14:useLocalDpi xmlns:a14="http://schemas.microsoft.com/office/drawing/2010/main" val="0"/>
                        </a:ext>
                      </a:extLst>
                    </a:blip>
                    <a:srcRect/>
                    <a:stretch>
                      <a:fillRect/>
                    </a:stretch>
                  </pic:blipFill>
                  <pic:spPr bwMode="auto">
                    <a:xfrm>
                      <a:off x="0" y="0"/>
                      <a:ext cx="2342515" cy="246380"/>
                    </a:xfrm>
                    <a:prstGeom prst="rect">
                      <a:avLst/>
                    </a:prstGeom>
                    <a:noFill/>
                    <a:ln>
                      <a:noFill/>
                    </a:ln>
                  </pic:spPr>
                </pic:pic>
              </a:graphicData>
            </a:graphic>
          </wp:inline>
        </w:drawing>
      </w:r>
      <w:r w:rsidR="00B73291" w:rsidRPr="006D722E">
        <w:rPr>
          <w:rFonts w:ascii="Times New Roman" w:hAnsi="Times New Roman"/>
        </w:rPr>
        <w:t>的解数</w:t>
      </w:r>
      <w:r w:rsidRPr="006D722E">
        <w:rPr>
          <w:rFonts w:ascii="Times New Roman" w:hAnsi="Times New Roman"/>
        </w:rPr>
        <w:t>超过</w:t>
      </w:r>
      <w:r w:rsidRPr="006D722E">
        <w:rPr>
          <w:rFonts w:ascii="Times New Roman" w:hAnsi="Times New Roman"/>
          <w:i/>
        </w:rPr>
        <w:t>n</w:t>
      </w:r>
      <w:proofErr w:type="gramStart"/>
      <w:r w:rsidRPr="006D722E">
        <w:rPr>
          <w:rFonts w:ascii="Times New Roman" w:hAnsi="Times New Roman"/>
        </w:rPr>
        <w:t>个</w:t>
      </w:r>
      <w:proofErr w:type="gramEnd"/>
      <w:r w:rsidRPr="006D722E">
        <w:rPr>
          <w:rFonts w:ascii="Times New Roman" w:hAnsi="Times New Roman"/>
        </w:rPr>
        <w:t>，</w:t>
      </w:r>
    </w:p>
    <w:p w14:paraId="0B15E9F0" w14:textId="0DBC9174" w:rsidR="00250DB7" w:rsidRPr="006D722E" w:rsidRDefault="00250DB7">
      <w:pPr>
        <w:tabs>
          <w:tab w:val="left" w:pos="6360"/>
        </w:tabs>
        <w:snapToGrid w:val="0"/>
        <w:spacing w:line="360" w:lineRule="auto"/>
        <w:ind w:firstLineChars="202" w:firstLine="424"/>
        <w:contextualSpacing/>
        <w:jc w:val="left"/>
        <w:rPr>
          <w:rFonts w:ascii="Times New Roman" w:hAnsi="Times New Roman"/>
        </w:rPr>
        <w:pPrChange w:id="3755" w:author="zhengping jin" w:date="2024-08-13T01:01:00Z" w16du:dateUtc="2024-08-12T17:01:00Z">
          <w:pPr>
            <w:tabs>
              <w:tab w:val="left" w:pos="6360"/>
            </w:tabs>
            <w:snapToGrid w:val="0"/>
            <w:spacing w:line="360" w:lineRule="auto"/>
            <w:ind w:firstLineChars="800" w:firstLine="1680"/>
            <w:contextualSpacing/>
            <w:jc w:val="left"/>
          </w:pPr>
        </w:pPrChange>
      </w:pPr>
      <w:r w:rsidRPr="006D722E">
        <w:rPr>
          <w:rFonts w:ascii="Times New Roman" w:hAnsi="Times New Roman"/>
        </w:rPr>
        <w:t>则</w:t>
      </w:r>
      <w:r w:rsidR="00B73291">
        <w:rPr>
          <w:rFonts w:ascii="Times New Roman" w:hAnsi="Times New Roman" w:hint="eastAsia"/>
        </w:rPr>
        <w:t>它</w:t>
      </w:r>
      <w:r w:rsidRPr="006D722E">
        <w:rPr>
          <w:rFonts w:ascii="Times New Roman" w:hAnsi="Times New Roman"/>
        </w:rPr>
        <w:t>至少有</w:t>
      </w:r>
      <w:r w:rsidRPr="006D722E">
        <w:rPr>
          <w:rFonts w:ascii="Times New Roman" w:hAnsi="Times New Roman"/>
          <w:i/>
        </w:rPr>
        <w:t>n</w:t>
      </w:r>
      <w:r w:rsidRPr="006D722E">
        <w:rPr>
          <w:rFonts w:ascii="Times New Roman" w:hAnsi="Times New Roman"/>
        </w:rPr>
        <w:t>+1</w:t>
      </w:r>
      <w:r w:rsidRPr="006D722E">
        <w:rPr>
          <w:rFonts w:ascii="Times New Roman" w:hAnsi="Times New Roman"/>
        </w:rPr>
        <w:t>个解</w:t>
      </w:r>
      <w:r w:rsidRPr="006D722E">
        <w:rPr>
          <w:rFonts w:ascii="Times New Roman" w:hAnsi="Times New Roman"/>
        </w:rPr>
        <w:t xml:space="preserve">. </w:t>
      </w:r>
      <w:r w:rsidRPr="006D722E">
        <w:rPr>
          <w:rFonts w:ascii="Times New Roman" w:hAnsi="Times New Roman"/>
        </w:rPr>
        <w:t>设它们为</w:t>
      </w:r>
    </w:p>
    <w:p w14:paraId="62BC5368" w14:textId="0D23F84F"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2"/>
        </w:rPr>
        <w:drawing>
          <wp:inline distT="0" distB="0" distL="0" distR="0" wp14:anchorId="0DEE98D9" wp14:editId="156A836B">
            <wp:extent cx="1976755" cy="232410"/>
            <wp:effectExtent l="0" t="0" r="4445" b="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112" cstate="print">
                      <a:extLst>
                        <a:ext uri="{28A0092B-C50C-407E-A947-70E740481C1C}">
                          <a14:useLocalDpi xmlns:a14="http://schemas.microsoft.com/office/drawing/2010/main" val="0"/>
                        </a:ext>
                      </a:extLst>
                    </a:blip>
                    <a:srcRect/>
                    <a:stretch>
                      <a:fillRect/>
                    </a:stretch>
                  </pic:blipFill>
                  <pic:spPr bwMode="auto">
                    <a:xfrm>
                      <a:off x="0" y="0"/>
                      <a:ext cx="1976755" cy="232410"/>
                    </a:xfrm>
                    <a:prstGeom prst="rect">
                      <a:avLst/>
                    </a:prstGeom>
                    <a:noFill/>
                    <a:ln>
                      <a:noFill/>
                    </a:ln>
                  </pic:spPr>
                </pic:pic>
              </a:graphicData>
            </a:graphic>
          </wp:inline>
        </w:drawing>
      </w:r>
      <w:ins w:id="3756" w:author="zhengping jin" w:date="2024-08-13T01:01:00Z" w16du:dateUtc="2024-08-12T17:01:00Z">
        <w:r w:rsidR="006939B2">
          <w:rPr>
            <w:rFonts w:ascii="Times New Roman" w:hAnsi="Times New Roman" w:hint="eastAsia"/>
          </w:rPr>
          <w:t>.</w:t>
        </w:r>
      </w:ins>
    </w:p>
    <w:p w14:paraId="6DD8B7F6" w14:textId="77777777"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757" w:author="zhengping jin" w:date="2024-08-13T01:02:00Z" w16du:dateUtc="2024-08-12T17:02:00Z">
          <w:pPr>
            <w:tabs>
              <w:tab w:val="left" w:pos="6360"/>
            </w:tabs>
            <w:snapToGrid w:val="0"/>
            <w:spacing w:line="360" w:lineRule="auto"/>
            <w:ind w:firstLineChars="800" w:firstLine="1680"/>
            <w:contextualSpacing/>
            <w:jc w:val="left"/>
          </w:pPr>
        </w:pPrChange>
      </w:pPr>
      <w:r w:rsidRPr="006D722E">
        <w:rPr>
          <w:rFonts w:ascii="Times New Roman" w:hAnsi="Times New Roman"/>
        </w:rPr>
        <w:t>对于</w:t>
      </w:r>
      <w:r w:rsidRPr="006D722E">
        <w:rPr>
          <w:rFonts w:ascii="Times New Roman" w:hAnsi="Times New Roman"/>
          <w:i/>
        </w:rPr>
        <w:t>n</w:t>
      </w:r>
      <w:proofErr w:type="gramStart"/>
      <w:r w:rsidRPr="006D722E">
        <w:rPr>
          <w:rFonts w:ascii="Times New Roman" w:hAnsi="Times New Roman"/>
        </w:rPr>
        <w:t>个</w:t>
      </w:r>
      <w:proofErr w:type="gramEnd"/>
      <w:r w:rsidRPr="006D722E">
        <w:rPr>
          <w:rFonts w:ascii="Times New Roman" w:hAnsi="Times New Roman"/>
        </w:rPr>
        <w:t>解</w:t>
      </w:r>
      <w:r w:rsidRPr="006D722E">
        <w:rPr>
          <w:rFonts w:ascii="Times New Roman" w:hAnsi="Times New Roman"/>
          <w:noProof/>
          <w:position w:val="-12"/>
        </w:rPr>
        <w:drawing>
          <wp:inline distT="0" distB="0" distL="0" distR="0" wp14:anchorId="32405765" wp14:editId="69658805">
            <wp:extent cx="569595" cy="232410"/>
            <wp:effectExtent l="0" t="0" r="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113" cstate="print">
                      <a:extLst>
                        <a:ext uri="{28A0092B-C50C-407E-A947-70E740481C1C}">
                          <a14:useLocalDpi xmlns:a14="http://schemas.microsoft.com/office/drawing/2010/main" val="0"/>
                        </a:ext>
                      </a:extLst>
                    </a:blip>
                    <a:srcRect/>
                    <a:stretch>
                      <a:fillRect/>
                    </a:stretch>
                  </pic:blipFill>
                  <pic:spPr bwMode="auto">
                    <a:xfrm>
                      <a:off x="0" y="0"/>
                      <a:ext cx="569595" cy="232410"/>
                    </a:xfrm>
                    <a:prstGeom prst="rect">
                      <a:avLst/>
                    </a:prstGeom>
                    <a:noFill/>
                    <a:ln>
                      <a:noFill/>
                    </a:ln>
                  </pic:spPr>
                </pic:pic>
              </a:graphicData>
            </a:graphic>
          </wp:inline>
        </w:drawing>
      </w:r>
      <w:r w:rsidRPr="006D722E">
        <w:rPr>
          <w:rFonts w:ascii="Times New Roman" w:hAnsi="Times New Roman"/>
        </w:rPr>
        <w:t>可得到</w:t>
      </w:r>
    </w:p>
    <w:p w14:paraId="2E1649E3" w14:textId="3BDD532D"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noProof/>
          <w:position w:val="-12"/>
        </w:rPr>
        <w:drawing>
          <wp:inline distT="0" distB="0" distL="0" distR="0" wp14:anchorId="772008D8" wp14:editId="23004F4A">
            <wp:extent cx="2370455" cy="232410"/>
            <wp:effectExtent l="0" t="0" r="0" b="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114" cstate="print">
                      <a:extLst>
                        <a:ext uri="{28A0092B-C50C-407E-A947-70E740481C1C}">
                          <a14:useLocalDpi xmlns:a14="http://schemas.microsoft.com/office/drawing/2010/main" val="0"/>
                        </a:ext>
                      </a:extLst>
                    </a:blip>
                    <a:srcRect/>
                    <a:stretch>
                      <a:fillRect/>
                    </a:stretch>
                  </pic:blipFill>
                  <pic:spPr bwMode="auto">
                    <a:xfrm>
                      <a:off x="0" y="0"/>
                      <a:ext cx="2370455" cy="232410"/>
                    </a:xfrm>
                    <a:prstGeom prst="rect">
                      <a:avLst/>
                    </a:prstGeom>
                    <a:noFill/>
                    <a:ln>
                      <a:noFill/>
                    </a:ln>
                  </pic:spPr>
                </pic:pic>
              </a:graphicData>
            </a:graphic>
          </wp:inline>
        </w:drawing>
      </w:r>
      <w:ins w:id="3758" w:author="zhengping jin" w:date="2024-08-13T01:02:00Z" w16du:dateUtc="2024-08-12T17:02:00Z">
        <w:r w:rsidR="0062640B">
          <w:rPr>
            <w:rFonts w:ascii="Times New Roman" w:hAnsi="Times New Roman" w:hint="eastAsia"/>
          </w:rPr>
          <w:t>.</w:t>
        </w:r>
      </w:ins>
    </w:p>
    <w:p w14:paraId="281D4423" w14:textId="151BC45D"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759" w:author="zhengping jin" w:date="2024-08-13T01:02:00Z" w16du:dateUtc="2024-08-12T17:02:00Z">
          <w:pPr>
            <w:tabs>
              <w:tab w:val="left" w:pos="6360"/>
            </w:tabs>
            <w:snapToGrid w:val="0"/>
            <w:spacing w:line="360" w:lineRule="auto"/>
            <w:ind w:firstLineChars="800" w:firstLine="1680"/>
            <w:contextualSpacing/>
            <w:jc w:val="left"/>
          </w:pPr>
        </w:pPrChange>
      </w:pPr>
      <w:r w:rsidRPr="006D722E">
        <w:rPr>
          <w:rFonts w:ascii="Times New Roman" w:hAnsi="Times New Roman"/>
        </w:rPr>
        <w:t>因为</w:t>
      </w:r>
      <w:r w:rsidRPr="006D722E">
        <w:rPr>
          <w:rFonts w:ascii="Times New Roman" w:hAnsi="Times New Roman"/>
          <w:noProof/>
          <w:position w:val="-12"/>
        </w:rPr>
        <w:drawing>
          <wp:inline distT="0" distB="0" distL="0" distR="0" wp14:anchorId="5DEE976F" wp14:editId="25345717">
            <wp:extent cx="1259205" cy="232410"/>
            <wp:effectExtent l="0" t="0" r="0" b="0"/>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115" cstate="print">
                      <a:extLst>
                        <a:ext uri="{28A0092B-C50C-407E-A947-70E740481C1C}">
                          <a14:useLocalDpi xmlns:a14="http://schemas.microsoft.com/office/drawing/2010/main" val="0"/>
                        </a:ext>
                      </a:extLst>
                    </a:blip>
                    <a:srcRect/>
                    <a:stretch>
                      <a:fillRect/>
                    </a:stretch>
                  </pic:blipFill>
                  <pic:spPr bwMode="auto">
                    <a:xfrm>
                      <a:off x="0" y="0"/>
                      <a:ext cx="1259205" cy="232410"/>
                    </a:xfrm>
                    <a:prstGeom prst="rect">
                      <a:avLst/>
                    </a:prstGeom>
                    <a:noFill/>
                    <a:ln>
                      <a:noFill/>
                    </a:ln>
                  </pic:spPr>
                </pic:pic>
              </a:graphicData>
            </a:graphic>
          </wp:inline>
        </w:drawing>
      </w:r>
      <w:ins w:id="3760" w:author="zhengping jin" w:date="2024-08-13T01:02:00Z" w16du:dateUtc="2024-08-12T17:02:00Z">
        <w:r w:rsidR="0062640B">
          <w:rPr>
            <w:rFonts w:ascii="Times New Roman" w:hAnsi="Times New Roman" w:hint="eastAsia"/>
          </w:rPr>
          <w:t xml:space="preserve">, </w:t>
        </w:r>
      </w:ins>
      <w:r w:rsidRPr="006D722E">
        <w:rPr>
          <w:rFonts w:ascii="Times New Roman" w:hAnsi="Times New Roman"/>
        </w:rPr>
        <w:t>所以</w:t>
      </w:r>
    </w:p>
    <w:p w14:paraId="05CBAED0" w14:textId="6516BEDA" w:rsidR="00250DB7" w:rsidRPr="006D722E" w:rsidRDefault="00B73291" w:rsidP="00250DB7">
      <w:pPr>
        <w:tabs>
          <w:tab w:val="left" w:pos="6360"/>
        </w:tabs>
        <w:snapToGrid w:val="0"/>
        <w:spacing w:line="360" w:lineRule="auto"/>
        <w:contextualSpacing/>
        <w:jc w:val="center"/>
        <w:rPr>
          <w:rFonts w:ascii="Times New Roman" w:hAnsi="Times New Roman"/>
        </w:rPr>
      </w:pPr>
      <w:r>
        <w:rPr>
          <w:rFonts w:ascii="Times New Roman" w:hAnsi="Times New Roman" w:hint="eastAsia"/>
        </w:rPr>
        <w:t xml:space="preserve"> </w:t>
      </w:r>
      <w:r w:rsidR="00250DB7" w:rsidRPr="006D722E">
        <w:rPr>
          <w:rFonts w:ascii="Times New Roman" w:hAnsi="Times New Roman"/>
          <w:noProof/>
          <w:position w:val="-12"/>
        </w:rPr>
        <w:drawing>
          <wp:inline distT="0" distB="0" distL="0" distR="0" wp14:anchorId="63FDD80F" wp14:editId="1C5694F6">
            <wp:extent cx="2588260" cy="232410"/>
            <wp:effectExtent l="0" t="0" r="254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116" cstate="print">
                      <a:extLst>
                        <a:ext uri="{28A0092B-C50C-407E-A947-70E740481C1C}">
                          <a14:useLocalDpi xmlns:a14="http://schemas.microsoft.com/office/drawing/2010/main" val="0"/>
                        </a:ext>
                      </a:extLst>
                    </a:blip>
                    <a:srcRect/>
                    <a:stretch>
                      <a:fillRect/>
                    </a:stretch>
                  </pic:blipFill>
                  <pic:spPr bwMode="auto">
                    <a:xfrm>
                      <a:off x="0" y="0"/>
                      <a:ext cx="2588260" cy="232410"/>
                    </a:xfrm>
                    <a:prstGeom prst="rect">
                      <a:avLst/>
                    </a:prstGeom>
                    <a:noFill/>
                    <a:ln>
                      <a:noFill/>
                    </a:ln>
                  </pic:spPr>
                </pic:pic>
              </a:graphicData>
            </a:graphic>
          </wp:inline>
        </w:drawing>
      </w:r>
      <w:ins w:id="3761" w:author="zhengping jin" w:date="2024-08-13T01:02:00Z" w16du:dateUtc="2024-08-12T17:02:00Z">
        <w:r w:rsidR="0062640B">
          <w:rPr>
            <w:rFonts w:ascii="Times New Roman" w:hAnsi="Times New Roman" w:hint="eastAsia"/>
          </w:rPr>
          <w:t>.</w:t>
        </w:r>
      </w:ins>
    </w:p>
    <w:p w14:paraId="71FE0899" w14:textId="49CB6D1C" w:rsidR="00250DB7" w:rsidRPr="006D722E" w:rsidDel="0062640B" w:rsidRDefault="00250DB7">
      <w:pPr>
        <w:tabs>
          <w:tab w:val="left" w:pos="6360"/>
        </w:tabs>
        <w:snapToGrid w:val="0"/>
        <w:spacing w:line="360" w:lineRule="auto"/>
        <w:ind w:firstLineChars="405" w:firstLine="850"/>
        <w:contextualSpacing/>
        <w:jc w:val="left"/>
        <w:rPr>
          <w:del w:id="3762" w:author="zhengping jin" w:date="2024-08-13T01:05:00Z" w16du:dateUtc="2024-08-12T17:05:00Z"/>
          <w:rFonts w:ascii="Times New Roman" w:hAnsi="Times New Roman"/>
        </w:rPr>
        <w:pPrChange w:id="3763" w:author="zhengping jin" w:date="2024-08-13T01:05:00Z" w16du:dateUtc="2024-08-12T17:05:00Z">
          <w:pPr>
            <w:tabs>
              <w:tab w:val="left" w:pos="6360"/>
            </w:tabs>
            <w:snapToGrid w:val="0"/>
            <w:spacing w:line="360" w:lineRule="auto"/>
            <w:ind w:firstLineChars="800" w:firstLine="1680"/>
            <w:contextualSpacing/>
            <w:jc w:val="left"/>
          </w:pPr>
        </w:pPrChange>
      </w:pPr>
      <w:r w:rsidRPr="006D722E">
        <w:rPr>
          <w:rFonts w:ascii="Times New Roman" w:hAnsi="Times New Roman"/>
        </w:rPr>
        <w:t>又因为</w:t>
      </w:r>
      <w:ins w:id="3764" w:author="zhengping jin" w:date="2024-08-13T01:03:00Z" w16du:dateUtc="2024-08-12T17:03:00Z">
        <w:r w:rsidR="0062640B">
          <w:rPr>
            <w:rFonts w:ascii="Times New Roman" w:hAnsi="Times New Roman" w:hint="eastAsia"/>
          </w:rPr>
          <w:t xml:space="preserve"> </w:t>
        </w:r>
        <w:r w:rsidR="0062640B" w:rsidRPr="0062640B">
          <w:rPr>
            <w:rFonts w:ascii="Times New Roman" w:hAnsi="Times New Roman"/>
            <w:i/>
            <w:iCs/>
            <w:rPrChange w:id="3765" w:author="zhengping jin" w:date="2024-08-13T01:04:00Z" w16du:dateUtc="2024-08-12T17:04:00Z">
              <w:rPr>
                <w:rFonts w:ascii="Times New Roman" w:hAnsi="Times New Roman"/>
              </w:rPr>
            </w:rPrChange>
          </w:rPr>
          <w:t>c</w:t>
        </w:r>
        <w:r w:rsidR="0062640B" w:rsidRPr="0062640B">
          <w:rPr>
            <w:rFonts w:ascii="Times New Roman" w:hAnsi="Times New Roman"/>
            <w:i/>
            <w:iCs/>
            <w:vertAlign w:val="subscript"/>
            <w:rPrChange w:id="3766" w:author="zhengping jin" w:date="2024-08-13T01:04:00Z" w16du:dateUtc="2024-08-12T17:04:00Z">
              <w:rPr>
                <w:rFonts w:ascii="Times New Roman" w:hAnsi="Times New Roman"/>
              </w:rPr>
            </w:rPrChange>
          </w:rPr>
          <w:t>i</w:t>
        </w:r>
      </w:ins>
      <w:ins w:id="3767" w:author="zhengping jin" w:date="2024-08-13T01:05:00Z" w16du:dateUtc="2024-08-12T17:05:00Z">
        <w:r w:rsidR="0062640B">
          <w:rPr>
            <w:rFonts w:ascii="Lucida Sans Unicode" w:hAnsi="Lucida Sans Unicode" w:cs="Lucida Sans Unicode"/>
          </w:rPr>
          <w:t>≢</w:t>
        </w:r>
      </w:ins>
      <w:ins w:id="3768" w:author="zhengping jin" w:date="2024-08-13T01:03:00Z" w16du:dateUtc="2024-08-12T17:03:00Z">
        <w:r w:rsidR="0062640B" w:rsidRPr="0062640B">
          <w:rPr>
            <w:rFonts w:ascii="Times New Roman" w:hAnsi="Times New Roman"/>
            <w:i/>
            <w:iCs/>
            <w:rPrChange w:id="3769" w:author="zhengping jin" w:date="2024-08-13T01:04:00Z" w16du:dateUtc="2024-08-12T17:04:00Z">
              <w:rPr>
                <w:rFonts w:ascii="Times New Roman" w:hAnsi="Times New Roman"/>
              </w:rPr>
            </w:rPrChange>
          </w:rPr>
          <w:t>c</w:t>
        </w:r>
        <w:r w:rsidR="0062640B" w:rsidRPr="0062640B">
          <w:rPr>
            <w:rFonts w:ascii="Times New Roman" w:hAnsi="Times New Roman"/>
            <w:i/>
            <w:iCs/>
            <w:vertAlign w:val="subscript"/>
            <w:rPrChange w:id="3770" w:author="zhengping jin" w:date="2024-08-13T01:05:00Z" w16du:dateUtc="2024-08-12T17:05:00Z">
              <w:rPr>
                <w:rFonts w:ascii="Times New Roman" w:hAnsi="Times New Roman"/>
              </w:rPr>
            </w:rPrChange>
          </w:rPr>
          <w:t>n</w:t>
        </w:r>
        <w:r w:rsidR="0062640B" w:rsidRPr="0062640B">
          <w:rPr>
            <w:rFonts w:ascii="Times New Roman" w:hAnsi="Times New Roman"/>
            <w:vertAlign w:val="subscript"/>
            <w:rPrChange w:id="3771" w:author="zhengping jin" w:date="2024-08-13T01:05:00Z" w16du:dateUtc="2024-08-12T17:05:00Z">
              <w:rPr>
                <w:rFonts w:ascii="Times New Roman" w:hAnsi="Times New Roman"/>
              </w:rPr>
            </w:rPrChange>
          </w:rPr>
          <w:t>+1</w:t>
        </w:r>
      </w:ins>
      <w:ins w:id="3772" w:author="zhengping jin" w:date="2024-08-13T01:04:00Z" w16du:dateUtc="2024-08-12T17:04:00Z">
        <w:r w:rsidR="0062640B">
          <w:rPr>
            <w:rFonts w:ascii="Times New Roman" w:hAnsi="Times New Roman" w:hint="eastAsia"/>
          </w:rPr>
          <w:t xml:space="preserve"> (mod </w:t>
        </w:r>
        <w:r w:rsidR="0062640B" w:rsidRPr="0062640B">
          <w:rPr>
            <w:rFonts w:ascii="Times New Roman" w:hAnsi="Times New Roman"/>
            <w:i/>
            <w:iCs/>
            <w:rPrChange w:id="3773" w:author="zhengping jin" w:date="2024-08-13T01:05:00Z" w16du:dateUtc="2024-08-12T17:05:00Z">
              <w:rPr>
                <w:rFonts w:ascii="Times New Roman" w:hAnsi="Times New Roman"/>
              </w:rPr>
            </w:rPrChange>
          </w:rPr>
          <w:t>p</w:t>
        </w:r>
        <w:r w:rsidR="0062640B">
          <w:rPr>
            <w:rFonts w:ascii="Times New Roman" w:hAnsi="Times New Roman" w:hint="eastAsia"/>
          </w:rPr>
          <w:t xml:space="preserve">), </w:t>
        </w:r>
        <w:proofErr w:type="spellStart"/>
        <w:r w:rsidR="0062640B" w:rsidRPr="0062640B">
          <w:rPr>
            <w:rFonts w:ascii="Times New Roman" w:hAnsi="Times New Roman"/>
            <w:i/>
            <w:iCs/>
            <w:rPrChange w:id="3774" w:author="zhengping jin" w:date="2024-08-13T01:05:00Z" w16du:dateUtc="2024-08-12T17:05:00Z">
              <w:rPr>
                <w:rFonts w:ascii="Times New Roman" w:hAnsi="Times New Roman"/>
              </w:rPr>
            </w:rPrChange>
          </w:rPr>
          <w:t>i</w:t>
        </w:r>
        <w:proofErr w:type="spellEnd"/>
        <w:r w:rsidR="0062640B">
          <w:rPr>
            <w:rFonts w:ascii="Times New Roman" w:hAnsi="Times New Roman" w:hint="eastAsia"/>
          </w:rPr>
          <w:t xml:space="preserve">=1, , </w:t>
        </w:r>
        <w:r w:rsidR="0062640B" w:rsidRPr="0062640B">
          <w:rPr>
            <w:rFonts w:ascii="Times New Roman" w:hAnsi="Times New Roman"/>
            <w:i/>
            <w:iCs/>
            <w:rPrChange w:id="3775" w:author="zhengping jin" w:date="2024-08-13T01:05:00Z" w16du:dateUtc="2024-08-12T17:05:00Z">
              <w:rPr>
                <w:rFonts w:ascii="Times New Roman" w:hAnsi="Times New Roman"/>
              </w:rPr>
            </w:rPrChange>
          </w:rPr>
          <w:t>n</w:t>
        </w:r>
        <w:r w:rsidR="0062640B">
          <w:rPr>
            <w:rFonts w:ascii="Times New Roman" w:hAnsi="Times New Roman" w:hint="eastAsia"/>
          </w:rPr>
          <w:t>,</w:t>
        </w:r>
      </w:ins>
      <w:ins w:id="3776" w:author="zhengping jin" w:date="2024-08-13T01:05:00Z" w16du:dateUtc="2024-08-12T17:05:00Z">
        <w:r w:rsidR="0062640B">
          <w:rPr>
            <w:rFonts w:ascii="Times New Roman" w:hAnsi="Times New Roman" w:hint="eastAsia"/>
          </w:rPr>
          <w:t xml:space="preserve"> </w:t>
        </w:r>
      </w:ins>
    </w:p>
    <w:p w14:paraId="399CC7C6" w14:textId="6DB36214" w:rsidR="00250DB7" w:rsidRPr="006D722E" w:rsidDel="0062640B" w:rsidRDefault="00250DB7">
      <w:pPr>
        <w:tabs>
          <w:tab w:val="left" w:pos="6360"/>
        </w:tabs>
        <w:snapToGrid w:val="0"/>
        <w:spacing w:line="360" w:lineRule="auto"/>
        <w:ind w:firstLineChars="405" w:firstLine="850"/>
        <w:contextualSpacing/>
        <w:jc w:val="left"/>
        <w:rPr>
          <w:del w:id="3777" w:author="zhengping jin" w:date="2024-08-13T01:05:00Z" w16du:dateUtc="2024-08-12T17:05:00Z"/>
          <w:rFonts w:ascii="Times New Roman" w:hAnsi="Times New Roman"/>
        </w:rPr>
        <w:pPrChange w:id="3778" w:author="zhengping jin" w:date="2024-08-13T01:05:00Z" w16du:dateUtc="2024-08-12T17:05:00Z">
          <w:pPr>
            <w:tabs>
              <w:tab w:val="left" w:pos="6360"/>
            </w:tabs>
            <w:snapToGrid w:val="0"/>
            <w:spacing w:line="360" w:lineRule="auto"/>
            <w:ind w:firstLineChars="1100" w:firstLine="2310"/>
            <w:contextualSpacing/>
            <w:jc w:val="left"/>
          </w:pPr>
        </w:pPrChange>
      </w:pPr>
      <w:del w:id="3779" w:author="zhengping jin" w:date="2024-08-13T01:05:00Z" w16du:dateUtc="2024-08-12T17:05:00Z">
        <w:r w:rsidRPr="006D722E" w:rsidDel="0062640B">
          <w:rPr>
            <w:rFonts w:ascii="Times New Roman" w:hAnsi="Times New Roman"/>
            <w:noProof/>
          </w:rPr>
          <w:drawing>
            <wp:inline distT="0" distB="0" distL="0" distR="0" wp14:anchorId="409D6F38" wp14:editId="0DE23707">
              <wp:extent cx="1744345" cy="232410"/>
              <wp:effectExtent l="0" t="0" r="8255" b="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1117" cstate="print">
                        <a:extLst>
                          <a:ext uri="{28A0092B-C50C-407E-A947-70E740481C1C}">
                            <a14:useLocalDpi xmlns:a14="http://schemas.microsoft.com/office/drawing/2010/main" val="0"/>
                          </a:ext>
                        </a:extLst>
                      </a:blip>
                      <a:srcRect/>
                      <a:stretch>
                        <a:fillRect/>
                      </a:stretch>
                    </pic:blipFill>
                    <pic:spPr bwMode="auto">
                      <a:xfrm>
                        <a:off x="0" y="0"/>
                        <a:ext cx="1744345" cy="232410"/>
                      </a:xfrm>
                      <a:prstGeom prst="rect">
                        <a:avLst/>
                      </a:prstGeom>
                      <a:noFill/>
                      <a:ln>
                        <a:noFill/>
                      </a:ln>
                    </pic:spPr>
                  </pic:pic>
                </a:graphicData>
              </a:graphic>
            </wp:inline>
          </w:drawing>
        </w:r>
      </w:del>
    </w:p>
    <w:p w14:paraId="4EA8C9E0" w14:textId="77777777"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780" w:author="zhengping jin" w:date="2024-08-13T01:05:00Z" w16du:dateUtc="2024-08-12T17:05:00Z">
          <w:pPr>
            <w:tabs>
              <w:tab w:val="left" w:pos="6360"/>
            </w:tabs>
            <w:snapToGrid w:val="0"/>
            <w:spacing w:line="360" w:lineRule="auto"/>
            <w:ind w:firstLineChars="800" w:firstLine="1680"/>
            <w:contextualSpacing/>
            <w:jc w:val="left"/>
          </w:pPr>
        </w:pPrChange>
      </w:pPr>
      <w:r w:rsidRPr="006D722E">
        <w:rPr>
          <w:rFonts w:ascii="Times New Roman" w:hAnsi="Times New Roman"/>
        </w:rPr>
        <w:t>且</w:t>
      </w:r>
      <w:r w:rsidRPr="006D722E">
        <w:rPr>
          <w:rFonts w:ascii="Times New Roman" w:hAnsi="Times New Roman"/>
          <w:i/>
        </w:rPr>
        <w:t>p</w:t>
      </w:r>
      <w:r w:rsidRPr="006D722E">
        <w:rPr>
          <w:rFonts w:ascii="Times New Roman" w:hAnsi="Times New Roman"/>
        </w:rPr>
        <w:t>是素数，所以</w:t>
      </w:r>
      <w:r w:rsidRPr="006D722E">
        <w:rPr>
          <w:rFonts w:ascii="Times New Roman" w:hAnsi="Times New Roman"/>
          <w:noProof/>
          <w:position w:val="-12"/>
        </w:rPr>
        <w:drawing>
          <wp:inline distT="0" distB="0" distL="0" distR="0" wp14:anchorId="5EF93BFB" wp14:editId="1A7EEB45">
            <wp:extent cx="1294130" cy="232410"/>
            <wp:effectExtent l="0" t="0" r="127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118" cstate="print">
                      <a:extLst>
                        <a:ext uri="{28A0092B-C50C-407E-A947-70E740481C1C}">
                          <a14:useLocalDpi xmlns:a14="http://schemas.microsoft.com/office/drawing/2010/main" val="0"/>
                        </a:ext>
                      </a:extLst>
                    </a:blip>
                    <a:srcRect/>
                    <a:stretch>
                      <a:fillRect/>
                    </a:stretch>
                  </pic:blipFill>
                  <pic:spPr bwMode="auto">
                    <a:xfrm>
                      <a:off x="0" y="0"/>
                      <a:ext cx="1294130" cy="232410"/>
                    </a:xfrm>
                    <a:prstGeom prst="rect">
                      <a:avLst/>
                    </a:prstGeom>
                    <a:noFill/>
                    <a:ln>
                      <a:noFill/>
                    </a:ln>
                  </pic:spPr>
                </pic:pic>
              </a:graphicData>
            </a:graphic>
          </wp:inline>
        </w:drawing>
      </w:r>
      <w:r w:rsidRPr="006D722E">
        <w:rPr>
          <w:rFonts w:ascii="Times New Roman" w:hAnsi="Times New Roman"/>
        </w:rPr>
        <w:t>.</w:t>
      </w:r>
    </w:p>
    <w:p w14:paraId="3C557323" w14:textId="3DA112D5"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781" w:author="zhengping jin" w:date="2024-08-13T01:06:00Z" w16du:dateUtc="2024-08-12T17:06:00Z">
          <w:pPr>
            <w:tabs>
              <w:tab w:val="left" w:pos="6360"/>
            </w:tabs>
            <w:snapToGrid w:val="0"/>
            <w:spacing w:line="360" w:lineRule="auto"/>
            <w:ind w:firstLineChars="800" w:firstLine="1680"/>
            <w:contextualSpacing/>
            <w:jc w:val="left"/>
          </w:pPr>
        </w:pPrChange>
      </w:pPr>
      <w:r w:rsidRPr="006D722E">
        <w:rPr>
          <w:rFonts w:ascii="Times New Roman" w:hAnsi="Times New Roman"/>
        </w:rPr>
        <w:t>但</w:t>
      </w:r>
      <w:r w:rsidRPr="006D722E">
        <w:rPr>
          <w:rFonts w:ascii="Times New Roman" w:hAnsi="Times New Roman"/>
          <w:noProof/>
          <w:position w:val="-12"/>
        </w:rPr>
        <w:drawing>
          <wp:inline distT="0" distB="0" distL="0" distR="0" wp14:anchorId="12147CCD" wp14:editId="370489EF">
            <wp:extent cx="372745" cy="232410"/>
            <wp:effectExtent l="0" t="0" r="8255"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119" cstate="print">
                      <a:extLst>
                        <a:ext uri="{28A0092B-C50C-407E-A947-70E740481C1C}">
                          <a14:useLocalDpi xmlns:a14="http://schemas.microsoft.com/office/drawing/2010/main" val="0"/>
                        </a:ext>
                      </a:extLst>
                    </a:blip>
                    <a:srcRect/>
                    <a:stretch>
                      <a:fillRect/>
                    </a:stretch>
                  </pic:blipFill>
                  <pic:spPr bwMode="auto">
                    <a:xfrm>
                      <a:off x="0" y="0"/>
                      <a:ext cx="372745" cy="232410"/>
                    </a:xfrm>
                    <a:prstGeom prst="rect">
                      <a:avLst/>
                    </a:prstGeom>
                    <a:noFill/>
                    <a:ln>
                      <a:noFill/>
                    </a:ln>
                  </pic:spPr>
                </pic:pic>
              </a:graphicData>
            </a:graphic>
          </wp:inline>
        </w:drawing>
      </w:r>
      <w:r w:rsidRPr="006D722E">
        <w:rPr>
          <w:rFonts w:ascii="Times New Roman" w:hAnsi="Times New Roman"/>
        </w:rPr>
        <w:t>是首项系数为</w:t>
      </w:r>
      <w:r w:rsidRPr="006D722E">
        <w:rPr>
          <w:rFonts w:ascii="Times New Roman" w:hAnsi="Times New Roman"/>
          <w:noProof/>
          <w:position w:val="-12"/>
        </w:rPr>
        <w:drawing>
          <wp:inline distT="0" distB="0" distL="0" distR="0" wp14:anchorId="442C57E9" wp14:editId="7435676C">
            <wp:extent cx="182880" cy="232410"/>
            <wp:effectExtent l="0" t="0" r="762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120" cstate="print">
                      <a:extLst>
                        <a:ext uri="{28A0092B-C50C-407E-A947-70E740481C1C}">
                          <a14:useLocalDpi xmlns:a14="http://schemas.microsoft.com/office/drawing/2010/main" val="0"/>
                        </a:ext>
                      </a:extLst>
                    </a:blip>
                    <a:srcRect/>
                    <a:stretch>
                      <a:fillRect/>
                    </a:stretch>
                  </pic:blipFill>
                  <pic:spPr bwMode="auto">
                    <a:xfrm>
                      <a:off x="0" y="0"/>
                      <a:ext cx="182880" cy="232410"/>
                    </a:xfrm>
                    <a:prstGeom prst="rect">
                      <a:avLst/>
                    </a:prstGeom>
                    <a:noFill/>
                    <a:ln>
                      <a:noFill/>
                    </a:ln>
                  </pic:spPr>
                </pic:pic>
              </a:graphicData>
            </a:graphic>
          </wp:inline>
        </w:drawing>
      </w:r>
      <w:ins w:id="3782" w:author="zhengping jin" w:date="2024-08-13T01:20:00Z" w16du:dateUtc="2024-08-12T17:20:00Z">
        <w:r w:rsidR="00EF0E03">
          <w:rPr>
            <w:rFonts w:ascii="Lucida Sans Unicode" w:hAnsi="Lucida Sans Unicode" w:cs="Lucida Sans Unicode"/>
          </w:rPr>
          <w:t>≢</w:t>
        </w:r>
        <w:r w:rsidR="00EF0E03" w:rsidRPr="005B6C5D">
          <w:rPr>
            <w:rFonts w:ascii="Times New Roman" w:hAnsi="Times New Roman" w:hint="eastAsia"/>
          </w:rPr>
          <w:t>0</w:t>
        </w:r>
        <w:r w:rsidR="00EF0E03">
          <w:rPr>
            <w:rFonts w:ascii="Times New Roman" w:hAnsi="Times New Roman" w:hint="eastAsia"/>
          </w:rPr>
          <w:t xml:space="preserve"> (mod </w:t>
        </w:r>
        <w:r w:rsidR="00EF0E03" w:rsidRPr="005B6C5D">
          <w:rPr>
            <w:rFonts w:ascii="Times New Roman" w:hAnsi="Times New Roman" w:hint="eastAsia"/>
            <w:i/>
            <w:iCs/>
          </w:rPr>
          <w:t>p</w:t>
        </w:r>
        <w:r w:rsidR="00EF0E03">
          <w:rPr>
            <w:rFonts w:ascii="Times New Roman" w:hAnsi="Times New Roman" w:hint="eastAsia"/>
          </w:rPr>
          <w:t>)</w:t>
        </w:r>
      </w:ins>
      <w:r w:rsidRPr="006D722E">
        <w:rPr>
          <w:rFonts w:ascii="Times New Roman" w:hAnsi="Times New Roman"/>
        </w:rPr>
        <w:t>，次数为</w:t>
      </w:r>
      <w:r w:rsidRPr="006D722E">
        <w:rPr>
          <w:rFonts w:ascii="Times New Roman" w:hAnsi="Times New Roman"/>
          <w:i/>
        </w:rPr>
        <w:t>n</w:t>
      </w:r>
      <w:r w:rsidRPr="006D722E">
        <w:rPr>
          <w:rFonts w:ascii="Times New Roman" w:hAnsi="Times New Roman"/>
        </w:rPr>
        <w:t>-</w:t>
      </w:r>
      <w:r w:rsidRPr="006D722E">
        <w:rPr>
          <w:rFonts w:ascii="Times New Roman" w:hAnsi="Times New Roman"/>
          <w:i/>
        </w:rPr>
        <w:t>n</w:t>
      </w:r>
      <w:r w:rsidRPr="006D722E">
        <w:rPr>
          <w:rFonts w:ascii="Times New Roman" w:hAnsi="Times New Roman"/>
        </w:rPr>
        <w:t>=0</w:t>
      </w:r>
      <w:r w:rsidRPr="006D722E">
        <w:rPr>
          <w:rFonts w:ascii="Times New Roman" w:hAnsi="Times New Roman"/>
        </w:rPr>
        <w:t>的多项式，故</w:t>
      </w:r>
      <w:r w:rsidRPr="006D722E">
        <w:rPr>
          <w:rFonts w:ascii="Times New Roman" w:hAnsi="Times New Roman"/>
          <w:noProof/>
          <w:position w:val="-12"/>
        </w:rPr>
        <w:drawing>
          <wp:inline distT="0" distB="0" distL="0" distR="0" wp14:anchorId="3FCD9C03" wp14:editId="4DE6E9A5">
            <wp:extent cx="344805" cy="232410"/>
            <wp:effectExtent l="0" t="0" r="0" b="0"/>
            <wp:docPr id="386"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121" cstate="print">
                      <a:extLst>
                        <a:ext uri="{28A0092B-C50C-407E-A947-70E740481C1C}">
                          <a14:useLocalDpi xmlns:a14="http://schemas.microsoft.com/office/drawing/2010/main" val="0"/>
                        </a:ext>
                      </a:extLst>
                    </a:blip>
                    <a:srcRect/>
                    <a:stretch>
                      <a:fillRect/>
                    </a:stretch>
                  </pic:blipFill>
                  <pic:spPr bwMode="auto">
                    <a:xfrm>
                      <a:off x="0" y="0"/>
                      <a:ext cx="344805" cy="232410"/>
                    </a:xfrm>
                    <a:prstGeom prst="rect">
                      <a:avLst/>
                    </a:prstGeom>
                    <a:noFill/>
                    <a:ln>
                      <a:noFill/>
                    </a:ln>
                  </pic:spPr>
                </pic:pic>
              </a:graphicData>
            </a:graphic>
          </wp:inline>
        </w:drawing>
      </w:r>
      <w:r w:rsidRPr="006D722E">
        <w:rPr>
          <w:rFonts w:ascii="Times New Roman" w:hAnsi="Times New Roman"/>
        </w:rPr>
        <w:t>，矛盾</w:t>
      </w:r>
      <w:r w:rsidRPr="006D722E">
        <w:rPr>
          <w:rFonts w:ascii="Times New Roman" w:hAnsi="Times New Roman"/>
        </w:rPr>
        <w:t>.</w:t>
      </w:r>
    </w:p>
    <w:p w14:paraId="618564CB" w14:textId="77777777" w:rsidR="00250DB7" w:rsidRPr="006D722E" w:rsidRDefault="00250DB7" w:rsidP="00250DB7">
      <w:pPr>
        <w:tabs>
          <w:tab w:val="left" w:pos="6360"/>
        </w:tabs>
        <w:snapToGrid w:val="0"/>
        <w:spacing w:line="360" w:lineRule="auto"/>
        <w:contextualSpacing/>
        <w:jc w:val="left"/>
        <w:rPr>
          <w:rFonts w:ascii="Times New Roman" w:hAnsi="Times New Roman"/>
        </w:rPr>
      </w:pPr>
    </w:p>
    <w:p w14:paraId="55789C95" w14:textId="5CF6BCA7" w:rsidR="00250DB7" w:rsidRDefault="00B73291" w:rsidP="00250DB7">
      <w:pPr>
        <w:tabs>
          <w:tab w:val="left" w:pos="6360"/>
        </w:tabs>
        <w:snapToGrid w:val="0"/>
        <w:spacing w:line="360" w:lineRule="auto"/>
        <w:ind w:firstLine="420"/>
        <w:contextualSpacing/>
        <w:jc w:val="left"/>
        <w:rPr>
          <w:rFonts w:ascii="Times New Roman" w:hAnsi="Times New Roman"/>
        </w:rPr>
      </w:pPr>
      <w:r>
        <w:rPr>
          <w:rFonts w:ascii="Times New Roman" w:hAnsi="Times New Roman" w:hint="eastAsia"/>
          <w:b/>
        </w:rPr>
        <w:t>推论</w:t>
      </w:r>
      <w:r>
        <w:rPr>
          <w:rFonts w:ascii="Times New Roman" w:hAnsi="Times New Roman" w:hint="eastAsia"/>
          <w:b/>
        </w:rPr>
        <w:t xml:space="preserve"> </w:t>
      </w:r>
      <w:r>
        <w:rPr>
          <w:rFonts w:ascii="Times New Roman" w:hAnsi="Times New Roman"/>
          <w:b/>
        </w:rPr>
        <w:t>3.4.2</w:t>
      </w:r>
      <w:r w:rsidR="00250DB7" w:rsidRPr="006D722E">
        <w:rPr>
          <w:rFonts w:ascii="Times New Roman" w:hAnsi="Times New Roman"/>
          <w:b/>
        </w:rPr>
        <w:t xml:space="preserve"> </w:t>
      </w:r>
      <w:r w:rsidR="00250DB7" w:rsidRPr="006D722E">
        <w:rPr>
          <w:rFonts w:ascii="Times New Roman" w:hAnsi="Times New Roman"/>
        </w:rPr>
        <w:t>次数小于</w:t>
      </w:r>
      <w:r w:rsidR="00250DB7" w:rsidRPr="006D722E">
        <w:rPr>
          <w:rFonts w:ascii="Times New Roman" w:hAnsi="Times New Roman"/>
          <w:i/>
        </w:rPr>
        <w:t>p</w:t>
      </w:r>
      <w:r w:rsidR="00250DB7" w:rsidRPr="006D722E">
        <w:rPr>
          <w:rFonts w:ascii="Times New Roman" w:hAnsi="Times New Roman"/>
        </w:rPr>
        <w:t>的整系数多项式对所有整数取值模</w:t>
      </w:r>
      <w:r w:rsidR="00250DB7" w:rsidRPr="006D722E">
        <w:rPr>
          <w:rFonts w:ascii="Times New Roman" w:hAnsi="Times New Roman"/>
          <w:i/>
        </w:rPr>
        <w:t>p</w:t>
      </w:r>
      <w:r w:rsidR="00250DB7" w:rsidRPr="006D722E">
        <w:rPr>
          <w:rFonts w:ascii="Times New Roman" w:hAnsi="Times New Roman"/>
        </w:rPr>
        <w:t>为零的充要条件是其系数被</w:t>
      </w:r>
      <w:r w:rsidR="00250DB7" w:rsidRPr="006D722E">
        <w:rPr>
          <w:rFonts w:ascii="Times New Roman" w:hAnsi="Times New Roman"/>
          <w:i/>
        </w:rPr>
        <w:t>p</w:t>
      </w:r>
      <w:r w:rsidR="00250DB7" w:rsidRPr="006D722E">
        <w:rPr>
          <w:rFonts w:ascii="Times New Roman" w:hAnsi="Times New Roman"/>
        </w:rPr>
        <w:t>整除</w:t>
      </w:r>
      <w:r w:rsidR="00250DB7" w:rsidRPr="006D722E">
        <w:rPr>
          <w:rFonts w:ascii="Times New Roman" w:hAnsi="Times New Roman"/>
        </w:rPr>
        <w:t>.</w:t>
      </w:r>
      <w:r w:rsidR="008F4A3F">
        <w:rPr>
          <w:rFonts w:ascii="Times New Roman" w:hAnsi="Times New Roman"/>
        </w:rPr>
        <w:t xml:space="preserve"> </w:t>
      </w:r>
    </w:p>
    <w:p w14:paraId="33C79AB7" w14:textId="51461FC5" w:rsidR="00B73291" w:rsidRPr="006D722E" w:rsidRDefault="001D0870" w:rsidP="00250DB7">
      <w:pPr>
        <w:tabs>
          <w:tab w:val="left" w:pos="6360"/>
        </w:tabs>
        <w:snapToGrid w:val="0"/>
        <w:spacing w:line="360" w:lineRule="auto"/>
        <w:ind w:firstLine="420"/>
        <w:contextualSpacing/>
        <w:jc w:val="left"/>
        <w:rPr>
          <w:rFonts w:ascii="Times New Roman" w:hAnsi="Times New Roman"/>
        </w:rPr>
      </w:pPr>
      <w:ins w:id="3783" w:author="zhengping jin" w:date="2024-08-13T01:08:00Z" w16du:dateUtc="2024-08-12T17:08:00Z">
        <w:r w:rsidRPr="001D0870">
          <w:rPr>
            <w:rFonts w:ascii="Times New Roman" w:hAnsi="Times New Roman" w:hint="eastAsia"/>
            <w:b/>
            <w:bCs/>
            <w:rPrChange w:id="3784" w:author="zhengping jin" w:date="2024-08-13T01:08:00Z" w16du:dateUtc="2024-08-12T17:08:00Z">
              <w:rPr>
                <w:rFonts w:ascii="Times New Roman" w:hAnsi="Times New Roman" w:hint="eastAsia"/>
                <w:highlight w:val="yellow"/>
              </w:rPr>
            </w:rPrChange>
          </w:rPr>
          <w:t>证</w:t>
        </w:r>
        <w:r w:rsidRPr="001D0870">
          <w:rPr>
            <w:rFonts w:ascii="Times New Roman" w:hAnsi="Times New Roman"/>
            <w:rPrChange w:id="3785" w:author="zhengping jin" w:date="2024-08-13T01:08:00Z" w16du:dateUtc="2024-08-12T17:08:00Z">
              <w:rPr>
                <w:rFonts w:ascii="Times New Roman" w:hAnsi="Times New Roman"/>
                <w:highlight w:val="yellow"/>
              </w:rPr>
            </w:rPrChange>
          </w:rPr>
          <w:t xml:space="preserve">  </w:t>
        </w:r>
      </w:ins>
      <w:del w:id="3786" w:author="zhengping jin" w:date="2024-08-13T01:08:00Z" w16du:dateUtc="2024-08-12T17:08:00Z">
        <w:r w:rsidR="00B73291" w:rsidRPr="001D0870" w:rsidDel="001D0870">
          <w:rPr>
            <w:rFonts w:ascii="Times New Roman" w:hAnsi="Times New Roman" w:hint="eastAsia"/>
            <w:rPrChange w:id="3787" w:author="zhengping jin" w:date="2024-08-13T01:08:00Z" w16du:dateUtc="2024-08-12T17:08:00Z">
              <w:rPr>
                <w:rFonts w:ascii="Times New Roman" w:hAnsi="Times New Roman" w:hint="eastAsia"/>
                <w:highlight w:val="yellow"/>
              </w:rPr>
            </w:rPrChange>
          </w:rPr>
          <w:delText>推论的证明</w:delText>
        </w:r>
        <w:r w:rsidR="008F4A3F" w:rsidRPr="001D0870" w:rsidDel="001D0870">
          <w:rPr>
            <w:rFonts w:ascii="Times New Roman" w:hAnsi="Times New Roman" w:hint="eastAsia"/>
            <w:rPrChange w:id="3788" w:author="zhengping jin" w:date="2024-08-13T01:08:00Z" w16du:dateUtc="2024-08-12T17:08:00Z">
              <w:rPr>
                <w:rFonts w:ascii="Times New Roman" w:hAnsi="Times New Roman" w:hint="eastAsia"/>
                <w:highlight w:val="yellow"/>
              </w:rPr>
            </w:rPrChange>
          </w:rPr>
          <w:delText>（</w:delText>
        </w:r>
        <w:r w:rsidR="008F4A3F" w:rsidRPr="001D0870" w:rsidDel="001D0870">
          <w:rPr>
            <w:rFonts w:ascii="Times New Roman" w:hAnsi="Times New Roman"/>
            <w:rPrChange w:id="3789" w:author="zhengping jin" w:date="2024-08-13T01:08:00Z" w16du:dateUtc="2024-08-12T17:08:00Z">
              <w:rPr>
                <w:rFonts w:ascii="Times New Roman" w:hAnsi="Times New Roman"/>
                <w:highlight w:val="yellow"/>
              </w:rPr>
            </w:rPrChange>
          </w:rPr>
          <w:delText>119</w:delText>
        </w:r>
        <w:r w:rsidR="008F4A3F" w:rsidRPr="001D0870" w:rsidDel="001D0870">
          <w:rPr>
            <w:rFonts w:ascii="Times New Roman" w:hAnsi="Times New Roman" w:hint="eastAsia"/>
            <w:rPrChange w:id="3790" w:author="zhengping jin" w:date="2024-08-13T01:08:00Z" w16du:dateUtc="2024-08-12T17:08:00Z">
              <w:rPr>
                <w:rFonts w:ascii="Times New Roman" w:hAnsi="Times New Roman" w:hint="eastAsia"/>
                <w:highlight w:val="yellow"/>
              </w:rPr>
            </w:rPrChange>
          </w:rPr>
          <w:delText>页推论）</w:delText>
        </w:r>
        <w:r w:rsidR="00B73291" w:rsidRPr="001D0870" w:rsidDel="001D0870">
          <w:rPr>
            <w:rFonts w:ascii="Times New Roman" w:hAnsi="Times New Roman" w:hint="eastAsia"/>
            <w:rPrChange w:id="3791" w:author="zhengping jin" w:date="2024-08-13T01:08:00Z" w16du:dateUtc="2024-08-12T17:08:00Z">
              <w:rPr>
                <w:rFonts w:ascii="Times New Roman" w:hAnsi="Times New Roman" w:hint="eastAsia"/>
                <w:highlight w:val="yellow"/>
              </w:rPr>
            </w:rPrChange>
          </w:rPr>
          <w:delText>，请小金给一下</w:delText>
        </w:r>
      </w:del>
      <w:ins w:id="3792" w:author="zhengping jin" w:date="2024-08-13T01:09:00Z" w16du:dateUtc="2024-08-12T17:09:00Z">
        <w:r>
          <w:rPr>
            <w:rFonts w:ascii="Times New Roman" w:hAnsi="Times New Roman" w:hint="eastAsia"/>
          </w:rPr>
          <w:t>充分性显然</w:t>
        </w:r>
        <w:r>
          <w:rPr>
            <w:rFonts w:ascii="Times New Roman" w:hAnsi="Times New Roman" w:hint="eastAsia"/>
          </w:rPr>
          <w:t xml:space="preserve">. </w:t>
        </w:r>
        <w:proofErr w:type="gramStart"/>
        <w:r>
          <w:rPr>
            <w:rFonts w:ascii="Times New Roman" w:hAnsi="Times New Roman" w:hint="eastAsia"/>
          </w:rPr>
          <w:t>下证必要性</w:t>
        </w:r>
        <w:proofErr w:type="gramEnd"/>
        <w:r>
          <w:rPr>
            <w:rFonts w:ascii="Times New Roman" w:hAnsi="Times New Roman" w:hint="eastAsia"/>
          </w:rPr>
          <w:t xml:space="preserve">. </w:t>
        </w:r>
        <w:r>
          <w:rPr>
            <w:rFonts w:ascii="Times New Roman" w:hAnsi="Times New Roman" w:hint="eastAsia"/>
          </w:rPr>
          <w:t>若不然</w:t>
        </w:r>
        <w:r>
          <w:rPr>
            <w:rFonts w:ascii="Times New Roman" w:hAnsi="Times New Roman" w:hint="eastAsia"/>
          </w:rPr>
          <w:t xml:space="preserve">, </w:t>
        </w:r>
      </w:ins>
      <w:ins w:id="3793" w:author="zhengping jin" w:date="2024-08-13T01:10:00Z" w16du:dateUtc="2024-08-12T17:10:00Z">
        <w:r>
          <w:rPr>
            <w:rFonts w:ascii="Times New Roman" w:hAnsi="Times New Roman" w:hint="eastAsia"/>
          </w:rPr>
          <w:t>多项式</w:t>
        </w:r>
      </w:ins>
      <w:ins w:id="3794" w:author="zhengping jin" w:date="2024-08-13T01:16:00Z" w16du:dateUtc="2024-08-12T17:16:00Z">
        <w:r w:rsidR="00EF0E03" w:rsidRPr="00EF0E03">
          <w:rPr>
            <w:rFonts w:ascii="Times New Roman" w:hAnsi="Times New Roman"/>
            <w:i/>
            <w:iCs/>
            <w:rPrChange w:id="3795" w:author="zhengping jin" w:date="2024-08-13T01:16:00Z" w16du:dateUtc="2024-08-12T17:16:00Z">
              <w:rPr>
                <w:rFonts w:ascii="Times New Roman" w:hAnsi="Times New Roman"/>
              </w:rPr>
            </w:rPrChange>
          </w:rPr>
          <w:t>f</w:t>
        </w:r>
        <w:r w:rsidR="00EF0E03">
          <w:rPr>
            <w:rFonts w:ascii="Times New Roman" w:hAnsi="Times New Roman" w:hint="eastAsia"/>
          </w:rPr>
          <w:t>(</w:t>
        </w:r>
        <w:r w:rsidR="00EF0E03" w:rsidRPr="00EF0E03">
          <w:rPr>
            <w:rFonts w:ascii="Times New Roman" w:hAnsi="Times New Roman"/>
            <w:i/>
            <w:iCs/>
            <w:rPrChange w:id="3796" w:author="zhengping jin" w:date="2024-08-13T01:16:00Z" w16du:dateUtc="2024-08-12T17:16:00Z">
              <w:rPr>
                <w:rFonts w:ascii="Times New Roman" w:hAnsi="Times New Roman"/>
              </w:rPr>
            </w:rPrChange>
          </w:rPr>
          <w:t>x</w:t>
        </w:r>
        <w:r w:rsidR="00EF0E03">
          <w:rPr>
            <w:rFonts w:ascii="Times New Roman" w:hAnsi="Times New Roman" w:hint="eastAsia"/>
          </w:rPr>
          <w:t>)</w:t>
        </w:r>
      </w:ins>
      <w:ins w:id="3797" w:author="zhengping jin" w:date="2024-08-13T01:10:00Z" w16du:dateUtc="2024-08-12T17:10:00Z">
        <w:r>
          <w:rPr>
            <w:rFonts w:ascii="Times New Roman" w:hAnsi="Times New Roman" w:hint="eastAsia"/>
          </w:rPr>
          <w:t>有</w:t>
        </w:r>
      </w:ins>
      <w:ins w:id="3798" w:author="zhengping jin" w:date="2024-08-13T01:18:00Z" w16du:dateUtc="2024-08-12T17:18:00Z">
        <w:r w:rsidR="00EF0E03">
          <w:rPr>
            <w:rFonts w:ascii="Times New Roman" w:hAnsi="Times New Roman" w:hint="eastAsia"/>
          </w:rPr>
          <w:t>某个</w:t>
        </w:r>
      </w:ins>
      <w:ins w:id="3799" w:author="zhengping jin" w:date="2024-08-13T01:10:00Z" w16du:dateUtc="2024-08-12T17:10:00Z">
        <w:r>
          <w:rPr>
            <w:rFonts w:ascii="Times New Roman" w:hAnsi="Times New Roman" w:hint="eastAsia"/>
          </w:rPr>
          <w:t>系数不能被</w:t>
        </w:r>
        <w:r>
          <w:rPr>
            <w:rFonts w:ascii="Times New Roman" w:hAnsi="Times New Roman" w:hint="eastAsia"/>
          </w:rPr>
          <w:t xml:space="preserve"> </w:t>
        </w:r>
        <w:r w:rsidRPr="001D0870">
          <w:rPr>
            <w:rFonts w:ascii="Times New Roman" w:hAnsi="Times New Roman"/>
            <w:i/>
            <w:iCs/>
            <w:rPrChange w:id="3800" w:author="zhengping jin" w:date="2024-08-13T01:11:00Z" w16du:dateUtc="2024-08-12T17:11:00Z">
              <w:rPr>
                <w:rFonts w:ascii="Times New Roman" w:hAnsi="Times New Roman"/>
              </w:rPr>
            </w:rPrChange>
          </w:rPr>
          <w:t>p</w:t>
        </w:r>
        <w:r>
          <w:rPr>
            <w:rFonts w:ascii="Times New Roman" w:hAnsi="Times New Roman" w:hint="eastAsia"/>
          </w:rPr>
          <w:t xml:space="preserve"> </w:t>
        </w:r>
      </w:ins>
      <w:ins w:id="3801" w:author="zhengping jin" w:date="2024-08-13T01:11:00Z" w16du:dateUtc="2024-08-12T17:11:00Z">
        <w:r>
          <w:rPr>
            <w:rFonts w:ascii="Times New Roman" w:hAnsi="Times New Roman" w:hint="eastAsia"/>
          </w:rPr>
          <w:t>整除</w:t>
        </w:r>
        <w:r>
          <w:rPr>
            <w:rFonts w:ascii="Times New Roman" w:hAnsi="Times New Roman" w:hint="eastAsia"/>
          </w:rPr>
          <w:t xml:space="preserve">, </w:t>
        </w:r>
      </w:ins>
      <w:ins w:id="3802" w:author="zhengping jin" w:date="2024-08-13T01:15:00Z" w16du:dateUtc="2024-08-12T17:15:00Z">
        <w:r w:rsidR="00EF0E03">
          <w:rPr>
            <w:rFonts w:ascii="Times New Roman" w:hAnsi="Times New Roman" w:hint="eastAsia"/>
          </w:rPr>
          <w:t>则</w:t>
        </w:r>
      </w:ins>
      <w:ins w:id="3803" w:author="zhengping jin" w:date="2024-08-13T01:16:00Z" w16du:dateUtc="2024-08-12T17:16:00Z">
        <w:r w:rsidR="00EF0E03" w:rsidRPr="005B6C5D">
          <w:rPr>
            <w:rFonts w:ascii="Times New Roman" w:hAnsi="Times New Roman" w:hint="eastAsia"/>
            <w:i/>
            <w:iCs/>
          </w:rPr>
          <w:t>f</w:t>
        </w:r>
        <w:r w:rsidR="00EF0E03">
          <w:rPr>
            <w:rFonts w:ascii="Times New Roman" w:hAnsi="Times New Roman" w:hint="eastAsia"/>
          </w:rPr>
          <w:t>(</w:t>
        </w:r>
        <w:r w:rsidR="00EF0E03" w:rsidRPr="005B6C5D">
          <w:rPr>
            <w:rFonts w:ascii="Times New Roman" w:hAnsi="Times New Roman" w:hint="eastAsia"/>
            <w:i/>
            <w:iCs/>
          </w:rPr>
          <w:t>x</w:t>
        </w:r>
        <w:r w:rsidR="00EF0E03">
          <w:rPr>
            <w:rFonts w:ascii="Times New Roman" w:hAnsi="Times New Roman" w:hint="eastAsia"/>
          </w:rPr>
          <w:t xml:space="preserve">) (mod </w:t>
        </w:r>
        <w:r w:rsidR="00EF0E03" w:rsidRPr="00EF0E03">
          <w:rPr>
            <w:rFonts w:ascii="Times New Roman" w:hAnsi="Times New Roman"/>
            <w:i/>
            <w:iCs/>
            <w:rPrChange w:id="3804" w:author="zhengping jin" w:date="2024-08-13T01:17:00Z" w16du:dateUtc="2024-08-12T17:17:00Z">
              <w:rPr>
                <w:rFonts w:ascii="Times New Roman" w:hAnsi="Times New Roman"/>
              </w:rPr>
            </w:rPrChange>
          </w:rPr>
          <w:t>p</w:t>
        </w:r>
        <w:r w:rsidR="00EF0E03">
          <w:rPr>
            <w:rFonts w:ascii="Times New Roman" w:hAnsi="Times New Roman" w:hint="eastAsia"/>
          </w:rPr>
          <w:t>)</w:t>
        </w:r>
      </w:ins>
      <w:ins w:id="3805" w:author="zhengping jin" w:date="2024-08-13T01:18:00Z" w16du:dateUtc="2024-08-12T17:18:00Z">
        <w:r w:rsidR="00EF0E03">
          <w:rPr>
            <w:rFonts w:ascii="Times New Roman" w:hAnsi="Times New Roman" w:hint="eastAsia"/>
          </w:rPr>
          <w:t xml:space="preserve"> </w:t>
        </w:r>
      </w:ins>
      <w:ins w:id="3806" w:author="zhengping jin" w:date="2024-08-13T01:17:00Z" w16du:dateUtc="2024-08-12T17:17:00Z">
        <w:r w:rsidR="00EF0E03">
          <w:rPr>
            <w:rFonts w:ascii="Times New Roman" w:hAnsi="Times New Roman" w:hint="eastAsia"/>
          </w:rPr>
          <w:t>是一个首项系数</w:t>
        </w:r>
      </w:ins>
      <w:ins w:id="3807" w:author="zhengping jin" w:date="2024-08-13T01:18:00Z" w16du:dateUtc="2024-08-12T17:18:00Z">
        <w:r w:rsidR="00EF0E03">
          <w:rPr>
            <w:rFonts w:ascii="Lucida Sans Unicode" w:hAnsi="Lucida Sans Unicode" w:cs="Lucida Sans Unicode"/>
          </w:rPr>
          <w:t>≢</w:t>
        </w:r>
      </w:ins>
      <w:ins w:id="3808" w:author="zhengping jin" w:date="2024-08-13T01:19:00Z" w16du:dateUtc="2024-08-12T17:19:00Z">
        <w:r w:rsidR="00EF0E03" w:rsidRPr="00EF0E03">
          <w:rPr>
            <w:rFonts w:ascii="Times New Roman" w:hAnsi="Times New Roman"/>
            <w:rPrChange w:id="3809" w:author="zhengping jin" w:date="2024-08-13T01:19:00Z" w16du:dateUtc="2024-08-12T17:19:00Z">
              <w:rPr>
                <w:rFonts w:ascii="Times New Roman" w:hAnsi="Times New Roman"/>
                <w:i/>
                <w:iCs/>
              </w:rPr>
            </w:rPrChange>
          </w:rPr>
          <w:t>0</w:t>
        </w:r>
      </w:ins>
      <w:ins w:id="3810" w:author="zhengping jin" w:date="2024-08-13T01:18:00Z" w16du:dateUtc="2024-08-12T17:18:00Z">
        <w:r w:rsidR="00EF0E03">
          <w:rPr>
            <w:rFonts w:ascii="Times New Roman" w:hAnsi="Times New Roman" w:hint="eastAsia"/>
          </w:rPr>
          <w:t xml:space="preserve"> (mod </w:t>
        </w:r>
        <w:r w:rsidR="00EF0E03" w:rsidRPr="005B6C5D">
          <w:rPr>
            <w:rFonts w:ascii="Times New Roman" w:hAnsi="Times New Roman" w:hint="eastAsia"/>
            <w:i/>
            <w:iCs/>
          </w:rPr>
          <w:t>p</w:t>
        </w:r>
        <w:r w:rsidR="00EF0E03">
          <w:rPr>
            <w:rFonts w:ascii="Times New Roman" w:hAnsi="Times New Roman" w:hint="eastAsia"/>
          </w:rPr>
          <w:t>)</w:t>
        </w:r>
        <w:r w:rsidR="00EF0E03">
          <w:rPr>
            <w:rFonts w:ascii="Times New Roman" w:hAnsi="Times New Roman" w:hint="eastAsia"/>
          </w:rPr>
          <w:t>且</w:t>
        </w:r>
      </w:ins>
      <w:ins w:id="3811" w:author="zhengping jin" w:date="2024-08-13T01:17:00Z" w16du:dateUtc="2024-08-12T17:17:00Z">
        <w:r w:rsidR="00EF0E03" w:rsidRPr="006D722E">
          <w:rPr>
            <w:rFonts w:ascii="Times New Roman" w:hAnsi="Times New Roman"/>
          </w:rPr>
          <w:t>次数小于</w:t>
        </w:r>
        <w:r w:rsidR="00EF0E03" w:rsidRPr="006D722E">
          <w:rPr>
            <w:rFonts w:ascii="Times New Roman" w:hAnsi="Times New Roman"/>
            <w:i/>
          </w:rPr>
          <w:t>p</w:t>
        </w:r>
        <w:r w:rsidR="00EF0E03" w:rsidRPr="006D722E">
          <w:rPr>
            <w:rFonts w:ascii="Times New Roman" w:hAnsi="Times New Roman"/>
          </w:rPr>
          <w:t>的</w:t>
        </w:r>
      </w:ins>
      <w:ins w:id="3812" w:author="zhengping jin" w:date="2024-08-13T01:18:00Z" w16du:dateUtc="2024-08-12T17:18:00Z">
        <w:r w:rsidR="00EF0E03" w:rsidRPr="006D722E">
          <w:rPr>
            <w:rFonts w:ascii="Times New Roman" w:hAnsi="Times New Roman"/>
          </w:rPr>
          <w:t>多项式</w:t>
        </w:r>
      </w:ins>
      <w:ins w:id="3813" w:author="zhengping jin" w:date="2024-08-13T01:19:00Z" w16du:dateUtc="2024-08-12T17:19:00Z">
        <w:r w:rsidR="00EF0E03">
          <w:rPr>
            <w:rFonts w:ascii="Times New Roman" w:hAnsi="Times New Roman" w:hint="eastAsia"/>
          </w:rPr>
          <w:t xml:space="preserve">. </w:t>
        </w:r>
        <w:r w:rsidR="00EF0E03">
          <w:rPr>
            <w:rFonts w:ascii="Times New Roman" w:hAnsi="Times New Roman" w:hint="eastAsia"/>
          </w:rPr>
          <w:t>根据</w:t>
        </w:r>
      </w:ins>
      <w:ins w:id="3814" w:author="zhengping jin" w:date="2024-08-13T01:21:00Z" w16du:dateUtc="2024-08-12T17:21:00Z">
        <w:r w:rsidR="00EF0E03">
          <w:rPr>
            <w:rFonts w:ascii="Times New Roman" w:hAnsi="Times New Roman" w:hint="eastAsia"/>
          </w:rPr>
          <w:t>定理</w:t>
        </w:r>
        <w:r w:rsidR="00EF0E03">
          <w:rPr>
            <w:rFonts w:ascii="Times New Roman" w:hAnsi="Times New Roman" w:hint="eastAsia"/>
          </w:rPr>
          <w:t>3.4.4</w:t>
        </w:r>
        <w:r w:rsidR="00EF0E03">
          <w:rPr>
            <w:rFonts w:ascii="Times New Roman" w:hAnsi="Times New Roman" w:hint="eastAsia"/>
          </w:rPr>
          <w:t>，</w:t>
        </w:r>
      </w:ins>
      <w:ins w:id="3815" w:author="zhengping jin" w:date="2024-08-13T01:22:00Z" w16du:dateUtc="2024-08-12T17:22:00Z">
        <w:r w:rsidR="00EF0E03">
          <w:rPr>
            <w:rFonts w:ascii="Times New Roman" w:hAnsi="Times New Roman" w:hint="eastAsia"/>
          </w:rPr>
          <w:t>同余</w:t>
        </w:r>
      </w:ins>
      <w:ins w:id="3816" w:author="zhengping jin" w:date="2024-08-13T01:23:00Z" w16du:dateUtc="2024-08-12T17:23:00Z">
        <w:r w:rsidR="00EF0E03">
          <w:rPr>
            <w:rFonts w:ascii="Times New Roman" w:hAnsi="Times New Roman" w:hint="eastAsia"/>
          </w:rPr>
          <w:t>方程</w:t>
        </w:r>
      </w:ins>
      <w:ins w:id="3817" w:author="zhengping jin" w:date="2024-08-13T01:22:00Z" w16du:dateUtc="2024-08-12T17:22:00Z">
        <w:r w:rsidR="00EF0E03" w:rsidRPr="005B6C5D">
          <w:rPr>
            <w:rFonts w:ascii="Times New Roman" w:hAnsi="Times New Roman" w:hint="eastAsia"/>
            <w:i/>
            <w:iCs/>
          </w:rPr>
          <w:t>f</w:t>
        </w:r>
        <w:r w:rsidR="00EF0E03">
          <w:rPr>
            <w:rFonts w:ascii="Times New Roman" w:hAnsi="Times New Roman" w:hint="eastAsia"/>
          </w:rPr>
          <w:t>(</w:t>
        </w:r>
        <w:r w:rsidR="00EF0E03" w:rsidRPr="005B6C5D">
          <w:rPr>
            <w:rFonts w:ascii="Times New Roman" w:hAnsi="Times New Roman" w:hint="eastAsia"/>
            <w:i/>
            <w:iCs/>
          </w:rPr>
          <w:t>x</w:t>
        </w:r>
        <w:r w:rsidR="00EF0E03">
          <w:rPr>
            <w:rFonts w:ascii="Times New Roman" w:hAnsi="Times New Roman" w:hint="eastAsia"/>
          </w:rPr>
          <w:t>)</w:t>
        </w:r>
        <w:r w:rsidR="00EF0E03">
          <w:rPr>
            <w:rFonts w:ascii="Lucida Sans Unicode" w:hAnsi="Lucida Sans Unicode" w:cs="Lucida Sans Unicode"/>
          </w:rPr>
          <w:t>≡</w:t>
        </w:r>
        <w:r w:rsidR="00EF0E03">
          <w:rPr>
            <w:rFonts w:ascii="Times New Roman" w:hAnsi="Times New Roman" w:hint="eastAsia"/>
          </w:rPr>
          <w:t xml:space="preserve">0 (mod </w:t>
        </w:r>
        <w:r w:rsidR="00EF0E03" w:rsidRPr="005B6C5D">
          <w:rPr>
            <w:rFonts w:ascii="Times New Roman" w:hAnsi="Times New Roman" w:hint="eastAsia"/>
            <w:i/>
            <w:iCs/>
          </w:rPr>
          <w:t>p</w:t>
        </w:r>
        <w:r w:rsidR="00EF0E03">
          <w:rPr>
            <w:rFonts w:ascii="Times New Roman" w:hAnsi="Times New Roman" w:hint="eastAsia"/>
          </w:rPr>
          <w:t>)</w:t>
        </w:r>
      </w:ins>
      <w:ins w:id="3818" w:author="zhengping jin" w:date="2024-08-13T01:23:00Z" w16du:dateUtc="2024-08-12T17:23:00Z">
        <w:r w:rsidR="00EF0E03">
          <w:rPr>
            <w:rFonts w:ascii="Times New Roman" w:hAnsi="Times New Roman" w:hint="eastAsia"/>
          </w:rPr>
          <w:t>的解的个数小于</w:t>
        </w:r>
        <w:r w:rsidR="00EF0E03" w:rsidRPr="006D722E">
          <w:rPr>
            <w:rFonts w:ascii="Times New Roman" w:hAnsi="Times New Roman"/>
            <w:i/>
          </w:rPr>
          <w:t>p</w:t>
        </w:r>
        <w:r w:rsidR="00EF0E03" w:rsidRPr="00EF0E03">
          <w:rPr>
            <w:rFonts w:ascii="Times New Roman" w:hAnsi="Times New Roman"/>
            <w:iCs/>
            <w:rPrChange w:id="3819" w:author="zhengping jin" w:date="2024-08-13T01:23:00Z" w16du:dateUtc="2024-08-12T17:23:00Z">
              <w:rPr>
                <w:rFonts w:ascii="Times New Roman" w:hAnsi="Times New Roman"/>
                <w:i/>
              </w:rPr>
            </w:rPrChange>
          </w:rPr>
          <w:t>,</w:t>
        </w:r>
        <w:r w:rsidR="00EF0E03">
          <w:rPr>
            <w:rFonts w:ascii="Times New Roman" w:hAnsi="Times New Roman" w:hint="eastAsia"/>
            <w:iCs/>
          </w:rPr>
          <w:t xml:space="preserve"> </w:t>
        </w:r>
        <w:r w:rsidR="00A43B3B">
          <w:rPr>
            <w:rFonts w:ascii="Times New Roman" w:hAnsi="Times New Roman" w:hint="eastAsia"/>
            <w:iCs/>
          </w:rPr>
          <w:t>这与题设条件</w:t>
        </w:r>
      </w:ins>
      <w:ins w:id="3820" w:author="zhengping jin" w:date="2024-08-13T01:24:00Z" w16du:dateUtc="2024-08-12T17:24:00Z">
        <w:r w:rsidR="00A43B3B">
          <w:rPr>
            <w:rFonts w:ascii="Times New Roman" w:hAnsi="Times New Roman" w:hint="eastAsia"/>
            <w:iCs/>
          </w:rPr>
          <w:t>“</w:t>
        </w:r>
        <w:r w:rsidR="00A43B3B" w:rsidRPr="006D722E">
          <w:rPr>
            <w:rFonts w:ascii="Times New Roman" w:hAnsi="Times New Roman"/>
          </w:rPr>
          <w:t>对所有整数取值模</w:t>
        </w:r>
        <w:r w:rsidR="00A43B3B" w:rsidRPr="006D722E">
          <w:rPr>
            <w:rFonts w:ascii="Times New Roman" w:hAnsi="Times New Roman"/>
            <w:i/>
          </w:rPr>
          <w:t>p</w:t>
        </w:r>
        <w:r w:rsidR="00A43B3B" w:rsidRPr="006D722E">
          <w:rPr>
            <w:rFonts w:ascii="Times New Roman" w:hAnsi="Times New Roman"/>
          </w:rPr>
          <w:t>为零</w:t>
        </w:r>
        <w:r w:rsidR="00A43B3B">
          <w:rPr>
            <w:rFonts w:ascii="Times New Roman" w:hAnsi="Times New Roman" w:hint="eastAsia"/>
          </w:rPr>
          <w:t>”，即有</w:t>
        </w:r>
        <w:r w:rsidR="00A43B3B" w:rsidRPr="00A43B3B">
          <w:rPr>
            <w:rFonts w:ascii="Times New Roman" w:hAnsi="Times New Roman"/>
            <w:i/>
            <w:iCs/>
            <w:rPrChange w:id="3821" w:author="zhengping jin" w:date="2024-08-13T01:25:00Z" w16du:dateUtc="2024-08-12T17:25:00Z">
              <w:rPr>
                <w:rFonts w:ascii="Times New Roman" w:hAnsi="Times New Roman"/>
              </w:rPr>
            </w:rPrChange>
          </w:rPr>
          <w:t>p</w:t>
        </w:r>
        <w:proofErr w:type="gramStart"/>
        <w:r w:rsidR="00A43B3B">
          <w:rPr>
            <w:rFonts w:ascii="Times New Roman" w:hAnsi="Times New Roman" w:hint="eastAsia"/>
          </w:rPr>
          <w:t>个</w:t>
        </w:r>
        <w:proofErr w:type="gramEnd"/>
        <w:r w:rsidR="00A43B3B">
          <w:rPr>
            <w:rFonts w:ascii="Times New Roman" w:hAnsi="Times New Roman" w:hint="eastAsia"/>
          </w:rPr>
          <w:t>解</w:t>
        </w:r>
      </w:ins>
      <w:ins w:id="3822" w:author="zhengping jin" w:date="2024-08-13T01:25:00Z" w16du:dateUtc="2024-08-12T17:25:00Z">
        <w:r w:rsidR="00A43B3B">
          <w:rPr>
            <w:rFonts w:ascii="Times New Roman" w:hAnsi="Times New Roman" w:hint="eastAsia"/>
          </w:rPr>
          <w:t>，</w:t>
        </w:r>
      </w:ins>
      <w:ins w:id="3823" w:author="zhengping jin" w:date="2024-08-13T01:24:00Z" w16du:dateUtc="2024-08-12T17:24:00Z">
        <w:r w:rsidR="00A43B3B">
          <w:rPr>
            <w:rFonts w:ascii="Times New Roman" w:hAnsi="Times New Roman" w:hint="eastAsia"/>
          </w:rPr>
          <w:t>矛盾</w:t>
        </w:r>
      </w:ins>
      <w:ins w:id="3824" w:author="zhengping jin" w:date="2024-08-13T01:25:00Z" w16du:dateUtc="2024-08-12T17:25:00Z">
        <w:r w:rsidR="00A43B3B">
          <w:rPr>
            <w:rFonts w:ascii="Times New Roman" w:hAnsi="Times New Roman" w:hint="eastAsia"/>
          </w:rPr>
          <w:t>！故结论成立</w:t>
        </w:r>
        <w:r w:rsidR="00A43B3B">
          <w:rPr>
            <w:rFonts w:ascii="Times New Roman" w:hAnsi="Times New Roman" w:hint="eastAsia"/>
          </w:rPr>
          <w:t>.</w:t>
        </w:r>
      </w:ins>
    </w:p>
    <w:p w14:paraId="0F1BDBFF" w14:textId="05DB8CD2" w:rsidR="00250DB7" w:rsidRPr="006D722E" w:rsidDel="00A43B3B" w:rsidRDefault="00250DB7" w:rsidP="00250DB7">
      <w:pPr>
        <w:tabs>
          <w:tab w:val="left" w:pos="6360"/>
        </w:tabs>
        <w:snapToGrid w:val="0"/>
        <w:spacing w:line="360" w:lineRule="auto"/>
        <w:ind w:firstLine="420"/>
        <w:contextualSpacing/>
        <w:jc w:val="left"/>
        <w:rPr>
          <w:del w:id="3825" w:author="zhengping jin" w:date="2024-08-13T01:25:00Z" w16du:dateUtc="2024-08-12T17:25:00Z"/>
          <w:rFonts w:ascii="Times New Roman" w:hAnsi="Times New Roman"/>
        </w:rPr>
      </w:pPr>
      <w:del w:id="3826" w:author="zhengping jin" w:date="2024-08-13T01:25:00Z" w16du:dateUtc="2024-08-12T17:25:00Z">
        <w:r w:rsidRPr="006D722E" w:rsidDel="00A43B3B">
          <w:rPr>
            <w:rFonts w:ascii="Times New Roman" w:hAnsi="Times New Roman"/>
          </w:rPr>
          <w:delText>例如：</w:delText>
        </w:r>
        <w:r w:rsidRPr="006D722E" w:rsidDel="00A43B3B">
          <w:rPr>
            <w:rFonts w:ascii="Times New Roman" w:hAnsi="Times New Roman"/>
            <w:noProof/>
            <w:position w:val="-10"/>
          </w:rPr>
          <w:drawing>
            <wp:inline distT="0" distB="0" distL="0" distR="0" wp14:anchorId="2E9E2E84" wp14:editId="056B540D">
              <wp:extent cx="1062355" cy="210820"/>
              <wp:effectExtent l="0" t="0" r="4445" b="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1122" cstate="print">
                        <a:extLst>
                          <a:ext uri="{28A0092B-C50C-407E-A947-70E740481C1C}">
                            <a14:useLocalDpi xmlns:a14="http://schemas.microsoft.com/office/drawing/2010/main" val="0"/>
                          </a:ext>
                        </a:extLst>
                      </a:blip>
                      <a:srcRect/>
                      <a:stretch>
                        <a:fillRect/>
                      </a:stretch>
                    </pic:blipFill>
                    <pic:spPr bwMode="auto">
                      <a:xfrm>
                        <a:off x="0" y="0"/>
                        <a:ext cx="1062355" cy="210820"/>
                      </a:xfrm>
                      <a:prstGeom prst="rect">
                        <a:avLst/>
                      </a:prstGeom>
                      <a:noFill/>
                      <a:ln>
                        <a:noFill/>
                      </a:ln>
                    </pic:spPr>
                  </pic:pic>
                </a:graphicData>
              </a:graphic>
            </wp:inline>
          </w:drawing>
        </w:r>
      </w:del>
    </w:p>
    <w:p w14:paraId="3AD36D46"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rPr>
      </w:pPr>
    </w:p>
    <w:p w14:paraId="5C13F3A4"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rPr>
        <w:t>再给出同余方程解数的判断</w:t>
      </w:r>
      <w:r w:rsidRPr="006D722E">
        <w:rPr>
          <w:rFonts w:ascii="Times New Roman" w:hAnsi="Times New Roman"/>
        </w:rPr>
        <w:t>.</w:t>
      </w:r>
    </w:p>
    <w:p w14:paraId="0476B2EC" w14:textId="27D57538"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定理</w:t>
      </w:r>
      <w:r w:rsidR="008F4A3F">
        <w:rPr>
          <w:rFonts w:ascii="Times New Roman" w:hAnsi="Times New Roman" w:hint="eastAsia"/>
          <w:b/>
        </w:rPr>
        <w:t>3</w:t>
      </w:r>
      <w:r w:rsidR="008F4A3F">
        <w:rPr>
          <w:rFonts w:ascii="Times New Roman" w:hAnsi="Times New Roman"/>
          <w:b/>
        </w:rPr>
        <w:t>.4.</w:t>
      </w:r>
      <w:r w:rsidRPr="006D722E">
        <w:rPr>
          <w:rFonts w:ascii="Times New Roman" w:hAnsi="Times New Roman"/>
          <w:b/>
        </w:rPr>
        <w:t xml:space="preserve">5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是一个素数，</w:t>
      </w:r>
      <w:r w:rsidRPr="006D722E">
        <w:rPr>
          <w:rFonts w:ascii="Times New Roman" w:hAnsi="Times New Roman"/>
          <w:i/>
        </w:rPr>
        <w:t>n</w:t>
      </w:r>
      <w:r w:rsidRPr="006D722E">
        <w:rPr>
          <w:rFonts w:ascii="Times New Roman" w:hAnsi="Times New Roman"/>
        </w:rPr>
        <w:t>是一个正整数，</w:t>
      </w:r>
      <w:r w:rsidRPr="006D722E">
        <w:rPr>
          <w:rFonts w:ascii="Times New Roman" w:hAnsi="Times New Roman"/>
          <w:noProof/>
          <w:position w:val="-10"/>
        </w:rPr>
        <w:drawing>
          <wp:inline distT="0" distB="0" distL="0" distR="0" wp14:anchorId="01841EE3" wp14:editId="44A1ABBA">
            <wp:extent cx="379730" cy="189865"/>
            <wp:effectExtent l="0" t="0" r="1270" b="635"/>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1123" cstate="print">
                      <a:extLst>
                        <a:ext uri="{28A0092B-C50C-407E-A947-70E740481C1C}">
                          <a14:useLocalDpi xmlns:a14="http://schemas.microsoft.com/office/drawing/2010/main" val="0"/>
                        </a:ext>
                      </a:extLst>
                    </a:blip>
                    <a:srcRect/>
                    <a:stretch>
                      <a:fillRect/>
                    </a:stretch>
                  </pic:blipFill>
                  <pic:spPr bwMode="auto">
                    <a:xfrm>
                      <a:off x="0" y="0"/>
                      <a:ext cx="379730" cy="189865"/>
                    </a:xfrm>
                    <a:prstGeom prst="rect">
                      <a:avLst/>
                    </a:prstGeom>
                    <a:noFill/>
                    <a:ln>
                      <a:noFill/>
                    </a:ln>
                  </pic:spPr>
                </pic:pic>
              </a:graphicData>
            </a:graphic>
          </wp:inline>
        </w:drawing>
      </w:r>
      <w:r w:rsidRPr="006D722E">
        <w:rPr>
          <w:rFonts w:ascii="Times New Roman" w:hAnsi="Times New Roman"/>
        </w:rPr>
        <w:t xml:space="preserve"> . </w:t>
      </w:r>
      <w:r w:rsidRPr="006D722E">
        <w:rPr>
          <w:rFonts w:ascii="Times New Roman" w:hAnsi="Times New Roman"/>
        </w:rPr>
        <w:t>那么同余方程</w:t>
      </w:r>
    </w:p>
    <w:p w14:paraId="58BAC121" w14:textId="4431C908" w:rsidR="00250DB7" w:rsidRPr="006D722E" w:rsidRDefault="00250DB7" w:rsidP="008F4A3F">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2"/>
        </w:rPr>
        <w:drawing>
          <wp:inline distT="0" distB="0" distL="0" distR="0" wp14:anchorId="0945E06E" wp14:editId="58BFA371">
            <wp:extent cx="2117090" cy="246380"/>
            <wp:effectExtent l="0" t="0" r="0" b="127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124" cstate="print">
                      <a:extLst>
                        <a:ext uri="{28A0092B-C50C-407E-A947-70E740481C1C}">
                          <a14:useLocalDpi xmlns:a14="http://schemas.microsoft.com/office/drawing/2010/main" val="0"/>
                        </a:ext>
                      </a:extLst>
                    </a:blip>
                    <a:srcRect/>
                    <a:stretch>
                      <a:fillRect/>
                    </a:stretch>
                  </pic:blipFill>
                  <pic:spPr bwMode="auto">
                    <a:xfrm>
                      <a:off x="0" y="0"/>
                      <a:ext cx="2117090" cy="246380"/>
                    </a:xfrm>
                    <a:prstGeom prst="rect">
                      <a:avLst/>
                    </a:prstGeom>
                    <a:noFill/>
                    <a:ln>
                      <a:noFill/>
                    </a:ln>
                  </pic:spPr>
                </pic:pic>
              </a:graphicData>
            </a:graphic>
          </wp:inline>
        </w:drawing>
      </w:r>
    </w:p>
    <w:p w14:paraId="0F8FEE13" w14:textId="41A3AE2A" w:rsidR="00250DB7" w:rsidRPr="006D722E" w:rsidRDefault="00250DB7" w:rsidP="00250DB7">
      <w:pPr>
        <w:tabs>
          <w:tab w:val="left" w:pos="6360"/>
        </w:tabs>
        <w:snapToGrid w:val="0"/>
        <w:spacing w:line="360" w:lineRule="auto"/>
        <w:contextualSpacing/>
        <w:jc w:val="left"/>
        <w:rPr>
          <w:rFonts w:ascii="Times New Roman" w:hAnsi="Times New Roman"/>
        </w:rPr>
      </w:pPr>
      <w:r w:rsidRPr="006D722E">
        <w:rPr>
          <w:rFonts w:ascii="Times New Roman" w:hAnsi="Times New Roman"/>
        </w:rPr>
        <w:t>有</w:t>
      </w:r>
      <w:r w:rsidRPr="006D722E">
        <w:rPr>
          <w:rFonts w:ascii="Times New Roman" w:hAnsi="Times New Roman"/>
          <w:i/>
        </w:rPr>
        <w:t>n</w:t>
      </w:r>
      <w:proofErr w:type="gramStart"/>
      <w:r w:rsidRPr="006D722E">
        <w:rPr>
          <w:rFonts w:ascii="Times New Roman" w:hAnsi="Times New Roman"/>
        </w:rPr>
        <w:t>个</w:t>
      </w:r>
      <w:proofErr w:type="gramEnd"/>
      <w:r w:rsidRPr="006D722E">
        <w:rPr>
          <w:rFonts w:ascii="Times New Roman" w:hAnsi="Times New Roman"/>
        </w:rPr>
        <w:t>解的充分必要条件是</w:t>
      </w:r>
      <w:r w:rsidRPr="006D722E">
        <w:rPr>
          <w:rFonts w:ascii="Times New Roman" w:hAnsi="Times New Roman"/>
          <w:noProof/>
          <w:position w:val="-6"/>
        </w:rPr>
        <w:drawing>
          <wp:inline distT="0" distB="0" distL="0" distR="0" wp14:anchorId="4AEE0AD4" wp14:editId="29224C9F">
            <wp:extent cx="415290" cy="196850"/>
            <wp:effectExtent l="0" t="0" r="3810" b="0"/>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125" cstate="print">
                      <a:extLst>
                        <a:ext uri="{28A0092B-C50C-407E-A947-70E740481C1C}">
                          <a14:useLocalDpi xmlns:a14="http://schemas.microsoft.com/office/drawing/2010/main" val="0"/>
                        </a:ext>
                      </a:extLst>
                    </a:blip>
                    <a:srcRect/>
                    <a:stretch>
                      <a:fillRect/>
                    </a:stretch>
                  </pic:blipFill>
                  <pic:spPr bwMode="auto">
                    <a:xfrm>
                      <a:off x="0" y="0"/>
                      <a:ext cx="415290" cy="196850"/>
                    </a:xfrm>
                    <a:prstGeom prst="rect">
                      <a:avLst/>
                    </a:prstGeom>
                    <a:noFill/>
                    <a:ln>
                      <a:noFill/>
                    </a:ln>
                  </pic:spPr>
                </pic:pic>
              </a:graphicData>
            </a:graphic>
          </wp:inline>
        </w:drawing>
      </w:r>
      <w:r w:rsidRPr="006D722E">
        <w:rPr>
          <w:rFonts w:ascii="Times New Roman" w:hAnsi="Times New Roman"/>
        </w:rPr>
        <w:t>被</w:t>
      </w:r>
      <w:r w:rsidRPr="006D722E">
        <w:rPr>
          <w:rFonts w:ascii="Times New Roman" w:hAnsi="Times New Roman"/>
          <w:i/>
        </w:rPr>
        <w:t>f</w:t>
      </w:r>
      <w:ins w:id="3827" w:author="zhengping jin" w:date="2024-08-13T01:29:00Z" w16du:dateUtc="2024-08-12T17:29:00Z">
        <w:r w:rsidR="000232D4">
          <w:rPr>
            <w:rFonts w:ascii="Times New Roman" w:hAnsi="Times New Roman" w:hint="eastAsia"/>
            <w:iCs/>
          </w:rPr>
          <w:t>(</w:t>
        </w:r>
        <w:r w:rsidR="000232D4" w:rsidRPr="000232D4">
          <w:rPr>
            <w:rFonts w:ascii="Times New Roman" w:hAnsi="Times New Roman"/>
            <w:i/>
            <w:rPrChange w:id="3828" w:author="zhengping jin" w:date="2024-08-13T01:29:00Z" w16du:dateUtc="2024-08-12T17:29:00Z">
              <w:rPr>
                <w:rFonts w:ascii="Times New Roman" w:hAnsi="Times New Roman"/>
                <w:iCs/>
              </w:rPr>
            </w:rPrChange>
          </w:rPr>
          <w:t>x</w:t>
        </w:r>
        <w:r w:rsidR="000232D4">
          <w:rPr>
            <w:rFonts w:ascii="Times New Roman" w:hAnsi="Times New Roman" w:hint="eastAsia"/>
            <w:iCs/>
          </w:rPr>
          <w:t>)</w:t>
        </w:r>
      </w:ins>
      <w:del w:id="3829" w:author="zhengping jin" w:date="2024-08-13T01:29:00Z" w16du:dateUtc="2024-08-12T17:29: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proofErr w:type="gramStart"/>
      <w:r w:rsidRPr="006D722E">
        <w:rPr>
          <w:rFonts w:ascii="Times New Roman" w:hAnsi="Times New Roman"/>
        </w:rPr>
        <w:t>除所得</w:t>
      </w:r>
      <w:proofErr w:type="gramEnd"/>
      <w:r w:rsidRPr="006D722E">
        <w:rPr>
          <w:rFonts w:ascii="Times New Roman" w:hAnsi="Times New Roman"/>
        </w:rPr>
        <w:t>余式的所有系数都是</w:t>
      </w:r>
      <w:r w:rsidRPr="006D722E">
        <w:rPr>
          <w:rFonts w:ascii="Times New Roman" w:hAnsi="Times New Roman"/>
          <w:i/>
        </w:rPr>
        <w:t>p</w:t>
      </w:r>
      <w:r w:rsidRPr="006D722E">
        <w:rPr>
          <w:rFonts w:ascii="Times New Roman" w:hAnsi="Times New Roman"/>
        </w:rPr>
        <w:t>的倍数</w:t>
      </w:r>
      <w:r w:rsidRPr="006D722E">
        <w:rPr>
          <w:rFonts w:ascii="Times New Roman" w:hAnsi="Times New Roman"/>
        </w:rPr>
        <w:t>.</w:t>
      </w:r>
    </w:p>
    <w:p w14:paraId="1FAD15A3" w14:textId="33BBDE5E"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007E1B88" w:rsidRPr="007E1B88">
        <w:rPr>
          <w:rFonts w:ascii="Times New Roman" w:hAnsi="Times New Roman" w:hint="eastAsia"/>
        </w:rPr>
        <w:t>必要性：</w:t>
      </w:r>
      <w:r w:rsidRPr="006D722E">
        <w:rPr>
          <w:rFonts w:ascii="Times New Roman" w:hAnsi="Times New Roman"/>
        </w:rPr>
        <w:t>因为</w:t>
      </w:r>
      <w:r w:rsidRPr="006D722E">
        <w:rPr>
          <w:rFonts w:ascii="Times New Roman" w:hAnsi="Times New Roman"/>
          <w:i/>
        </w:rPr>
        <w:t>f</w:t>
      </w:r>
      <w:ins w:id="3830" w:author="zhengping jin" w:date="2024-08-13T01:29:00Z" w16du:dateUtc="2024-08-12T17:29: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31" w:author="zhengping jin" w:date="2024-08-13T01:29:00Z" w16du:dateUtc="2024-08-12T17:29: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是首一多项式，由多项式的</w:t>
      </w:r>
      <w:del w:id="3832" w:author="zhengping jin" w:date="2024-08-06T23:16:00Z" w16du:dateUtc="2024-08-06T15:16:00Z">
        <w:r w:rsidRPr="006D722E" w:rsidDel="006254F3">
          <w:rPr>
            <w:rFonts w:ascii="Times New Roman" w:hAnsi="Times New Roman"/>
          </w:rPr>
          <w:delText>欧几里得</w:delText>
        </w:r>
      </w:del>
      <w:ins w:id="3833" w:author="zhengping jin" w:date="2024-08-06T23:16:00Z" w16du:dateUtc="2024-08-06T15:16:00Z">
        <w:r w:rsidR="006254F3">
          <w:rPr>
            <w:rFonts w:ascii="Times New Roman" w:hAnsi="Times New Roman"/>
          </w:rPr>
          <w:t>欧几里德</w:t>
        </w:r>
      </w:ins>
      <w:r w:rsidRPr="006D722E">
        <w:rPr>
          <w:rFonts w:ascii="Times New Roman" w:hAnsi="Times New Roman"/>
        </w:rPr>
        <w:t>除法</w:t>
      </w:r>
      <w:ins w:id="3834" w:author="zhengping jin" w:date="2024-08-13T01:30:00Z" w16du:dateUtc="2024-08-12T17:30:00Z">
        <w:r w:rsidR="000232D4" w:rsidRPr="006D722E">
          <w:rPr>
            <w:rFonts w:ascii="Times New Roman" w:hAnsi="Times New Roman"/>
          </w:rPr>
          <w:t>知</w:t>
        </w:r>
      </w:ins>
      <w:r w:rsidRPr="006D722E">
        <w:rPr>
          <w:rFonts w:ascii="Times New Roman" w:hAnsi="Times New Roman"/>
        </w:rPr>
        <w:t>，</w:t>
      </w:r>
    </w:p>
    <w:p w14:paraId="4E23D3AC" w14:textId="0428FE99" w:rsidR="00250DB7" w:rsidRPr="006D722E" w:rsidRDefault="00250DB7">
      <w:pPr>
        <w:tabs>
          <w:tab w:val="left" w:pos="6360"/>
        </w:tabs>
        <w:snapToGrid w:val="0"/>
        <w:spacing w:line="360" w:lineRule="auto"/>
        <w:contextualSpacing/>
        <w:jc w:val="left"/>
        <w:rPr>
          <w:rFonts w:ascii="Times New Roman" w:hAnsi="Times New Roman"/>
        </w:rPr>
        <w:pPrChange w:id="3835" w:author="zhengping jin" w:date="2024-08-13T01:30:00Z" w16du:dateUtc="2024-08-12T17:30:00Z">
          <w:pPr>
            <w:tabs>
              <w:tab w:val="left" w:pos="6360"/>
            </w:tabs>
            <w:snapToGrid w:val="0"/>
            <w:spacing w:line="360" w:lineRule="auto"/>
            <w:ind w:firstLineChars="600" w:firstLine="1260"/>
            <w:contextualSpacing/>
            <w:jc w:val="left"/>
          </w:pPr>
        </w:pPrChange>
      </w:pPr>
      <w:del w:id="3836" w:author="zhengping jin" w:date="2024-08-13T01:30:00Z" w16du:dateUtc="2024-08-12T17:30:00Z">
        <w:r w:rsidRPr="006D722E" w:rsidDel="000232D4">
          <w:rPr>
            <w:rFonts w:ascii="Times New Roman" w:hAnsi="Times New Roman"/>
          </w:rPr>
          <w:delText>知</w:delText>
        </w:r>
      </w:del>
      <w:r w:rsidRPr="006D722E">
        <w:rPr>
          <w:rFonts w:ascii="Times New Roman" w:hAnsi="Times New Roman"/>
        </w:rPr>
        <w:t>存在整系数多项式</w:t>
      </w:r>
      <w:r w:rsidRPr="006D722E">
        <w:rPr>
          <w:rFonts w:ascii="Times New Roman" w:hAnsi="Times New Roman"/>
          <w:i/>
        </w:rPr>
        <w:t>q</w:t>
      </w:r>
      <w:ins w:id="3837" w:author="zhengping jin" w:date="2024-08-13T01:29:00Z" w16du:dateUtc="2024-08-12T17:29: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38" w:author="zhengping jin" w:date="2024-08-13T01:29:00Z" w16du:dateUtc="2024-08-12T17:29: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和</w:t>
      </w:r>
      <w:r w:rsidRPr="006D722E">
        <w:rPr>
          <w:rFonts w:ascii="Times New Roman" w:hAnsi="Times New Roman"/>
          <w:i/>
        </w:rPr>
        <w:t>r</w:t>
      </w:r>
      <w:ins w:id="3839" w:author="zhengping jin" w:date="2024-08-13T01:29:00Z" w16du:dateUtc="2024-08-12T17:29: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40" w:author="zhengping jin" w:date="2024-08-13T01:29:00Z" w16du:dateUtc="2024-08-12T17:29: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使得</w:t>
      </w:r>
    </w:p>
    <w:p w14:paraId="4F7C55EF" w14:textId="5FB8A854" w:rsidR="00250DB7" w:rsidRPr="006D722E" w:rsidRDefault="00250DB7" w:rsidP="008F4A3F">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0"/>
        </w:rPr>
        <w:lastRenderedPageBreak/>
        <w:drawing>
          <wp:inline distT="0" distB="0" distL="0" distR="0" wp14:anchorId="23E22EEE" wp14:editId="372F18A8">
            <wp:extent cx="1519555" cy="232410"/>
            <wp:effectExtent l="0" t="0" r="4445" b="0"/>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126" cstate="print">
                      <a:extLst>
                        <a:ext uri="{28A0092B-C50C-407E-A947-70E740481C1C}">
                          <a14:useLocalDpi xmlns:a14="http://schemas.microsoft.com/office/drawing/2010/main" val="0"/>
                        </a:ext>
                      </a:extLst>
                    </a:blip>
                    <a:srcRect/>
                    <a:stretch>
                      <a:fillRect/>
                    </a:stretch>
                  </pic:blipFill>
                  <pic:spPr bwMode="auto">
                    <a:xfrm>
                      <a:off x="0" y="0"/>
                      <a:ext cx="1519555" cy="232410"/>
                    </a:xfrm>
                    <a:prstGeom prst="rect">
                      <a:avLst/>
                    </a:prstGeom>
                    <a:noFill/>
                    <a:ln>
                      <a:noFill/>
                    </a:ln>
                  </pic:spPr>
                </pic:pic>
              </a:graphicData>
            </a:graphic>
          </wp:inline>
        </w:drawing>
      </w:r>
    </w:p>
    <w:p w14:paraId="6FF9939A" w14:textId="7078EF80" w:rsidR="00250DB7" w:rsidRPr="006D722E" w:rsidRDefault="00250DB7">
      <w:pPr>
        <w:tabs>
          <w:tab w:val="left" w:pos="6360"/>
        </w:tabs>
        <w:snapToGrid w:val="0"/>
        <w:spacing w:line="360" w:lineRule="auto"/>
        <w:contextualSpacing/>
        <w:jc w:val="left"/>
        <w:rPr>
          <w:rFonts w:ascii="Times New Roman" w:hAnsi="Times New Roman"/>
        </w:rPr>
        <w:pPrChange w:id="3841" w:author="zhengping jin" w:date="2024-08-13T01:30:00Z" w16du:dateUtc="2024-08-12T17:30:00Z">
          <w:pPr>
            <w:tabs>
              <w:tab w:val="left" w:pos="6360"/>
            </w:tabs>
            <w:snapToGrid w:val="0"/>
            <w:spacing w:line="360" w:lineRule="auto"/>
            <w:ind w:firstLineChars="800" w:firstLine="1680"/>
            <w:contextualSpacing/>
            <w:jc w:val="left"/>
          </w:pPr>
        </w:pPrChange>
      </w:pPr>
      <w:r w:rsidRPr="006D722E">
        <w:rPr>
          <w:rFonts w:ascii="Times New Roman" w:hAnsi="Times New Roman"/>
        </w:rPr>
        <w:t>其中</w:t>
      </w:r>
      <w:r w:rsidRPr="006D722E">
        <w:rPr>
          <w:rFonts w:ascii="Times New Roman" w:hAnsi="Times New Roman"/>
          <w:i/>
        </w:rPr>
        <w:t>r</w:t>
      </w:r>
      <w:ins w:id="3842" w:author="zhengping jin" w:date="2024-08-13T01:30:00Z" w16du:dateUtc="2024-08-12T17:30: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43" w:author="zhengping jin" w:date="2024-08-13T01:30:00Z" w16du:dateUtc="2024-08-12T17:30: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的次数小于</w:t>
      </w:r>
      <w:r w:rsidRPr="006D722E">
        <w:rPr>
          <w:rFonts w:ascii="Times New Roman" w:hAnsi="Times New Roman"/>
          <w:i/>
        </w:rPr>
        <w:t>n</w:t>
      </w:r>
      <w:r w:rsidRPr="006D722E">
        <w:rPr>
          <w:rFonts w:ascii="Times New Roman" w:hAnsi="Times New Roman"/>
        </w:rPr>
        <w:t>，</w:t>
      </w:r>
      <w:r w:rsidRPr="006D722E">
        <w:rPr>
          <w:rFonts w:ascii="Times New Roman" w:hAnsi="Times New Roman"/>
          <w:i/>
        </w:rPr>
        <w:t>q</w:t>
      </w:r>
      <w:ins w:id="3844" w:author="zhengping jin" w:date="2024-08-13T01:30:00Z" w16du:dateUtc="2024-08-12T17:30: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45" w:author="zhengping jin" w:date="2024-08-13T01:30:00Z" w16du:dateUtc="2024-08-12T17:30: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的次数是</w:t>
      </w:r>
      <w:r w:rsidRPr="006D722E">
        <w:rPr>
          <w:rFonts w:ascii="Times New Roman" w:hAnsi="Times New Roman"/>
          <w:i/>
        </w:rPr>
        <w:t>p</w:t>
      </w:r>
      <w:r w:rsidRPr="006D722E">
        <w:rPr>
          <w:rFonts w:ascii="Times New Roman" w:hAnsi="Times New Roman"/>
        </w:rPr>
        <w:t>-</w:t>
      </w:r>
      <w:r w:rsidRPr="006D722E">
        <w:rPr>
          <w:rFonts w:ascii="Times New Roman" w:hAnsi="Times New Roman"/>
          <w:i/>
        </w:rPr>
        <w:t>n</w:t>
      </w:r>
      <w:r w:rsidRPr="006D722E">
        <w:rPr>
          <w:rFonts w:ascii="Times New Roman" w:hAnsi="Times New Roman"/>
        </w:rPr>
        <w:t>.</w:t>
      </w:r>
    </w:p>
    <w:p w14:paraId="0D7AB28E" w14:textId="40E26FFC" w:rsidR="008F4A3F" w:rsidRDefault="00250DB7">
      <w:pPr>
        <w:tabs>
          <w:tab w:val="left" w:pos="6360"/>
        </w:tabs>
        <w:snapToGrid w:val="0"/>
        <w:spacing w:line="360" w:lineRule="auto"/>
        <w:ind w:firstLineChars="405" w:firstLine="850"/>
        <w:contextualSpacing/>
        <w:jc w:val="left"/>
        <w:rPr>
          <w:rFonts w:ascii="Times New Roman" w:hAnsi="Times New Roman"/>
        </w:rPr>
        <w:pPrChange w:id="3846" w:author="zhengping jin" w:date="2024-08-13T01:30:00Z" w16du:dateUtc="2024-08-12T17:30:00Z">
          <w:pPr>
            <w:tabs>
              <w:tab w:val="left" w:pos="6360"/>
            </w:tabs>
            <w:snapToGrid w:val="0"/>
            <w:spacing w:line="360" w:lineRule="auto"/>
            <w:ind w:firstLineChars="600" w:firstLine="1260"/>
            <w:contextualSpacing/>
            <w:jc w:val="left"/>
          </w:pPr>
        </w:pPrChange>
      </w:pPr>
      <w:r w:rsidRPr="006D722E">
        <w:rPr>
          <w:rFonts w:ascii="Times New Roman" w:hAnsi="Times New Roman"/>
        </w:rPr>
        <w:t>现在，若同余方程</w:t>
      </w:r>
      <w:r w:rsidR="008F4A3F" w:rsidRPr="006D722E">
        <w:rPr>
          <w:rFonts w:ascii="Times New Roman" w:hAnsi="Times New Roman"/>
          <w:noProof/>
          <w:position w:val="-12"/>
        </w:rPr>
        <w:drawing>
          <wp:inline distT="0" distB="0" distL="0" distR="0" wp14:anchorId="49EEE30C" wp14:editId="6C892EA7">
            <wp:extent cx="2117090" cy="246380"/>
            <wp:effectExtent l="0" t="0" r="0" b="1270"/>
            <wp:docPr id="468"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124" cstate="print">
                      <a:extLst>
                        <a:ext uri="{28A0092B-C50C-407E-A947-70E740481C1C}">
                          <a14:useLocalDpi xmlns:a14="http://schemas.microsoft.com/office/drawing/2010/main" val="0"/>
                        </a:ext>
                      </a:extLst>
                    </a:blip>
                    <a:srcRect/>
                    <a:stretch>
                      <a:fillRect/>
                    </a:stretch>
                  </pic:blipFill>
                  <pic:spPr bwMode="auto">
                    <a:xfrm>
                      <a:off x="0" y="0"/>
                      <a:ext cx="2117090" cy="246380"/>
                    </a:xfrm>
                    <a:prstGeom prst="rect">
                      <a:avLst/>
                    </a:prstGeom>
                    <a:noFill/>
                    <a:ln>
                      <a:noFill/>
                    </a:ln>
                  </pic:spPr>
                </pic:pic>
              </a:graphicData>
            </a:graphic>
          </wp:inline>
        </w:drawing>
      </w:r>
      <w:r w:rsidRPr="006D722E">
        <w:rPr>
          <w:rFonts w:ascii="Times New Roman" w:hAnsi="Times New Roman"/>
        </w:rPr>
        <w:t>有</w:t>
      </w:r>
      <w:r w:rsidRPr="006D722E">
        <w:rPr>
          <w:rFonts w:ascii="Times New Roman" w:hAnsi="Times New Roman"/>
          <w:i/>
        </w:rPr>
        <w:t>n</w:t>
      </w:r>
      <w:proofErr w:type="gramStart"/>
      <w:r w:rsidRPr="006D722E">
        <w:rPr>
          <w:rFonts w:ascii="Times New Roman" w:hAnsi="Times New Roman"/>
        </w:rPr>
        <w:t>个</w:t>
      </w:r>
      <w:proofErr w:type="gramEnd"/>
      <w:r w:rsidRPr="006D722E">
        <w:rPr>
          <w:rFonts w:ascii="Times New Roman" w:hAnsi="Times New Roman"/>
        </w:rPr>
        <w:t>解，</w:t>
      </w:r>
    </w:p>
    <w:p w14:paraId="6987BF48" w14:textId="175AD1DB" w:rsidR="008F4A3F" w:rsidRDefault="00250DB7">
      <w:pPr>
        <w:tabs>
          <w:tab w:val="left" w:pos="6360"/>
        </w:tabs>
        <w:snapToGrid w:val="0"/>
        <w:spacing w:line="360" w:lineRule="auto"/>
        <w:contextualSpacing/>
        <w:jc w:val="left"/>
        <w:rPr>
          <w:rFonts w:ascii="Times New Roman" w:hAnsi="Times New Roman"/>
        </w:rPr>
        <w:pPrChange w:id="3847" w:author="zhengping jin" w:date="2024-08-13T01:30:00Z" w16du:dateUtc="2024-08-12T17:30:00Z">
          <w:pPr>
            <w:tabs>
              <w:tab w:val="left" w:pos="6360"/>
            </w:tabs>
            <w:snapToGrid w:val="0"/>
            <w:spacing w:line="360" w:lineRule="auto"/>
            <w:ind w:firstLineChars="600" w:firstLine="1260"/>
            <w:contextualSpacing/>
            <w:jc w:val="left"/>
          </w:pPr>
        </w:pPrChange>
      </w:pPr>
      <w:r w:rsidRPr="006D722E">
        <w:rPr>
          <w:rFonts w:ascii="Times New Roman" w:hAnsi="Times New Roman"/>
        </w:rPr>
        <w:t>则由</w:t>
      </w:r>
      <w:ins w:id="3848" w:author="zhengping jin" w:date="2024-08-13T01:31:00Z" w16du:dateUtc="2024-08-12T17:31:00Z">
        <w:r w:rsidR="000232D4">
          <w:rPr>
            <w:rFonts w:ascii="Times New Roman" w:hAnsi="Times New Roman" w:hint="eastAsia"/>
          </w:rPr>
          <w:t>定理</w:t>
        </w:r>
      </w:ins>
      <w:r w:rsidR="008F4A3F" w:rsidRPr="008F4A3F">
        <w:rPr>
          <w:rFonts w:ascii="Times New Roman" w:hAnsi="Times New Roman" w:cs="Times New Roman" w:hint="eastAsia"/>
          <w:szCs w:val="24"/>
        </w:rPr>
        <w:t>2</w:t>
      </w:r>
      <w:r w:rsidR="008F4A3F" w:rsidRPr="008F4A3F">
        <w:rPr>
          <w:rFonts w:ascii="Times New Roman" w:hAnsi="Times New Roman" w:cs="Times New Roman"/>
          <w:szCs w:val="24"/>
        </w:rPr>
        <w:t>.2.14</w:t>
      </w:r>
      <w:r w:rsidR="008F4A3F" w:rsidRPr="008F4A3F">
        <w:rPr>
          <w:rFonts w:ascii="Times New Roman" w:hAnsi="Times New Roman"/>
          <w:szCs w:val="24"/>
        </w:rPr>
        <w:t xml:space="preserve"> (</w:t>
      </w:r>
      <w:r w:rsidR="008F4A3F" w:rsidRPr="008F4A3F">
        <w:rPr>
          <w:rFonts w:ascii="Times New Roman" w:hAnsi="Times New Roman" w:hint="eastAsia"/>
          <w:szCs w:val="21"/>
        </w:rPr>
        <w:t>费马小定理</w:t>
      </w:r>
      <w:r w:rsidR="008F4A3F" w:rsidRPr="008F4A3F">
        <w:rPr>
          <w:rFonts w:ascii="Times New Roman" w:hAnsi="Times New Roman" w:hint="eastAsia"/>
          <w:szCs w:val="21"/>
        </w:rPr>
        <w:t>)</w:t>
      </w:r>
      <w:r w:rsidRPr="006D722E">
        <w:rPr>
          <w:rFonts w:ascii="Times New Roman" w:hAnsi="Times New Roman"/>
        </w:rPr>
        <w:t>，这</w:t>
      </w:r>
      <w:r w:rsidRPr="006D722E">
        <w:rPr>
          <w:rFonts w:ascii="Times New Roman" w:hAnsi="Times New Roman"/>
          <w:i/>
        </w:rPr>
        <w:t>n</w:t>
      </w:r>
      <w:proofErr w:type="gramStart"/>
      <w:r w:rsidRPr="006D722E">
        <w:rPr>
          <w:rFonts w:ascii="Times New Roman" w:hAnsi="Times New Roman"/>
        </w:rPr>
        <w:t>个解都是</w:t>
      </w:r>
      <w:proofErr w:type="gramEnd"/>
      <w:r w:rsidRPr="006D722E">
        <w:rPr>
          <w:rFonts w:ascii="Times New Roman" w:hAnsi="Times New Roman"/>
          <w:noProof/>
          <w:position w:val="-10"/>
        </w:rPr>
        <w:drawing>
          <wp:inline distT="0" distB="0" distL="0" distR="0" wp14:anchorId="24D1C7B7" wp14:editId="1EE7736D">
            <wp:extent cx="1146810" cy="232410"/>
            <wp:effectExtent l="0" t="0" r="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127" cstate="print">
                      <a:extLst>
                        <a:ext uri="{28A0092B-C50C-407E-A947-70E740481C1C}">
                          <a14:useLocalDpi xmlns:a14="http://schemas.microsoft.com/office/drawing/2010/main" val="0"/>
                        </a:ext>
                      </a:extLst>
                    </a:blip>
                    <a:srcRect/>
                    <a:stretch>
                      <a:fillRect/>
                    </a:stretch>
                  </pic:blipFill>
                  <pic:spPr bwMode="auto">
                    <a:xfrm>
                      <a:off x="0" y="0"/>
                      <a:ext cx="1146810" cy="232410"/>
                    </a:xfrm>
                    <a:prstGeom prst="rect">
                      <a:avLst/>
                    </a:prstGeom>
                    <a:noFill/>
                    <a:ln>
                      <a:noFill/>
                    </a:ln>
                  </pic:spPr>
                </pic:pic>
              </a:graphicData>
            </a:graphic>
          </wp:inline>
        </w:drawing>
      </w:r>
      <w:r w:rsidRPr="006D722E">
        <w:rPr>
          <w:rFonts w:ascii="Times New Roman" w:hAnsi="Times New Roman"/>
        </w:rPr>
        <w:t>的解</w:t>
      </w:r>
      <w:r w:rsidRPr="006D722E">
        <w:rPr>
          <w:rFonts w:ascii="Times New Roman" w:hAnsi="Times New Roman"/>
        </w:rPr>
        <w:t xml:space="preserve">. </w:t>
      </w:r>
    </w:p>
    <w:p w14:paraId="7547E910" w14:textId="309977CD" w:rsidR="008F4A3F" w:rsidRDefault="00250DB7">
      <w:pPr>
        <w:tabs>
          <w:tab w:val="left" w:pos="6360"/>
        </w:tabs>
        <w:snapToGrid w:val="0"/>
        <w:spacing w:line="360" w:lineRule="auto"/>
        <w:ind w:firstLineChars="405" w:firstLine="850"/>
        <w:contextualSpacing/>
        <w:jc w:val="left"/>
        <w:rPr>
          <w:rFonts w:ascii="Times New Roman" w:hAnsi="Times New Roman"/>
        </w:rPr>
        <w:pPrChange w:id="3849" w:author="zhengping jin" w:date="2024-08-13T01:31:00Z" w16du:dateUtc="2024-08-12T17:31:00Z">
          <w:pPr>
            <w:tabs>
              <w:tab w:val="left" w:pos="6360"/>
            </w:tabs>
            <w:snapToGrid w:val="0"/>
            <w:spacing w:line="360" w:lineRule="auto"/>
            <w:ind w:firstLineChars="600" w:firstLine="1260"/>
            <w:contextualSpacing/>
            <w:jc w:val="left"/>
          </w:pPr>
        </w:pPrChange>
      </w:pPr>
      <w:r w:rsidRPr="006D722E">
        <w:rPr>
          <w:rFonts w:ascii="Times New Roman" w:hAnsi="Times New Roman"/>
        </w:rPr>
        <w:t>又由</w:t>
      </w:r>
      <w:del w:id="3850" w:author="zhengping jin" w:date="2024-08-13T01:32:00Z" w16du:dateUtc="2024-08-12T17:32:00Z">
        <w:r w:rsidR="008F4A3F" w:rsidDel="000232D4">
          <w:rPr>
            <w:rFonts w:ascii="Times New Roman" w:hAnsi="Times New Roman" w:hint="eastAsia"/>
          </w:rPr>
          <w:delText>式</w:delText>
        </w:r>
      </w:del>
      <w:r w:rsidR="008F4A3F" w:rsidRPr="006D722E">
        <w:rPr>
          <w:rFonts w:ascii="Times New Roman" w:hAnsi="Times New Roman"/>
          <w:noProof/>
          <w:position w:val="-10"/>
        </w:rPr>
        <w:drawing>
          <wp:inline distT="0" distB="0" distL="0" distR="0" wp14:anchorId="722713A0" wp14:editId="6028E512">
            <wp:extent cx="1519555" cy="232410"/>
            <wp:effectExtent l="0" t="0" r="4445" b="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126" cstate="print">
                      <a:extLst>
                        <a:ext uri="{28A0092B-C50C-407E-A947-70E740481C1C}">
                          <a14:useLocalDpi xmlns:a14="http://schemas.microsoft.com/office/drawing/2010/main" val="0"/>
                        </a:ext>
                      </a:extLst>
                    </a:blip>
                    <a:srcRect/>
                    <a:stretch>
                      <a:fillRect/>
                    </a:stretch>
                  </pic:blipFill>
                  <pic:spPr bwMode="auto">
                    <a:xfrm>
                      <a:off x="0" y="0"/>
                      <a:ext cx="1519555" cy="232410"/>
                    </a:xfrm>
                    <a:prstGeom prst="rect">
                      <a:avLst/>
                    </a:prstGeom>
                    <a:noFill/>
                    <a:ln>
                      <a:noFill/>
                    </a:ln>
                  </pic:spPr>
                </pic:pic>
              </a:graphicData>
            </a:graphic>
          </wp:inline>
        </w:drawing>
      </w:r>
      <w:r w:rsidRPr="006D722E">
        <w:rPr>
          <w:rFonts w:ascii="Times New Roman" w:hAnsi="Times New Roman"/>
        </w:rPr>
        <w:t>知</w:t>
      </w:r>
      <w:r w:rsidR="008F4A3F">
        <w:rPr>
          <w:rFonts w:ascii="Times New Roman" w:hAnsi="Times New Roman" w:hint="eastAsia"/>
        </w:rPr>
        <w:t>，</w:t>
      </w:r>
      <w:r w:rsidRPr="006D722E">
        <w:rPr>
          <w:rFonts w:ascii="Times New Roman" w:hAnsi="Times New Roman"/>
        </w:rPr>
        <w:t>这</w:t>
      </w:r>
      <w:r w:rsidRPr="006D722E">
        <w:rPr>
          <w:rFonts w:ascii="Times New Roman" w:hAnsi="Times New Roman"/>
          <w:i/>
        </w:rPr>
        <w:t>n</w:t>
      </w:r>
      <w:proofErr w:type="gramStart"/>
      <w:r w:rsidRPr="006D722E">
        <w:rPr>
          <w:rFonts w:ascii="Times New Roman" w:hAnsi="Times New Roman"/>
        </w:rPr>
        <w:t>个</w:t>
      </w:r>
      <w:proofErr w:type="gramEnd"/>
      <w:r w:rsidRPr="006D722E">
        <w:rPr>
          <w:rFonts w:ascii="Times New Roman" w:hAnsi="Times New Roman"/>
        </w:rPr>
        <w:t>解也是</w:t>
      </w:r>
      <w:r w:rsidRPr="006D722E">
        <w:rPr>
          <w:rFonts w:ascii="Times New Roman" w:hAnsi="Times New Roman"/>
          <w:noProof/>
          <w:position w:val="-10"/>
        </w:rPr>
        <w:drawing>
          <wp:inline distT="0" distB="0" distL="0" distR="0" wp14:anchorId="3043DC10" wp14:editId="365E25E2">
            <wp:extent cx="1026795" cy="196850"/>
            <wp:effectExtent l="0" t="0" r="1905" b="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128" cstate="print">
                      <a:extLst>
                        <a:ext uri="{28A0092B-C50C-407E-A947-70E740481C1C}">
                          <a14:useLocalDpi xmlns:a14="http://schemas.microsoft.com/office/drawing/2010/main" val="0"/>
                        </a:ext>
                      </a:extLst>
                    </a:blip>
                    <a:srcRect/>
                    <a:stretch>
                      <a:fillRect/>
                    </a:stretch>
                  </pic:blipFill>
                  <pic:spPr bwMode="auto">
                    <a:xfrm>
                      <a:off x="0" y="0"/>
                      <a:ext cx="1026795" cy="196850"/>
                    </a:xfrm>
                    <a:prstGeom prst="rect">
                      <a:avLst/>
                    </a:prstGeom>
                    <a:noFill/>
                    <a:ln>
                      <a:noFill/>
                    </a:ln>
                  </pic:spPr>
                </pic:pic>
              </a:graphicData>
            </a:graphic>
          </wp:inline>
        </w:drawing>
      </w:r>
      <w:r w:rsidRPr="006D722E">
        <w:rPr>
          <w:rFonts w:ascii="Times New Roman" w:hAnsi="Times New Roman"/>
        </w:rPr>
        <w:t>的解</w:t>
      </w:r>
      <w:r w:rsidRPr="006D722E">
        <w:rPr>
          <w:rFonts w:ascii="Times New Roman" w:hAnsi="Times New Roman"/>
        </w:rPr>
        <w:t xml:space="preserve">. </w:t>
      </w:r>
    </w:p>
    <w:p w14:paraId="5BD6CD8B" w14:textId="5F0C8FDC"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851" w:author="zhengping jin" w:date="2024-08-13T01:32:00Z" w16du:dateUtc="2024-08-12T17:32:00Z">
          <w:pPr>
            <w:tabs>
              <w:tab w:val="left" w:pos="6360"/>
            </w:tabs>
            <w:snapToGrid w:val="0"/>
            <w:spacing w:line="360" w:lineRule="auto"/>
            <w:ind w:firstLineChars="600" w:firstLine="1260"/>
            <w:contextualSpacing/>
            <w:jc w:val="left"/>
          </w:pPr>
        </w:pPrChange>
      </w:pPr>
      <w:r w:rsidRPr="006D722E">
        <w:rPr>
          <w:rFonts w:ascii="Times New Roman" w:hAnsi="Times New Roman"/>
        </w:rPr>
        <w:t>但</w:t>
      </w:r>
      <w:r w:rsidRPr="006D722E">
        <w:rPr>
          <w:rFonts w:ascii="Times New Roman" w:hAnsi="Times New Roman"/>
          <w:i/>
        </w:rPr>
        <w:t>r</w:t>
      </w:r>
      <w:ins w:id="3852" w:author="zhengping jin" w:date="2024-08-13T01:32:00Z" w16du:dateUtc="2024-08-12T17:32: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53" w:author="zhengping jin" w:date="2024-08-13T01:32:00Z" w16du:dateUtc="2024-08-12T17:32: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的次数小于</w:t>
      </w:r>
      <w:r w:rsidRPr="006D722E">
        <w:rPr>
          <w:rFonts w:ascii="Times New Roman" w:hAnsi="Times New Roman"/>
          <w:i/>
        </w:rPr>
        <w:t>n</w:t>
      </w:r>
      <w:r w:rsidRPr="007E1B88">
        <w:rPr>
          <w:rFonts w:ascii="Times New Roman" w:hAnsi="Times New Roman"/>
        </w:rPr>
        <w:t>，由</w:t>
      </w:r>
      <w:r w:rsidR="007E1B88" w:rsidRPr="007E1B88">
        <w:rPr>
          <w:rFonts w:ascii="Times New Roman" w:hAnsi="Times New Roman" w:hint="eastAsia"/>
        </w:rPr>
        <w:t>推论</w:t>
      </w:r>
      <w:r w:rsidR="007E1B88" w:rsidRPr="007E1B88">
        <w:rPr>
          <w:rFonts w:ascii="Times New Roman" w:hAnsi="Times New Roman" w:hint="eastAsia"/>
        </w:rPr>
        <w:t xml:space="preserve"> </w:t>
      </w:r>
      <w:r w:rsidR="007E1B88" w:rsidRPr="007E1B88">
        <w:rPr>
          <w:rFonts w:ascii="Times New Roman" w:hAnsi="Times New Roman"/>
        </w:rPr>
        <w:t xml:space="preserve">3.4.2 </w:t>
      </w:r>
      <w:r w:rsidR="007E1B88">
        <w:rPr>
          <w:rFonts w:ascii="Times New Roman" w:hAnsi="Times New Roman" w:hint="eastAsia"/>
        </w:rPr>
        <w:t>知</w:t>
      </w:r>
      <w:r w:rsidR="007E1B88" w:rsidRPr="007E1B88">
        <w:rPr>
          <w:rFonts w:ascii="Times New Roman" w:hAnsi="Times New Roman" w:hint="eastAsia"/>
        </w:rPr>
        <w:t>，</w:t>
      </w:r>
      <w:r w:rsidRPr="006D722E">
        <w:rPr>
          <w:rFonts w:ascii="Times New Roman" w:hAnsi="Times New Roman"/>
          <w:i/>
        </w:rPr>
        <w:t>r</w:t>
      </w:r>
      <w:ins w:id="3854" w:author="zhengping jin" w:date="2024-08-13T01:33:00Z" w16du:dateUtc="2024-08-12T17:33: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55" w:author="zhengping jin" w:date="2024-08-13T01:33:00Z" w16du:dateUtc="2024-08-12T17:33: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的系数都是</w:t>
      </w:r>
      <w:r w:rsidRPr="006D722E">
        <w:rPr>
          <w:rFonts w:ascii="Times New Roman" w:hAnsi="Times New Roman"/>
          <w:i/>
        </w:rPr>
        <w:t>p</w:t>
      </w:r>
      <w:r w:rsidRPr="006D722E">
        <w:rPr>
          <w:rFonts w:ascii="Times New Roman" w:hAnsi="Times New Roman"/>
        </w:rPr>
        <w:t>的倍数</w:t>
      </w:r>
      <w:r w:rsidRPr="006D722E">
        <w:rPr>
          <w:rFonts w:ascii="Times New Roman" w:hAnsi="Times New Roman"/>
        </w:rPr>
        <w:t>.</w:t>
      </w:r>
    </w:p>
    <w:p w14:paraId="5A983C2A" w14:textId="43638CDE" w:rsidR="00250DB7" w:rsidRPr="006D722E" w:rsidDel="000232D4" w:rsidRDefault="007E1B88" w:rsidP="007E1B88">
      <w:pPr>
        <w:tabs>
          <w:tab w:val="left" w:pos="6360"/>
        </w:tabs>
        <w:snapToGrid w:val="0"/>
        <w:spacing w:line="360" w:lineRule="auto"/>
        <w:ind w:firstLineChars="400" w:firstLine="840"/>
        <w:contextualSpacing/>
        <w:jc w:val="left"/>
        <w:rPr>
          <w:del w:id="3856" w:author="zhengping jin" w:date="2024-08-13T01:33:00Z" w16du:dateUtc="2024-08-12T17:33:00Z"/>
          <w:rFonts w:ascii="Times New Roman" w:hAnsi="Times New Roman"/>
        </w:rPr>
      </w:pPr>
      <w:r>
        <w:rPr>
          <w:rFonts w:ascii="Times New Roman" w:hAnsi="Times New Roman" w:hint="eastAsia"/>
        </w:rPr>
        <w:t>充分性：</w:t>
      </w:r>
      <w:r w:rsidR="00250DB7" w:rsidRPr="006D722E">
        <w:rPr>
          <w:rFonts w:ascii="Times New Roman" w:hAnsi="Times New Roman"/>
        </w:rPr>
        <w:t>若多项式</w:t>
      </w:r>
      <w:r w:rsidR="00250DB7" w:rsidRPr="006D722E">
        <w:rPr>
          <w:rFonts w:ascii="Times New Roman" w:hAnsi="Times New Roman"/>
          <w:i/>
        </w:rPr>
        <w:t>r</w:t>
      </w:r>
      <w:ins w:id="3857" w:author="zhengping jin" w:date="2024-08-13T01:33:00Z" w16du:dateUtc="2024-08-12T17:33: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del w:id="3858" w:author="zhengping jin" w:date="2024-08-13T01:33:00Z" w16du:dateUtc="2024-08-12T17:33:00Z">
        <w:r w:rsidR="00250DB7" w:rsidRPr="006D722E" w:rsidDel="000232D4">
          <w:rPr>
            <w:rFonts w:ascii="Times New Roman" w:hAnsi="Times New Roman"/>
          </w:rPr>
          <w:delText>（</w:delText>
        </w:r>
        <w:r w:rsidR="00250DB7" w:rsidRPr="006D722E" w:rsidDel="000232D4">
          <w:rPr>
            <w:rFonts w:ascii="Times New Roman" w:hAnsi="Times New Roman"/>
            <w:i/>
          </w:rPr>
          <w:delText>x</w:delText>
        </w:r>
        <w:r w:rsidR="00250DB7" w:rsidRPr="006D722E" w:rsidDel="000232D4">
          <w:rPr>
            <w:rFonts w:ascii="Times New Roman" w:hAnsi="Times New Roman"/>
          </w:rPr>
          <w:delText>）</w:delText>
        </w:r>
      </w:del>
      <w:r w:rsidR="00250DB7" w:rsidRPr="006D722E">
        <w:rPr>
          <w:rFonts w:ascii="Times New Roman" w:hAnsi="Times New Roman"/>
        </w:rPr>
        <w:t>的系数都被</w:t>
      </w:r>
      <w:r w:rsidR="00250DB7" w:rsidRPr="006D722E">
        <w:rPr>
          <w:rFonts w:ascii="Times New Roman" w:hAnsi="Times New Roman"/>
          <w:i/>
        </w:rPr>
        <w:t>p</w:t>
      </w:r>
      <w:r w:rsidR="00250DB7" w:rsidRPr="006D722E">
        <w:rPr>
          <w:rFonts w:ascii="Times New Roman" w:hAnsi="Times New Roman"/>
        </w:rPr>
        <w:t>整除，</w:t>
      </w:r>
    </w:p>
    <w:p w14:paraId="1D48FBF7" w14:textId="72BE6D65" w:rsidR="00250DB7" w:rsidRPr="006D722E" w:rsidRDefault="00250DB7">
      <w:pPr>
        <w:tabs>
          <w:tab w:val="left" w:pos="6360"/>
        </w:tabs>
        <w:snapToGrid w:val="0"/>
        <w:spacing w:line="360" w:lineRule="auto"/>
        <w:ind w:firstLineChars="400" w:firstLine="840"/>
        <w:contextualSpacing/>
        <w:jc w:val="left"/>
        <w:rPr>
          <w:rFonts w:ascii="Times New Roman" w:hAnsi="Times New Roman"/>
        </w:rPr>
        <w:pPrChange w:id="3859" w:author="zhengping jin" w:date="2024-08-13T01:33:00Z" w16du:dateUtc="2024-08-12T17:33:00Z">
          <w:pPr>
            <w:tabs>
              <w:tab w:val="left" w:pos="6360"/>
            </w:tabs>
            <w:snapToGrid w:val="0"/>
            <w:spacing w:line="360" w:lineRule="auto"/>
            <w:ind w:firstLineChars="600" w:firstLine="1260"/>
            <w:contextualSpacing/>
            <w:jc w:val="left"/>
          </w:pPr>
        </w:pPrChange>
      </w:pPr>
      <w:r w:rsidRPr="006D722E">
        <w:rPr>
          <w:rFonts w:ascii="Times New Roman" w:hAnsi="Times New Roman"/>
        </w:rPr>
        <w:t>则由</w:t>
      </w:r>
      <w:r w:rsidR="007E1B88" w:rsidRPr="007E1B88">
        <w:rPr>
          <w:rFonts w:ascii="Times New Roman" w:hAnsi="Times New Roman" w:hint="eastAsia"/>
        </w:rPr>
        <w:t>推论</w:t>
      </w:r>
      <w:r w:rsidR="007E1B88" w:rsidRPr="007E1B88">
        <w:rPr>
          <w:rFonts w:ascii="Times New Roman" w:hAnsi="Times New Roman" w:hint="eastAsia"/>
        </w:rPr>
        <w:t xml:space="preserve"> </w:t>
      </w:r>
      <w:r w:rsidR="007E1B88" w:rsidRPr="007E1B88">
        <w:rPr>
          <w:rFonts w:ascii="Times New Roman" w:hAnsi="Times New Roman"/>
        </w:rPr>
        <w:t>3.4.2</w:t>
      </w:r>
      <w:r w:rsidR="007E1B88">
        <w:rPr>
          <w:rFonts w:ascii="Times New Roman" w:hAnsi="Times New Roman" w:hint="eastAsia"/>
        </w:rPr>
        <w:t>知</w:t>
      </w:r>
      <w:r w:rsidRPr="006D722E">
        <w:rPr>
          <w:rFonts w:ascii="Times New Roman" w:hAnsi="Times New Roman"/>
        </w:rPr>
        <w:t>，</w:t>
      </w:r>
      <w:r w:rsidRPr="006D722E">
        <w:rPr>
          <w:rFonts w:ascii="Times New Roman" w:hAnsi="Times New Roman"/>
          <w:i/>
        </w:rPr>
        <w:t>r</w:t>
      </w:r>
      <w:ins w:id="3860" w:author="zhengping jin" w:date="2024-08-13T01:32:00Z" w16du:dateUtc="2024-08-12T17:32:00Z">
        <w:r w:rsidR="000232D4">
          <w:rPr>
            <w:rFonts w:ascii="Times New Roman" w:hAnsi="Times New Roman" w:hint="eastAsia"/>
            <w:iCs/>
          </w:rPr>
          <w:t>(</w:t>
        </w:r>
        <w:r w:rsidR="000232D4" w:rsidRPr="005B6C5D">
          <w:rPr>
            <w:rFonts w:ascii="Times New Roman" w:hAnsi="Times New Roman" w:hint="eastAsia"/>
            <w:i/>
          </w:rPr>
          <w:t>x</w:t>
        </w:r>
        <w:r w:rsidR="000232D4">
          <w:rPr>
            <w:rFonts w:ascii="Times New Roman" w:hAnsi="Times New Roman" w:hint="eastAsia"/>
            <w:iCs/>
          </w:rPr>
          <w:t>)</w:t>
        </w:r>
      </w:ins>
      <w:ins w:id="3861" w:author="zhengping jin" w:date="2024-08-13T01:33:00Z" w16du:dateUtc="2024-08-12T17:33:00Z">
        <w:r w:rsidR="000232D4">
          <w:rPr>
            <w:rFonts w:ascii="Times New Roman" w:hAnsi="Times New Roman" w:hint="eastAsia"/>
            <w:iCs/>
          </w:rPr>
          <w:t>对</w:t>
        </w:r>
      </w:ins>
      <w:del w:id="3862" w:author="zhengping jin" w:date="2024-08-13T01:32:00Z" w16du:dateUtc="2024-08-12T17:32:00Z">
        <w:r w:rsidRPr="006D722E" w:rsidDel="000232D4">
          <w:rPr>
            <w:rFonts w:ascii="Times New Roman" w:hAnsi="Times New Roman"/>
          </w:rPr>
          <w:delText>（</w:delText>
        </w:r>
        <w:r w:rsidRPr="006D722E" w:rsidDel="000232D4">
          <w:rPr>
            <w:rFonts w:ascii="Times New Roman" w:hAnsi="Times New Roman"/>
            <w:i/>
          </w:rPr>
          <w:delText>x</w:delText>
        </w:r>
        <w:r w:rsidRPr="006D722E" w:rsidDel="000232D4">
          <w:rPr>
            <w:rFonts w:ascii="Times New Roman" w:hAnsi="Times New Roman"/>
          </w:rPr>
          <w:delText>）</w:delText>
        </w:r>
      </w:del>
      <w:r w:rsidRPr="006D722E">
        <w:rPr>
          <w:rFonts w:ascii="Times New Roman" w:hAnsi="Times New Roman"/>
        </w:rPr>
        <w:t>所有整数</w:t>
      </w:r>
      <w:r w:rsidRPr="006D722E">
        <w:rPr>
          <w:rFonts w:ascii="Times New Roman" w:hAnsi="Times New Roman"/>
          <w:i/>
        </w:rPr>
        <w:t>x</w:t>
      </w:r>
      <w:r w:rsidRPr="006D722E">
        <w:rPr>
          <w:rFonts w:ascii="Times New Roman" w:hAnsi="Times New Roman"/>
        </w:rPr>
        <w:t>取值模</w:t>
      </w:r>
      <w:r w:rsidRPr="006D722E">
        <w:rPr>
          <w:rFonts w:ascii="Times New Roman" w:hAnsi="Times New Roman"/>
          <w:i/>
        </w:rPr>
        <w:t>p</w:t>
      </w:r>
      <w:r w:rsidRPr="006D722E">
        <w:rPr>
          <w:rFonts w:ascii="Times New Roman" w:hAnsi="Times New Roman"/>
        </w:rPr>
        <w:t>为零</w:t>
      </w:r>
      <w:r w:rsidRPr="006D722E">
        <w:rPr>
          <w:rFonts w:ascii="Times New Roman" w:hAnsi="Times New Roman"/>
        </w:rPr>
        <w:t xml:space="preserve">. </w:t>
      </w:r>
    </w:p>
    <w:p w14:paraId="02A248A7" w14:textId="4649EA20"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863" w:author="zhengping jin" w:date="2024-08-13T01:34:00Z" w16du:dateUtc="2024-08-12T17:34:00Z">
          <w:pPr>
            <w:tabs>
              <w:tab w:val="left" w:pos="6360"/>
            </w:tabs>
            <w:snapToGrid w:val="0"/>
            <w:spacing w:line="360" w:lineRule="auto"/>
            <w:ind w:firstLineChars="600" w:firstLine="1260"/>
            <w:contextualSpacing/>
            <w:jc w:val="left"/>
          </w:pPr>
        </w:pPrChange>
      </w:pPr>
      <w:r w:rsidRPr="006D722E">
        <w:rPr>
          <w:rFonts w:ascii="Times New Roman" w:hAnsi="Times New Roman"/>
        </w:rPr>
        <w:t>根据</w:t>
      </w:r>
      <w:ins w:id="3864" w:author="zhengping jin" w:date="2024-08-13T01:34:00Z" w16du:dateUtc="2024-08-12T17:34:00Z">
        <w:r w:rsidR="0078068D">
          <w:rPr>
            <w:rFonts w:ascii="Times New Roman" w:hAnsi="Times New Roman" w:hint="eastAsia"/>
          </w:rPr>
          <w:t>定理</w:t>
        </w:r>
      </w:ins>
      <w:r w:rsidR="007E1B88" w:rsidRPr="007E1B88">
        <w:rPr>
          <w:rFonts w:ascii="Times New Roman" w:hAnsi="Times New Roman" w:hint="eastAsia"/>
        </w:rPr>
        <w:t>2</w:t>
      </w:r>
      <w:r w:rsidR="007E1B88" w:rsidRPr="007E1B88">
        <w:rPr>
          <w:rFonts w:ascii="Times New Roman" w:hAnsi="Times New Roman"/>
        </w:rPr>
        <w:t>.2.14 (</w:t>
      </w:r>
      <w:r w:rsidR="007E1B88" w:rsidRPr="007E1B88">
        <w:rPr>
          <w:rFonts w:ascii="Times New Roman" w:hAnsi="Times New Roman" w:hint="eastAsia"/>
        </w:rPr>
        <w:t>费马小定理</w:t>
      </w:r>
      <w:r w:rsidR="007E1B88" w:rsidRPr="007E1B88">
        <w:rPr>
          <w:rFonts w:ascii="Times New Roman" w:hAnsi="Times New Roman" w:hint="eastAsia"/>
        </w:rPr>
        <w:t>)</w:t>
      </w:r>
      <w:r w:rsidRPr="006D722E">
        <w:rPr>
          <w:rFonts w:ascii="Times New Roman" w:hAnsi="Times New Roman"/>
        </w:rPr>
        <w:t>，对任何整数</w:t>
      </w:r>
      <w:r w:rsidRPr="006D722E">
        <w:rPr>
          <w:rFonts w:ascii="Times New Roman" w:hAnsi="Times New Roman"/>
          <w:i/>
        </w:rPr>
        <w:t>x</w:t>
      </w:r>
      <w:r w:rsidRPr="006D722E">
        <w:rPr>
          <w:rFonts w:ascii="Times New Roman" w:hAnsi="Times New Roman"/>
        </w:rPr>
        <w:t>，有</w:t>
      </w:r>
      <w:r w:rsidRPr="006D722E">
        <w:rPr>
          <w:rFonts w:ascii="Times New Roman" w:hAnsi="Times New Roman"/>
          <w:noProof/>
          <w:position w:val="-10"/>
        </w:rPr>
        <w:drawing>
          <wp:inline distT="0" distB="0" distL="0" distR="0" wp14:anchorId="54E0214C" wp14:editId="356A446A">
            <wp:extent cx="1146810" cy="232410"/>
            <wp:effectExtent l="0" t="0" r="0"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127" cstate="print">
                      <a:extLst>
                        <a:ext uri="{28A0092B-C50C-407E-A947-70E740481C1C}">
                          <a14:useLocalDpi xmlns:a14="http://schemas.microsoft.com/office/drawing/2010/main" val="0"/>
                        </a:ext>
                      </a:extLst>
                    </a:blip>
                    <a:srcRect/>
                    <a:stretch>
                      <a:fillRect/>
                    </a:stretch>
                  </pic:blipFill>
                  <pic:spPr bwMode="auto">
                    <a:xfrm>
                      <a:off x="0" y="0"/>
                      <a:ext cx="1146810" cy="232410"/>
                    </a:xfrm>
                    <a:prstGeom prst="rect">
                      <a:avLst/>
                    </a:prstGeom>
                    <a:noFill/>
                    <a:ln>
                      <a:noFill/>
                    </a:ln>
                  </pic:spPr>
                </pic:pic>
              </a:graphicData>
            </a:graphic>
          </wp:inline>
        </w:drawing>
      </w:r>
      <w:ins w:id="3865" w:author="zhengping jin" w:date="2024-08-13T01:34:00Z" w16du:dateUtc="2024-08-12T17:34:00Z">
        <w:r w:rsidR="0078068D">
          <w:rPr>
            <w:rFonts w:ascii="Times New Roman" w:hAnsi="Times New Roman" w:hint="eastAsia"/>
          </w:rPr>
          <w:t>.</w:t>
        </w:r>
      </w:ins>
    </w:p>
    <w:p w14:paraId="44DB8196" w14:textId="6BB09BDF"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866" w:author="zhengping jin" w:date="2024-08-13T01:35:00Z" w16du:dateUtc="2024-08-12T17:35:00Z">
          <w:pPr>
            <w:tabs>
              <w:tab w:val="left" w:pos="6360"/>
            </w:tabs>
            <w:snapToGrid w:val="0"/>
            <w:spacing w:line="360" w:lineRule="auto"/>
            <w:ind w:firstLineChars="600" w:firstLine="1260"/>
            <w:contextualSpacing/>
            <w:jc w:val="left"/>
          </w:pPr>
        </w:pPrChange>
      </w:pPr>
      <w:r w:rsidRPr="006D722E">
        <w:rPr>
          <w:rFonts w:ascii="Times New Roman" w:hAnsi="Times New Roman"/>
        </w:rPr>
        <w:t>因此，对任何整数</w:t>
      </w:r>
      <w:r w:rsidRPr="006D722E">
        <w:rPr>
          <w:rFonts w:ascii="Times New Roman" w:hAnsi="Times New Roman"/>
          <w:i/>
        </w:rPr>
        <w:t>x</w:t>
      </w:r>
      <w:r w:rsidRPr="006D722E">
        <w:rPr>
          <w:rFonts w:ascii="Times New Roman" w:hAnsi="Times New Roman"/>
        </w:rPr>
        <w:t>，有</w:t>
      </w:r>
      <w:r w:rsidRPr="006D722E">
        <w:rPr>
          <w:rFonts w:ascii="Times New Roman" w:hAnsi="Times New Roman"/>
          <w:noProof/>
          <w:position w:val="-10"/>
        </w:rPr>
        <w:drawing>
          <wp:inline distT="0" distB="0" distL="0" distR="0" wp14:anchorId="48CF6E40" wp14:editId="58C55BA0">
            <wp:extent cx="1329690" cy="196850"/>
            <wp:effectExtent l="0" t="0" r="3810" b="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129" cstate="print">
                      <a:extLst>
                        <a:ext uri="{28A0092B-C50C-407E-A947-70E740481C1C}">
                          <a14:useLocalDpi xmlns:a14="http://schemas.microsoft.com/office/drawing/2010/main" val="0"/>
                        </a:ext>
                      </a:extLst>
                    </a:blip>
                    <a:srcRect/>
                    <a:stretch>
                      <a:fillRect/>
                    </a:stretch>
                  </pic:blipFill>
                  <pic:spPr bwMode="auto">
                    <a:xfrm>
                      <a:off x="0" y="0"/>
                      <a:ext cx="1329690" cy="196850"/>
                    </a:xfrm>
                    <a:prstGeom prst="rect">
                      <a:avLst/>
                    </a:prstGeom>
                    <a:noFill/>
                    <a:ln>
                      <a:noFill/>
                    </a:ln>
                  </pic:spPr>
                </pic:pic>
              </a:graphicData>
            </a:graphic>
          </wp:inline>
        </w:drawing>
      </w:r>
      <w:r w:rsidR="007E1B88">
        <w:rPr>
          <w:rFonts w:ascii="Times New Roman" w:hAnsi="Times New Roman" w:hint="eastAsia"/>
        </w:rPr>
        <w:t>，即</w:t>
      </w:r>
      <w:r w:rsidRPr="006D722E">
        <w:rPr>
          <w:rFonts w:ascii="Times New Roman" w:hAnsi="Times New Roman"/>
        </w:rPr>
        <w:t>有</w:t>
      </w:r>
      <w:r w:rsidRPr="006D722E">
        <w:rPr>
          <w:rFonts w:ascii="Times New Roman" w:hAnsi="Times New Roman"/>
          <w:i/>
        </w:rPr>
        <w:t>p</w:t>
      </w:r>
      <w:proofErr w:type="gramStart"/>
      <w:r w:rsidRPr="006D722E">
        <w:rPr>
          <w:rFonts w:ascii="Times New Roman" w:hAnsi="Times New Roman"/>
        </w:rPr>
        <w:t>个</w:t>
      </w:r>
      <w:proofErr w:type="gramEnd"/>
      <w:r w:rsidRPr="006D722E">
        <w:rPr>
          <w:rFonts w:ascii="Times New Roman" w:hAnsi="Times New Roman"/>
        </w:rPr>
        <w:t>不同的解，</w:t>
      </w:r>
    </w:p>
    <w:p w14:paraId="34073262" w14:textId="22E26A6B" w:rsidR="00250DB7" w:rsidRPr="006D722E" w:rsidRDefault="007E1B88" w:rsidP="00250DB7">
      <w:pPr>
        <w:tabs>
          <w:tab w:val="left" w:pos="6360"/>
        </w:tabs>
        <w:snapToGrid w:val="0"/>
        <w:spacing w:line="360" w:lineRule="auto"/>
        <w:contextualSpacing/>
        <w:jc w:val="center"/>
        <w:rPr>
          <w:rFonts w:ascii="Times New Roman" w:hAnsi="Times New Roman"/>
        </w:rPr>
      </w:pPr>
      <w:r>
        <w:rPr>
          <w:rFonts w:ascii="Times New Roman" w:hAnsi="Times New Roman"/>
        </w:rPr>
        <w:t xml:space="preserve">    </w:t>
      </w:r>
      <w:r w:rsidR="00250DB7" w:rsidRPr="006D722E">
        <w:rPr>
          <w:rFonts w:ascii="Times New Roman" w:hAnsi="Times New Roman"/>
          <w:noProof/>
          <w:position w:val="-10"/>
        </w:rPr>
        <w:drawing>
          <wp:inline distT="0" distB="0" distL="0" distR="0" wp14:anchorId="2658E2D1" wp14:editId="3B022FA9">
            <wp:extent cx="1456055" cy="196850"/>
            <wp:effectExtent l="0" t="0" r="0" b="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1130" cstate="print">
                      <a:extLst>
                        <a:ext uri="{28A0092B-C50C-407E-A947-70E740481C1C}">
                          <a14:useLocalDpi xmlns:a14="http://schemas.microsoft.com/office/drawing/2010/main" val="0"/>
                        </a:ext>
                      </a:extLst>
                    </a:blip>
                    <a:srcRect/>
                    <a:stretch>
                      <a:fillRect/>
                    </a:stretch>
                  </pic:blipFill>
                  <pic:spPr bwMode="auto">
                    <a:xfrm>
                      <a:off x="0" y="0"/>
                      <a:ext cx="1456055" cy="196850"/>
                    </a:xfrm>
                    <a:prstGeom prst="rect">
                      <a:avLst/>
                    </a:prstGeom>
                    <a:noFill/>
                    <a:ln>
                      <a:noFill/>
                    </a:ln>
                  </pic:spPr>
                </pic:pic>
              </a:graphicData>
            </a:graphic>
          </wp:inline>
        </w:drawing>
      </w:r>
      <w:ins w:id="3867" w:author="zhengping jin" w:date="2024-08-13T01:35:00Z" w16du:dateUtc="2024-08-12T17:35:00Z">
        <w:r w:rsidR="0078068D">
          <w:rPr>
            <w:rFonts w:ascii="Times New Roman" w:hAnsi="Times New Roman" w:hint="eastAsia"/>
          </w:rPr>
          <w:t>.</w:t>
        </w:r>
      </w:ins>
    </w:p>
    <w:p w14:paraId="132499BE" w14:textId="6334EC68" w:rsidR="00250DB7" w:rsidRPr="006D722E" w:rsidRDefault="0078068D">
      <w:pPr>
        <w:tabs>
          <w:tab w:val="left" w:pos="6360"/>
        </w:tabs>
        <w:snapToGrid w:val="0"/>
        <w:spacing w:line="360" w:lineRule="auto"/>
        <w:ind w:firstLineChars="405" w:firstLine="850"/>
        <w:contextualSpacing/>
        <w:rPr>
          <w:rFonts w:ascii="Times New Roman" w:hAnsi="Times New Roman"/>
        </w:rPr>
        <w:pPrChange w:id="3868" w:author="zhengping jin" w:date="2024-08-13T01:35:00Z" w16du:dateUtc="2024-08-12T17:35:00Z">
          <w:pPr>
            <w:tabs>
              <w:tab w:val="left" w:pos="6360"/>
            </w:tabs>
            <w:snapToGrid w:val="0"/>
            <w:spacing w:line="360" w:lineRule="auto"/>
            <w:ind w:firstLineChars="600" w:firstLine="1260"/>
            <w:contextualSpacing/>
          </w:pPr>
        </w:pPrChange>
      </w:pPr>
      <w:ins w:id="3869" w:author="zhengping jin" w:date="2024-08-13T01:37:00Z" w16du:dateUtc="2024-08-12T17:37:00Z">
        <w:r>
          <w:rPr>
            <w:rFonts w:ascii="Times New Roman" w:hAnsi="Times New Roman" w:hint="eastAsia"/>
          </w:rPr>
          <w:t>由此可得</w:t>
        </w:r>
        <w:r>
          <w:rPr>
            <w:rFonts w:ascii="Times New Roman" w:hAnsi="Times New Roman" w:hint="eastAsia"/>
          </w:rPr>
          <w:t xml:space="preserve">, </w:t>
        </w:r>
      </w:ins>
      <w:ins w:id="3870" w:author="zhengping jin" w:date="2024-08-13T01:38:00Z" w16du:dateUtc="2024-08-12T17:38:00Z">
        <w:r w:rsidRPr="006D722E">
          <w:rPr>
            <w:rFonts w:ascii="Times New Roman" w:hAnsi="Times New Roman"/>
            <w:noProof/>
            <w:position w:val="-10"/>
          </w:rPr>
          <w:drawing>
            <wp:inline distT="0" distB="0" distL="0" distR="0" wp14:anchorId="09280086" wp14:editId="5EA8C4B5">
              <wp:extent cx="1097280" cy="196850"/>
              <wp:effectExtent l="0" t="0" r="7620" b="0"/>
              <wp:docPr id="456986928" name="图片 45698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131" cstate="print">
                        <a:extLst>
                          <a:ext uri="{28A0092B-C50C-407E-A947-70E740481C1C}">
                            <a14:useLocalDpi xmlns:a14="http://schemas.microsoft.com/office/drawing/2010/main" val="0"/>
                          </a:ext>
                        </a:extLst>
                      </a:blip>
                      <a:srcRect/>
                      <a:stretch>
                        <a:fillRect/>
                      </a:stretch>
                    </pic:blipFill>
                    <pic:spPr bwMode="auto">
                      <a:xfrm>
                        <a:off x="0" y="0"/>
                        <a:ext cx="1097280" cy="196850"/>
                      </a:xfrm>
                      <a:prstGeom prst="rect">
                        <a:avLst/>
                      </a:prstGeom>
                      <a:noFill/>
                      <a:ln>
                        <a:noFill/>
                      </a:ln>
                    </pic:spPr>
                  </pic:pic>
                </a:graphicData>
              </a:graphic>
            </wp:inline>
          </w:drawing>
        </w:r>
        <w:r>
          <w:rPr>
            <w:rFonts w:ascii="Times New Roman" w:hAnsi="Times New Roman" w:hint="eastAsia"/>
          </w:rPr>
          <w:t>的解数</w:t>
        </w:r>
        <w:r>
          <w:rPr>
            <w:rFonts w:ascii="Times New Roman" w:hAnsi="Times New Roman" w:hint="eastAsia"/>
          </w:rPr>
          <w:t xml:space="preserve"> </w:t>
        </w:r>
        <w:r w:rsidRPr="0078068D">
          <w:rPr>
            <w:rFonts w:ascii="Times New Roman" w:hAnsi="Times New Roman"/>
            <w:i/>
            <w:iCs/>
            <w:rPrChange w:id="3871" w:author="zhengping jin" w:date="2024-08-13T01:38:00Z" w16du:dateUtc="2024-08-12T17:38:00Z">
              <w:rPr>
                <w:rFonts w:ascii="Times New Roman" w:hAnsi="Times New Roman"/>
              </w:rPr>
            </w:rPrChange>
          </w:rPr>
          <w:t>k</w:t>
        </w:r>
        <w:r>
          <w:rPr>
            <w:rFonts w:ascii="Times New Roman" w:hAnsi="Times New Roman" w:hint="eastAsia"/>
          </w:rPr>
          <w:t xml:space="preserve"> = </w:t>
        </w:r>
        <w:r w:rsidRPr="0078068D">
          <w:rPr>
            <w:rFonts w:ascii="Times New Roman" w:hAnsi="Times New Roman"/>
            <w:i/>
            <w:iCs/>
            <w:rPrChange w:id="3872" w:author="zhengping jin" w:date="2024-08-13T01:38:00Z" w16du:dateUtc="2024-08-12T17:38:00Z">
              <w:rPr>
                <w:rFonts w:ascii="Times New Roman" w:hAnsi="Times New Roman"/>
              </w:rPr>
            </w:rPrChange>
          </w:rPr>
          <w:t>n</w:t>
        </w:r>
        <w:r>
          <w:rPr>
            <w:rFonts w:ascii="Times New Roman" w:hAnsi="Times New Roman" w:hint="eastAsia"/>
          </w:rPr>
          <w:t xml:space="preserve">. </w:t>
        </w:r>
        <w:r>
          <w:rPr>
            <w:rFonts w:ascii="Times New Roman" w:hAnsi="Times New Roman" w:hint="eastAsia"/>
          </w:rPr>
          <w:t>若不然</w:t>
        </w:r>
        <w:r>
          <w:rPr>
            <w:rFonts w:ascii="Times New Roman" w:hAnsi="Times New Roman" w:hint="eastAsia"/>
          </w:rPr>
          <w:t xml:space="preserve">, </w:t>
        </w:r>
      </w:ins>
      <w:del w:id="3873" w:author="zhengping jin" w:date="2024-08-13T01:39:00Z" w16du:dateUtc="2024-08-12T17:39:00Z">
        <w:r w:rsidR="00250DB7" w:rsidRPr="006D722E" w:rsidDel="0078068D">
          <w:rPr>
            <w:rFonts w:ascii="Times New Roman" w:hAnsi="Times New Roman"/>
          </w:rPr>
          <w:delText>现在假设</w:delText>
        </w:r>
        <w:r w:rsidR="00250DB7" w:rsidRPr="006D722E" w:rsidDel="0078068D">
          <w:rPr>
            <w:rFonts w:ascii="Times New Roman" w:hAnsi="Times New Roman"/>
            <w:noProof/>
            <w:position w:val="-10"/>
          </w:rPr>
          <w:drawing>
            <wp:inline distT="0" distB="0" distL="0" distR="0" wp14:anchorId="5DEB4806" wp14:editId="26370205">
              <wp:extent cx="1097280" cy="196850"/>
              <wp:effectExtent l="0" t="0" r="7620" b="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1131" cstate="print">
                        <a:extLst>
                          <a:ext uri="{28A0092B-C50C-407E-A947-70E740481C1C}">
                            <a14:useLocalDpi xmlns:a14="http://schemas.microsoft.com/office/drawing/2010/main" val="0"/>
                          </a:ext>
                        </a:extLst>
                      </a:blip>
                      <a:srcRect/>
                      <a:stretch>
                        <a:fillRect/>
                      </a:stretch>
                    </pic:blipFill>
                    <pic:spPr bwMode="auto">
                      <a:xfrm>
                        <a:off x="0" y="0"/>
                        <a:ext cx="1097280" cy="196850"/>
                      </a:xfrm>
                      <a:prstGeom prst="rect">
                        <a:avLst/>
                      </a:prstGeom>
                      <a:noFill/>
                      <a:ln>
                        <a:noFill/>
                      </a:ln>
                    </pic:spPr>
                  </pic:pic>
                </a:graphicData>
              </a:graphic>
            </wp:inline>
          </w:drawing>
        </w:r>
        <w:r w:rsidR="00250DB7" w:rsidRPr="006D722E" w:rsidDel="0078068D">
          <w:rPr>
            <w:rFonts w:ascii="Times New Roman" w:hAnsi="Times New Roman"/>
          </w:rPr>
          <w:delText>的解数</w:delText>
        </w:r>
      </w:del>
      <w:r w:rsidR="00250DB7" w:rsidRPr="006D722E">
        <w:rPr>
          <w:rFonts w:ascii="Times New Roman" w:hAnsi="Times New Roman"/>
          <w:i/>
        </w:rPr>
        <w:t>k</w:t>
      </w:r>
      <w:r w:rsidR="00250DB7" w:rsidRPr="006D722E">
        <w:rPr>
          <w:rFonts w:ascii="Times New Roman" w:hAnsi="Times New Roman"/>
        </w:rPr>
        <w:t>&lt;</w:t>
      </w:r>
      <w:r w:rsidR="00250DB7" w:rsidRPr="006D722E">
        <w:rPr>
          <w:rFonts w:ascii="Times New Roman" w:hAnsi="Times New Roman"/>
          <w:i/>
        </w:rPr>
        <w:t>n</w:t>
      </w:r>
      <w:r w:rsidR="00250DB7" w:rsidRPr="006D722E">
        <w:rPr>
          <w:rFonts w:ascii="Times New Roman" w:hAnsi="Times New Roman"/>
        </w:rPr>
        <w:t xml:space="preserve">. </w:t>
      </w:r>
    </w:p>
    <w:p w14:paraId="7E2AD414" w14:textId="64FEEFC7" w:rsidR="00250DB7" w:rsidRPr="006D722E" w:rsidRDefault="00CD42D9">
      <w:pPr>
        <w:tabs>
          <w:tab w:val="left" w:pos="6360"/>
        </w:tabs>
        <w:snapToGrid w:val="0"/>
        <w:spacing w:line="360" w:lineRule="auto"/>
        <w:ind w:firstLineChars="405" w:firstLine="850"/>
        <w:contextualSpacing/>
        <w:rPr>
          <w:rFonts w:ascii="Times New Roman" w:hAnsi="Times New Roman"/>
        </w:rPr>
        <w:pPrChange w:id="3874" w:author="zhengping jin" w:date="2024-08-13T01:35:00Z" w16du:dateUtc="2024-08-12T17:35:00Z">
          <w:pPr>
            <w:tabs>
              <w:tab w:val="left" w:pos="6360"/>
            </w:tabs>
            <w:snapToGrid w:val="0"/>
            <w:spacing w:line="360" w:lineRule="auto"/>
            <w:ind w:firstLineChars="600" w:firstLine="1260"/>
            <w:contextualSpacing/>
          </w:pPr>
        </w:pPrChange>
      </w:pPr>
      <w:ins w:id="3875" w:author="zhengping jin" w:date="2024-08-13T01:41:00Z" w16du:dateUtc="2024-08-12T17:41:00Z">
        <w:r>
          <w:rPr>
            <w:rFonts w:ascii="Times New Roman" w:hAnsi="Times New Roman" w:hint="eastAsia"/>
          </w:rPr>
          <w:t>又</w:t>
        </w:r>
      </w:ins>
      <w:r w:rsidR="00250DB7" w:rsidRPr="006D722E">
        <w:rPr>
          <w:rFonts w:ascii="Times New Roman" w:hAnsi="Times New Roman"/>
        </w:rPr>
        <w:t>因为次数为</w:t>
      </w:r>
      <w:r w:rsidR="00250DB7" w:rsidRPr="006D722E">
        <w:rPr>
          <w:rFonts w:ascii="Times New Roman" w:hAnsi="Times New Roman"/>
          <w:i/>
        </w:rPr>
        <w:t>p</w:t>
      </w:r>
      <w:r w:rsidR="00250DB7" w:rsidRPr="006D722E">
        <w:rPr>
          <w:rFonts w:ascii="Times New Roman" w:hAnsi="Times New Roman"/>
        </w:rPr>
        <w:t>-</w:t>
      </w:r>
      <w:r w:rsidR="00250DB7" w:rsidRPr="006D722E">
        <w:rPr>
          <w:rFonts w:ascii="Times New Roman" w:hAnsi="Times New Roman"/>
          <w:i/>
        </w:rPr>
        <w:t>n</w:t>
      </w:r>
      <w:r w:rsidR="00250DB7" w:rsidRPr="006D722E">
        <w:rPr>
          <w:rFonts w:ascii="Times New Roman" w:hAnsi="Times New Roman"/>
        </w:rPr>
        <w:t>的多项式</w:t>
      </w:r>
      <w:r w:rsidR="00250DB7" w:rsidRPr="006D722E">
        <w:rPr>
          <w:rFonts w:ascii="Times New Roman" w:hAnsi="Times New Roman"/>
          <w:i/>
        </w:rPr>
        <w:t>q</w:t>
      </w:r>
      <w:ins w:id="3876" w:author="zhengping jin" w:date="2024-08-13T01:35:00Z" w16du:dateUtc="2024-08-12T17:35:00Z">
        <w:r w:rsidR="0078068D">
          <w:rPr>
            <w:rFonts w:ascii="Times New Roman" w:hAnsi="Times New Roman" w:hint="eastAsia"/>
            <w:iCs/>
          </w:rPr>
          <w:t>(</w:t>
        </w:r>
        <w:r w:rsidR="0078068D" w:rsidRPr="005B6C5D">
          <w:rPr>
            <w:rFonts w:ascii="Times New Roman" w:hAnsi="Times New Roman" w:hint="eastAsia"/>
            <w:i/>
          </w:rPr>
          <w:t>x</w:t>
        </w:r>
        <w:r w:rsidR="0078068D">
          <w:rPr>
            <w:rFonts w:ascii="Times New Roman" w:hAnsi="Times New Roman" w:hint="eastAsia"/>
            <w:iCs/>
          </w:rPr>
          <w:t>)</w:t>
        </w:r>
      </w:ins>
      <w:del w:id="3877" w:author="zhengping jin" w:date="2024-08-13T01:35:00Z" w16du:dateUtc="2024-08-12T17:35:00Z">
        <w:r w:rsidR="00250DB7" w:rsidRPr="006D722E" w:rsidDel="0078068D">
          <w:rPr>
            <w:rFonts w:ascii="Times New Roman" w:hAnsi="Times New Roman"/>
          </w:rPr>
          <w:delText>（</w:delText>
        </w:r>
        <w:r w:rsidR="00250DB7" w:rsidRPr="006D722E" w:rsidDel="0078068D">
          <w:rPr>
            <w:rFonts w:ascii="Times New Roman" w:hAnsi="Times New Roman"/>
            <w:i/>
          </w:rPr>
          <w:delText>x</w:delText>
        </w:r>
        <w:r w:rsidR="00250DB7" w:rsidRPr="006D722E" w:rsidDel="0078068D">
          <w:rPr>
            <w:rFonts w:ascii="Times New Roman" w:hAnsi="Times New Roman"/>
          </w:rPr>
          <w:delText>）</w:delText>
        </w:r>
      </w:del>
      <w:r w:rsidR="00250DB7" w:rsidRPr="006D722E">
        <w:rPr>
          <w:rFonts w:ascii="Times New Roman" w:hAnsi="Times New Roman"/>
        </w:rPr>
        <w:t>的同余方程</w:t>
      </w:r>
      <w:r w:rsidR="00250DB7" w:rsidRPr="006D722E">
        <w:rPr>
          <w:rFonts w:ascii="Times New Roman" w:hAnsi="Times New Roman"/>
          <w:noProof/>
          <w:position w:val="-10"/>
        </w:rPr>
        <w:drawing>
          <wp:inline distT="0" distB="0" distL="0" distR="0" wp14:anchorId="27554C9D" wp14:editId="0E68F1DD">
            <wp:extent cx="963930" cy="196850"/>
            <wp:effectExtent l="0" t="0" r="762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1132" cstate="print">
                      <a:extLst>
                        <a:ext uri="{28A0092B-C50C-407E-A947-70E740481C1C}">
                          <a14:useLocalDpi xmlns:a14="http://schemas.microsoft.com/office/drawing/2010/main" val="0"/>
                        </a:ext>
                      </a:extLst>
                    </a:blip>
                    <a:srcRect/>
                    <a:stretch>
                      <a:fillRect/>
                    </a:stretch>
                  </pic:blipFill>
                  <pic:spPr bwMode="auto">
                    <a:xfrm>
                      <a:off x="0" y="0"/>
                      <a:ext cx="963930" cy="196850"/>
                    </a:xfrm>
                    <a:prstGeom prst="rect">
                      <a:avLst/>
                    </a:prstGeom>
                    <a:noFill/>
                    <a:ln>
                      <a:noFill/>
                    </a:ln>
                  </pic:spPr>
                </pic:pic>
              </a:graphicData>
            </a:graphic>
          </wp:inline>
        </w:drawing>
      </w:r>
      <w:r w:rsidR="00250DB7" w:rsidRPr="006D722E">
        <w:rPr>
          <w:rFonts w:ascii="Times New Roman" w:hAnsi="Times New Roman"/>
        </w:rPr>
        <w:t>的解数</w:t>
      </w:r>
      <w:r w:rsidR="00250DB7" w:rsidRPr="006D722E">
        <w:rPr>
          <w:rFonts w:ascii="Times New Roman" w:hAnsi="Times New Roman"/>
          <w:noProof/>
          <w:position w:val="-10"/>
        </w:rPr>
        <w:drawing>
          <wp:inline distT="0" distB="0" distL="0" distR="0" wp14:anchorId="6B13620E" wp14:editId="61A5AAD2">
            <wp:extent cx="576580" cy="196850"/>
            <wp:effectExtent l="0" t="0" r="0"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576580" cy="196850"/>
                    </a:xfrm>
                    <a:prstGeom prst="rect">
                      <a:avLst/>
                    </a:prstGeom>
                    <a:noFill/>
                    <a:ln>
                      <a:noFill/>
                    </a:ln>
                  </pic:spPr>
                </pic:pic>
              </a:graphicData>
            </a:graphic>
          </wp:inline>
        </w:drawing>
      </w:r>
      <w:r w:rsidR="00250DB7" w:rsidRPr="006D722E">
        <w:rPr>
          <w:rFonts w:ascii="Times New Roman" w:hAnsi="Times New Roman"/>
        </w:rPr>
        <w:t>，</w:t>
      </w:r>
    </w:p>
    <w:p w14:paraId="4C16FD19" w14:textId="198E871B" w:rsidR="00250DB7" w:rsidRPr="006D722E" w:rsidRDefault="00250DB7">
      <w:pPr>
        <w:tabs>
          <w:tab w:val="left" w:pos="6360"/>
        </w:tabs>
        <w:snapToGrid w:val="0"/>
        <w:spacing w:line="360" w:lineRule="auto"/>
        <w:ind w:firstLineChars="405" w:firstLine="850"/>
        <w:contextualSpacing/>
        <w:rPr>
          <w:rFonts w:ascii="Times New Roman" w:hAnsi="Times New Roman"/>
        </w:rPr>
        <w:pPrChange w:id="3878" w:author="zhengping jin" w:date="2024-08-13T01:39:00Z" w16du:dateUtc="2024-08-12T17:39:00Z">
          <w:pPr>
            <w:tabs>
              <w:tab w:val="left" w:pos="6360"/>
            </w:tabs>
            <w:snapToGrid w:val="0"/>
            <w:spacing w:line="360" w:lineRule="auto"/>
            <w:ind w:firstLineChars="600" w:firstLine="1260"/>
            <w:contextualSpacing/>
          </w:pPr>
        </w:pPrChange>
      </w:pPr>
      <w:r w:rsidRPr="006D722E">
        <w:rPr>
          <w:rFonts w:ascii="Times New Roman" w:hAnsi="Times New Roman"/>
        </w:rPr>
        <w:t>所以</w:t>
      </w:r>
      <w:r w:rsidR="007E1B88" w:rsidRPr="006D722E">
        <w:rPr>
          <w:rFonts w:ascii="Times New Roman" w:hAnsi="Times New Roman"/>
          <w:noProof/>
          <w:position w:val="-10"/>
        </w:rPr>
        <w:drawing>
          <wp:inline distT="0" distB="0" distL="0" distR="0" wp14:anchorId="0BE1C651" wp14:editId="6F81CB0B">
            <wp:extent cx="1329690" cy="196850"/>
            <wp:effectExtent l="0" t="0" r="3810" b="0"/>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129" cstate="print">
                      <a:extLst>
                        <a:ext uri="{28A0092B-C50C-407E-A947-70E740481C1C}">
                          <a14:useLocalDpi xmlns:a14="http://schemas.microsoft.com/office/drawing/2010/main" val="0"/>
                        </a:ext>
                      </a:extLst>
                    </a:blip>
                    <a:srcRect/>
                    <a:stretch>
                      <a:fillRect/>
                    </a:stretch>
                  </pic:blipFill>
                  <pic:spPr bwMode="auto">
                    <a:xfrm>
                      <a:off x="0" y="0"/>
                      <a:ext cx="1329690" cy="196850"/>
                    </a:xfrm>
                    <a:prstGeom prst="rect">
                      <a:avLst/>
                    </a:prstGeom>
                    <a:noFill/>
                    <a:ln>
                      <a:noFill/>
                    </a:ln>
                  </pic:spPr>
                </pic:pic>
              </a:graphicData>
            </a:graphic>
          </wp:inline>
        </w:drawing>
      </w:r>
      <w:r w:rsidRPr="006D722E">
        <w:rPr>
          <w:rFonts w:ascii="Times New Roman" w:hAnsi="Times New Roman"/>
        </w:rPr>
        <w:t>的解数小于等于</w:t>
      </w:r>
      <w:proofErr w:type="spellStart"/>
      <w:r w:rsidRPr="006D722E">
        <w:rPr>
          <w:rFonts w:ascii="Times New Roman" w:hAnsi="Times New Roman"/>
          <w:i/>
        </w:rPr>
        <w:t>k</w:t>
      </w:r>
      <w:r w:rsidRPr="006D722E">
        <w:rPr>
          <w:rFonts w:ascii="Times New Roman" w:hAnsi="Times New Roman"/>
        </w:rPr>
        <w:t>+</w:t>
      </w:r>
      <w:r w:rsidRPr="006D722E">
        <w:rPr>
          <w:rFonts w:ascii="Times New Roman" w:hAnsi="Times New Roman"/>
          <w:i/>
        </w:rPr>
        <w:t>h</w:t>
      </w:r>
      <w:proofErr w:type="spellEnd"/>
      <w:r w:rsidRPr="006D722E">
        <w:rPr>
          <w:rFonts w:ascii="Times New Roman" w:hAnsi="Times New Roman"/>
        </w:rPr>
        <w:t>&lt;</w:t>
      </w:r>
      <w:r w:rsidRPr="006D722E">
        <w:rPr>
          <w:rFonts w:ascii="Times New Roman" w:hAnsi="Times New Roman"/>
          <w:i/>
        </w:rPr>
        <w:t>p</w:t>
      </w:r>
      <w:r w:rsidRPr="006D722E">
        <w:rPr>
          <w:rFonts w:ascii="Times New Roman" w:hAnsi="Times New Roman"/>
        </w:rPr>
        <w:t>，矛盾</w:t>
      </w:r>
      <w:r w:rsidRPr="006D722E">
        <w:rPr>
          <w:rFonts w:ascii="Times New Roman" w:hAnsi="Times New Roman"/>
        </w:rPr>
        <w:t>.</w:t>
      </w:r>
    </w:p>
    <w:p w14:paraId="62A27520" w14:textId="77777777" w:rsidR="00250DB7" w:rsidRPr="006D722E" w:rsidRDefault="00250DB7" w:rsidP="00250DB7">
      <w:pPr>
        <w:tabs>
          <w:tab w:val="left" w:pos="6360"/>
        </w:tabs>
        <w:snapToGrid w:val="0"/>
        <w:spacing w:line="360" w:lineRule="auto"/>
        <w:contextualSpacing/>
        <w:rPr>
          <w:rFonts w:ascii="Times New Roman" w:hAnsi="Times New Roman"/>
        </w:rPr>
      </w:pPr>
    </w:p>
    <w:p w14:paraId="0D743F7E" w14:textId="7C7A2058"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推论</w:t>
      </w:r>
      <w:r w:rsidR="008F4A3F">
        <w:rPr>
          <w:rFonts w:ascii="Times New Roman" w:hAnsi="Times New Roman"/>
          <w:b/>
        </w:rPr>
        <w:t>3.4.3</w:t>
      </w:r>
      <w:r w:rsidRPr="006D722E">
        <w:rPr>
          <w:rFonts w:ascii="Times New Roman" w:hAnsi="Times New Roman"/>
          <w:b/>
        </w:rPr>
        <w:t xml:space="preserve"> </w:t>
      </w:r>
      <w:r w:rsidRPr="006D722E">
        <w:rPr>
          <w:rFonts w:ascii="Times New Roman" w:hAnsi="Times New Roman"/>
        </w:rPr>
        <w:t>设</w:t>
      </w:r>
      <w:r w:rsidRPr="006D722E">
        <w:rPr>
          <w:rFonts w:ascii="Times New Roman" w:hAnsi="Times New Roman"/>
          <w:i/>
        </w:rPr>
        <w:t>p</w:t>
      </w:r>
      <w:r w:rsidRPr="006D722E">
        <w:rPr>
          <w:rFonts w:ascii="Times New Roman" w:hAnsi="Times New Roman"/>
        </w:rPr>
        <w:t>是一个素数，</w:t>
      </w:r>
      <w:r w:rsidRPr="006D722E">
        <w:rPr>
          <w:rFonts w:ascii="Times New Roman" w:hAnsi="Times New Roman"/>
          <w:i/>
        </w:rPr>
        <w:t>d</w:t>
      </w:r>
      <w:r w:rsidRPr="006D722E">
        <w:rPr>
          <w:rFonts w:ascii="Times New Roman" w:hAnsi="Times New Roman"/>
        </w:rPr>
        <w:t>是</w:t>
      </w:r>
      <w:r w:rsidRPr="006D722E">
        <w:rPr>
          <w:rFonts w:ascii="Times New Roman" w:hAnsi="Times New Roman"/>
          <w:i/>
        </w:rPr>
        <w:t>p</w:t>
      </w:r>
      <w:r w:rsidRPr="006D722E">
        <w:rPr>
          <w:rFonts w:ascii="Times New Roman" w:hAnsi="Times New Roman"/>
        </w:rPr>
        <w:t>-1</w:t>
      </w:r>
      <w:r w:rsidRPr="006D722E">
        <w:rPr>
          <w:rFonts w:ascii="Times New Roman" w:hAnsi="Times New Roman"/>
        </w:rPr>
        <w:t>的正因数</w:t>
      </w:r>
      <w:r w:rsidRPr="006D722E">
        <w:rPr>
          <w:rFonts w:ascii="Times New Roman" w:hAnsi="Times New Roman"/>
        </w:rPr>
        <w:t xml:space="preserve">. </w:t>
      </w:r>
      <w:r w:rsidRPr="006D722E">
        <w:rPr>
          <w:rFonts w:ascii="Times New Roman" w:hAnsi="Times New Roman"/>
        </w:rPr>
        <w:t>那么多项式</w:t>
      </w:r>
      <w:r w:rsidRPr="006D722E">
        <w:rPr>
          <w:rFonts w:ascii="Times New Roman" w:hAnsi="Times New Roman"/>
          <w:noProof/>
          <w:position w:val="-6"/>
        </w:rPr>
        <w:drawing>
          <wp:inline distT="0" distB="0" distL="0" distR="0" wp14:anchorId="2B971E52" wp14:editId="5F72F612">
            <wp:extent cx="379730" cy="196850"/>
            <wp:effectExtent l="0" t="0" r="1270"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1134" cstate="print">
                      <a:extLst>
                        <a:ext uri="{28A0092B-C50C-407E-A947-70E740481C1C}">
                          <a14:useLocalDpi xmlns:a14="http://schemas.microsoft.com/office/drawing/2010/main" val="0"/>
                        </a:ext>
                      </a:extLst>
                    </a:blip>
                    <a:srcRect/>
                    <a:stretch>
                      <a:fillRect/>
                    </a:stretch>
                  </pic:blipFill>
                  <pic:spPr bwMode="auto">
                    <a:xfrm>
                      <a:off x="0" y="0"/>
                      <a:ext cx="379730" cy="196850"/>
                    </a:xfrm>
                    <a:prstGeom prst="rect">
                      <a:avLst/>
                    </a:prstGeom>
                    <a:noFill/>
                    <a:ln>
                      <a:noFill/>
                    </a:ln>
                  </pic:spPr>
                </pic:pic>
              </a:graphicData>
            </a:graphic>
          </wp:inline>
        </w:drawing>
      </w:r>
      <w:r w:rsidRPr="006D722E">
        <w:rPr>
          <w:rFonts w:ascii="Times New Roman" w:hAnsi="Times New Roman"/>
        </w:rPr>
        <w:t>模</w:t>
      </w:r>
      <w:r w:rsidRPr="006D722E">
        <w:rPr>
          <w:rFonts w:ascii="Times New Roman" w:hAnsi="Times New Roman"/>
          <w:i/>
        </w:rPr>
        <w:t>p</w:t>
      </w:r>
      <w:r w:rsidRPr="006D722E">
        <w:rPr>
          <w:rFonts w:ascii="Times New Roman" w:hAnsi="Times New Roman"/>
        </w:rPr>
        <w:t>有</w:t>
      </w:r>
      <w:r w:rsidRPr="006D722E">
        <w:rPr>
          <w:rFonts w:ascii="Times New Roman" w:hAnsi="Times New Roman"/>
          <w:i/>
        </w:rPr>
        <w:t>d</w:t>
      </w:r>
      <w:proofErr w:type="gramStart"/>
      <w:r w:rsidRPr="006D722E">
        <w:rPr>
          <w:rFonts w:ascii="Times New Roman" w:hAnsi="Times New Roman"/>
        </w:rPr>
        <w:t>个</w:t>
      </w:r>
      <w:proofErr w:type="gramEnd"/>
      <w:r w:rsidRPr="006D722E">
        <w:rPr>
          <w:rFonts w:ascii="Times New Roman" w:hAnsi="Times New Roman"/>
        </w:rPr>
        <w:t>不同的根</w:t>
      </w:r>
      <w:r w:rsidRPr="006D722E">
        <w:rPr>
          <w:rFonts w:ascii="Times New Roman" w:hAnsi="Times New Roman"/>
        </w:rPr>
        <w:t>.</w:t>
      </w:r>
    </w:p>
    <w:p w14:paraId="3FB489B5" w14:textId="5DD63678"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因为</w:t>
      </w:r>
      <w:r w:rsidRPr="006D722E">
        <w:rPr>
          <w:rFonts w:ascii="Times New Roman" w:hAnsi="Times New Roman"/>
          <w:noProof/>
          <w:position w:val="-10"/>
        </w:rPr>
        <w:drawing>
          <wp:inline distT="0" distB="0" distL="0" distR="0" wp14:anchorId="5856F8EA" wp14:editId="1B9803D3">
            <wp:extent cx="506730" cy="196850"/>
            <wp:effectExtent l="0" t="0" r="7620" b="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135" cstate="print">
                      <a:extLst>
                        <a:ext uri="{28A0092B-C50C-407E-A947-70E740481C1C}">
                          <a14:useLocalDpi xmlns:a14="http://schemas.microsoft.com/office/drawing/2010/main" val="0"/>
                        </a:ext>
                      </a:extLst>
                    </a:blip>
                    <a:srcRect/>
                    <a:stretch>
                      <a:fillRect/>
                    </a:stretch>
                  </pic:blipFill>
                  <pic:spPr bwMode="auto">
                    <a:xfrm>
                      <a:off x="0" y="0"/>
                      <a:ext cx="506730" cy="196850"/>
                    </a:xfrm>
                    <a:prstGeom prst="rect">
                      <a:avLst/>
                    </a:prstGeom>
                    <a:noFill/>
                    <a:ln>
                      <a:noFill/>
                    </a:ln>
                  </pic:spPr>
                </pic:pic>
              </a:graphicData>
            </a:graphic>
          </wp:inline>
        </w:drawing>
      </w:r>
      <w:r w:rsidRPr="006D722E">
        <w:rPr>
          <w:rFonts w:ascii="Times New Roman" w:hAnsi="Times New Roman"/>
        </w:rPr>
        <w:t>，所以存在整数</w:t>
      </w:r>
      <w:r w:rsidRPr="006D722E">
        <w:rPr>
          <w:rFonts w:ascii="Times New Roman" w:hAnsi="Times New Roman"/>
          <w:i/>
        </w:rPr>
        <w:t>q</w:t>
      </w:r>
      <w:r w:rsidRPr="006D722E">
        <w:rPr>
          <w:rFonts w:ascii="Times New Roman" w:hAnsi="Times New Roman"/>
        </w:rPr>
        <w:t>使得</w:t>
      </w:r>
      <w:r w:rsidRPr="006D722E">
        <w:rPr>
          <w:rFonts w:ascii="Times New Roman" w:hAnsi="Times New Roman"/>
          <w:i/>
        </w:rPr>
        <w:t>p</w:t>
      </w:r>
      <w:r w:rsidRPr="006D722E">
        <w:rPr>
          <w:rFonts w:ascii="Times New Roman" w:hAnsi="Times New Roman"/>
        </w:rPr>
        <w:t>-1=</w:t>
      </w:r>
      <w:proofErr w:type="spellStart"/>
      <w:r w:rsidRPr="006D722E">
        <w:rPr>
          <w:rFonts w:ascii="Times New Roman" w:hAnsi="Times New Roman"/>
          <w:i/>
        </w:rPr>
        <w:t>dq</w:t>
      </w:r>
      <w:proofErr w:type="spellEnd"/>
      <w:r w:rsidRPr="006D722E">
        <w:rPr>
          <w:rFonts w:ascii="Times New Roman" w:hAnsi="Times New Roman"/>
        </w:rPr>
        <w:t xml:space="preserve">. </w:t>
      </w:r>
      <w:r w:rsidRPr="006D722E">
        <w:rPr>
          <w:rFonts w:ascii="Times New Roman" w:hAnsi="Times New Roman"/>
        </w:rPr>
        <w:t>这样，我们有因式分解</w:t>
      </w:r>
      <w:del w:id="3879" w:author="zhengping jin" w:date="2024-08-13T01:42:00Z" w16du:dateUtc="2024-08-12T17:42:00Z">
        <w:r w:rsidRPr="006D722E" w:rsidDel="001015C2">
          <w:rPr>
            <w:rFonts w:ascii="Times New Roman" w:hAnsi="Times New Roman"/>
          </w:rPr>
          <w:delText>式</w:delText>
        </w:r>
      </w:del>
      <w:r w:rsidRPr="006D722E">
        <w:rPr>
          <w:rFonts w:ascii="Times New Roman" w:hAnsi="Times New Roman"/>
        </w:rPr>
        <w:t>：</w:t>
      </w:r>
    </w:p>
    <w:p w14:paraId="0C13C2CB" w14:textId="3FE1B984" w:rsidR="00250DB7" w:rsidRPr="006D722E" w:rsidRDefault="001015C2" w:rsidP="00250DB7">
      <w:pPr>
        <w:tabs>
          <w:tab w:val="left" w:pos="6360"/>
        </w:tabs>
        <w:snapToGrid w:val="0"/>
        <w:spacing w:line="360" w:lineRule="auto"/>
        <w:ind w:firstLine="420"/>
        <w:contextualSpacing/>
        <w:jc w:val="center"/>
        <w:rPr>
          <w:rFonts w:ascii="Times New Roman" w:hAnsi="Times New Roman"/>
          <w:position w:val="-10"/>
        </w:rPr>
      </w:pPr>
      <w:ins w:id="3880" w:author="zhengping jin" w:date="2024-08-13T01:43:00Z" w16du:dateUtc="2024-08-12T17:43:00Z">
        <w:r w:rsidRPr="001663E4">
          <w:rPr>
            <w:rFonts w:ascii="Times New Roman" w:hAnsi="Times New Roman"/>
            <w:i/>
            <w:iCs/>
            <w:position w:val="-10"/>
            <w:rPrChange w:id="3881" w:author="zhengping jin" w:date="2024-08-13T01:44:00Z" w16du:dateUtc="2024-08-12T17:44:00Z">
              <w:rPr>
                <w:rFonts w:ascii="Times New Roman" w:hAnsi="Times New Roman"/>
                <w:position w:val="-10"/>
              </w:rPr>
            </w:rPrChange>
          </w:rPr>
          <w:t>x</w:t>
        </w:r>
        <w:r w:rsidRPr="001663E4">
          <w:rPr>
            <w:rFonts w:ascii="Times New Roman" w:hAnsi="Times New Roman"/>
            <w:i/>
            <w:iCs/>
            <w:position w:val="-10"/>
            <w:vertAlign w:val="superscript"/>
            <w:rPrChange w:id="3882" w:author="zhengping jin" w:date="2024-08-13T01:44:00Z" w16du:dateUtc="2024-08-12T17:44:00Z">
              <w:rPr>
                <w:rFonts w:ascii="Times New Roman" w:hAnsi="Times New Roman"/>
                <w:position w:val="-10"/>
              </w:rPr>
            </w:rPrChange>
          </w:rPr>
          <w:t>p</w:t>
        </w:r>
        <w:r w:rsidRPr="001663E4">
          <w:rPr>
            <w:rFonts w:ascii="Times New Roman" w:hAnsi="Times New Roman"/>
            <w:position w:val="-10"/>
            <w:vertAlign w:val="superscript"/>
            <w:rPrChange w:id="3883" w:author="zhengping jin" w:date="2024-08-13T01:44:00Z" w16du:dateUtc="2024-08-12T17:44:00Z">
              <w:rPr>
                <w:rFonts w:ascii="Times New Roman" w:hAnsi="Times New Roman"/>
                <w:position w:val="-10"/>
              </w:rPr>
            </w:rPrChange>
          </w:rPr>
          <w:t>-1</w:t>
        </w:r>
        <w:r>
          <w:rPr>
            <w:rFonts w:ascii="Times New Roman" w:hAnsi="Times New Roman" w:hint="eastAsia"/>
            <w:position w:val="-10"/>
          </w:rPr>
          <w:t>-1=(</w:t>
        </w:r>
        <w:r w:rsidRPr="001663E4">
          <w:rPr>
            <w:rFonts w:ascii="Times New Roman" w:hAnsi="Times New Roman"/>
            <w:i/>
            <w:iCs/>
            <w:position w:val="-10"/>
            <w:rPrChange w:id="3884" w:author="zhengping jin" w:date="2024-08-13T01:44:00Z" w16du:dateUtc="2024-08-12T17:44:00Z">
              <w:rPr>
                <w:rFonts w:ascii="Times New Roman" w:hAnsi="Times New Roman"/>
                <w:position w:val="-10"/>
              </w:rPr>
            </w:rPrChange>
          </w:rPr>
          <w:t>x</w:t>
        </w:r>
        <w:r w:rsidRPr="001663E4">
          <w:rPr>
            <w:rFonts w:ascii="Times New Roman" w:hAnsi="Times New Roman"/>
            <w:i/>
            <w:iCs/>
            <w:position w:val="-10"/>
            <w:vertAlign w:val="superscript"/>
            <w:rPrChange w:id="3885" w:author="zhengping jin" w:date="2024-08-13T01:44:00Z" w16du:dateUtc="2024-08-12T17:44:00Z">
              <w:rPr>
                <w:rFonts w:ascii="Times New Roman" w:hAnsi="Times New Roman"/>
                <w:position w:val="-10"/>
              </w:rPr>
            </w:rPrChange>
          </w:rPr>
          <w:t>d</w:t>
        </w:r>
        <w:r>
          <w:rPr>
            <w:rFonts w:ascii="Times New Roman" w:hAnsi="Times New Roman" w:hint="eastAsia"/>
            <w:position w:val="-10"/>
          </w:rPr>
          <w:t>-</w:t>
        </w:r>
        <w:proofErr w:type="gramStart"/>
        <w:r>
          <w:rPr>
            <w:rFonts w:ascii="Times New Roman" w:hAnsi="Times New Roman" w:hint="eastAsia"/>
            <w:position w:val="-10"/>
          </w:rPr>
          <w:t>1)(</w:t>
        </w:r>
        <w:proofErr w:type="gramEnd"/>
        <w:r w:rsidRPr="001663E4">
          <w:rPr>
            <w:rFonts w:ascii="Times New Roman" w:hAnsi="Times New Roman"/>
            <w:i/>
            <w:iCs/>
            <w:position w:val="-10"/>
            <w:rPrChange w:id="3886" w:author="zhengping jin" w:date="2024-08-13T01:45:00Z" w16du:dateUtc="2024-08-12T17:45:00Z">
              <w:rPr>
                <w:rFonts w:ascii="Times New Roman" w:hAnsi="Times New Roman"/>
                <w:position w:val="-10"/>
              </w:rPr>
            </w:rPrChange>
          </w:rPr>
          <w:t>x</w:t>
        </w:r>
        <w:r w:rsidRPr="001663E4">
          <w:rPr>
            <w:rFonts w:ascii="Times New Roman" w:hAnsi="Times New Roman"/>
            <w:i/>
            <w:iCs/>
            <w:position w:val="-10"/>
            <w:vertAlign w:val="superscript"/>
            <w:rPrChange w:id="3887" w:author="zhengping jin" w:date="2024-08-13T01:45:00Z" w16du:dateUtc="2024-08-12T17:45:00Z">
              <w:rPr>
                <w:rFonts w:ascii="Times New Roman" w:hAnsi="Times New Roman"/>
                <w:position w:val="-10"/>
              </w:rPr>
            </w:rPrChange>
          </w:rPr>
          <w:t>d</w:t>
        </w:r>
        <w:r w:rsidRPr="001663E4">
          <w:rPr>
            <w:rFonts w:ascii="Times New Roman" w:hAnsi="Times New Roman"/>
            <w:position w:val="-10"/>
            <w:vertAlign w:val="superscript"/>
            <w:rPrChange w:id="3888" w:author="zhengping jin" w:date="2024-08-13T01:45:00Z" w16du:dateUtc="2024-08-12T17:45:00Z">
              <w:rPr>
                <w:rFonts w:ascii="Times New Roman" w:hAnsi="Times New Roman"/>
                <w:position w:val="-10"/>
              </w:rPr>
            </w:rPrChange>
          </w:rPr>
          <w:t>(</w:t>
        </w:r>
        <w:r w:rsidRPr="001663E4">
          <w:rPr>
            <w:rFonts w:ascii="Times New Roman" w:hAnsi="Times New Roman"/>
            <w:i/>
            <w:iCs/>
            <w:position w:val="-10"/>
            <w:vertAlign w:val="superscript"/>
            <w:rPrChange w:id="3889" w:author="zhengping jin" w:date="2024-08-13T01:45:00Z" w16du:dateUtc="2024-08-12T17:45:00Z">
              <w:rPr>
                <w:rFonts w:ascii="Times New Roman" w:hAnsi="Times New Roman"/>
                <w:position w:val="-10"/>
              </w:rPr>
            </w:rPrChange>
          </w:rPr>
          <w:t>q</w:t>
        </w:r>
        <w:r w:rsidRPr="001663E4">
          <w:rPr>
            <w:rFonts w:ascii="Times New Roman" w:hAnsi="Times New Roman"/>
            <w:position w:val="-10"/>
            <w:vertAlign w:val="superscript"/>
            <w:rPrChange w:id="3890" w:author="zhengping jin" w:date="2024-08-13T01:45:00Z" w16du:dateUtc="2024-08-12T17:45:00Z">
              <w:rPr>
                <w:rFonts w:ascii="Times New Roman" w:hAnsi="Times New Roman"/>
                <w:position w:val="-10"/>
              </w:rPr>
            </w:rPrChange>
          </w:rPr>
          <w:t>-1)</w:t>
        </w:r>
        <w:r>
          <w:rPr>
            <w:rFonts w:ascii="Times New Roman" w:hAnsi="Times New Roman" w:hint="eastAsia"/>
            <w:position w:val="-10"/>
          </w:rPr>
          <w:t>+</w:t>
        </w:r>
        <w:r w:rsidRPr="001663E4">
          <w:rPr>
            <w:rFonts w:ascii="Times New Roman" w:hAnsi="Times New Roman"/>
            <w:i/>
            <w:iCs/>
            <w:position w:val="-10"/>
            <w:rPrChange w:id="3891" w:author="zhengping jin" w:date="2024-08-13T01:45:00Z" w16du:dateUtc="2024-08-12T17:45:00Z">
              <w:rPr>
                <w:rFonts w:ascii="Times New Roman" w:hAnsi="Times New Roman"/>
                <w:position w:val="-10"/>
              </w:rPr>
            </w:rPrChange>
          </w:rPr>
          <w:t>x</w:t>
        </w:r>
        <w:r w:rsidRPr="001663E4">
          <w:rPr>
            <w:rFonts w:ascii="Times New Roman" w:hAnsi="Times New Roman"/>
            <w:i/>
            <w:iCs/>
            <w:position w:val="-10"/>
            <w:vertAlign w:val="superscript"/>
            <w:rPrChange w:id="3892" w:author="zhengping jin" w:date="2024-08-13T01:45:00Z" w16du:dateUtc="2024-08-12T17:45:00Z">
              <w:rPr>
                <w:rFonts w:ascii="Times New Roman" w:hAnsi="Times New Roman"/>
                <w:position w:val="-10"/>
              </w:rPr>
            </w:rPrChange>
          </w:rPr>
          <w:t>d</w:t>
        </w:r>
        <w:r w:rsidRPr="001663E4">
          <w:rPr>
            <w:rFonts w:ascii="Times New Roman" w:hAnsi="Times New Roman"/>
            <w:position w:val="-10"/>
            <w:vertAlign w:val="superscript"/>
            <w:rPrChange w:id="3893" w:author="zhengping jin" w:date="2024-08-13T01:45:00Z" w16du:dateUtc="2024-08-12T17:45:00Z">
              <w:rPr>
                <w:rFonts w:ascii="Times New Roman" w:hAnsi="Times New Roman"/>
                <w:position w:val="-10"/>
              </w:rPr>
            </w:rPrChange>
          </w:rPr>
          <w:t>(</w:t>
        </w:r>
        <w:r w:rsidRPr="001663E4">
          <w:rPr>
            <w:rFonts w:ascii="Times New Roman" w:hAnsi="Times New Roman"/>
            <w:i/>
            <w:iCs/>
            <w:position w:val="-10"/>
            <w:vertAlign w:val="superscript"/>
            <w:rPrChange w:id="3894" w:author="zhengping jin" w:date="2024-08-13T01:45:00Z" w16du:dateUtc="2024-08-12T17:45:00Z">
              <w:rPr>
                <w:rFonts w:ascii="Times New Roman" w:hAnsi="Times New Roman"/>
                <w:position w:val="-10"/>
              </w:rPr>
            </w:rPrChange>
          </w:rPr>
          <w:t>q</w:t>
        </w:r>
        <w:r w:rsidRPr="001663E4">
          <w:rPr>
            <w:rFonts w:ascii="Times New Roman" w:hAnsi="Times New Roman"/>
            <w:position w:val="-10"/>
            <w:vertAlign w:val="superscript"/>
            <w:rPrChange w:id="3895" w:author="zhengping jin" w:date="2024-08-13T01:45:00Z" w16du:dateUtc="2024-08-12T17:45:00Z">
              <w:rPr>
                <w:rFonts w:ascii="Times New Roman" w:hAnsi="Times New Roman"/>
                <w:position w:val="-10"/>
              </w:rPr>
            </w:rPrChange>
          </w:rPr>
          <w:t>-2)</w:t>
        </w:r>
        <w:r>
          <w:rPr>
            <w:rFonts w:ascii="Times New Roman" w:hAnsi="Times New Roman" w:hint="eastAsia"/>
            <w:position w:val="-10"/>
          </w:rPr>
          <w:t>+</w:t>
        </w:r>
      </w:ins>
      <w:ins w:id="3896" w:author="zhengping jin" w:date="2024-08-13T01:44:00Z" w16du:dateUtc="2024-08-12T17:44:00Z">
        <w:r>
          <w:rPr>
            <w:rFonts w:ascii="Lucida Sans Unicode" w:hAnsi="Lucida Sans Unicode" w:cs="Lucida Sans Unicode"/>
            <w:position w:val="-10"/>
          </w:rPr>
          <w:t>⋯</w:t>
        </w:r>
        <w:r>
          <w:rPr>
            <w:rFonts w:ascii="Times New Roman" w:hAnsi="Times New Roman" w:hint="eastAsia"/>
            <w:position w:val="-10"/>
          </w:rPr>
          <w:t>+</w:t>
        </w:r>
        <w:r w:rsidRPr="001663E4">
          <w:rPr>
            <w:rFonts w:ascii="Times New Roman" w:hAnsi="Times New Roman"/>
            <w:i/>
            <w:iCs/>
            <w:position w:val="-10"/>
            <w:rPrChange w:id="3897" w:author="zhengping jin" w:date="2024-08-13T01:45:00Z" w16du:dateUtc="2024-08-12T17:45:00Z">
              <w:rPr>
                <w:rFonts w:ascii="Times New Roman" w:hAnsi="Times New Roman"/>
                <w:position w:val="-10"/>
              </w:rPr>
            </w:rPrChange>
          </w:rPr>
          <w:t>x</w:t>
        </w:r>
        <w:r w:rsidRPr="001663E4">
          <w:rPr>
            <w:rFonts w:ascii="Times New Roman" w:hAnsi="Times New Roman"/>
            <w:i/>
            <w:iCs/>
            <w:position w:val="-10"/>
            <w:vertAlign w:val="superscript"/>
            <w:rPrChange w:id="3898" w:author="zhengping jin" w:date="2024-08-13T01:45:00Z" w16du:dateUtc="2024-08-12T17:45:00Z">
              <w:rPr>
                <w:rFonts w:ascii="Times New Roman" w:hAnsi="Times New Roman"/>
                <w:position w:val="-10"/>
              </w:rPr>
            </w:rPrChange>
          </w:rPr>
          <w:t>d</w:t>
        </w:r>
        <w:r>
          <w:rPr>
            <w:rFonts w:ascii="Times New Roman" w:hAnsi="Times New Roman" w:hint="eastAsia"/>
            <w:position w:val="-10"/>
          </w:rPr>
          <w:t>+1</w:t>
        </w:r>
      </w:ins>
      <w:ins w:id="3899" w:author="zhengping jin" w:date="2024-08-13T01:43:00Z" w16du:dateUtc="2024-08-12T17:43:00Z">
        <w:r>
          <w:rPr>
            <w:rFonts w:ascii="Times New Roman" w:hAnsi="Times New Roman" w:hint="eastAsia"/>
            <w:position w:val="-10"/>
          </w:rPr>
          <w:t>)</w:t>
        </w:r>
      </w:ins>
      <w:ins w:id="3900" w:author="zhengping jin" w:date="2024-08-13T01:44:00Z" w16du:dateUtc="2024-08-12T17:44:00Z">
        <w:r>
          <w:rPr>
            <w:rFonts w:ascii="Times New Roman" w:hAnsi="Times New Roman" w:hint="eastAsia"/>
            <w:position w:val="-10"/>
          </w:rPr>
          <w:t>+</w:t>
        </w:r>
        <w:r w:rsidRPr="001663E4">
          <w:rPr>
            <w:rFonts w:ascii="Times New Roman" w:hAnsi="Times New Roman"/>
            <w:i/>
            <w:iCs/>
            <w:position w:val="-10"/>
            <w:rPrChange w:id="3901" w:author="zhengping jin" w:date="2024-08-13T01:46:00Z" w16du:dateUtc="2024-08-12T17:46:00Z">
              <w:rPr>
                <w:rFonts w:ascii="Times New Roman" w:hAnsi="Times New Roman"/>
                <w:position w:val="-10"/>
              </w:rPr>
            </w:rPrChange>
          </w:rPr>
          <w:t>p</w:t>
        </w:r>
        <w:r>
          <w:rPr>
            <w:rFonts w:ascii="Times New Roman" w:hAnsi="Times New Roman"/>
            <w:position w:val="-10"/>
          </w:rPr>
          <w:sym w:font="Wingdings" w:char="F09E"/>
        </w:r>
        <w:r>
          <w:rPr>
            <w:rFonts w:ascii="Times New Roman" w:hAnsi="Times New Roman" w:hint="eastAsia"/>
            <w:position w:val="-10"/>
          </w:rPr>
          <w:t>0</w:t>
        </w:r>
      </w:ins>
      <w:del w:id="3902" w:author="zhengping jin" w:date="2024-08-13T01:46:00Z" w16du:dateUtc="2024-08-12T17:46:00Z">
        <w:r w:rsidR="00250DB7" w:rsidRPr="006D722E" w:rsidDel="001663E4">
          <w:rPr>
            <w:rFonts w:ascii="Times New Roman" w:hAnsi="Times New Roman"/>
            <w:noProof/>
            <w:position w:val="-10"/>
          </w:rPr>
          <w:drawing>
            <wp:inline distT="0" distB="0" distL="0" distR="0" wp14:anchorId="31D76ED3" wp14:editId="174525C8">
              <wp:extent cx="3158490" cy="232410"/>
              <wp:effectExtent l="0" t="0" r="3810"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1136" cstate="print">
                        <a:extLst>
                          <a:ext uri="{28A0092B-C50C-407E-A947-70E740481C1C}">
                            <a14:useLocalDpi xmlns:a14="http://schemas.microsoft.com/office/drawing/2010/main" val="0"/>
                          </a:ext>
                        </a:extLst>
                      </a:blip>
                      <a:srcRect/>
                      <a:stretch>
                        <a:fillRect/>
                      </a:stretch>
                    </pic:blipFill>
                    <pic:spPr bwMode="auto">
                      <a:xfrm>
                        <a:off x="0" y="0"/>
                        <a:ext cx="3158490" cy="232410"/>
                      </a:xfrm>
                      <a:prstGeom prst="rect">
                        <a:avLst/>
                      </a:prstGeom>
                      <a:noFill/>
                      <a:ln>
                        <a:noFill/>
                      </a:ln>
                    </pic:spPr>
                  </pic:pic>
                </a:graphicData>
              </a:graphic>
            </wp:inline>
          </w:drawing>
        </w:r>
      </w:del>
      <w:ins w:id="3903" w:author="zhengping jin" w:date="2024-08-13T01:46:00Z" w16du:dateUtc="2024-08-12T17:46:00Z">
        <w:r w:rsidR="001663E4">
          <w:rPr>
            <w:rFonts w:ascii="Times New Roman" w:hAnsi="Times New Roman" w:hint="eastAsia"/>
            <w:position w:val="-10"/>
          </w:rPr>
          <w:t>.</w:t>
        </w:r>
      </w:ins>
    </w:p>
    <w:p w14:paraId="1CCC9337" w14:textId="3763FCB2" w:rsidR="008F4A3F" w:rsidRDefault="00250DB7" w:rsidP="00250DB7">
      <w:pPr>
        <w:tabs>
          <w:tab w:val="left" w:pos="6360"/>
        </w:tabs>
        <w:snapToGrid w:val="0"/>
        <w:spacing w:line="360" w:lineRule="auto"/>
        <w:ind w:firstLineChars="450" w:firstLine="945"/>
        <w:contextualSpacing/>
        <w:jc w:val="left"/>
        <w:rPr>
          <w:rFonts w:ascii="Times New Roman" w:hAnsi="Times New Roman"/>
        </w:rPr>
      </w:pPr>
      <w:r w:rsidRPr="007E1B88">
        <w:rPr>
          <w:rFonts w:ascii="Times New Roman" w:hAnsi="Times New Roman"/>
        </w:rPr>
        <w:t>根据</w:t>
      </w:r>
      <w:r w:rsidR="007E1B88" w:rsidRPr="007E1B88">
        <w:rPr>
          <w:rFonts w:ascii="Times New Roman" w:hAnsi="Times New Roman"/>
        </w:rPr>
        <w:t>定理</w:t>
      </w:r>
      <w:r w:rsidR="007E1B88" w:rsidRPr="007E1B88">
        <w:rPr>
          <w:rFonts w:ascii="Times New Roman" w:hAnsi="Times New Roman" w:hint="eastAsia"/>
        </w:rPr>
        <w:t>3</w:t>
      </w:r>
      <w:r w:rsidR="007E1B88" w:rsidRPr="007E1B88">
        <w:rPr>
          <w:rFonts w:ascii="Times New Roman" w:hAnsi="Times New Roman"/>
        </w:rPr>
        <w:t>.4.5</w:t>
      </w:r>
      <w:r w:rsidRPr="007E1B88">
        <w:rPr>
          <w:rFonts w:ascii="Times New Roman" w:hAnsi="Times New Roman"/>
        </w:rPr>
        <w:t>，</w:t>
      </w:r>
      <w:r w:rsidRPr="006D722E">
        <w:rPr>
          <w:rFonts w:ascii="Times New Roman" w:hAnsi="Times New Roman"/>
        </w:rPr>
        <w:t>多项式</w:t>
      </w:r>
      <w:r w:rsidRPr="006D722E">
        <w:rPr>
          <w:rFonts w:ascii="Times New Roman" w:hAnsi="Times New Roman"/>
          <w:noProof/>
          <w:position w:val="-6"/>
        </w:rPr>
        <w:drawing>
          <wp:inline distT="0" distB="0" distL="0" distR="0" wp14:anchorId="5219E479" wp14:editId="465EE0A8">
            <wp:extent cx="379730" cy="196850"/>
            <wp:effectExtent l="0" t="0" r="127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134" cstate="print">
                      <a:extLst>
                        <a:ext uri="{28A0092B-C50C-407E-A947-70E740481C1C}">
                          <a14:useLocalDpi xmlns:a14="http://schemas.microsoft.com/office/drawing/2010/main" val="0"/>
                        </a:ext>
                      </a:extLst>
                    </a:blip>
                    <a:srcRect/>
                    <a:stretch>
                      <a:fillRect/>
                    </a:stretch>
                  </pic:blipFill>
                  <pic:spPr bwMode="auto">
                    <a:xfrm>
                      <a:off x="0" y="0"/>
                      <a:ext cx="379730" cy="196850"/>
                    </a:xfrm>
                    <a:prstGeom prst="rect">
                      <a:avLst/>
                    </a:prstGeom>
                    <a:noFill/>
                    <a:ln>
                      <a:noFill/>
                    </a:ln>
                  </pic:spPr>
                </pic:pic>
              </a:graphicData>
            </a:graphic>
          </wp:inline>
        </w:drawing>
      </w:r>
      <w:r w:rsidRPr="006D722E">
        <w:rPr>
          <w:rFonts w:ascii="Times New Roman" w:hAnsi="Times New Roman"/>
        </w:rPr>
        <w:t>模</w:t>
      </w:r>
      <w:r w:rsidRPr="006D722E">
        <w:rPr>
          <w:rFonts w:ascii="Times New Roman" w:hAnsi="Times New Roman"/>
          <w:i/>
        </w:rPr>
        <w:t>p</w:t>
      </w:r>
      <w:r w:rsidRPr="006D722E">
        <w:rPr>
          <w:rFonts w:ascii="Times New Roman" w:hAnsi="Times New Roman"/>
        </w:rPr>
        <w:t>有</w:t>
      </w:r>
      <w:r w:rsidRPr="006D722E">
        <w:rPr>
          <w:rFonts w:ascii="Times New Roman" w:hAnsi="Times New Roman"/>
          <w:i/>
        </w:rPr>
        <w:t>d</w:t>
      </w:r>
      <w:proofErr w:type="gramStart"/>
      <w:r w:rsidRPr="006D722E">
        <w:rPr>
          <w:rFonts w:ascii="Times New Roman" w:hAnsi="Times New Roman"/>
        </w:rPr>
        <w:t>个</w:t>
      </w:r>
      <w:proofErr w:type="gramEnd"/>
      <w:r w:rsidRPr="006D722E">
        <w:rPr>
          <w:rFonts w:ascii="Times New Roman" w:hAnsi="Times New Roman"/>
        </w:rPr>
        <w:t>不同的根</w:t>
      </w:r>
      <w:r w:rsidRPr="006D722E">
        <w:rPr>
          <w:rFonts w:ascii="Times New Roman" w:hAnsi="Times New Roman"/>
        </w:rPr>
        <w:t>.</w:t>
      </w:r>
    </w:p>
    <w:p w14:paraId="2FDA9419"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b/>
        </w:rPr>
      </w:pPr>
    </w:p>
    <w:p w14:paraId="7390145F" w14:textId="621D66E2" w:rsidR="00250DB7" w:rsidRPr="006D722E" w:rsidRDefault="00014D6C" w:rsidP="00250DB7">
      <w:pPr>
        <w:tabs>
          <w:tab w:val="left" w:pos="6360"/>
        </w:tabs>
        <w:snapToGrid w:val="0"/>
        <w:spacing w:line="360" w:lineRule="auto"/>
        <w:contextualSpacing/>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.4.4 </w:t>
      </w:r>
      <w:r w:rsidR="00250DB7" w:rsidRPr="006D722E">
        <w:rPr>
          <w:rFonts w:ascii="Times New Roman" w:hAnsi="Times New Roman"/>
        </w:rPr>
        <w:t>判断同余方程</w:t>
      </w:r>
      <w:r w:rsidR="00250DB7" w:rsidRPr="006D722E">
        <w:rPr>
          <w:rFonts w:ascii="Times New Roman" w:hAnsi="Times New Roman"/>
          <w:noProof/>
          <w:position w:val="-10"/>
        </w:rPr>
        <w:drawing>
          <wp:inline distT="0" distB="0" distL="0" distR="0" wp14:anchorId="40DD59AF" wp14:editId="06C66173">
            <wp:extent cx="1821815" cy="232410"/>
            <wp:effectExtent l="0" t="0" r="6985"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1137" cstate="print">
                      <a:extLst>
                        <a:ext uri="{28A0092B-C50C-407E-A947-70E740481C1C}">
                          <a14:useLocalDpi xmlns:a14="http://schemas.microsoft.com/office/drawing/2010/main" val="0"/>
                        </a:ext>
                      </a:extLst>
                    </a:blip>
                    <a:srcRect/>
                    <a:stretch>
                      <a:fillRect/>
                    </a:stretch>
                  </pic:blipFill>
                  <pic:spPr bwMode="auto">
                    <a:xfrm>
                      <a:off x="0" y="0"/>
                      <a:ext cx="1821815" cy="232410"/>
                    </a:xfrm>
                    <a:prstGeom prst="rect">
                      <a:avLst/>
                    </a:prstGeom>
                    <a:noFill/>
                    <a:ln>
                      <a:noFill/>
                    </a:ln>
                  </pic:spPr>
                </pic:pic>
              </a:graphicData>
            </a:graphic>
          </wp:inline>
        </w:drawing>
      </w:r>
      <w:r w:rsidR="00250DB7" w:rsidRPr="006D722E">
        <w:rPr>
          <w:rFonts w:ascii="Times New Roman" w:hAnsi="Times New Roman"/>
        </w:rPr>
        <w:t>是否有三个解</w:t>
      </w:r>
      <w:r w:rsidR="00250DB7" w:rsidRPr="006D722E">
        <w:rPr>
          <w:rFonts w:ascii="Times New Roman" w:hAnsi="Times New Roman"/>
        </w:rPr>
        <w:t>.</w:t>
      </w:r>
    </w:p>
    <w:p w14:paraId="796A7DF0" w14:textId="6BE8B6B4" w:rsidR="00250DB7" w:rsidRPr="006D722E" w:rsidRDefault="00250DB7" w:rsidP="00250DB7">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00014D6C" w:rsidRPr="00014D6C">
        <w:rPr>
          <w:rFonts w:ascii="Times New Roman" w:hAnsi="Times New Roman" w:hint="eastAsia"/>
        </w:rPr>
        <w:t>首先，</w:t>
      </w:r>
      <w:r w:rsidRPr="006D722E">
        <w:rPr>
          <w:rFonts w:ascii="Times New Roman" w:hAnsi="Times New Roman"/>
        </w:rPr>
        <w:t>需将多项式变成首</w:t>
      </w:r>
      <w:proofErr w:type="gramStart"/>
      <w:r w:rsidRPr="006D722E">
        <w:rPr>
          <w:rFonts w:ascii="Times New Roman" w:hAnsi="Times New Roman"/>
        </w:rPr>
        <w:t>一</w:t>
      </w:r>
      <w:proofErr w:type="gramEnd"/>
      <w:r w:rsidRPr="006D722E">
        <w:rPr>
          <w:rFonts w:ascii="Times New Roman" w:hAnsi="Times New Roman"/>
        </w:rPr>
        <w:t>的</w:t>
      </w:r>
      <w:r w:rsidRPr="006D722E">
        <w:rPr>
          <w:rFonts w:ascii="Times New Roman" w:hAnsi="Times New Roman"/>
        </w:rPr>
        <w:t xml:space="preserve">. </w:t>
      </w:r>
      <w:r w:rsidRPr="006D722E">
        <w:rPr>
          <w:rFonts w:ascii="Times New Roman" w:hAnsi="Times New Roman"/>
        </w:rPr>
        <w:t>注意到</w:t>
      </w:r>
      <w:r w:rsidRPr="006D722E">
        <w:rPr>
          <w:rFonts w:ascii="Times New Roman" w:hAnsi="Times New Roman"/>
          <w:noProof/>
          <w:position w:val="-10"/>
        </w:rPr>
        <w:drawing>
          <wp:inline distT="0" distB="0" distL="0" distR="0" wp14:anchorId="03952836" wp14:editId="0C345246">
            <wp:extent cx="977900" cy="196850"/>
            <wp:effectExtent l="0" t="0" r="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1138" cstate="print">
                      <a:extLst>
                        <a:ext uri="{28A0092B-C50C-407E-A947-70E740481C1C}">
                          <a14:useLocalDpi xmlns:a14="http://schemas.microsoft.com/office/drawing/2010/main" val="0"/>
                        </a:ext>
                      </a:extLst>
                    </a:blip>
                    <a:srcRect/>
                    <a:stretch>
                      <a:fillRect/>
                    </a:stretch>
                  </pic:blipFill>
                  <pic:spPr bwMode="auto">
                    <a:xfrm>
                      <a:off x="0" y="0"/>
                      <a:ext cx="977900" cy="196850"/>
                    </a:xfrm>
                    <a:prstGeom prst="rect">
                      <a:avLst/>
                    </a:prstGeom>
                    <a:noFill/>
                    <a:ln>
                      <a:noFill/>
                    </a:ln>
                  </pic:spPr>
                </pic:pic>
              </a:graphicData>
            </a:graphic>
          </wp:inline>
        </w:drawing>
      </w:r>
      <w:r w:rsidRPr="006D722E">
        <w:rPr>
          <w:rFonts w:ascii="Times New Roman" w:hAnsi="Times New Roman"/>
        </w:rPr>
        <w:t>，我们有</w:t>
      </w:r>
    </w:p>
    <w:p w14:paraId="056E6317" w14:textId="5013BA8A"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0"/>
        </w:rPr>
        <w:drawing>
          <wp:inline distT="0" distB="0" distL="0" distR="0" wp14:anchorId="4E44F2D0" wp14:editId="4623F5EC">
            <wp:extent cx="2827655" cy="232410"/>
            <wp:effectExtent l="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139" cstate="print">
                      <a:extLst>
                        <a:ext uri="{28A0092B-C50C-407E-A947-70E740481C1C}">
                          <a14:useLocalDpi xmlns:a14="http://schemas.microsoft.com/office/drawing/2010/main" val="0"/>
                        </a:ext>
                      </a:extLst>
                    </a:blip>
                    <a:srcRect/>
                    <a:stretch>
                      <a:fillRect/>
                    </a:stretch>
                  </pic:blipFill>
                  <pic:spPr bwMode="auto">
                    <a:xfrm>
                      <a:off x="0" y="0"/>
                      <a:ext cx="2827655" cy="232410"/>
                    </a:xfrm>
                    <a:prstGeom prst="rect">
                      <a:avLst/>
                    </a:prstGeom>
                    <a:noFill/>
                    <a:ln>
                      <a:noFill/>
                    </a:ln>
                  </pic:spPr>
                </pic:pic>
              </a:graphicData>
            </a:graphic>
          </wp:inline>
        </w:drawing>
      </w:r>
      <w:ins w:id="3904" w:author="zhengping jin" w:date="2024-08-13T01:56:00Z" w16du:dateUtc="2024-08-12T17:56:00Z">
        <w:r w:rsidR="009C0076">
          <w:rPr>
            <w:rFonts w:ascii="Times New Roman" w:hAnsi="Times New Roman" w:hint="eastAsia"/>
          </w:rPr>
          <w:t>.</w:t>
        </w:r>
      </w:ins>
    </w:p>
    <w:p w14:paraId="76DC296B" w14:textId="17D1FA85" w:rsidR="00250DB7" w:rsidRPr="006D722E" w:rsidRDefault="00250DB7" w:rsidP="00250DB7">
      <w:pPr>
        <w:tabs>
          <w:tab w:val="left" w:pos="6360"/>
        </w:tabs>
        <w:snapToGrid w:val="0"/>
        <w:spacing w:line="360" w:lineRule="auto"/>
        <w:ind w:firstLineChars="400" w:firstLine="840"/>
        <w:contextualSpacing/>
        <w:jc w:val="left"/>
        <w:rPr>
          <w:rFonts w:ascii="Times New Roman" w:hAnsi="Times New Roman"/>
        </w:rPr>
      </w:pPr>
      <w:r w:rsidRPr="006D722E">
        <w:rPr>
          <w:rFonts w:ascii="Times New Roman" w:hAnsi="Times New Roman"/>
        </w:rPr>
        <w:t>此同余方程与原同余方程等价</w:t>
      </w:r>
      <w:r w:rsidRPr="006D722E">
        <w:rPr>
          <w:rFonts w:ascii="Times New Roman" w:hAnsi="Times New Roman"/>
        </w:rPr>
        <w:t xml:space="preserve">. </w:t>
      </w:r>
      <w:r w:rsidRPr="006D722E">
        <w:rPr>
          <w:rFonts w:ascii="Times New Roman" w:hAnsi="Times New Roman"/>
        </w:rPr>
        <w:t>作多项式的</w:t>
      </w:r>
      <w:del w:id="3905" w:author="zhengping jin" w:date="2024-08-06T23:16:00Z" w16du:dateUtc="2024-08-06T15:16:00Z">
        <w:r w:rsidRPr="006D722E" w:rsidDel="006254F3">
          <w:rPr>
            <w:rFonts w:ascii="Times New Roman" w:hAnsi="Times New Roman"/>
          </w:rPr>
          <w:delText>欧几里得</w:delText>
        </w:r>
      </w:del>
      <w:ins w:id="3906" w:author="zhengping jin" w:date="2024-08-06T23:16:00Z" w16du:dateUtc="2024-08-06T15:16:00Z">
        <w:r w:rsidR="006254F3">
          <w:rPr>
            <w:rFonts w:ascii="Times New Roman" w:hAnsi="Times New Roman"/>
          </w:rPr>
          <w:t>欧几里德</w:t>
        </w:r>
      </w:ins>
      <w:r w:rsidRPr="006D722E">
        <w:rPr>
          <w:rFonts w:ascii="Times New Roman" w:hAnsi="Times New Roman"/>
        </w:rPr>
        <w:t>除法，我们有</w:t>
      </w:r>
    </w:p>
    <w:p w14:paraId="772DD352" w14:textId="26E196C7"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noProof/>
          <w:position w:val="-10"/>
        </w:rPr>
        <w:drawing>
          <wp:inline distT="0" distB="0" distL="0" distR="0" wp14:anchorId="6C9E28D6" wp14:editId="0A918C3C">
            <wp:extent cx="3411220" cy="232410"/>
            <wp:effectExtent l="0" t="0" r="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140" cstate="print">
                      <a:extLst>
                        <a:ext uri="{28A0092B-C50C-407E-A947-70E740481C1C}">
                          <a14:useLocalDpi xmlns:a14="http://schemas.microsoft.com/office/drawing/2010/main" val="0"/>
                        </a:ext>
                      </a:extLst>
                    </a:blip>
                    <a:srcRect/>
                    <a:stretch>
                      <a:fillRect/>
                    </a:stretch>
                  </pic:blipFill>
                  <pic:spPr bwMode="auto">
                    <a:xfrm>
                      <a:off x="0" y="0"/>
                      <a:ext cx="3411220" cy="232410"/>
                    </a:xfrm>
                    <a:prstGeom prst="rect">
                      <a:avLst/>
                    </a:prstGeom>
                    <a:noFill/>
                    <a:ln>
                      <a:noFill/>
                    </a:ln>
                  </pic:spPr>
                </pic:pic>
              </a:graphicData>
            </a:graphic>
          </wp:inline>
        </w:drawing>
      </w:r>
      <w:ins w:id="3907" w:author="zhengping jin" w:date="2024-08-13T01:56:00Z" w16du:dateUtc="2024-08-12T17:56:00Z">
        <w:r w:rsidR="009C0076">
          <w:rPr>
            <w:rFonts w:ascii="Times New Roman" w:hAnsi="Times New Roman" w:hint="eastAsia"/>
          </w:rPr>
          <w:t>.</w:t>
        </w:r>
      </w:ins>
    </w:p>
    <w:p w14:paraId="3410EEE5" w14:textId="4C344418" w:rsidR="00250DB7" w:rsidRPr="006D722E" w:rsidRDefault="00250DB7" w:rsidP="00250DB7">
      <w:pPr>
        <w:tabs>
          <w:tab w:val="left" w:pos="6360"/>
        </w:tabs>
        <w:snapToGrid w:val="0"/>
        <w:spacing w:line="360" w:lineRule="auto"/>
        <w:ind w:firstLineChars="400" w:firstLine="840"/>
        <w:contextualSpacing/>
        <w:jc w:val="left"/>
        <w:rPr>
          <w:rFonts w:ascii="Times New Roman" w:hAnsi="Times New Roman"/>
        </w:rPr>
      </w:pPr>
      <w:r w:rsidRPr="006D722E">
        <w:rPr>
          <w:rFonts w:ascii="Times New Roman" w:hAnsi="Times New Roman"/>
        </w:rPr>
        <w:t>根据定理</w:t>
      </w:r>
      <w:r w:rsidR="00014D6C" w:rsidRPr="00014D6C">
        <w:rPr>
          <w:rFonts w:ascii="Times New Roman" w:hAnsi="Times New Roman" w:hint="eastAsia"/>
        </w:rPr>
        <w:t>3</w:t>
      </w:r>
      <w:r w:rsidR="00014D6C" w:rsidRPr="00014D6C">
        <w:rPr>
          <w:rFonts w:ascii="Times New Roman" w:hAnsi="Times New Roman"/>
        </w:rPr>
        <w:t>.4.5</w:t>
      </w:r>
      <w:r w:rsidRPr="006D722E">
        <w:rPr>
          <w:rFonts w:ascii="Times New Roman" w:hAnsi="Times New Roman"/>
        </w:rPr>
        <w:t>，原同余方程的解数为</w:t>
      </w:r>
      <w:r w:rsidRPr="006D722E">
        <w:rPr>
          <w:rFonts w:ascii="Times New Roman" w:hAnsi="Times New Roman"/>
        </w:rPr>
        <w:t>3.</w:t>
      </w:r>
    </w:p>
    <w:p w14:paraId="08A995A5" w14:textId="77777777" w:rsidR="00250DB7" w:rsidRPr="006D722E" w:rsidRDefault="00250DB7" w:rsidP="00250DB7">
      <w:pPr>
        <w:tabs>
          <w:tab w:val="left" w:pos="6360"/>
        </w:tabs>
        <w:snapToGrid w:val="0"/>
        <w:spacing w:line="360" w:lineRule="auto"/>
        <w:contextualSpacing/>
        <w:jc w:val="left"/>
        <w:rPr>
          <w:rFonts w:ascii="Times New Roman" w:hAnsi="Times New Roman"/>
        </w:rPr>
      </w:pPr>
    </w:p>
    <w:p w14:paraId="321004C7" w14:textId="4DD6D2ED" w:rsidR="00250DB7" w:rsidRPr="006D722E" w:rsidRDefault="00014D6C" w:rsidP="00014D6C">
      <w:pPr>
        <w:tabs>
          <w:tab w:val="left" w:pos="6360"/>
        </w:tabs>
        <w:snapToGrid w:val="0"/>
        <w:spacing w:line="360" w:lineRule="auto"/>
        <w:contextualSpacing/>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.4.5 </w:t>
      </w:r>
      <w:r w:rsidR="00250DB7" w:rsidRPr="006D722E">
        <w:rPr>
          <w:rFonts w:ascii="Times New Roman" w:hAnsi="Times New Roman"/>
        </w:rPr>
        <w:t>求解同余方程</w:t>
      </w:r>
      <w:r w:rsidR="00250DB7" w:rsidRPr="006D722E">
        <w:rPr>
          <w:rFonts w:ascii="Times New Roman" w:hAnsi="Times New Roman"/>
          <w:noProof/>
          <w:position w:val="-10"/>
        </w:rPr>
        <w:drawing>
          <wp:inline distT="0" distB="0" distL="0" distR="0" wp14:anchorId="0CBDA242" wp14:editId="620663E3">
            <wp:extent cx="2292985" cy="232410"/>
            <wp:effectExtent l="0" t="0" r="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2292985" cy="232410"/>
                    </a:xfrm>
                    <a:prstGeom prst="rect">
                      <a:avLst/>
                    </a:prstGeom>
                    <a:noFill/>
                    <a:ln>
                      <a:noFill/>
                    </a:ln>
                  </pic:spPr>
                </pic:pic>
              </a:graphicData>
            </a:graphic>
          </wp:inline>
        </w:drawing>
      </w:r>
      <w:ins w:id="3908" w:author="zhengping jin" w:date="2024-08-13T01:56:00Z" w16du:dateUtc="2024-08-12T17:56:00Z">
        <w:r w:rsidR="009C0076">
          <w:rPr>
            <w:rFonts w:ascii="Times New Roman" w:hAnsi="Times New Roman" w:hint="eastAsia"/>
          </w:rPr>
          <w:t>.</w:t>
        </w:r>
      </w:ins>
    </w:p>
    <w:p w14:paraId="2B940203" w14:textId="77777777"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解</w:t>
      </w:r>
      <w:r w:rsidRPr="006D722E">
        <w:rPr>
          <w:rFonts w:ascii="Times New Roman" w:hAnsi="Times New Roman"/>
          <w:b/>
        </w:rPr>
        <w:t xml:space="preserve">  </w:t>
      </w:r>
      <w:r w:rsidRPr="006D722E">
        <w:rPr>
          <w:rFonts w:ascii="Times New Roman" w:hAnsi="Times New Roman"/>
        </w:rPr>
        <w:t>首先，去掉系数为</w:t>
      </w:r>
      <w:r w:rsidRPr="006D722E">
        <w:rPr>
          <w:rFonts w:ascii="Times New Roman" w:hAnsi="Times New Roman"/>
        </w:rPr>
        <w:t>7</w:t>
      </w:r>
      <w:r w:rsidRPr="006D722E">
        <w:rPr>
          <w:rFonts w:ascii="Times New Roman" w:hAnsi="Times New Roman"/>
        </w:rPr>
        <w:t>的倍数的项，得到</w:t>
      </w:r>
    </w:p>
    <w:p w14:paraId="681DFE03" w14:textId="65964469"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0"/>
        </w:rPr>
        <w:lastRenderedPageBreak/>
        <w:drawing>
          <wp:inline distT="0" distB="0" distL="0" distR="0" wp14:anchorId="2A32F839" wp14:editId="006966BF">
            <wp:extent cx="1723390" cy="232410"/>
            <wp:effectExtent l="0" t="0" r="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142" cstate="print">
                      <a:extLst>
                        <a:ext uri="{28A0092B-C50C-407E-A947-70E740481C1C}">
                          <a14:useLocalDpi xmlns:a14="http://schemas.microsoft.com/office/drawing/2010/main" val="0"/>
                        </a:ext>
                      </a:extLst>
                    </a:blip>
                    <a:srcRect/>
                    <a:stretch>
                      <a:fillRect/>
                    </a:stretch>
                  </pic:blipFill>
                  <pic:spPr bwMode="auto">
                    <a:xfrm>
                      <a:off x="0" y="0"/>
                      <a:ext cx="1723390" cy="232410"/>
                    </a:xfrm>
                    <a:prstGeom prst="rect">
                      <a:avLst/>
                    </a:prstGeom>
                    <a:noFill/>
                    <a:ln>
                      <a:noFill/>
                    </a:ln>
                  </pic:spPr>
                </pic:pic>
              </a:graphicData>
            </a:graphic>
          </wp:inline>
        </w:drawing>
      </w:r>
      <w:ins w:id="3909" w:author="zhengping jin" w:date="2024-08-13T01:56:00Z" w16du:dateUtc="2024-08-12T17:56:00Z">
        <w:r w:rsidR="009C0076">
          <w:rPr>
            <w:rFonts w:ascii="Times New Roman" w:hAnsi="Times New Roman" w:hint="eastAsia"/>
          </w:rPr>
          <w:t>.</w:t>
        </w:r>
      </w:ins>
    </w:p>
    <w:p w14:paraId="61A69985" w14:textId="6D8476F0" w:rsidR="00250DB7" w:rsidRPr="006D722E" w:rsidRDefault="00250DB7" w:rsidP="00250DB7">
      <w:pPr>
        <w:tabs>
          <w:tab w:val="left" w:pos="6360"/>
        </w:tabs>
        <w:snapToGrid w:val="0"/>
        <w:spacing w:line="360" w:lineRule="auto"/>
        <w:ind w:firstLineChars="400" w:firstLine="840"/>
        <w:contextualSpacing/>
        <w:jc w:val="left"/>
        <w:rPr>
          <w:rFonts w:ascii="Times New Roman" w:hAnsi="Times New Roman"/>
        </w:rPr>
      </w:pPr>
      <w:r w:rsidRPr="006D722E">
        <w:rPr>
          <w:rFonts w:ascii="Times New Roman" w:hAnsi="Times New Roman"/>
        </w:rPr>
        <w:t>其次，作多项式的</w:t>
      </w:r>
      <w:del w:id="3910" w:author="zhengping jin" w:date="2024-08-06T23:16:00Z" w16du:dateUtc="2024-08-06T15:16:00Z">
        <w:r w:rsidRPr="006D722E" w:rsidDel="006254F3">
          <w:rPr>
            <w:rFonts w:ascii="Times New Roman" w:hAnsi="Times New Roman"/>
          </w:rPr>
          <w:delText>欧几里得</w:delText>
        </w:r>
      </w:del>
      <w:ins w:id="3911" w:author="zhengping jin" w:date="2024-08-06T23:16:00Z" w16du:dateUtc="2024-08-06T15:16:00Z">
        <w:r w:rsidR="006254F3">
          <w:rPr>
            <w:rFonts w:ascii="Times New Roman" w:hAnsi="Times New Roman"/>
          </w:rPr>
          <w:t>欧几里德</w:t>
        </w:r>
      </w:ins>
      <w:r w:rsidRPr="006D722E">
        <w:rPr>
          <w:rFonts w:ascii="Times New Roman" w:hAnsi="Times New Roman"/>
        </w:rPr>
        <w:t>除法，我们有</w:t>
      </w:r>
    </w:p>
    <w:p w14:paraId="4F5C7AC0" w14:textId="242CD384"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0"/>
        </w:rPr>
        <w:t xml:space="preserve">     </w:t>
      </w:r>
      <w:r w:rsidRPr="006D722E">
        <w:rPr>
          <w:rFonts w:ascii="Times New Roman" w:hAnsi="Times New Roman"/>
          <w:noProof/>
          <w:position w:val="-10"/>
        </w:rPr>
        <w:drawing>
          <wp:inline distT="0" distB="0" distL="0" distR="0" wp14:anchorId="66975E2A" wp14:editId="5804549D">
            <wp:extent cx="4002405" cy="232410"/>
            <wp:effectExtent l="0" t="0" r="0" b="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143" cstate="print">
                      <a:extLst>
                        <a:ext uri="{28A0092B-C50C-407E-A947-70E740481C1C}">
                          <a14:useLocalDpi xmlns:a14="http://schemas.microsoft.com/office/drawing/2010/main" val="0"/>
                        </a:ext>
                      </a:extLst>
                    </a:blip>
                    <a:srcRect/>
                    <a:stretch>
                      <a:fillRect/>
                    </a:stretch>
                  </pic:blipFill>
                  <pic:spPr bwMode="auto">
                    <a:xfrm>
                      <a:off x="0" y="0"/>
                      <a:ext cx="4002405" cy="232410"/>
                    </a:xfrm>
                    <a:prstGeom prst="rect">
                      <a:avLst/>
                    </a:prstGeom>
                    <a:noFill/>
                    <a:ln>
                      <a:noFill/>
                    </a:ln>
                  </pic:spPr>
                </pic:pic>
              </a:graphicData>
            </a:graphic>
          </wp:inline>
        </w:drawing>
      </w:r>
      <w:ins w:id="3912" w:author="zhengping jin" w:date="2024-08-13T01:56:00Z" w16du:dateUtc="2024-08-12T17:56:00Z">
        <w:r w:rsidR="009C0076">
          <w:rPr>
            <w:rFonts w:ascii="Times New Roman" w:hAnsi="Times New Roman" w:hint="eastAsia"/>
            <w:position w:val="-10"/>
          </w:rPr>
          <w:t>.</w:t>
        </w:r>
      </w:ins>
    </w:p>
    <w:p w14:paraId="29DE061F" w14:textId="77777777"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913" w:author="zhengping jin" w:date="2024-08-13T01:48:00Z" w16du:dateUtc="2024-08-12T17:48:00Z">
          <w:pPr>
            <w:tabs>
              <w:tab w:val="left" w:pos="6360"/>
            </w:tabs>
            <w:snapToGrid w:val="0"/>
            <w:spacing w:line="360" w:lineRule="auto"/>
            <w:ind w:firstLineChars="500" w:firstLine="1050"/>
            <w:contextualSpacing/>
            <w:jc w:val="left"/>
          </w:pPr>
        </w:pPrChange>
      </w:pPr>
      <w:r w:rsidRPr="006D722E">
        <w:rPr>
          <w:rFonts w:ascii="Times New Roman" w:hAnsi="Times New Roman"/>
        </w:rPr>
        <w:t>原同余方程等价于同余方程</w:t>
      </w:r>
    </w:p>
    <w:p w14:paraId="459D9C18" w14:textId="6C3A0C3A"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noProof/>
          <w:position w:val="-10"/>
        </w:rPr>
        <w:drawing>
          <wp:inline distT="0" distB="0" distL="0" distR="0" wp14:anchorId="392EEDB7" wp14:editId="586267C9">
            <wp:extent cx="1765300" cy="232410"/>
            <wp:effectExtent l="0" t="0" r="6350" b="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1144" cstate="print">
                      <a:extLst>
                        <a:ext uri="{28A0092B-C50C-407E-A947-70E740481C1C}">
                          <a14:useLocalDpi xmlns:a14="http://schemas.microsoft.com/office/drawing/2010/main" val="0"/>
                        </a:ext>
                      </a:extLst>
                    </a:blip>
                    <a:srcRect/>
                    <a:stretch>
                      <a:fillRect/>
                    </a:stretch>
                  </pic:blipFill>
                  <pic:spPr bwMode="auto">
                    <a:xfrm>
                      <a:off x="0" y="0"/>
                      <a:ext cx="1765300" cy="232410"/>
                    </a:xfrm>
                    <a:prstGeom prst="rect">
                      <a:avLst/>
                    </a:prstGeom>
                    <a:noFill/>
                    <a:ln>
                      <a:noFill/>
                    </a:ln>
                  </pic:spPr>
                </pic:pic>
              </a:graphicData>
            </a:graphic>
          </wp:inline>
        </w:drawing>
      </w:r>
      <w:ins w:id="3914" w:author="zhengping jin" w:date="2024-08-13T01:48:00Z" w16du:dateUtc="2024-08-12T17:48:00Z">
        <w:r w:rsidR="006622D6">
          <w:rPr>
            <w:rFonts w:ascii="Times New Roman" w:hAnsi="Times New Roman" w:hint="eastAsia"/>
          </w:rPr>
          <w:t>.</w:t>
        </w:r>
      </w:ins>
    </w:p>
    <w:p w14:paraId="4A7A0D79" w14:textId="77777777" w:rsidR="00250DB7" w:rsidRPr="006D722E" w:rsidRDefault="00250DB7">
      <w:pPr>
        <w:tabs>
          <w:tab w:val="left" w:pos="6360"/>
        </w:tabs>
        <w:snapToGrid w:val="0"/>
        <w:spacing w:line="360" w:lineRule="auto"/>
        <w:ind w:firstLineChars="405" w:firstLine="850"/>
        <w:contextualSpacing/>
        <w:jc w:val="left"/>
        <w:rPr>
          <w:rFonts w:ascii="Times New Roman" w:hAnsi="Times New Roman"/>
        </w:rPr>
        <w:pPrChange w:id="3915" w:author="zhengping jin" w:date="2024-08-13T01:48:00Z" w16du:dateUtc="2024-08-12T17:48:00Z">
          <w:pPr>
            <w:tabs>
              <w:tab w:val="left" w:pos="6360"/>
            </w:tabs>
            <w:snapToGrid w:val="0"/>
            <w:spacing w:line="360" w:lineRule="auto"/>
            <w:ind w:firstLineChars="500" w:firstLine="1050"/>
            <w:contextualSpacing/>
            <w:jc w:val="left"/>
          </w:pPr>
        </w:pPrChange>
      </w:pPr>
      <w:r w:rsidRPr="006D722E">
        <w:rPr>
          <w:rFonts w:ascii="Times New Roman" w:hAnsi="Times New Roman"/>
        </w:rPr>
        <w:t>直接验算</w:t>
      </w:r>
      <w:r w:rsidRPr="006D722E">
        <w:rPr>
          <w:rFonts w:ascii="Times New Roman" w:hAnsi="Times New Roman"/>
        </w:rPr>
        <w:t xml:space="preserve"> </w:t>
      </w:r>
      <w:r w:rsidRPr="006D722E">
        <w:rPr>
          <w:rFonts w:ascii="Times New Roman" w:hAnsi="Times New Roman"/>
          <w:noProof/>
          <w:position w:val="-10"/>
        </w:rPr>
        <w:drawing>
          <wp:inline distT="0" distB="0" distL="0" distR="0" wp14:anchorId="52346FD9" wp14:editId="40B3ABE7">
            <wp:extent cx="970915" cy="196850"/>
            <wp:effectExtent l="0" t="0" r="635"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145" cstate="print">
                      <a:extLst>
                        <a:ext uri="{28A0092B-C50C-407E-A947-70E740481C1C}">
                          <a14:useLocalDpi xmlns:a14="http://schemas.microsoft.com/office/drawing/2010/main" val="0"/>
                        </a:ext>
                      </a:extLst>
                    </a:blip>
                    <a:srcRect/>
                    <a:stretch>
                      <a:fillRect/>
                    </a:stretch>
                  </pic:blipFill>
                  <pic:spPr bwMode="auto">
                    <a:xfrm>
                      <a:off x="0" y="0"/>
                      <a:ext cx="970915" cy="196850"/>
                    </a:xfrm>
                    <a:prstGeom prst="rect">
                      <a:avLst/>
                    </a:prstGeom>
                    <a:noFill/>
                    <a:ln>
                      <a:noFill/>
                    </a:ln>
                  </pic:spPr>
                </pic:pic>
              </a:graphicData>
            </a:graphic>
          </wp:inline>
        </w:drawing>
      </w:r>
      <w:r w:rsidRPr="006D722E">
        <w:rPr>
          <w:rFonts w:ascii="Times New Roman" w:hAnsi="Times New Roman"/>
        </w:rPr>
        <w:t>，（或</w:t>
      </w:r>
      <w:r w:rsidRPr="006D722E">
        <w:rPr>
          <w:rFonts w:ascii="Times New Roman" w:hAnsi="Times New Roman"/>
        </w:rPr>
        <w:t>0,1,2,3,4,5,6</w:t>
      </w:r>
      <w:r w:rsidRPr="006D722E">
        <w:rPr>
          <w:rFonts w:ascii="Times New Roman" w:hAnsi="Times New Roman"/>
        </w:rPr>
        <w:t>）知同余方程无解</w:t>
      </w:r>
      <w:r w:rsidRPr="006D722E">
        <w:rPr>
          <w:rFonts w:ascii="Times New Roman" w:hAnsi="Times New Roman"/>
        </w:rPr>
        <w:t>.</w:t>
      </w:r>
    </w:p>
    <w:p w14:paraId="4763C31B" w14:textId="77777777" w:rsidR="00250DB7" w:rsidRPr="006D722E" w:rsidRDefault="00250DB7" w:rsidP="00250DB7">
      <w:pPr>
        <w:tabs>
          <w:tab w:val="left" w:pos="6360"/>
        </w:tabs>
        <w:snapToGrid w:val="0"/>
        <w:spacing w:line="360" w:lineRule="auto"/>
        <w:contextualSpacing/>
        <w:jc w:val="left"/>
        <w:rPr>
          <w:rFonts w:ascii="Times New Roman" w:hAnsi="Times New Roman"/>
        </w:rPr>
      </w:pPr>
    </w:p>
    <w:p w14:paraId="5940CF14" w14:textId="6FDC41B5" w:rsidR="00250DB7" w:rsidRPr="006D722E" w:rsidRDefault="00014D6C" w:rsidP="00014D6C">
      <w:pPr>
        <w:tabs>
          <w:tab w:val="left" w:pos="6360"/>
        </w:tabs>
        <w:snapToGrid w:val="0"/>
        <w:spacing w:line="360" w:lineRule="auto"/>
        <w:contextualSpacing/>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.4.6 </w:t>
      </w:r>
      <w:r w:rsidR="00250DB7" w:rsidRPr="006D722E">
        <w:rPr>
          <w:rFonts w:ascii="Times New Roman" w:hAnsi="Times New Roman"/>
        </w:rPr>
        <w:t>求解同余方程</w:t>
      </w:r>
    </w:p>
    <w:p w14:paraId="26551E2A" w14:textId="38E748D0"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10"/>
        </w:rPr>
        <w:drawing>
          <wp:inline distT="0" distB="0" distL="0" distR="0" wp14:anchorId="47D68F1D" wp14:editId="0D3D2F58">
            <wp:extent cx="3249930" cy="232410"/>
            <wp:effectExtent l="0" t="0" r="7620" b="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1146" cstate="print">
                      <a:extLst>
                        <a:ext uri="{28A0092B-C50C-407E-A947-70E740481C1C}">
                          <a14:useLocalDpi xmlns:a14="http://schemas.microsoft.com/office/drawing/2010/main" val="0"/>
                        </a:ext>
                      </a:extLst>
                    </a:blip>
                    <a:srcRect/>
                    <a:stretch>
                      <a:fillRect/>
                    </a:stretch>
                  </pic:blipFill>
                  <pic:spPr bwMode="auto">
                    <a:xfrm>
                      <a:off x="0" y="0"/>
                      <a:ext cx="3249930" cy="232410"/>
                    </a:xfrm>
                    <a:prstGeom prst="rect">
                      <a:avLst/>
                    </a:prstGeom>
                    <a:noFill/>
                    <a:ln>
                      <a:noFill/>
                    </a:ln>
                  </pic:spPr>
                </pic:pic>
              </a:graphicData>
            </a:graphic>
          </wp:inline>
        </w:drawing>
      </w:r>
      <w:ins w:id="3916" w:author="zhengping jin" w:date="2024-08-13T01:56:00Z" w16du:dateUtc="2024-08-12T17:56:00Z">
        <w:r w:rsidR="009C0076">
          <w:rPr>
            <w:rFonts w:ascii="Times New Roman" w:hAnsi="Times New Roman" w:hint="eastAsia"/>
          </w:rPr>
          <w:t>.</w:t>
        </w:r>
      </w:ins>
    </w:p>
    <w:p w14:paraId="2A72FA51" w14:textId="0DD3BEFD" w:rsidR="00250DB7" w:rsidRPr="006D722E" w:rsidRDefault="00250DB7" w:rsidP="00250DB7">
      <w:pPr>
        <w:tabs>
          <w:tab w:val="left" w:pos="6360"/>
        </w:tabs>
        <w:snapToGrid w:val="0"/>
        <w:spacing w:line="360" w:lineRule="auto"/>
        <w:ind w:firstLine="420"/>
        <w:contextualSpacing/>
        <w:jc w:val="left"/>
        <w:rPr>
          <w:rFonts w:ascii="Times New Roman" w:hAnsi="Times New Roman"/>
        </w:rPr>
      </w:pPr>
      <w:r w:rsidRPr="006D722E">
        <w:rPr>
          <w:rFonts w:ascii="Times New Roman" w:hAnsi="Times New Roman"/>
          <w:b/>
        </w:rPr>
        <w:t>解</w:t>
      </w:r>
      <w:proofErr w:type="gramStart"/>
      <w:r w:rsidRPr="006D722E">
        <w:rPr>
          <w:rFonts w:ascii="Times New Roman" w:hAnsi="Times New Roman"/>
          <w:b/>
        </w:rPr>
        <w:t>一</w:t>
      </w:r>
      <w:proofErr w:type="gramEnd"/>
      <w:r w:rsidRPr="006D722E">
        <w:rPr>
          <w:rFonts w:ascii="Times New Roman" w:hAnsi="Times New Roman"/>
          <w:b/>
        </w:rPr>
        <w:t xml:space="preserve">  </w:t>
      </w:r>
      <w:r w:rsidRPr="006D722E">
        <w:rPr>
          <w:rFonts w:ascii="Times New Roman" w:hAnsi="Times New Roman"/>
        </w:rPr>
        <w:t>作多项式的</w:t>
      </w:r>
      <w:del w:id="3917" w:author="zhengping jin" w:date="2024-08-06T23:16:00Z" w16du:dateUtc="2024-08-06T15:16:00Z">
        <w:r w:rsidRPr="006D722E" w:rsidDel="006254F3">
          <w:rPr>
            <w:rFonts w:ascii="Times New Roman" w:hAnsi="Times New Roman"/>
          </w:rPr>
          <w:delText>欧几里得</w:delText>
        </w:r>
      </w:del>
      <w:ins w:id="3918" w:author="zhengping jin" w:date="2024-08-06T23:16:00Z" w16du:dateUtc="2024-08-06T15:16:00Z">
        <w:r w:rsidR="006254F3">
          <w:rPr>
            <w:rFonts w:ascii="Times New Roman" w:hAnsi="Times New Roman"/>
          </w:rPr>
          <w:t>欧几里德</w:t>
        </w:r>
      </w:ins>
      <w:r w:rsidRPr="006D722E">
        <w:rPr>
          <w:rFonts w:ascii="Times New Roman" w:hAnsi="Times New Roman"/>
        </w:rPr>
        <w:t>除法，我们有</w:t>
      </w:r>
    </w:p>
    <w:p w14:paraId="17F9ACBA" w14:textId="77777777" w:rsidR="00250DB7" w:rsidRPr="006D722E" w:rsidRDefault="00250DB7" w:rsidP="00250DB7">
      <w:pPr>
        <w:tabs>
          <w:tab w:val="left" w:pos="6360"/>
        </w:tabs>
        <w:snapToGrid w:val="0"/>
        <w:spacing w:line="360" w:lineRule="auto"/>
        <w:ind w:firstLine="420"/>
        <w:contextualSpacing/>
        <w:jc w:val="center"/>
        <w:rPr>
          <w:rFonts w:ascii="Times New Roman" w:hAnsi="Times New Roman"/>
        </w:rPr>
      </w:pPr>
      <w:r w:rsidRPr="006D722E">
        <w:rPr>
          <w:rFonts w:ascii="Times New Roman" w:hAnsi="Times New Roman"/>
          <w:noProof/>
          <w:position w:val="-32"/>
        </w:rPr>
        <w:drawing>
          <wp:inline distT="0" distB="0" distL="0" distR="0" wp14:anchorId="7F4DF458" wp14:editId="6CA3C8B4">
            <wp:extent cx="4234180" cy="478155"/>
            <wp:effectExtent l="0" t="0" r="0" b="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147" cstate="print">
                      <a:extLst>
                        <a:ext uri="{28A0092B-C50C-407E-A947-70E740481C1C}">
                          <a14:useLocalDpi xmlns:a14="http://schemas.microsoft.com/office/drawing/2010/main" val="0"/>
                        </a:ext>
                      </a:extLst>
                    </a:blip>
                    <a:srcRect/>
                    <a:stretch>
                      <a:fillRect/>
                    </a:stretch>
                  </pic:blipFill>
                  <pic:spPr bwMode="auto">
                    <a:xfrm>
                      <a:off x="0" y="0"/>
                      <a:ext cx="4234180" cy="478155"/>
                    </a:xfrm>
                    <a:prstGeom prst="rect">
                      <a:avLst/>
                    </a:prstGeom>
                    <a:noFill/>
                    <a:ln>
                      <a:noFill/>
                    </a:ln>
                  </pic:spPr>
                </pic:pic>
              </a:graphicData>
            </a:graphic>
          </wp:inline>
        </w:drawing>
      </w:r>
    </w:p>
    <w:p w14:paraId="79ECCDAA" w14:textId="71C4CCF7" w:rsidR="00250DB7" w:rsidRPr="006D722E" w:rsidRDefault="00250DB7" w:rsidP="00014D6C">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原同余方程等价于</w:t>
      </w:r>
      <w:r w:rsidRPr="006D722E">
        <w:rPr>
          <w:rFonts w:ascii="Times New Roman" w:hAnsi="Times New Roman"/>
          <w:noProof/>
          <w:position w:val="-10"/>
        </w:rPr>
        <w:drawing>
          <wp:inline distT="0" distB="0" distL="0" distR="0" wp14:anchorId="6257A197" wp14:editId="56DF15F7">
            <wp:extent cx="2306955" cy="23241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1148" cstate="print">
                      <a:extLst>
                        <a:ext uri="{28A0092B-C50C-407E-A947-70E740481C1C}">
                          <a14:useLocalDpi xmlns:a14="http://schemas.microsoft.com/office/drawing/2010/main" val="0"/>
                        </a:ext>
                      </a:extLst>
                    </a:blip>
                    <a:srcRect/>
                    <a:stretch>
                      <a:fillRect/>
                    </a:stretch>
                  </pic:blipFill>
                  <pic:spPr bwMode="auto">
                    <a:xfrm>
                      <a:off x="0" y="0"/>
                      <a:ext cx="2306955" cy="232410"/>
                    </a:xfrm>
                    <a:prstGeom prst="rect">
                      <a:avLst/>
                    </a:prstGeom>
                    <a:noFill/>
                    <a:ln>
                      <a:noFill/>
                    </a:ln>
                  </pic:spPr>
                </pic:pic>
              </a:graphicData>
            </a:graphic>
          </wp:inline>
        </w:drawing>
      </w:r>
      <w:ins w:id="3919" w:author="zhengping jin" w:date="2024-08-13T01:47:00Z" w16du:dateUtc="2024-08-12T17:47:00Z">
        <w:r w:rsidR="006622D6">
          <w:rPr>
            <w:rFonts w:ascii="Times New Roman" w:hAnsi="Times New Roman" w:hint="eastAsia"/>
          </w:rPr>
          <w:t>.</w:t>
        </w:r>
      </w:ins>
    </w:p>
    <w:p w14:paraId="30870C2F" w14:textId="7EC8DAFF" w:rsidR="00250DB7" w:rsidRPr="006D722E" w:rsidRDefault="00250DB7" w:rsidP="00014D6C">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直接验算，解为</w:t>
      </w:r>
      <w:r w:rsidRPr="006D722E">
        <w:rPr>
          <w:rFonts w:ascii="Times New Roman" w:hAnsi="Times New Roman"/>
          <w:noProof/>
          <w:position w:val="-10"/>
        </w:rPr>
        <w:drawing>
          <wp:inline distT="0" distB="0" distL="0" distR="0" wp14:anchorId="475A8517" wp14:editId="76B08D75">
            <wp:extent cx="1069340" cy="196850"/>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1149" cstate="print">
                      <a:extLst>
                        <a:ext uri="{28A0092B-C50C-407E-A947-70E740481C1C}">
                          <a14:useLocalDpi xmlns:a14="http://schemas.microsoft.com/office/drawing/2010/main" val="0"/>
                        </a:ext>
                      </a:extLst>
                    </a:blip>
                    <a:srcRect/>
                    <a:stretch>
                      <a:fillRect/>
                    </a:stretch>
                  </pic:blipFill>
                  <pic:spPr bwMode="auto">
                    <a:xfrm>
                      <a:off x="0" y="0"/>
                      <a:ext cx="1069340" cy="196850"/>
                    </a:xfrm>
                    <a:prstGeom prst="rect">
                      <a:avLst/>
                    </a:prstGeom>
                    <a:noFill/>
                    <a:ln>
                      <a:noFill/>
                    </a:ln>
                  </pic:spPr>
                </pic:pic>
              </a:graphicData>
            </a:graphic>
          </wp:inline>
        </w:drawing>
      </w:r>
      <w:ins w:id="3920" w:author="zhengping jin" w:date="2024-08-13T01:47:00Z" w16du:dateUtc="2024-08-12T17:47:00Z">
        <w:r w:rsidR="006622D6">
          <w:rPr>
            <w:rFonts w:ascii="Times New Roman" w:hAnsi="Times New Roman" w:hint="eastAsia"/>
          </w:rPr>
          <w:t>.</w:t>
        </w:r>
      </w:ins>
    </w:p>
    <w:p w14:paraId="23DBE893" w14:textId="29E00C44" w:rsidR="00250DB7" w:rsidRPr="006D722E" w:rsidDel="006622D6" w:rsidRDefault="00250DB7" w:rsidP="00014D6C">
      <w:pPr>
        <w:tabs>
          <w:tab w:val="left" w:pos="6360"/>
        </w:tabs>
        <w:snapToGrid w:val="0"/>
        <w:spacing w:line="360" w:lineRule="auto"/>
        <w:ind w:firstLine="420"/>
        <w:contextualSpacing/>
        <w:jc w:val="left"/>
        <w:rPr>
          <w:del w:id="3921" w:author="zhengping jin" w:date="2024-08-13T01:47:00Z" w16du:dateUtc="2024-08-12T17:47:00Z"/>
          <w:rFonts w:ascii="Times New Roman" w:hAnsi="Times New Roman"/>
        </w:rPr>
      </w:pPr>
      <w:proofErr w:type="gramStart"/>
      <w:r w:rsidRPr="006D722E">
        <w:rPr>
          <w:rFonts w:ascii="Times New Roman" w:hAnsi="Times New Roman"/>
          <w:b/>
        </w:rPr>
        <w:t>解二</w:t>
      </w:r>
      <w:proofErr w:type="gramEnd"/>
      <w:r w:rsidRPr="006D722E">
        <w:rPr>
          <w:rFonts w:ascii="Times New Roman" w:hAnsi="Times New Roman"/>
          <w:b/>
        </w:rPr>
        <w:t xml:space="preserve"> </w:t>
      </w:r>
      <w:r w:rsidRPr="006D722E">
        <w:rPr>
          <w:rFonts w:ascii="Times New Roman" w:hAnsi="Times New Roman"/>
        </w:rPr>
        <w:t>由恒等同余方程</w:t>
      </w:r>
      <w:r w:rsidRPr="006D722E">
        <w:rPr>
          <w:rFonts w:ascii="Times New Roman" w:hAnsi="Times New Roman"/>
          <w:noProof/>
          <w:position w:val="-10"/>
        </w:rPr>
        <w:drawing>
          <wp:inline distT="0" distB="0" distL="0" distR="0" wp14:anchorId="6E2FB3FE" wp14:editId="37190618">
            <wp:extent cx="1167765" cy="232410"/>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1150" cstate="print">
                      <a:extLst>
                        <a:ext uri="{28A0092B-C50C-407E-A947-70E740481C1C}">
                          <a14:useLocalDpi xmlns:a14="http://schemas.microsoft.com/office/drawing/2010/main" val="0"/>
                        </a:ext>
                      </a:extLst>
                    </a:blip>
                    <a:srcRect/>
                    <a:stretch>
                      <a:fillRect/>
                    </a:stretch>
                  </pic:blipFill>
                  <pic:spPr bwMode="auto">
                    <a:xfrm>
                      <a:off x="0" y="0"/>
                      <a:ext cx="1167765" cy="232410"/>
                    </a:xfrm>
                    <a:prstGeom prst="rect">
                      <a:avLst/>
                    </a:prstGeom>
                    <a:noFill/>
                    <a:ln>
                      <a:noFill/>
                    </a:ln>
                  </pic:spPr>
                </pic:pic>
              </a:graphicData>
            </a:graphic>
          </wp:inline>
        </w:drawing>
      </w:r>
    </w:p>
    <w:p w14:paraId="0E8263BF" w14:textId="77777777" w:rsidR="006622D6" w:rsidRDefault="00250DB7" w:rsidP="006622D6">
      <w:pPr>
        <w:tabs>
          <w:tab w:val="left" w:pos="6360"/>
        </w:tabs>
        <w:snapToGrid w:val="0"/>
        <w:spacing w:line="360" w:lineRule="auto"/>
        <w:ind w:firstLine="420"/>
        <w:contextualSpacing/>
        <w:jc w:val="left"/>
        <w:rPr>
          <w:ins w:id="3922" w:author="zhengping jin" w:date="2024-08-13T01:47:00Z" w16du:dateUtc="2024-08-12T17:47:00Z"/>
          <w:rFonts w:ascii="Times New Roman" w:hAnsi="Times New Roman"/>
        </w:rPr>
      </w:pPr>
      <w:r w:rsidRPr="006D722E">
        <w:rPr>
          <w:rFonts w:ascii="Times New Roman" w:hAnsi="Times New Roman"/>
        </w:rPr>
        <w:t>可得，对于任意正整数</w:t>
      </w:r>
      <w:r w:rsidRPr="006D722E">
        <w:rPr>
          <w:rFonts w:ascii="Times New Roman" w:hAnsi="Times New Roman"/>
          <w:i/>
        </w:rPr>
        <w:t>t</w:t>
      </w:r>
      <w:r w:rsidRPr="006D722E">
        <w:rPr>
          <w:rFonts w:ascii="Times New Roman" w:hAnsi="Times New Roman"/>
        </w:rPr>
        <w:t>，</w:t>
      </w:r>
      <w:r w:rsidRPr="006D722E">
        <w:rPr>
          <w:rFonts w:ascii="Times New Roman" w:hAnsi="Times New Roman"/>
          <w:i/>
        </w:rPr>
        <w:t>k</w:t>
      </w:r>
      <w:r w:rsidRPr="006D722E">
        <w:rPr>
          <w:rFonts w:ascii="Times New Roman" w:hAnsi="Times New Roman"/>
        </w:rPr>
        <w:t>，</w:t>
      </w:r>
    </w:p>
    <w:p w14:paraId="3B0284C3" w14:textId="6BB59EB9" w:rsidR="00250DB7" w:rsidRPr="006D722E" w:rsidRDefault="00250DB7">
      <w:pPr>
        <w:tabs>
          <w:tab w:val="left" w:pos="6360"/>
        </w:tabs>
        <w:snapToGrid w:val="0"/>
        <w:spacing w:line="360" w:lineRule="auto"/>
        <w:ind w:firstLine="420"/>
        <w:contextualSpacing/>
        <w:jc w:val="center"/>
        <w:rPr>
          <w:rFonts w:ascii="Times New Roman" w:hAnsi="Times New Roman"/>
        </w:rPr>
        <w:pPrChange w:id="3923" w:author="zhengping jin" w:date="2024-08-13T01:47:00Z" w16du:dateUtc="2024-08-12T17:47:00Z">
          <w:pPr>
            <w:tabs>
              <w:tab w:val="left" w:pos="6360"/>
            </w:tabs>
            <w:snapToGrid w:val="0"/>
            <w:spacing w:line="360" w:lineRule="auto"/>
            <w:ind w:firstLineChars="500" w:firstLine="1050"/>
            <w:contextualSpacing/>
            <w:jc w:val="left"/>
          </w:pPr>
        </w:pPrChange>
      </w:pPr>
      <w:r w:rsidRPr="006D722E">
        <w:rPr>
          <w:rFonts w:ascii="Times New Roman" w:hAnsi="Times New Roman"/>
          <w:noProof/>
          <w:position w:val="-10"/>
        </w:rPr>
        <w:drawing>
          <wp:inline distT="0" distB="0" distL="0" distR="0" wp14:anchorId="560B9312" wp14:editId="1515F6E7">
            <wp:extent cx="1301115" cy="232410"/>
            <wp:effectExtent l="0" t="0" r="0"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1301115" cy="232410"/>
                    </a:xfrm>
                    <a:prstGeom prst="rect">
                      <a:avLst/>
                    </a:prstGeom>
                    <a:noFill/>
                    <a:ln>
                      <a:noFill/>
                    </a:ln>
                  </pic:spPr>
                </pic:pic>
              </a:graphicData>
            </a:graphic>
          </wp:inline>
        </w:drawing>
      </w:r>
      <w:ins w:id="3924" w:author="zhengping jin" w:date="2024-08-13T01:47:00Z" w16du:dateUtc="2024-08-12T17:47:00Z">
        <w:r w:rsidR="006622D6">
          <w:rPr>
            <w:rFonts w:ascii="Times New Roman" w:hAnsi="Times New Roman" w:hint="eastAsia"/>
          </w:rPr>
          <w:t>.</w:t>
        </w:r>
      </w:ins>
    </w:p>
    <w:p w14:paraId="6AABF49E" w14:textId="77777777" w:rsidR="00250DB7" w:rsidRPr="006D722E" w:rsidRDefault="00250DB7" w:rsidP="00250DB7">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特别（</w:t>
      </w:r>
      <w:r w:rsidRPr="006D722E">
        <w:rPr>
          <w:rFonts w:ascii="Times New Roman" w:hAnsi="Times New Roman"/>
          <w:i/>
        </w:rPr>
        <w:t>p</w:t>
      </w:r>
      <w:r w:rsidRPr="006D722E">
        <w:rPr>
          <w:rFonts w:ascii="Times New Roman" w:hAnsi="Times New Roman"/>
        </w:rPr>
        <w:t>=5</w:t>
      </w:r>
      <w:r w:rsidRPr="006D722E">
        <w:rPr>
          <w:rFonts w:ascii="Times New Roman" w:hAnsi="Times New Roman"/>
        </w:rPr>
        <w:t>），</w:t>
      </w:r>
    </w:p>
    <w:p w14:paraId="61D4520C" w14:textId="6D22558D" w:rsidR="00250DB7" w:rsidRPr="006D722E" w:rsidRDefault="00250DB7" w:rsidP="00250DB7">
      <w:pPr>
        <w:tabs>
          <w:tab w:val="left" w:pos="6360"/>
        </w:tabs>
        <w:snapToGrid w:val="0"/>
        <w:spacing w:line="360" w:lineRule="auto"/>
        <w:contextualSpacing/>
        <w:jc w:val="center"/>
        <w:rPr>
          <w:rFonts w:ascii="Times New Roman" w:hAnsi="Times New Roman"/>
        </w:rPr>
      </w:pPr>
      <w:r w:rsidRPr="006D722E">
        <w:rPr>
          <w:rFonts w:ascii="Times New Roman" w:hAnsi="Times New Roman"/>
          <w:noProof/>
          <w:position w:val="-32"/>
        </w:rPr>
        <w:drawing>
          <wp:inline distT="0" distB="0" distL="0" distR="0" wp14:anchorId="06ADBBD6" wp14:editId="520BB1E5">
            <wp:extent cx="2356485" cy="478155"/>
            <wp:effectExtent l="0" t="0" r="5715"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1152" cstate="print">
                      <a:extLst>
                        <a:ext uri="{28A0092B-C50C-407E-A947-70E740481C1C}">
                          <a14:useLocalDpi xmlns:a14="http://schemas.microsoft.com/office/drawing/2010/main" val="0"/>
                        </a:ext>
                      </a:extLst>
                    </a:blip>
                    <a:srcRect/>
                    <a:stretch>
                      <a:fillRect/>
                    </a:stretch>
                  </pic:blipFill>
                  <pic:spPr bwMode="auto">
                    <a:xfrm>
                      <a:off x="0" y="0"/>
                      <a:ext cx="2356485" cy="478155"/>
                    </a:xfrm>
                    <a:prstGeom prst="rect">
                      <a:avLst/>
                    </a:prstGeom>
                    <a:noFill/>
                    <a:ln>
                      <a:noFill/>
                    </a:ln>
                  </pic:spPr>
                </pic:pic>
              </a:graphicData>
            </a:graphic>
          </wp:inline>
        </w:drawing>
      </w:r>
    </w:p>
    <w:p w14:paraId="5F53CC21" w14:textId="2BBE29E7" w:rsidR="00250DB7" w:rsidRPr="006D722E" w:rsidRDefault="00250DB7" w:rsidP="00014D6C">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因此，原同余方程等价于</w:t>
      </w:r>
      <w:r w:rsidRPr="006D722E">
        <w:rPr>
          <w:rFonts w:ascii="Times New Roman" w:hAnsi="Times New Roman"/>
          <w:noProof/>
          <w:position w:val="-10"/>
        </w:rPr>
        <w:drawing>
          <wp:inline distT="0" distB="0" distL="0" distR="0" wp14:anchorId="25B47E07" wp14:editId="1853923C">
            <wp:extent cx="1687830" cy="232410"/>
            <wp:effectExtent l="0" t="0" r="762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1153" cstate="print">
                      <a:extLst>
                        <a:ext uri="{28A0092B-C50C-407E-A947-70E740481C1C}">
                          <a14:useLocalDpi xmlns:a14="http://schemas.microsoft.com/office/drawing/2010/main" val="0"/>
                        </a:ext>
                      </a:extLst>
                    </a:blip>
                    <a:srcRect/>
                    <a:stretch>
                      <a:fillRect/>
                    </a:stretch>
                  </pic:blipFill>
                  <pic:spPr bwMode="auto">
                    <a:xfrm>
                      <a:off x="0" y="0"/>
                      <a:ext cx="1687830" cy="232410"/>
                    </a:xfrm>
                    <a:prstGeom prst="rect">
                      <a:avLst/>
                    </a:prstGeom>
                    <a:noFill/>
                    <a:ln>
                      <a:noFill/>
                    </a:ln>
                  </pic:spPr>
                </pic:pic>
              </a:graphicData>
            </a:graphic>
          </wp:inline>
        </w:drawing>
      </w:r>
      <w:ins w:id="3925" w:author="zhengping jin" w:date="2024-08-13T01:48:00Z" w16du:dateUtc="2024-08-12T17:48:00Z">
        <w:r w:rsidR="006622D6">
          <w:rPr>
            <w:rFonts w:ascii="Times New Roman" w:hAnsi="Times New Roman" w:hint="eastAsia"/>
          </w:rPr>
          <w:t>.</w:t>
        </w:r>
      </w:ins>
    </w:p>
    <w:p w14:paraId="0384EFA4" w14:textId="5586B4A5" w:rsidR="00250DB7" w:rsidRPr="006D722E" w:rsidRDefault="00250DB7" w:rsidP="00014D6C">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进而等价于</w:t>
      </w:r>
      <w:r w:rsidRPr="006D722E">
        <w:rPr>
          <w:rFonts w:ascii="Times New Roman" w:hAnsi="Times New Roman"/>
          <w:noProof/>
          <w:position w:val="-10"/>
        </w:rPr>
        <w:drawing>
          <wp:inline distT="0" distB="0" distL="0" distR="0" wp14:anchorId="591DCA68" wp14:editId="66EAE3FA">
            <wp:extent cx="2806700" cy="232410"/>
            <wp:effectExtent l="0" t="0" r="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1154" cstate="print">
                      <a:extLst>
                        <a:ext uri="{28A0092B-C50C-407E-A947-70E740481C1C}">
                          <a14:useLocalDpi xmlns:a14="http://schemas.microsoft.com/office/drawing/2010/main" val="0"/>
                        </a:ext>
                      </a:extLst>
                    </a:blip>
                    <a:srcRect/>
                    <a:stretch>
                      <a:fillRect/>
                    </a:stretch>
                  </pic:blipFill>
                  <pic:spPr bwMode="auto">
                    <a:xfrm>
                      <a:off x="0" y="0"/>
                      <a:ext cx="2806700" cy="232410"/>
                    </a:xfrm>
                    <a:prstGeom prst="rect">
                      <a:avLst/>
                    </a:prstGeom>
                    <a:noFill/>
                    <a:ln>
                      <a:noFill/>
                    </a:ln>
                  </pic:spPr>
                </pic:pic>
              </a:graphicData>
            </a:graphic>
          </wp:inline>
        </w:drawing>
      </w:r>
      <w:ins w:id="3926" w:author="zhengping jin" w:date="2024-08-13T01:48:00Z" w16du:dateUtc="2024-08-12T17:48:00Z">
        <w:r w:rsidR="006622D6">
          <w:rPr>
            <w:rFonts w:ascii="Times New Roman" w:hAnsi="Times New Roman" w:hint="eastAsia"/>
          </w:rPr>
          <w:t>.</w:t>
        </w:r>
      </w:ins>
    </w:p>
    <w:p w14:paraId="3B5AA136" w14:textId="64F878C8" w:rsidR="00250DB7" w:rsidRPr="006D722E" w:rsidRDefault="00250DB7" w:rsidP="00014D6C">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直接验算，同余方程的解为</w:t>
      </w:r>
      <w:r w:rsidRPr="006D722E">
        <w:rPr>
          <w:rFonts w:ascii="Times New Roman" w:hAnsi="Times New Roman"/>
          <w:noProof/>
          <w:position w:val="-10"/>
        </w:rPr>
        <w:drawing>
          <wp:inline distT="0" distB="0" distL="0" distR="0" wp14:anchorId="5C38D2BF" wp14:editId="0AF9DCEE">
            <wp:extent cx="1069340" cy="196850"/>
            <wp:effectExtent l="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1149" cstate="print">
                      <a:extLst>
                        <a:ext uri="{28A0092B-C50C-407E-A947-70E740481C1C}">
                          <a14:useLocalDpi xmlns:a14="http://schemas.microsoft.com/office/drawing/2010/main" val="0"/>
                        </a:ext>
                      </a:extLst>
                    </a:blip>
                    <a:srcRect/>
                    <a:stretch>
                      <a:fillRect/>
                    </a:stretch>
                  </pic:blipFill>
                  <pic:spPr bwMode="auto">
                    <a:xfrm>
                      <a:off x="0" y="0"/>
                      <a:ext cx="1069340" cy="196850"/>
                    </a:xfrm>
                    <a:prstGeom prst="rect">
                      <a:avLst/>
                    </a:prstGeom>
                    <a:noFill/>
                    <a:ln>
                      <a:noFill/>
                    </a:ln>
                  </pic:spPr>
                </pic:pic>
              </a:graphicData>
            </a:graphic>
          </wp:inline>
        </w:drawing>
      </w:r>
      <w:ins w:id="3927" w:author="zhengping jin" w:date="2024-08-13T01:48:00Z" w16du:dateUtc="2024-08-12T17:48:00Z">
        <w:r w:rsidR="006622D6">
          <w:rPr>
            <w:rFonts w:ascii="Times New Roman" w:hAnsi="Times New Roman" w:hint="eastAsia"/>
          </w:rPr>
          <w:t>.</w:t>
        </w:r>
      </w:ins>
    </w:p>
    <w:p w14:paraId="6DB44BC1" w14:textId="6500BE17" w:rsidR="00910D29" w:rsidRPr="006D722E" w:rsidRDefault="00910D29" w:rsidP="00250DB7">
      <w:pPr>
        <w:tabs>
          <w:tab w:val="left" w:pos="6360"/>
        </w:tabs>
        <w:spacing w:beforeLines="50" w:before="156" w:afterLines="50" w:after="156" w:line="360" w:lineRule="auto"/>
        <w:jc w:val="left"/>
        <w:rPr>
          <w:rFonts w:ascii="Times New Roman" w:hAnsi="Times New Roman"/>
          <w:b/>
          <w:sz w:val="24"/>
          <w:szCs w:val="24"/>
        </w:rPr>
      </w:pPr>
      <w:r w:rsidRPr="006D722E">
        <w:rPr>
          <w:rFonts w:ascii="Times New Roman" w:hAnsi="Times New Roman"/>
          <w:b/>
          <w:sz w:val="24"/>
          <w:szCs w:val="24"/>
        </w:rPr>
        <w:t>3.</w:t>
      </w:r>
      <w:r w:rsidR="00250DB7" w:rsidRPr="006D722E">
        <w:rPr>
          <w:rFonts w:ascii="Times New Roman" w:hAnsi="Times New Roman"/>
          <w:b/>
          <w:sz w:val="24"/>
          <w:szCs w:val="24"/>
        </w:rPr>
        <w:t>4</w:t>
      </w:r>
      <w:r w:rsidRPr="006D722E">
        <w:rPr>
          <w:rFonts w:ascii="Times New Roman" w:hAnsi="Times New Roman"/>
          <w:b/>
          <w:sz w:val="24"/>
          <w:szCs w:val="24"/>
        </w:rPr>
        <w:t>.</w:t>
      </w:r>
      <w:r w:rsidR="00250DB7" w:rsidRPr="006D722E">
        <w:rPr>
          <w:rFonts w:ascii="Times New Roman" w:hAnsi="Times New Roman"/>
          <w:b/>
          <w:sz w:val="24"/>
          <w:szCs w:val="24"/>
        </w:rPr>
        <w:t>3</w:t>
      </w:r>
      <w:r w:rsidRPr="006D722E">
        <w:rPr>
          <w:rFonts w:ascii="Times New Roman" w:hAnsi="Times New Roman"/>
          <w:b/>
          <w:sz w:val="24"/>
          <w:szCs w:val="24"/>
        </w:rPr>
        <w:t xml:space="preserve"> </w:t>
      </w:r>
      <w:r w:rsidR="00250DB7" w:rsidRPr="006D722E">
        <w:rPr>
          <w:rFonts w:ascii="Times New Roman" w:hAnsi="Times New Roman" w:hint="eastAsia"/>
          <w:b/>
          <w:sz w:val="24"/>
          <w:szCs w:val="24"/>
        </w:rPr>
        <w:t>素数</w:t>
      </w:r>
      <w:proofErr w:type="gramStart"/>
      <w:r w:rsidR="00250DB7" w:rsidRPr="006D722E">
        <w:rPr>
          <w:rFonts w:ascii="Times New Roman" w:hAnsi="Times New Roman" w:hint="eastAsia"/>
          <w:b/>
          <w:sz w:val="24"/>
          <w:szCs w:val="24"/>
        </w:rPr>
        <w:t>幂</w:t>
      </w:r>
      <w:proofErr w:type="gramEnd"/>
      <w:r w:rsidR="00250DB7" w:rsidRPr="006D722E">
        <w:rPr>
          <w:rFonts w:ascii="Times New Roman" w:hAnsi="Times New Roman" w:hint="eastAsia"/>
          <w:b/>
          <w:sz w:val="24"/>
          <w:szCs w:val="24"/>
        </w:rPr>
        <w:t>模的高次同余方程——</w:t>
      </w:r>
      <w:proofErr w:type="gramStart"/>
      <w:r w:rsidR="00250DB7" w:rsidRPr="006D722E">
        <w:rPr>
          <w:rFonts w:ascii="Times New Roman" w:hAnsi="Times New Roman" w:hint="eastAsia"/>
          <w:b/>
          <w:sz w:val="24"/>
          <w:szCs w:val="24"/>
        </w:rPr>
        <w:t>幂</w:t>
      </w:r>
      <w:proofErr w:type="gramEnd"/>
      <w:r w:rsidR="00250DB7" w:rsidRPr="006D722E">
        <w:rPr>
          <w:rFonts w:ascii="Times New Roman" w:hAnsi="Times New Roman" w:hint="eastAsia"/>
          <w:b/>
          <w:sz w:val="24"/>
          <w:szCs w:val="24"/>
        </w:rPr>
        <w:t>指数提升</w:t>
      </w:r>
    </w:p>
    <w:p w14:paraId="38CB0E52" w14:textId="77777777" w:rsidR="00910D29" w:rsidRPr="006D722E" w:rsidRDefault="00910D29" w:rsidP="00910D29">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rPr>
        <w:t>因为任一正整数</w:t>
      </w:r>
      <w:r w:rsidRPr="006D722E">
        <w:rPr>
          <w:rFonts w:ascii="Times New Roman" w:hAnsi="Times New Roman"/>
          <w:i/>
        </w:rPr>
        <w:t>m</w:t>
      </w:r>
      <w:r w:rsidRPr="006D722E">
        <w:rPr>
          <w:rFonts w:ascii="Times New Roman" w:hAnsi="Times New Roman"/>
        </w:rPr>
        <w:t>有标准分解式</w:t>
      </w:r>
    </w:p>
    <w:p w14:paraId="60F12625" w14:textId="4BC84EC5"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32"/>
        </w:rPr>
        <w:object w:dxaOrig="1100" w:dyaOrig="580" w14:anchorId="209F6561">
          <v:shape id="_x0000_i1474" type="#_x0000_t75" style="width:54.25pt;height:29.15pt" o:ole="">
            <v:imagedata r:id="rId1155" o:title=""/>
          </v:shape>
          <o:OLEObject Type="Embed" ProgID="Equation.DSMT4" ShapeID="_x0000_i1474" DrawAspect="Content" ObjectID="_1790422633" r:id="rId1156"/>
        </w:object>
      </w:r>
      <w:ins w:id="3928" w:author="zhengping jin" w:date="2024-08-13T08:55:00Z" w16du:dateUtc="2024-08-13T00:55:00Z">
        <w:r w:rsidR="006A03E3">
          <w:rPr>
            <w:rFonts w:ascii="Times New Roman" w:hAnsi="Times New Roman" w:hint="eastAsia"/>
          </w:rPr>
          <w:t>,</w:t>
        </w:r>
      </w:ins>
    </w:p>
    <w:p w14:paraId="2F621DB7" w14:textId="651C8A71" w:rsidR="00910D29" w:rsidRPr="006D722E" w:rsidDel="006A03E3" w:rsidRDefault="00910D29">
      <w:pPr>
        <w:tabs>
          <w:tab w:val="left" w:pos="6360"/>
        </w:tabs>
        <w:snapToGrid w:val="0"/>
        <w:spacing w:line="360" w:lineRule="auto"/>
        <w:contextualSpacing/>
        <w:jc w:val="left"/>
        <w:rPr>
          <w:del w:id="3929" w:author="zhengping jin" w:date="2024-08-13T08:55:00Z" w16du:dateUtc="2024-08-13T00:55:00Z"/>
          <w:rFonts w:ascii="Times New Roman" w:hAnsi="Times New Roman"/>
        </w:rPr>
        <w:pPrChange w:id="3930" w:author="zhengping jin" w:date="2024-08-13T08:55:00Z" w16du:dateUtc="2024-08-13T00:55:00Z">
          <w:pPr>
            <w:tabs>
              <w:tab w:val="left" w:pos="6360"/>
            </w:tabs>
            <w:snapToGrid w:val="0"/>
            <w:spacing w:line="360" w:lineRule="auto"/>
            <w:ind w:firstLineChars="200" w:firstLine="420"/>
            <w:contextualSpacing/>
            <w:jc w:val="left"/>
          </w:pPr>
        </w:pPrChange>
      </w:pPr>
      <w:r w:rsidRPr="00C324FB">
        <w:rPr>
          <w:rFonts w:ascii="Times New Roman" w:hAnsi="Times New Roman"/>
        </w:rPr>
        <w:t>由定理</w:t>
      </w:r>
      <w:r w:rsidR="00BE1648" w:rsidRPr="00C324FB">
        <w:rPr>
          <w:rFonts w:ascii="Times New Roman" w:hAnsi="Times New Roman" w:hint="eastAsia"/>
        </w:rPr>
        <w:t>3</w:t>
      </w:r>
      <w:r w:rsidR="00BE1648" w:rsidRPr="00C324FB">
        <w:rPr>
          <w:rFonts w:ascii="Times New Roman" w:hAnsi="Times New Roman"/>
        </w:rPr>
        <w:t>.4.</w:t>
      </w:r>
      <w:r w:rsidRPr="00C324FB">
        <w:rPr>
          <w:rFonts w:ascii="Times New Roman" w:hAnsi="Times New Roman"/>
        </w:rPr>
        <w:t>1</w:t>
      </w:r>
      <w:r w:rsidRPr="00C324FB">
        <w:rPr>
          <w:rFonts w:ascii="Times New Roman" w:hAnsi="Times New Roman"/>
        </w:rPr>
        <w:t>知，</w:t>
      </w:r>
      <w:del w:id="3931" w:author="zhengping jin" w:date="2024-08-13T08:55:00Z" w16du:dateUtc="2024-08-13T00:55:00Z">
        <w:r w:rsidRPr="006D722E" w:rsidDel="006A03E3">
          <w:rPr>
            <w:rFonts w:ascii="Times New Roman" w:hAnsi="Times New Roman"/>
          </w:rPr>
          <w:delText>要</w:delText>
        </w:r>
      </w:del>
      <w:r w:rsidRPr="006D722E">
        <w:rPr>
          <w:rFonts w:ascii="Times New Roman" w:hAnsi="Times New Roman"/>
        </w:rPr>
        <w:t>求解</w:t>
      </w:r>
      <w:r w:rsidR="00301E4F" w:rsidRPr="006D722E">
        <w:rPr>
          <w:rFonts w:ascii="Times New Roman" w:hAnsi="Times New Roman"/>
        </w:rPr>
        <w:t>同余方程</w:t>
      </w:r>
      <w:r w:rsidRPr="006D722E">
        <w:rPr>
          <w:rFonts w:ascii="Times New Roman" w:hAnsi="Times New Roman"/>
          <w:position w:val="-10"/>
        </w:rPr>
        <w:object w:dxaOrig="1740" w:dyaOrig="320" w14:anchorId="1E00F882">
          <v:shape id="_x0000_i1475" type="#_x0000_t75" style="width:87.05pt;height:15.5pt" o:ole="">
            <v:imagedata r:id="rId1157" o:title=""/>
          </v:shape>
          <o:OLEObject Type="Embed" ProgID="Equation.DSMT4" ShapeID="_x0000_i1475" DrawAspect="Content" ObjectID="_1790422634" r:id="rId1158"/>
        </w:object>
      </w:r>
    </w:p>
    <w:p w14:paraId="34B96634" w14:textId="37D1BD36" w:rsidR="00910D29" w:rsidRPr="006D722E" w:rsidDel="006A03E3" w:rsidRDefault="00910D29">
      <w:pPr>
        <w:tabs>
          <w:tab w:val="left" w:pos="6360"/>
        </w:tabs>
        <w:snapToGrid w:val="0"/>
        <w:spacing w:line="360" w:lineRule="auto"/>
        <w:contextualSpacing/>
        <w:jc w:val="left"/>
        <w:rPr>
          <w:del w:id="3932" w:author="zhengping jin" w:date="2024-08-13T08:56:00Z" w16du:dateUtc="2024-08-13T00:56:00Z"/>
          <w:rFonts w:ascii="Times New Roman" w:hAnsi="Times New Roman"/>
        </w:rPr>
        <w:pPrChange w:id="3933" w:author="zhengping jin" w:date="2024-08-13T08:55:00Z" w16du:dateUtc="2024-08-13T00:55:00Z">
          <w:pPr>
            <w:tabs>
              <w:tab w:val="left" w:pos="6360"/>
            </w:tabs>
            <w:snapToGrid w:val="0"/>
            <w:spacing w:line="360" w:lineRule="auto"/>
            <w:ind w:firstLineChars="200" w:firstLine="420"/>
            <w:contextualSpacing/>
            <w:jc w:val="left"/>
          </w:pPr>
        </w:pPrChange>
      </w:pPr>
      <w:r w:rsidRPr="006D722E">
        <w:rPr>
          <w:rFonts w:ascii="Times New Roman" w:hAnsi="Times New Roman"/>
        </w:rPr>
        <w:t>只需求解</w:t>
      </w:r>
      <w:r w:rsidR="00301E4F" w:rsidRPr="006D722E">
        <w:rPr>
          <w:rFonts w:ascii="Times New Roman" w:hAnsi="Times New Roman"/>
        </w:rPr>
        <w:t>同余方程</w:t>
      </w:r>
      <w:r w:rsidRPr="006D722E">
        <w:rPr>
          <w:rFonts w:ascii="Times New Roman" w:hAnsi="Times New Roman"/>
          <w:position w:val="-10"/>
        </w:rPr>
        <w:object w:dxaOrig="1840" w:dyaOrig="360" w14:anchorId="264A4488">
          <v:shape id="_x0000_i1476" type="#_x0000_t75" style="width:91.6pt;height:17.75pt" o:ole="">
            <v:imagedata r:id="rId1159" o:title=""/>
          </v:shape>
          <o:OLEObject Type="Embed" ProgID="Equation.DSMT4" ShapeID="_x0000_i1476" DrawAspect="Content" ObjectID="_1790422635" r:id="rId1160"/>
        </w:object>
      </w:r>
      <w:ins w:id="3934" w:author="zhengping jin" w:date="2024-08-13T08:56:00Z" w16du:dateUtc="2024-08-13T00:56:00Z">
        <w:r w:rsidR="006A03E3">
          <w:rPr>
            <w:rFonts w:ascii="Times New Roman" w:hAnsi="Times New Roman" w:hint="eastAsia"/>
          </w:rPr>
          <w:t>.</w:t>
        </w:r>
      </w:ins>
    </w:p>
    <w:p w14:paraId="5E8E64AE" w14:textId="164AE820" w:rsidR="00910D29" w:rsidRPr="006D722E" w:rsidDel="006A03E3" w:rsidRDefault="00910D29">
      <w:pPr>
        <w:tabs>
          <w:tab w:val="left" w:pos="6360"/>
        </w:tabs>
        <w:snapToGrid w:val="0"/>
        <w:spacing w:line="360" w:lineRule="auto"/>
        <w:contextualSpacing/>
        <w:jc w:val="left"/>
        <w:rPr>
          <w:del w:id="3935" w:author="zhengping jin" w:date="2024-08-13T08:56:00Z" w16du:dateUtc="2024-08-13T00:56:00Z"/>
          <w:rFonts w:ascii="Times New Roman" w:hAnsi="Times New Roman"/>
        </w:rPr>
        <w:pPrChange w:id="3936" w:author="zhengping jin" w:date="2024-08-13T08:56:00Z" w16du:dateUtc="2024-08-13T00:56:00Z">
          <w:pPr>
            <w:tabs>
              <w:tab w:val="left" w:pos="6360"/>
            </w:tabs>
            <w:snapToGrid w:val="0"/>
            <w:spacing w:line="360" w:lineRule="auto"/>
            <w:ind w:firstLineChars="200" w:firstLine="420"/>
            <w:jc w:val="left"/>
          </w:pPr>
        </w:pPrChange>
      </w:pPr>
      <w:r w:rsidRPr="00C324FB">
        <w:rPr>
          <w:rFonts w:ascii="Times New Roman" w:hAnsi="Times New Roman"/>
        </w:rPr>
        <w:t>因此，我们讨论</w:t>
      </w:r>
      <w:r w:rsidRPr="00C324FB">
        <w:rPr>
          <w:rFonts w:ascii="Times New Roman" w:hAnsi="Times New Roman"/>
          <w:i/>
        </w:rPr>
        <w:t>p</w:t>
      </w:r>
      <w:r w:rsidRPr="00C324FB">
        <w:rPr>
          <w:rFonts w:ascii="Times New Roman" w:hAnsi="Times New Roman"/>
        </w:rPr>
        <w:t>为素数时，</w:t>
      </w:r>
      <w:r w:rsidR="00301E4F" w:rsidRPr="00C324FB">
        <w:rPr>
          <w:rFonts w:ascii="Times New Roman" w:hAnsi="Times New Roman"/>
        </w:rPr>
        <w:t>同余方程</w:t>
      </w:r>
      <w:r w:rsidRPr="006D722E">
        <w:rPr>
          <w:rFonts w:ascii="Times New Roman" w:hAnsi="Times New Roman"/>
          <w:position w:val="-10"/>
        </w:rPr>
        <w:object w:dxaOrig="1840" w:dyaOrig="360" w14:anchorId="0A33DCD1">
          <v:shape id="_x0000_i1477" type="#_x0000_t75" style="width:91.6pt;height:17.75pt" o:ole="">
            <v:imagedata r:id="rId1159" o:title=""/>
          </v:shape>
          <o:OLEObject Type="Embed" ProgID="Equation.DSMT4" ShapeID="_x0000_i1477" DrawAspect="Content" ObjectID="_1790422636" r:id="rId1161"/>
        </w:object>
      </w:r>
      <w:r w:rsidR="00C324FB" w:rsidRPr="00C324FB">
        <w:rPr>
          <w:rFonts w:ascii="Times New Roman" w:hAnsi="Times New Roman"/>
        </w:rPr>
        <w:t>的解法</w:t>
      </w:r>
      <w:r w:rsidR="00C324FB">
        <w:rPr>
          <w:rFonts w:ascii="Times New Roman" w:hAnsi="Times New Roman" w:hint="eastAsia"/>
        </w:rPr>
        <w:t>.</w:t>
      </w:r>
    </w:p>
    <w:p w14:paraId="47958ADC" w14:textId="77777777" w:rsidR="00C324FB" w:rsidRDefault="00C324FB">
      <w:pPr>
        <w:tabs>
          <w:tab w:val="left" w:pos="6360"/>
        </w:tabs>
        <w:snapToGrid w:val="0"/>
        <w:spacing w:line="360" w:lineRule="auto"/>
        <w:contextualSpacing/>
        <w:jc w:val="left"/>
        <w:rPr>
          <w:rFonts w:ascii="Times New Roman" w:hAnsi="Times New Roman"/>
        </w:rPr>
        <w:pPrChange w:id="3937" w:author="zhengping jin" w:date="2024-08-13T08:56:00Z" w16du:dateUtc="2024-08-13T00:56:00Z">
          <w:pPr>
            <w:tabs>
              <w:tab w:val="left" w:pos="6360"/>
            </w:tabs>
            <w:snapToGrid w:val="0"/>
            <w:spacing w:line="360" w:lineRule="auto"/>
            <w:ind w:firstLineChars="200" w:firstLine="420"/>
          </w:pPr>
        </w:pPrChange>
      </w:pPr>
    </w:p>
    <w:p w14:paraId="17B95B47" w14:textId="3802341A" w:rsidR="00910D29" w:rsidRPr="006D722E" w:rsidRDefault="00910D29" w:rsidP="00910D29">
      <w:pPr>
        <w:tabs>
          <w:tab w:val="left" w:pos="6360"/>
        </w:tabs>
        <w:snapToGrid w:val="0"/>
        <w:spacing w:line="360" w:lineRule="auto"/>
        <w:ind w:firstLineChars="200" w:firstLine="420"/>
        <w:rPr>
          <w:rFonts w:ascii="Times New Roman" w:hAnsi="Times New Roman"/>
        </w:rPr>
      </w:pPr>
      <w:r w:rsidRPr="00C324FB">
        <w:rPr>
          <w:rFonts w:ascii="Times New Roman" w:hAnsi="Times New Roman"/>
        </w:rPr>
        <w:t>设</w:t>
      </w:r>
      <w:r w:rsidRPr="006D722E">
        <w:rPr>
          <w:rFonts w:ascii="Times New Roman" w:hAnsi="Times New Roman"/>
          <w:position w:val="-12"/>
        </w:rPr>
        <w:object w:dxaOrig="3180" w:dyaOrig="380" w14:anchorId="02AAF560">
          <v:shape id="_x0000_i1478" type="#_x0000_t75" style="width:159.05pt;height:19.6pt" o:ole="">
            <v:imagedata r:id="rId1162" o:title=""/>
          </v:shape>
          <o:OLEObject Type="Embed" ProgID="Equation.DSMT4" ShapeID="_x0000_i1478" DrawAspect="Content" ObjectID="_1790422637" r:id="rId1163"/>
        </w:object>
      </w:r>
      <w:r w:rsidRPr="006D722E">
        <w:rPr>
          <w:rFonts w:ascii="Times New Roman" w:hAnsi="Times New Roman"/>
        </w:rPr>
        <w:t>为整系数多项式，我们记</w:t>
      </w:r>
    </w:p>
    <w:p w14:paraId="3CEF7422" w14:textId="65A1BFB6" w:rsidR="00910D29" w:rsidRPr="006D722E" w:rsidRDefault="00910D29" w:rsidP="00910D29">
      <w:pPr>
        <w:tabs>
          <w:tab w:val="left" w:pos="6360"/>
        </w:tabs>
        <w:snapToGrid w:val="0"/>
        <w:spacing w:line="360" w:lineRule="auto"/>
        <w:jc w:val="center"/>
        <w:rPr>
          <w:rFonts w:ascii="Times New Roman" w:hAnsi="Times New Roman"/>
          <w:b/>
        </w:rPr>
      </w:pPr>
      <w:r w:rsidRPr="006D722E">
        <w:rPr>
          <w:rFonts w:ascii="Times New Roman" w:hAnsi="Times New Roman"/>
          <w:b/>
        </w:rPr>
        <w:object w:dxaOrig="2980" w:dyaOrig="380" w14:anchorId="7394273C">
          <v:shape id="_x0000_i1479" type="#_x0000_t75" style="width:149pt;height:19.6pt" o:ole="">
            <v:imagedata r:id="rId1164" o:title=""/>
          </v:shape>
          <o:OLEObject Type="Embed" ProgID="Equation.DSMT4" ShapeID="_x0000_i1479" DrawAspect="Content" ObjectID="_1790422638" r:id="rId1165"/>
        </w:object>
      </w:r>
      <w:ins w:id="3938" w:author="zhengping jin" w:date="2024-08-13T08:57:00Z" w16du:dateUtc="2024-08-13T00:57:00Z">
        <w:r w:rsidR="006A03E3">
          <w:rPr>
            <w:rFonts w:ascii="Times New Roman" w:hAnsi="Times New Roman" w:hint="eastAsia"/>
            <w:b/>
          </w:rPr>
          <w:t>,</w:t>
        </w:r>
      </w:ins>
    </w:p>
    <w:p w14:paraId="4946FED0" w14:textId="77777777" w:rsidR="00910D29" w:rsidRPr="006D722E" w:rsidRDefault="00910D29" w:rsidP="00910D29">
      <w:pPr>
        <w:tabs>
          <w:tab w:val="left" w:pos="6360"/>
        </w:tabs>
        <w:snapToGrid w:val="0"/>
        <w:spacing w:line="360" w:lineRule="auto"/>
        <w:jc w:val="left"/>
        <w:rPr>
          <w:rFonts w:ascii="Times New Roman" w:hAnsi="Times New Roman"/>
        </w:rPr>
      </w:pPr>
      <w:r w:rsidRPr="006D722E">
        <w:rPr>
          <w:rFonts w:ascii="Times New Roman" w:hAnsi="Times New Roman"/>
        </w:rPr>
        <w:t>称</w:t>
      </w:r>
      <w:r w:rsidRPr="006D722E">
        <w:rPr>
          <w:rFonts w:ascii="Times New Roman" w:hAnsi="Times New Roman"/>
          <w:position w:val="-10"/>
        </w:rPr>
        <w:object w:dxaOrig="600" w:dyaOrig="320" w14:anchorId="15B20DF5">
          <v:shape id="_x0000_i1480" type="#_x0000_t75" style="width:30.1pt;height:15.5pt" o:ole="">
            <v:imagedata r:id="rId1166" o:title=""/>
          </v:shape>
          <o:OLEObject Type="Embed" ProgID="Equation.DSMT4" ShapeID="_x0000_i1480" DrawAspect="Content" ObjectID="_1790422639" r:id="rId1167"/>
        </w:object>
      </w:r>
      <w:r w:rsidRPr="006D722E">
        <w:rPr>
          <w:rFonts w:ascii="Times New Roman" w:hAnsi="Times New Roman"/>
        </w:rPr>
        <w:t>为</w:t>
      </w:r>
      <w:r w:rsidRPr="006D722E">
        <w:rPr>
          <w:rFonts w:ascii="Times New Roman" w:hAnsi="Times New Roman"/>
          <w:position w:val="-10"/>
        </w:rPr>
        <w:object w:dxaOrig="540" w:dyaOrig="320" w14:anchorId="6ACE1C6F">
          <v:shape id="_x0000_i1481" type="#_x0000_t75" style="width:27.35pt;height:15.5pt" o:ole="">
            <v:imagedata r:id="rId1168" o:title=""/>
          </v:shape>
          <o:OLEObject Type="Embed" ProgID="Equation.DSMT4" ShapeID="_x0000_i1481" DrawAspect="Content" ObjectID="_1790422640" r:id="rId1169"/>
        </w:object>
      </w:r>
      <w:proofErr w:type="gramStart"/>
      <w:r w:rsidRPr="006D722E">
        <w:rPr>
          <w:rFonts w:ascii="Times New Roman" w:hAnsi="Times New Roman"/>
        </w:rPr>
        <w:t>的导式</w:t>
      </w:r>
      <w:proofErr w:type="gramEnd"/>
      <w:r w:rsidRPr="006D722E">
        <w:rPr>
          <w:rFonts w:ascii="Times New Roman" w:hAnsi="Times New Roman"/>
        </w:rPr>
        <w:t>.</w:t>
      </w:r>
    </w:p>
    <w:p w14:paraId="43AA4FD3" w14:textId="77777777" w:rsidR="00910D29" w:rsidRPr="006D722E" w:rsidRDefault="00910D29" w:rsidP="00910D29">
      <w:pPr>
        <w:tabs>
          <w:tab w:val="left" w:pos="6360"/>
        </w:tabs>
        <w:snapToGrid w:val="0"/>
        <w:spacing w:line="360" w:lineRule="auto"/>
        <w:contextualSpacing/>
        <w:jc w:val="left"/>
        <w:rPr>
          <w:rFonts w:ascii="Times New Roman" w:hAnsi="Times New Roman"/>
        </w:rPr>
      </w:pPr>
    </w:p>
    <w:p w14:paraId="6FE4A893" w14:textId="048A9481" w:rsidR="00910D29" w:rsidRPr="006D722E" w:rsidRDefault="00C324FB" w:rsidP="00C324FB">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b/>
        </w:rPr>
        <w:t>定理</w:t>
      </w:r>
      <w:r>
        <w:rPr>
          <w:rFonts w:ascii="Times New Roman" w:hAnsi="Times New Roman" w:hint="eastAsia"/>
          <w:b/>
        </w:rPr>
        <w:t>3</w:t>
      </w:r>
      <w:r>
        <w:rPr>
          <w:rFonts w:ascii="Times New Roman" w:hAnsi="Times New Roman"/>
          <w:b/>
        </w:rPr>
        <w:t xml:space="preserve">.4.6 </w:t>
      </w:r>
      <w:r w:rsidR="00910D29" w:rsidRPr="006D722E">
        <w:rPr>
          <w:rFonts w:ascii="Times New Roman" w:hAnsi="Times New Roman"/>
        </w:rPr>
        <w:t>设</w:t>
      </w:r>
      <w:r w:rsidR="00910D29" w:rsidRPr="006D722E">
        <w:rPr>
          <w:rFonts w:ascii="Times New Roman" w:hAnsi="Times New Roman"/>
          <w:position w:val="-12"/>
        </w:rPr>
        <w:object w:dxaOrig="1460" w:dyaOrig="360" w14:anchorId="0025C384">
          <v:shape id="_x0000_i1482" type="#_x0000_t75" style="width:72.9pt;height:17.75pt" o:ole="">
            <v:imagedata r:id="rId1170" o:title=""/>
          </v:shape>
          <o:OLEObject Type="Embed" ProgID="Equation.DSMT4" ShapeID="_x0000_i1482" DrawAspect="Content" ObjectID="_1790422641" r:id="rId1171"/>
        </w:object>
      </w:r>
      <w:r w:rsidR="00910D29" w:rsidRPr="006D722E">
        <w:rPr>
          <w:rFonts w:ascii="Times New Roman" w:hAnsi="Times New Roman"/>
        </w:rPr>
        <w:t>是</w:t>
      </w:r>
      <w:r w:rsidR="00301E4F" w:rsidRPr="006D722E">
        <w:rPr>
          <w:rFonts w:ascii="Times New Roman" w:hAnsi="Times New Roman"/>
        </w:rPr>
        <w:t>同余方程</w:t>
      </w:r>
      <w:r w:rsidR="00910D29" w:rsidRPr="006D722E">
        <w:rPr>
          <w:rFonts w:ascii="Times New Roman" w:hAnsi="Times New Roman"/>
          <w:position w:val="-10"/>
        </w:rPr>
        <w:object w:dxaOrig="1719" w:dyaOrig="320" w14:anchorId="43CA55BA">
          <v:shape id="_x0000_i1483" type="#_x0000_t75" style="width:86.6pt;height:15.5pt" o:ole="">
            <v:imagedata r:id="rId1172" o:title=""/>
          </v:shape>
          <o:OLEObject Type="Embed" ProgID="Equation.DSMT4" ShapeID="_x0000_i1483" DrawAspect="Content" ObjectID="_1790422642" r:id="rId1173"/>
        </w:object>
      </w:r>
      <w:r w:rsidR="00910D29" w:rsidRPr="006D722E">
        <w:rPr>
          <w:rFonts w:ascii="Times New Roman" w:hAnsi="Times New Roman"/>
        </w:rPr>
        <w:t>的一个解，且</w:t>
      </w:r>
    </w:p>
    <w:p w14:paraId="3223F18F" w14:textId="3BC0068F"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1380" w:dyaOrig="360" w14:anchorId="444791F2">
          <v:shape id="_x0000_i1484" type="#_x0000_t75" style="width:68.8pt;height:17.75pt" o:ole="">
            <v:imagedata r:id="rId1174" o:title=""/>
          </v:shape>
          <o:OLEObject Type="Embed" ProgID="Equation.DSMT4" ShapeID="_x0000_i1484" DrawAspect="Content" ObjectID="_1790422643" r:id="rId1175"/>
        </w:object>
      </w:r>
      <w:ins w:id="3939" w:author="zhengping jin" w:date="2024-08-13T08:57:00Z" w16du:dateUtc="2024-08-13T00:57:00Z">
        <w:r w:rsidR="006A03E3">
          <w:rPr>
            <w:rFonts w:ascii="Times New Roman" w:hAnsi="Times New Roman" w:hint="eastAsia"/>
          </w:rPr>
          <w:t>,</w:t>
        </w:r>
      </w:ins>
    </w:p>
    <w:p w14:paraId="4FD6D419" w14:textId="3F71FEA5" w:rsidR="00910D29" w:rsidRPr="006D722E" w:rsidRDefault="00910D29" w:rsidP="00910D29">
      <w:pPr>
        <w:tabs>
          <w:tab w:val="left" w:pos="6360"/>
        </w:tabs>
        <w:snapToGrid w:val="0"/>
        <w:spacing w:line="360" w:lineRule="auto"/>
        <w:contextualSpacing/>
        <w:jc w:val="left"/>
        <w:rPr>
          <w:rFonts w:ascii="Times New Roman" w:hAnsi="Times New Roman"/>
        </w:rPr>
      </w:pPr>
      <w:r w:rsidRPr="006D722E">
        <w:rPr>
          <w:rFonts w:ascii="Times New Roman" w:hAnsi="Times New Roman"/>
        </w:rPr>
        <w:t>则</w:t>
      </w:r>
      <w:r w:rsidR="00301E4F" w:rsidRPr="006D722E">
        <w:rPr>
          <w:rFonts w:ascii="Times New Roman" w:hAnsi="Times New Roman"/>
        </w:rPr>
        <w:t>同余方程</w:t>
      </w:r>
      <w:r w:rsidRPr="006D722E">
        <w:rPr>
          <w:rFonts w:ascii="Times New Roman" w:hAnsi="Times New Roman"/>
          <w:position w:val="-10"/>
        </w:rPr>
        <w:object w:dxaOrig="1840" w:dyaOrig="360" w14:anchorId="08B6BCD2">
          <v:shape id="_x0000_i1485" type="#_x0000_t75" style="width:91.6pt;height:17.75pt" o:ole="">
            <v:imagedata r:id="rId1159" o:title=""/>
          </v:shape>
          <o:OLEObject Type="Embed" ProgID="Equation.DSMT4" ShapeID="_x0000_i1485" DrawAspect="Content" ObjectID="_1790422644" r:id="rId1176"/>
        </w:object>
      </w:r>
      <w:r w:rsidRPr="006D722E">
        <w:rPr>
          <w:rFonts w:ascii="Times New Roman" w:hAnsi="Times New Roman"/>
        </w:rPr>
        <w:t>有解</w:t>
      </w:r>
      <w:r w:rsidR="00C324FB">
        <w:rPr>
          <w:rFonts w:ascii="Times New Roman" w:hAnsi="Times New Roman" w:hint="eastAsia"/>
        </w:rPr>
        <w:t xml:space="preserve"> </w:t>
      </w:r>
      <w:r w:rsidRPr="006D722E">
        <w:rPr>
          <w:rFonts w:ascii="Times New Roman" w:hAnsi="Times New Roman"/>
          <w:position w:val="-12"/>
        </w:rPr>
        <w:object w:dxaOrig="1620" w:dyaOrig="380" w14:anchorId="657677D6">
          <v:shape id="_x0000_i1486" type="#_x0000_t75" style="width:81.1pt;height:19.6pt" o:ole="">
            <v:imagedata r:id="rId1177" o:title=""/>
          </v:shape>
          <o:OLEObject Type="Embed" ProgID="Equation.DSMT4" ShapeID="_x0000_i1486" DrawAspect="Content" ObjectID="_1790422645" r:id="rId1178"/>
        </w:object>
      </w:r>
      <w:r w:rsidR="00C324FB">
        <w:rPr>
          <w:rFonts w:ascii="Times New Roman" w:hAnsi="Times New Roman"/>
        </w:rPr>
        <w:t xml:space="preserve">, </w:t>
      </w:r>
      <w:r w:rsidRPr="006D722E">
        <w:rPr>
          <w:rFonts w:ascii="Times New Roman" w:hAnsi="Times New Roman"/>
        </w:rPr>
        <w:t>其中</w:t>
      </w:r>
      <w:r w:rsidRPr="006D722E">
        <w:rPr>
          <w:rFonts w:ascii="Times New Roman" w:hAnsi="Times New Roman"/>
          <w:position w:val="-12"/>
        </w:rPr>
        <w:object w:dxaOrig="279" w:dyaOrig="360" w14:anchorId="0CE04BC0">
          <v:shape id="_x0000_i1487" type="#_x0000_t75" style="width:14.6pt;height:17.75pt" o:ole="">
            <v:imagedata r:id="rId1179" o:title=""/>
          </v:shape>
          <o:OLEObject Type="Embed" ProgID="Equation.DSMT4" ShapeID="_x0000_i1487" DrawAspect="Content" ObjectID="_1790422646" r:id="rId1180"/>
        </w:object>
      </w:r>
      <w:r w:rsidRPr="006D722E">
        <w:rPr>
          <w:rFonts w:ascii="Times New Roman" w:hAnsi="Times New Roman"/>
        </w:rPr>
        <w:t>由下面关系式递归得到：</w:t>
      </w:r>
    </w:p>
    <w:p w14:paraId="7F93AEAD" w14:textId="71A35832"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50"/>
        </w:rPr>
        <w:object w:dxaOrig="4420" w:dyaOrig="1120" w14:anchorId="13C6B3A8">
          <v:shape id="_x0000_i1488" type="#_x0000_t75" style="width:221pt;height:56.5pt" o:ole="">
            <v:imagedata r:id="rId1181" o:title=""/>
          </v:shape>
          <o:OLEObject Type="Embed" ProgID="Equation.DSMT4" ShapeID="_x0000_i1488" DrawAspect="Content" ObjectID="_1790422647" r:id="rId1182"/>
        </w:object>
      </w:r>
      <w:ins w:id="3940" w:author="zhengping jin" w:date="2024-08-13T08:58:00Z" w16du:dateUtc="2024-08-13T00:58:00Z">
        <w:r w:rsidR="006A03E3">
          <w:rPr>
            <w:rFonts w:ascii="Times New Roman" w:hAnsi="Times New Roman" w:hint="eastAsia"/>
          </w:rPr>
          <w:t>,</w:t>
        </w:r>
      </w:ins>
    </w:p>
    <w:p w14:paraId="5FA11CC1" w14:textId="77777777" w:rsidR="00910D29" w:rsidRPr="006D722E" w:rsidRDefault="00910D29" w:rsidP="00910D29">
      <w:pPr>
        <w:tabs>
          <w:tab w:val="left" w:pos="6360"/>
        </w:tabs>
        <w:snapToGrid w:val="0"/>
        <w:spacing w:line="360" w:lineRule="auto"/>
        <w:contextualSpacing/>
        <w:jc w:val="left"/>
        <w:rPr>
          <w:rFonts w:ascii="Times New Roman" w:hAnsi="Times New Roman"/>
        </w:rPr>
      </w:pPr>
      <w:r w:rsidRPr="006D722E">
        <w:rPr>
          <w:rFonts w:ascii="Times New Roman" w:hAnsi="Times New Roman"/>
          <w:position w:val="-10"/>
        </w:rPr>
        <w:object w:dxaOrig="1040" w:dyaOrig="320" w14:anchorId="48E702A1">
          <v:shape id="_x0000_i1489" type="#_x0000_t75" style="width:51.95pt;height:15.5pt" o:ole="">
            <v:imagedata r:id="rId1183" o:title=""/>
          </v:shape>
          <o:OLEObject Type="Embed" ProgID="Equation.DSMT4" ShapeID="_x0000_i1489" DrawAspect="Content" ObjectID="_1790422648" r:id="rId1184"/>
        </w:object>
      </w:r>
      <w:r w:rsidRPr="006D722E">
        <w:rPr>
          <w:rFonts w:ascii="Times New Roman" w:hAnsi="Times New Roman"/>
        </w:rPr>
        <w:t>.</w:t>
      </w:r>
    </w:p>
    <w:p w14:paraId="42D90655" w14:textId="77777777" w:rsidR="00910D29" w:rsidRPr="006D722E" w:rsidRDefault="00910D29" w:rsidP="00910D29">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b/>
        </w:rPr>
        <w:t>证</w:t>
      </w:r>
      <w:r w:rsidRPr="006D722E">
        <w:rPr>
          <w:rFonts w:ascii="Times New Roman" w:hAnsi="Times New Roman"/>
          <w:b/>
        </w:rPr>
        <w:t xml:space="preserve">  </w:t>
      </w:r>
      <w:r w:rsidRPr="006D722E">
        <w:rPr>
          <w:rFonts w:ascii="Times New Roman" w:hAnsi="Times New Roman"/>
        </w:rPr>
        <w:t>我们对</w:t>
      </w:r>
      <w:r w:rsidRPr="006D722E">
        <w:rPr>
          <w:rFonts w:ascii="Times New Roman" w:hAnsi="Times New Roman"/>
          <w:position w:val="-6"/>
        </w:rPr>
        <w:object w:dxaOrig="600" w:dyaOrig="279" w14:anchorId="615CC915">
          <v:shape id="_x0000_i1490" type="#_x0000_t75" style="width:30.1pt;height:14.6pt" o:ole="">
            <v:imagedata r:id="rId1185" o:title=""/>
          </v:shape>
          <o:OLEObject Type="Embed" ProgID="Equation.DSMT4" ShapeID="_x0000_i1490" DrawAspect="Content" ObjectID="_1790422649" r:id="rId1186"/>
        </w:object>
      </w:r>
      <w:r w:rsidRPr="006D722E">
        <w:rPr>
          <w:rFonts w:ascii="Times New Roman" w:hAnsi="Times New Roman"/>
        </w:rPr>
        <w:t>作数学归纳法：</w:t>
      </w:r>
    </w:p>
    <w:p w14:paraId="1AD4CC23" w14:textId="7F650B34" w:rsidR="00910D29" w:rsidRPr="006D722E" w:rsidRDefault="00916CF5" w:rsidP="00916CF5">
      <w:pPr>
        <w:tabs>
          <w:tab w:val="left" w:pos="6360"/>
        </w:tabs>
        <w:snapToGrid w:val="0"/>
        <w:spacing w:line="360" w:lineRule="auto"/>
        <w:ind w:firstLineChars="400" w:firstLine="840"/>
        <w:contextualSpacing/>
        <w:jc w:val="left"/>
        <w:rPr>
          <w:rFonts w:ascii="Times New Roman" w:hAnsi="Times New Roman"/>
        </w:rPr>
      </w:pPr>
      <w:r>
        <w:rPr>
          <w:rFonts w:ascii="Times New Roman" w:hAnsi="Times New Roman" w:hint="eastAsia"/>
        </w:rPr>
        <w:t>当</w:t>
      </w:r>
      <w:r w:rsidR="00910D29" w:rsidRPr="006D722E">
        <w:rPr>
          <w:rFonts w:ascii="Times New Roman" w:hAnsi="Times New Roman"/>
          <w:position w:val="-6"/>
        </w:rPr>
        <w:object w:dxaOrig="600" w:dyaOrig="279" w14:anchorId="3F9B085D">
          <v:shape id="_x0000_i1491" type="#_x0000_t75" style="width:30.1pt;height:14.6pt" o:ole="">
            <v:imagedata r:id="rId1187" o:title=""/>
          </v:shape>
          <o:OLEObject Type="Embed" ProgID="Equation.DSMT4" ShapeID="_x0000_i1491" DrawAspect="Content" ObjectID="_1790422650" r:id="rId1188"/>
        </w:object>
      </w:r>
      <w:r w:rsidR="00910D29" w:rsidRPr="006D722E">
        <w:rPr>
          <w:rFonts w:ascii="Times New Roman" w:hAnsi="Times New Roman"/>
        </w:rPr>
        <w:t>，根据假设条件，</w:t>
      </w:r>
      <w:r w:rsidR="00301E4F" w:rsidRPr="006D722E">
        <w:rPr>
          <w:rFonts w:ascii="Times New Roman" w:hAnsi="Times New Roman"/>
        </w:rPr>
        <w:t>同余方程</w:t>
      </w:r>
      <w:r w:rsidR="00910D29" w:rsidRPr="006D722E">
        <w:rPr>
          <w:rFonts w:ascii="Times New Roman" w:hAnsi="Times New Roman"/>
          <w:position w:val="-10"/>
        </w:rPr>
        <w:object w:dxaOrig="1719" w:dyaOrig="320" w14:anchorId="399CBA8B">
          <v:shape id="_x0000_i1492" type="#_x0000_t75" style="width:86.6pt;height:15.5pt" o:ole="">
            <v:imagedata r:id="rId1172" o:title=""/>
          </v:shape>
          <o:OLEObject Type="Embed" ProgID="Equation.DSMT4" ShapeID="_x0000_i1492" DrawAspect="Content" ObjectID="_1790422651" r:id="rId1189"/>
        </w:object>
      </w:r>
      <w:r w:rsidR="00910D29" w:rsidRPr="006D722E">
        <w:rPr>
          <w:rFonts w:ascii="Times New Roman" w:hAnsi="Times New Roman"/>
        </w:rPr>
        <w:t>有解：</w:t>
      </w:r>
    </w:p>
    <w:p w14:paraId="70A82BB6" w14:textId="77777777" w:rsidR="00910D29" w:rsidRPr="006D722E" w:rsidRDefault="00910D29" w:rsidP="00910D29">
      <w:pPr>
        <w:snapToGrid w:val="0"/>
        <w:spacing w:line="360" w:lineRule="auto"/>
        <w:contextualSpacing/>
        <w:jc w:val="center"/>
        <w:rPr>
          <w:rFonts w:ascii="Times New Roman" w:hAnsi="Times New Roman"/>
        </w:rPr>
      </w:pPr>
      <w:r w:rsidRPr="006D722E">
        <w:rPr>
          <w:rFonts w:ascii="Times New Roman" w:hAnsi="Times New Roman"/>
          <w:position w:val="-12"/>
        </w:rPr>
        <w:object w:dxaOrig="2840" w:dyaOrig="360" w14:anchorId="4CAD2968">
          <v:shape id="_x0000_i1493" type="#_x0000_t75" style="width:140.35pt;height:17.75pt" o:ole="">
            <v:imagedata r:id="rId1190" o:title=""/>
          </v:shape>
          <o:OLEObject Type="Embed" ProgID="Equation.DSMT4" ShapeID="_x0000_i1493" DrawAspect="Content" ObjectID="_1790422652" r:id="rId1191"/>
        </w:object>
      </w:r>
    </w:p>
    <w:p w14:paraId="6FA594AC" w14:textId="77777777" w:rsidR="00916CF5" w:rsidRDefault="00910D29">
      <w:pPr>
        <w:tabs>
          <w:tab w:val="left" w:pos="6360"/>
        </w:tabs>
        <w:snapToGrid w:val="0"/>
        <w:spacing w:line="360" w:lineRule="auto"/>
        <w:contextualSpacing/>
        <w:jc w:val="left"/>
        <w:rPr>
          <w:rFonts w:ascii="Times New Roman" w:hAnsi="Times New Roman"/>
        </w:rPr>
        <w:pPrChange w:id="3941" w:author="zhengping jin" w:date="2024-08-13T09:01:00Z" w16du:dateUtc="2024-08-13T01:01:00Z">
          <w:pPr>
            <w:tabs>
              <w:tab w:val="left" w:pos="6360"/>
            </w:tabs>
            <w:snapToGrid w:val="0"/>
            <w:spacing w:line="360" w:lineRule="auto"/>
            <w:ind w:firstLineChars="700" w:firstLine="1470"/>
            <w:contextualSpacing/>
            <w:jc w:val="left"/>
          </w:pPr>
        </w:pPrChange>
      </w:pPr>
      <w:r w:rsidRPr="006D722E">
        <w:rPr>
          <w:rFonts w:ascii="Times New Roman" w:hAnsi="Times New Roman"/>
        </w:rPr>
        <w:t>所以，我们考虑关于</w:t>
      </w:r>
      <w:r w:rsidRPr="006D722E">
        <w:rPr>
          <w:rFonts w:ascii="Times New Roman" w:hAnsi="Times New Roman"/>
          <w:position w:val="-12"/>
        </w:rPr>
        <w:object w:dxaOrig="180" w:dyaOrig="360" w14:anchorId="2A1A5C7D">
          <v:shape id="_x0000_i1494" type="#_x0000_t75" style="width:9.1pt;height:17.75pt" o:ole="">
            <v:imagedata r:id="rId1192" o:title=""/>
          </v:shape>
          <o:OLEObject Type="Embed" ProgID="Equation.DSMT4" ShapeID="_x0000_i1494" DrawAspect="Content" ObjectID="_1790422653" r:id="rId1193"/>
        </w:object>
      </w:r>
      <w:r w:rsidRPr="006D722E">
        <w:rPr>
          <w:rFonts w:ascii="Times New Roman" w:hAnsi="Times New Roman"/>
        </w:rPr>
        <w:t>的</w:t>
      </w:r>
      <w:r w:rsidR="00301E4F" w:rsidRPr="006D722E">
        <w:rPr>
          <w:rFonts w:ascii="Times New Roman" w:hAnsi="Times New Roman"/>
        </w:rPr>
        <w:t>同余方程</w:t>
      </w:r>
      <w:r w:rsidRPr="006D722E">
        <w:rPr>
          <w:rFonts w:ascii="Times New Roman" w:hAnsi="Times New Roman"/>
          <w:position w:val="-12"/>
        </w:rPr>
        <w:object w:dxaOrig="2400" w:dyaOrig="380" w14:anchorId="505AFBDB">
          <v:shape id="_x0000_i1495" type="#_x0000_t75" style="width:119.85pt;height:19.6pt" o:ole="">
            <v:imagedata r:id="rId1194" o:title=""/>
          </v:shape>
          <o:OLEObject Type="Embed" ProgID="Equation.DSMT4" ShapeID="_x0000_i1495" DrawAspect="Content" ObjectID="_1790422654" r:id="rId1195"/>
        </w:object>
      </w:r>
      <w:r w:rsidRPr="006D722E">
        <w:rPr>
          <w:rFonts w:ascii="Times New Roman" w:hAnsi="Times New Roman"/>
        </w:rPr>
        <w:t>的求解</w:t>
      </w:r>
      <w:r w:rsidRPr="006D722E">
        <w:rPr>
          <w:rFonts w:ascii="Times New Roman" w:hAnsi="Times New Roman"/>
        </w:rPr>
        <w:t xml:space="preserve">. </w:t>
      </w:r>
    </w:p>
    <w:p w14:paraId="616BF2F4" w14:textId="41CE16A5"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42" w:author="zhengping jin" w:date="2024-08-13T09:01:00Z" w16du:dateUtc="2024-08-13T01:01:00Z">
          <w:pPr>
            <w:tabs>
              <w:tab w:val="left" w:pos="6360"/>
            </w:tabs>
            <w:snapToGrid w:val="0"/>
            <w:spacing w:line="360" w:lineRule="auto"/>
            <w:ind w:firstLineChars="700" w:firstLine="1470"/>
            <w:contextualSpacing/>
            <w:jc w:val="left"/>
          </w:pPr>
        </w:pPrChange>
      </w:pPr>
      <w:r w:rsidRPr="006D722E">
        <w:rPr>
          <w:rFonts w:ascii="Times New Roman" w:hAnsi="Times New Roman"/>
        </w:rPr>
        <w:t>由泰勒公式，我们有</w:t>
      </w:r>
      <w:r w:rsidRPr="006D722E">
        <w:rPr>
          <w:rFonts w:ascii="Times New Roman" w:hAnsi="Times New Roman"/>
          <w:position w:val="-12"/>
        </w:rPr>
        <w:object w:dxaOrig="2960" w:dyaOrig="380" w14:anchorId="4D7CCF3C">
          <v:shape id="_x0000_i1496" type="#_x0000_t75" style="width:147.65pt;height:19.6pt" o:ole="">
            <v:imagedata r:id="rId1196" o:title=""/>
          </v:shape>
          <o:OLEObject Type="Embed" ProgID="Equation.DSMT4" ShapeID="_x0000_i1496" DrawAspect="Content" ObjectID="_1790422655" r:id="rId1197"/>
        </w:object>
      </w:r>
      <w:ins w:id="3943" w:author="zhengping jin" w:date="2024-08-13T09:01:00Z" w16du:dateUtc="2024-08-13T01:01:00Z">
        <w:r w:rsidR="006A03E3">
          <w:rPr>
            <w:rFonts w:ascii="Times New Roman" w:hAnsi="Times New Roman" w:hint="eastAsia"/>
          </w:rPr>
          <w:t>.</w:t>
        </w:r>
      </w:ins>
    </w:p>
    <w:p w14:paraId="05547766" w14:textId="687FBF86"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44" w:author="zhengping jin" w:date="2024-08-13T09:01:00Z" w16du:dateUtc="2024-08-13T01:01:00Z">
          <w:pPr>
            <w:tabs>
              <w:tab w:val="left" w:pos="6360"/>
            </w:tabs>
            <w:snapToGrid w:val="0"/>
            <w:spacing w:line="360" w:lineRule="auto"/>
            <w:ind w:firstLineChars="700" w:firstLine="1470"/>
            <w:contextualSpacing/>
            <w:jc w:val="left"/>
          </w:pPr>
        </w:pPrChange>
      </w:pPr>
      <w:r w:rsidRPr="006D722E">
        <w:rPr>
          <w:rFonts w:ascii="Times New Roman" w:hAnsi="Times New Roman"/>
        </w:rPr>
        <w:t>因为</w:t>
      </w:r>
      <w:r w:rsidRPr="006D722E">
        <w:rPr>
          <w:rFonts w:ascii="Times New Roman" w:hAnsi="Times New Roman"/>
          <w:position w:val="-12"/>
        </w:rPr>
        <w:object w:dxaOrig="1780" w:dyaOrig="360" w14:anchorId="4826FFFF">
          <v:shape id="_x0000_i1497" type="#_x0000_t75" style="width:89.75pt;height:17.75pt" o:ole="">
            <v:imagedata r:id="rId1198" o:title=""/>
          </v:shape>
          <o:OLEObject Type="Embed" ProgID="Equation.DSMT4" ShapeID="_x0000_i1497" DrawAspect="Content" ObjectID="_1790422656" r:id="rId1199"/>
        </w:object>
      </w:r>
      <w:r w:rsidRPr="006D722E">
        <w:rPr>
          <w:rFonts w:ascii="Times New Roman" w:hAnsi="Times New Roman"/>
        </w:rPr>
        <w:t>，所以上述</w:t>
      </w:r>
      <w:r w:rsidR="00301E4F" w:rsidRPr="006D722E">
        <w:rPr>
          <w:rFonts w:ascii="Times New Roman" w:hAnsi="Times New Roman"/>
        </w:rPr>
        <w:t>同余方程</w:t>
      </w:r>
      <w:r w:rsidRPr="006D722E">
        <w:rPr>
          <w:rFonts w:ascii="Times New Roman" w:hAnsi="Times New Roman"/>
        </w:rPr>
        <w:t>可写成</w:t>
      </w:r>
    </w:p>
    <w:p w14:paraId="14754818" w14:textId="608BE2F7"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28"/>
        </w:rPr>
        <w:object w:dxaOrig="2580" w:dyaOrig="660" w14:anchorId="1B37B341">
          <v:shape id="_x0000_i1498" type="#_x0000_t75" style="width:128.95pt;height:32.8pt" o:ole="">
            <v:imagedata r:id="rId1200" o:title=""/>
          </v:shape>
          <o:OLEObject Type="Embed" ProgID="Equation.DSMT4" ShapeID="_x0000_i1498" DrawAspect="Content" ObjectID="_1790422657" r:id="rId1201"/>
        </w:object>
      </w:r>
      <w:ins w:id="3945" w:author="zhengping jin" w:date="2024-08-13T09:01:00Z" w16du:dateUtc="2024-08-13T01:01:00Z">
        <w:r w:rsidR="006A03E3">
          <w:rPr>
            <w:rFonts w:ascii="Times New Roman" w:hAnsi="Times New Roman" w:hint="eastAsia"/>
          </w:rPr>
          <w:t>.</w:t>
        </w:r>
      </w:ins>
    </w:p>
    <w:p w14:paraId="7406251A" w14:textId="7BC9267B" w:rsidR="00916CF5" w:rsidDel="006A03E3" w:rsidRDefault="00910D29">
      <w:pPr>
        <w:tabs>
          <w:tab w:val="left" w:pos="6360"/>
        </w:tabs>
        <w:snapToGrid w:val="0"/>
        <w:spacing w:line="360" w:lineRule="auto"/>
        <w:ind w:firstLineChars="405" w:firstLine="850"/>
        <w:contextualSpacing/>
        <w:jc w:val="left"/>
        <w:rPr>
          <w:del w:id="3946" w:author="zhengping jin" w:date="2024-08-13T09:01:00Z" w16du:dateUtc="2024-08-13T01:01:00Z"/>
          <w:rFonts w:ascii="Times New Roman" w:hAnsi="Times New Roman"/>
        </w:rPr>
        <w:pPrChange w:id="3947" w:author="zhengping jin" w:date="2024-08-13T09:02:00Z" w16du:dateUtc="2024-08-13T01:02:00Z">
          <w:pPr>
            <w:tabs>
              <w:tab w:val="left" w:pos="6360"/>
            </w:tabs>
            <w:snapToGrid w:val="0"/>
            <w:spacing w:line="360" w:lineRule="auto"/>
            <w:ind w:firstLineChars="700" w:firstLine="1470"/>
            <w:contextualSpacing/>
            <w:jc w:val="left"/>
          </w:pPr>
        </w:pPrChange>
      </w:pPr>
      <w:r w:rsidRPr="006D722E">
        <w:rPr>
          <w:rFonts w:ascii="Times New Roman" w:hAnsi="Times New Roman"/>
        </w:rPr>
        <w:t>又因为</w:t>
      </w:r>
      <w:r w:rsidRPr="006D722E">
        <w:rPr>
          <w:rFonts w:ascii="Times New Roman" w:hAnsi="Times New Roman"/>
          <w:position w:val="-12"/>
        </w:rPr>
        <w:object w:dxaOrig="1380" w:dyaOrig="360" w14:anchorId="42E48161">
          <v:shape id="_x0000_i1499" type="#_x0000_t75" style="width:68.8pt;height:17.75pt" o:ole="">
            <v:imagedata r:id="rId1202" o:title=""/>
          </v:shape>
          <o:OLEObject Type="Embed" ProgID="Equation.DSMT4" ShapeID="_x0000_i1499" DrawAspect="Content" ObjectID="_1790422658" r:id="rId1203"/>
        </w:object>
      </w:r>
      <w:r w:rsidRPr="006D722E">
        <w:rPr>
          <w:rFonts w:ascii="Times New Roman" w:hAnsi="Times New Roman"/>
        </w:rPr>
        <w:t>，</w:t>
      </w:r>
    </w:p>
    <w:p w14:paraId="725B717F" w14:textId="35D686F5"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48" w:author="zhengping jin" w:date="2024-08-13T09:02:00Z" w16du:dateUtc="2024-08-13T01:02:00Z">
          <w:pPr>
            <w:tabs>
              <w:tab w:val="left" w:pos="6360"/>
            </w:tabs>
            <w:snapToGrid w:val="0"/>
            <w:spacing w:line="360" w:lineRule="auto"/>
            <w:ind w:firstLineChars="700" w:firstLine="1470"/>
            <w:contextualSpacing/>
            <w:jc w:val="left"/>
          </w:pPr>
        </w:pPrChange>
      </w:pPr>
      <w:r w:rsidRPr="006D722E">
        <w:rPr>
          <w:rFonts w:ascii="Times New Roman" w:hAnsi="Times New Roman"/>
        </w:rPr>
        <w:t>根据</w:t>
      </w:r>
      <w:r w:rsidR="000D1448" w:rsidRPr="000D1448">
        <w:rPr>
          <w:rFonts w:ascii="Times New Roman" w:hAnsi="Times New Roman"/>
        </w:rPr>
        <w:t>定理</w:t>
      </w:r>
      <w:r w:rsidR="000D1448" w:rsidRPr="000D1448">
        <w:rPr>
          <w:rFonts w:ascii="Times New Roman" w:hAnsi="Times New Roman" w:hint="eastAsia"/>
        </w:rPr>
        <w:t>3</w:t>
      </w:r>
      <w:r w:rsidR="000D1448" w:rsidRPr="000D1448">
        <w:rPr>
          <w:rFonts w:ascii="Times New Roman" w:hAnsi="Times New Roman"/>
        </w:rPr>
        <w:t>.1.</w:t>
      </w:r>
      <w:r w:rsidR="000D1448" w:rsidRPr="000D1448">
        <w:rPr>
          <w:rFonts w:ascii="Times New Roman" w:hAnsi="Times New Roman" w:hint="eastAsia"/>
        </w:rPr>
        <w:t>3</w:t>
      </w:r>
      <w:r w:rsidRPr="006D722E">
        <w:rPr>
          <w:rFonts w:ascii="Times New Roman" w:hAnsi="Times New Roman"/>
        </w:rPr>
        <w:t>，这个</w:t>
      </w:r>
      <w:proofErr w:type="gramStart"/>
      <w:r w:rsidR="00301E4F" w:rsidRPr="006D722E">
        <w:rPr>
          <w:rFonts w:ascii="Times New Roman" w:hAnsi="Times New Roman"/>
        </w:rPr>
        <w:t>同余方程</w:t>
      </w:r>
      <w:r w:rsidRPr="006D722E">
        <w:rPr>
          <w:rFonts w:ascii="Times New Roman" w:hAnsi="Times New Roman"/>
        </w:rPr>
        <w:t>对模</w:t>
      </w:r>
      <w:proofErr w:type="gramEnd"/>
      <w:r w:rsidRPr="006D722E">
        <w:rPr>
          <w:rFonts w:ascii="Times New Roman" w:hAnsi="Times New Roman"/>
          <w:i/>
        </w:rPr>
        <w:t>p</w:t>
      </w:r>
      <w:r w:rsidRPr="006D722E">
        <w:rPr>
          <w:rFonts w:ascii="Times New Roman" w:hAnsi="Times New Roman"/>
        </w:rPr>
        <w:t>有且仅有一解</w:t>
      </w:r>
    </w:p>
    <w:p w14:paraId="391DF87E" w14:textId="77777777"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28"/>
        </w:rPr>
        <w:object w:dxaOrig="3700" w:dyaOrig="660" w14:anchorId="53444BFD">
          <v:shape id="_x0000_i1500" type="#_x0000_t75" style="width:185.9pt;height:32.8pt" o:ole="">
            <v:imagedata r:id="rId1204" o:title=""/>
          </v:shape>
          <o:OLEObject Type="Embed" ProgID="Equation.DSMT4" ShapeID="_x0000_i1500" DrawAspect="Content" ObjectID="_1790422659" r:id="rId1205"/>
        </w:object>
      </w:r>
    </w:p>
    <w:p w14:paraId="197AAA4F" w14:textId="2A989CD3" w:rsidR="00910D29" w:rsidRPr="006D722E" w:rsidRDefault="00910D29">
      <w:pPr>
        <w:tabs>
          <w:tab w:val="left" w:pos="6360"/>
        </w:tabs>
        <w:snapToGrid w:val="0"/>
        <w:spacing w:line="360" w:lineRule="auto"/>
        <w:contextualSpacing/>
        <w:jc w:val="left"/>
        <w:rPr>
          <w:rFonts w:ascii="Times New Roman" w:hAnsi="Times New Roman"/>
        </w:rPr>
        <w:pPrChange w:id="3949" w:author="zhengping jin" w:date="2024-08-13T09:02:00Z" w16du:dateUtc="2024-08-13T01:02:00Z">
          <w:pPr>
            <w:tabs>
              <w:tab w:val="left" w:pos="6360"/>
            </w:tabs>
            <w:snapToGrid w:val="0"/>
            <w:spacing w:line="360" w:lineRule="auto"/>
            <w:ind w:firstLineChars="800" w:firstLine="1680"/>
            <w:contextualSpacing/>
            <w:jc w:val="left"/>
          </w:pPr>
        </w:pPrChange>
      </w:pPr>
      <w:r w:rsidRPr="006D722E">
        <w:rPr>
          <w:rFonts w:ascii="Times New Roman" w:hAnsi="Times New Roman"/>
        </w:rPr>
        <w:t>即</w:t>
      </w:r>
      <w:r w:rsidRPr="006D722E">
        <w:rPr>
          <w:rFonts w:ascii="Times New Roman" w:hAnsi="Times New Roman"/>
          <w:position w:val="-12"/>
        </w:rPr>
        <w:object w:dxaOrig="2460" w:dyaOrig="380" w14:anchorId="7E241C5F">
          <v:shape id="_x0000_i1501" type="#_x0000_t75" style="width:123.5pt;height:19.6pt" o:ole="">
            <v:imagedata r:id="rId1206" o:title=""/>
          </v:shape>
          <o:OLEObject Type="Embed" ProgID="Equation.DSMT4" ShapeID="_x0000_i1501" DrawAspect="Content" ObjectID="_1790422660" r:id="rId1207"/>
        </w:object>
      </w:r>
      <w:r w:rsidRPr="006D722E">
        <w:rPr>
          <w:rFonts w:ascii="Times New Roman" w:hAnsi="Times New Roman"/>
        </w:rPr>
        <w:t>是</w:t>
      </w:r>
      <w:r w:rsidR="00301E4F" w:rsidRPr="006D722E">
        <w:rPr>
          <w:rFonts w:ascii="Times New Roman" w:hAnsi="Times New Roman"/>
        </w:rPr>
        <w:t>同余方程</w:t>
      </w:r>
      <w:r w:rsidRPr="006D722E">
        <w:rPr>
          <w:rFonts w:ascii="Times New Roman" w:hAnsi="Times New Roman"/>
          <w:position w:val="-10"/>
        </w:rPr>
        <w:object w:dxaOrig="1820" w:dyaOrig="360" w14:anchorId="4A616531">
          <v:shape id="_x0000_i1502" type="#_x0000_t75" style="width:91.6pt;height:17.75pt" o:ole="">
            <v:imagedata r:id="rId1208" o:title=""/>
          </v:shape>
          <o:OLEObject Type="Embed" ProgID="Equation.DSMT4" ShapeID="_x0000_i1502" DrawAspect="Content" ObjectID="_1790422661" r:id="rId1209"/>
        </w:object>
      </w:r>
      <w:r w:rsidRPr="006D722E">
        <w:rPr>
          <w:rFonts w:ascii="Times New Roman" w:hAnsi="Times New Roman"/>
        </w:rPr>
        <w:t>的解</w:t>
      </w:r>
      <w:r w:rsidRPr="006D722E">
        <w:rPr>
          <w:rFonts w:ascii="Times New Roman" w:hAnsi="Times New Roman"/>
        </w:rPr>
        <w:t>.</w:t>
      </w:r>
    </w:p>
    <w:p w14:paraId="22A059D3" w14:textId="4C260ACA" w:rsidR="00910D29" w:rsidRPr="006D722E" w:rsidRDefault="00910D29" w:rsidP="00916CF5">
      <w:pPr>
        <w:tabs>
          <w:tab w:val="left" w:pos="6360"/>
        </w:tabs>
        <w:snapToGrid w:val="0"/>
        <w:spacing w:line="360" w:lineRule="auto"/>
        <w:ind w:firstLineChars="400" w:firstLine="840"/>
        <w:contextualSpacing/>
        <w:jc w:val="left"/>
        <w:rPr>
          <w:rFonts w:ascii="Times New Roman" w:hAnsi="Times New Roman"/>
        </w:rPr>
      </w:pPr>
      <w:r w:rsidRPr="006D722E">
        <w:rPr>
          <w:rFonts w:ascii="Times New Roman" w:hAnsi="Times New Roman"/>
        </w:rPr>
        <w:t>设</w:t>
      </w:r>
      <w:r w:rsidRPr="006D722E">
        <w:rPr>
          <w:rFonts w:ascii="Times New Roman" w:hAnsi="Times New Roman"/>
          <w:position w:val="-6"/>
        </w:rPr>
        <w:object w:dxaOrig="880" w:dyaOrig="279" w14:anchorId="1573EC3C">
          <v:shape id="_x0000_i1503" type="#_x0000_t75" style="width:44.2pt;height:14.6pt" o:ole="">
            <v:imagedata r:id="rId1210" o:title=""/>
          </v:shape>
          <o:OLEObject Type="Embed" ProgID="Equation.DSMT4" ShapeID="_x0000_i1503" DrawAspect="Content" ObjectID="_1790422662" r:id="rId1211"/>
        </w:object>
      </w:r>
      <w:r w:rsidRPr="006D722E">
        <w:rPr>
          <w:rFonts w:ascii="Times New Roman" w:hAnsi="Times New Roman"/>
        </w:rPr>
        <w:t>，假设定理对</w:t>
      </w:r>
      <w:r w:rsidRPr="006D722E">
        <w:rPr>
          <w:rFonts w:ascii="Times New Roman" w:hAnsi="Times New Roman"/>
          <w:i/>
        </w:rPr>
        <w:t>i</w:t>
      </w:r>
      <w:r w:rsidRPr="006D722E">
        <w:rPr>
          <w:rFonts w:ascii="Times New Roman" w:hAnsi="Times New Roman"/>
        </w:rPr>
        <w:t>-1</w:t>
      </w:r>
      <w:r w:rsidRPr="006D722E">
        <w:rPr>
          <w:rFonts w:ascii="Times New Roman" w:hAnsi="Times New Roman"/>
        </w:rPr>
        <w:t>成立，即</w:t>
      </w:r>
      <w:r w:rsidR="00301E4F" w:rsidRPr="006D722E">
        <w:rPr>
          <w:rFonts w:ascii="Times New Roman" w:hAnsi="Times New Roman"/>
        </w:rPr>
        <w:t>同余方程</w:t>
      </w:r>
      <w:r w:rsidRPr="006D722E">
        <w:rPr>
          <w:rFonts w:ascii="Times New Roman" w:hAnsi="Times New Roman"/>
          <w:position w:val="-10"/>
        </w:rPr>
        <w:object w:dxaOrig="1920" w:dyaOrig="360" w14:anchorId="1B3A6EB3">
          <v:shape id="_x0000_i1504" type="#_x0000_t75" style="width:96.15pt;height:17.75pt" o:ole="">
            <v:imagedata r:id="rId1212" o:title=""/>
          </v:shape>
          <o:OLEObject Type="Embed" ProgID="Equation.DSMT4" ShapeID="_x0000_i1504" DrawAspect="Content" ObjectID="_1790422663" r:id="rId1213"/>
        </w:object>
      </w:r>
      <w:r w:rsidRPr="006D722E">
        <w:rPr>
          <w:rFonts w:ascii="Times New Roman" w:hAnsi="Times New Roman"/>
        </w:rPr>
        <w:t>有解</w:t>
      </w:r>
    </w:p>
    <w:p w14:paraId="7CA2B0B8" w14:textId="77777777"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3420" w:dyaOrig="380" w14:anchorId="2BB585A5">
          <v:shape id="_x0000_i1505" type="#_x0000_t75" style="width:170.45pt;height:19.6pt" o:ole="">
            <v:imagedata r:id="rId1214" o:title=""/>
          </v:shape>
          <o:OLEObject Type="Embed" ProgID="Equation.DSMT4" ShapeID="_x0000_i1505" DrawAspect="Content" ObjectID="_1790422664" r:id="rId1215"/>
        </w:object>
      </w:r>
    </w:p>
    <w:p w14:paraId="6F8E260B" w14:textId="77777777" w:rsidR="00916CF5" w:rsidRDefault="00910D29" w:rsidP="00916CF5">
      <w:pPr>
        <w:tabs>
          <w:tab w:val="left" w:pos="6360"/>
        </w:tabs>
        <w:snapToGrid w:val="0"/>
        <w:spacing w:line="360" w:lineRule="auto"/>
        <w:ind w:firstLineChars="400" w:firstLine="840"/>
        <w:contextualSpacing/>
        <w:jc w:val="left"/>
        <w:rPr>
          <w:rFonts w:ascii="Times New Roman" w:hAnsi="Times New Roman"/>
        </w:rPr>
      </w:pPr>
      <w:r w:rsidRPr="006D722E">
        <w:rPr>
          <w:rFonts w:ascii="Times New Roman" w:hAnsi="Times New Roman"/>
        </w:rPr>
        <w:t>我们考虑关于</w:t>
      </w:r>
      <w:r w:rsidRPr="006D722E">
        <w:rPr>
          <w:rFonts w:ascii="Times New Roman" w:hAnsi="Times New Roman"/>
          <w:position w:val="-12"/>
        </w:rPr>
        <w:object w:dxaOrig="320" w:dyaOrig="360" w14:anchorId="6DD4E2C1">
          <v:shape id="_x0000_i1506" type="#_x0000_t75" style="width:15.5pt;height:17.75pt" o:ole="">
            <v:imagedata r:id="rId1216" o:title=""/>
          </v:shape>
          <o:OLEObject Type="Embed" ProgID="Equation.DSMT4" ShapeID="_x0000_i1506" DrawAspect="Content" ObjectID="_1790422665" r:id="rId1217"/>
        </w:object>
      </w:r>
      <w:r w:rsidRPr="006D722E">
        <w:rPr>
          <w:rFonts w:ascii="Times New Roman" w:hAnsi="Times New Roman"/>
        </w:rPr>
        <w:t>的</w:t>
      </w:r>
      <w:r w:rsidR="00301E4F" w:rsidRPr="006D722E">
        <w:rPr>
          <w:rFonts w:ascii="Times New Roman" w:hAnsi="Times New Roman"/>
        </w:rPr>
        <w:t>同余方程</w:t>
      </w:r>
      <w:r w:rsidRPr="006D722E">
        <w:rPr>
          <w:rFonts w:ascii="Times New Roman" w:hAnsi="Times New Roman"/>
          <w:position w:val="-12"/>
        </w:rPr>
        <w:object w:dxaOrig="2799" w:dyaOrig="380" w14:anchorId="1B0C01D3">
          <v:shape id="_x0000_i1507" type="#_x0000_t75" style="width:139.45pt;height:19.6pt" o:ole="">
            <v:imagedata r:id="rId1218" o:title=""/>
          </v:shape>
          <o:OLEObject Type="Embed" ProgID="Equation.DSMT4" ShapeID="_x0000_i1507" DrawAspect="Content" ObjectID="_1790422666" r:id="rId1219"/>
        </w:object>
      </w:r>
      <w:r w:rsidRPr="006D722E">
        <w:rPr>
          <w:rFonts w:ascii="Times New Roman" w:hAnsi="Times New Roman"/>
        </w:rPr>
        <w:t>的求解</w:t>
      </w:r>
      <w:r w:rsidRPr="006D722E">
        <w:rPr>
          <w:rFonts w:ascii="Times New Roman" w:hAnsi="Times New Roman"/>
        </w:rPr>
        <w:t xml:space="preserve">. </w:t>
      </w:r>
    </w:p>
    <w:p w14:paraId="3056A94D" w14:textId="1324383D"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50" w:author="zhengping jin" w:date="2024-08-13T09:03:00Z" w16du:dateUtc="2024-08-13T01:03:00Z">
          <w:pPr>
            <w:tabs>
              <w:tab w:val="left" w:pos="6360"/>
            </w:tabs>
            <w:snapToGrid w:val="0"/>
            <w:spacing w:line="360" w:lineRule="auto"/>
            <w:ind w:firstLineChars="700" w:firstLine="1470"/>
            <w:contextualSpacing/>
            <w:jc w:val="left"/>
          </w:pPr>
        </w:pPrChange>
      </w:pPr>
      <w:r w:rsidRPr="006D722E">
        <w:rPr>
          <w:rFonts w:ascii="Times New Roman" w:hAnsi="Times New Roman"/>
        </w:rPr>
        <w:t>由泰勒公式及</w:t>
      </w:r>
      <w:r w:rsidRPr="006D722E">
        <w:rPr>
          <w:rFonts w:ascii="Times New Roman" w:hAnsi="Times New Roman"/>
          <w:position w:val="-10"/>
        </w:rPr>
        <w:object w:dxaOrig="1080" w:dyaOrig="360" w14:anchorId="36AEAAEF">
          <v:shape id="_x0000_i1508" type="#_x0000_t75" style="width:54.25pt;height:17.75pt" o:ole="">
            <v:imagedata r:id="rId1220" o:title=""/>
          </v:shape>
          <o:OLEObject Type="Embed" ProgID="Equation.DSMT4" ShapeID="_x0000_i1508" DrawAspect="Content" ObjectID="_1790422667" r:id="rId1221"/>
        </w:object>
      </w:r>
      <w:r w:rsidRPr="006D722E">
        <w:rPr>
          <w:rFonts w:ascii="Times New Roman" w:hAnsi="Times New Roman"/>
        </w:rPr>
        <w:t>，我们有</w:t>
      </w:r>
    </w:p>
    <w:p w14:paraId="07A9BBC7" w14:textId="62E3928C"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3500" w:dyaOrig="380" w14:anchorId="65E05DE6">
          <v:shape id="_x0000_i1509" type="#_x0000_t75" style="width:174.1pt;height:19.6pt" o:ole="">
            <v:imagedata r:id="rId1222" o:title=""/>
          </v:shape>
          <o:OLEObject Type="Embed" ProgID="Equation.DSMT4" ShapeID="_x0000_i1509" DrawAspect="Content" ObjectID="_1790422668" r:id="rId1223"/>
        </w:object>
      </w:r>
      <w:ins w:id="3951" w:author="zhengping jin" w:date="2024-08-13T09:03:00Z" w16du:dateUtc="2024-08-13T01:03:00Z">
        <w:r w:rsidR="006A03E3">
          <w:rPr>
            <w:rFonts w:ascii="Times New Roman" w:hAnsi="Times New Roman" w:hint="eastAsia"/>
          </w:rPr>
          <w:t>.</w:t>
        </w:r>
      </w:ins>
    </w:p>
    <w:p w14:paraId="15957BBD" w14:textId="27C265AB"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52" w:author="zhengping jin" w:date="2024-08-13T09:03:00Z" w16du:dateUtc="2024-08-13T01:03:00Z">
          <w:pPr>
            <w:tabs>
              <w:tab w:val="left" w:pos="6360"/>
            </w:tabs>
            <w:snapToGrid w:val="0"/>
            <w:spacing w:line="360" w:lineRule="auto"/>
            <w:ind w:firstLineChars="700" w:firstLine="1470"/>
            <w:contextualSpacing/>
            <w:jc w:val="left"/>
          </w:pPr>
        </w:pPrChange>
      </w:pPr>
      <w:r w:rsidRPr="006D722E">
        <w:rPr>
          <w:rFonts w:ascii="Times New Roman" w:hAnsi="Times New Roman"/>
        </w:rPr>
        <w:t>因为</w:t>
      </w:r>
      <w:r w:rsidRPr="006D722E">
        <w:rPr>
          <w:rFonts w:ascii="Times New Roman" w:hAnsi="Times New Roman"/>
          <w:position w:val="-12"/>
        </w:rPr>
        <w:object w:dxaOrig="2120" w:dyaOrig="380" w14:anchorId="6B7F40E8">
          <v:shape id="_x0000_i1510" type="#_x0000_t75" style="width:106.65pt;height:19.6pt" o:ole="">
            <v:imagedata r:id="rId1224" o:title=""/>
          </v:shape>
          <o:OLEObject Type="Embed" ProgID="Equation.DSMT4" ShapeID="_x0000_i1510" DrawAspect="Content" ObjectID="_1790422669" r:id="rId1225"/>
        </w:object>
      </w:r>
      <w:r w:rsidRPr="006D722E">
        <w:rPr>
          <w:rFonts w:ascii="Times New Roman" w:hAnsi="Times New Roman"/>
        </w:rPr>
        <w:t>，所以上述</w:t>
      </w:r>
      <w:r w:rsidR="00301E4F" w:rsidRPr="006D722E">
        <w:rPr>
          <w:rFonts w:ascii="Times New Roman" w:hAnsi="Times New Roman"/>
        </w:rPr>
        <w:t>同余方程</w:t>
      </w:r>
      <w:r w:rsidRPr="006D722E">
        <w:rPr>
          <w:rFonts w:ascii="Times New Roman" w:hAnsi="Times New Roman"/>
        </w:rPr>
        <w:t>可写成</w:t>
      </w:r>
    </w:p>
    <w:p w14:paraId="22B8CF37" w14:textId="4AD1BF4A"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28"/>
        </w:rPr>
        <w:object w:dxaOrig="2940" w:dyaOrig="660" w14:anchorId="0BE9E3E5">
          <v:shape id="_x0000_i1511" type="#_x0000_t75" style="width:147.65pt;height:32.8pt" o:ole="">
            <v:imagedata r:id="rId1226" o:title=""/>
          </v:shape>
          <o:OLEObject Type="Embed" ProgID="Equation.DSMT4" ShapeID="_x0000_i1511" DrawAspect="Content" ObjectID="_1790422670" r:id="rId1227"/>
        </w:object>
      </w:r>
      <w:ins w:id="3953" w:author="zhengping jin" w:date="2024-08-13T09:03:00Z" w16du:dateUtc="2024-08-13T01:03:00Z">
        <w:r w:rsidR="006A03E3">
          <w:rPr>
            <w:rFonts w:ascii="Times New Roman" w:hAnsi="Times New Roman" w:hint="eastAsia"/>
          </w:rPr>
          <w:t>.</w:t>
        </w:r>
      </w:ins>
    </w:p>
    <w:p w14:paraId="26F22462" w14:textId="77777777"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54" w:author="zhengping jin" w:date="2024-08-13T09:03:00Z" w16du:dateUtc="2024-08-13T01:03:00Z">
          <w:pPr>
            <w:tabs>
              <w:tab w:val="left" w:pos="6360"/>
            </w:tabs>
            <w:snapToGrid w:val="0"/>
            <w:spacing w:line="360" w:lineRule="auto"/>
            <w:ind w:firstLineChars="700" w:firstLine="1470"/>
            <w:contextualSpacing/>
            <w:jc w:val="left"/>
          </w:pPr>
        </w:pPrChange>
      </w:pPr>
      <w:r w:rsidRPr="006D722E">
        <w:rPr>
          <w:rFonts w:ascii="Times New Roman" w:hAnsi="Times New Roman"/>
        </w:rPr>
        <w:lastRenderedPageBreak/>
        <w:t>又因为</w:t>
      </w:r>
      <w:r w:rsidRPr="006D722E">
        <w:rPr>
          <w:rFonts w:ascii="Times New Roman" w:hAnsi="Times New Roman"/>
          <w:position w:val="-12"/>
        </w:rPr>
        <w:object w:dxaOrig="3800" w:dyaOrig="360" w14:anchorId="26D872FA">
          <v:shape id="_x0000_i1512" type="#_x0000_t75" style="width:190.5pt;height:17.75pt" o:ole="">
            <v:imagedata r:id="rId1228" o:title=""/>
          </v:shape>
          <o:OLEObject Type="Embed" ProgID="Equation.DSMT4" ShapeID="_x0000_i1512" DrawAspect="Content" ObjectID="_1790422671" r:id="rId1229"/>
        </w:object>
      </w:r>
      <w:r w:rsidRPr="006D722E">
        <w:rPr>
          <w:rFonts w:ascii="Times New Roman" w:hAnsi="Times New Roman"/>
        </w:rPr>
        <w:t>，进而</w:t>
      </w:r>
    </w:p>
    <w:p w14:paraId="326A8E4E" w14:textId="4391265D"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3180" w:dyaOrig="360" w14:anchorId="58BFAFCB">
          <v:shape id="_x0000_i1513" type="#_x0000_t75" style="width:159.05pt;height:17.75pt" o:ole="">
            <v:imagedata r:id="rId1230" o:title=""/>
          </v:shape>
          <o:OLEObject Type="Embed" ProgID="Equation.DSMT4" ShapeID="_x0000_i1513" DrawAspect="Content" ObjectID="_1790422672" r:id="rId1231"/>
        </w:object>
      </w:r>
      <w:ins w:id="3955" w:author="zhengping jin" w:date="2024-08-13T09:03:00Z" w16du:dateUtc="2024-08-13T01:03:00Z">
        <w:r w:rsidR="006A03E3">
          <w:rPr>
            <w:rFonts w:ascii="Times New Roman" w:hAnsi="Times New Roman" w:hint="eastAsia"/>
          </w:rPr>
          <w:t>.</w:t>
        </w:r>
      </w:ins>
    </w:p>
    <w:p w14:paraId="3CE223D9" w14:textId="0DB6438F" w:rsidR="00910D29" w:rsidRPr="006D722E" w:rsidRDefault="00910D29">
      <w:pPr>
        <w:tabs>
          <w:tab w:val="left" w:pos="6360"/>
        </w:tabs>
        <w:snapToGrid w:val="0"/>
        <w:spacing w:line="360" w:lineRule="auto"/>
        <w:ind w:firstLineChars="405" w:firstLine="850"/>
        <w:contextualSpacing/>
        <w:jc w:val="left"/>
        <w:rPr>
          <w:rFonts w:ascii="Times New Roman" w:hAnsi="Times New Roman"/>
        </w:rPr>
        <w:pPrChange w:id="3956" w:author="zhengping jin" w:date="2024-08-13T09:03:00Z" w16du:dateUtc="2024-08-13T01:03:00Z">
          <w:pPr>
            <w:tabs>
              <w:tab w:val="left" w:pos="6360"/>
            </w:tabs>
            <w:snapToGrid w:val="0"/>
            <w:spacing w:line="360" w:lineRule="auto"/>
            <w:ind w:firstLineChars="700" w:firstLine="1470"/>
            <w:contextualSpacing/>
            <w:jc w:val="left"/>
          </w:pPr>
        </w:pPrChange>
      </w:pPr>
      <w:r w:rsidRPr="00C60DBC">
        <w:rPr>
          <w:rFonts w:ascii="Times New Roman" w:hAnsi="Times New Roman"/>
        </w:rPr>
        <w:t>根据</w:t>
      </w:r>
      <w:r w:rsidR="00C60DBC" w:rsidRPr="000D1448">
        <w:rPr>
          <w:rFonts w:ascii="Times New Roman" w:hAnsi="Times New Roman"/>
        </w:rPr>
        <w:t>定理</w:t>
      </w:r>
      <w:r w:rsidR="00C60DBC" w:rsidRPr="000D1448">
        <w:rPr>
          <w:rFonts w:ascii="Times New Roman" w:hAnsi="Times New Roman" w:hint="eastAsia"/>
        </w:rPr>
        <w:t>3</w:t>
      </w:r>
      <w:r w:rsidR="00C60DBC" w:rsidRPr="000D1448">
        <w:rPr>
          <w:rFonts w:ascii="Times New Roman" w:hAnsi="Times New Roman"/>
        </w:rPr>
        <w:t>.1.</w:t>
      </w:r>
      <w:r w:rsidR="00C60DBC" w:rsidRPr="000D1448">
        <w:rPr>
          <w:rFonts w:ascii="Times New Roman" w:hAnsi="Times New Roman" w:hint="eastAsia"/>
        </w:rPr>
        <w:t>3</w:t>
      </w:r>
      <w:r w:rsidRPr="006D722E">
        <w:rPr>
          <w:rFonts w:ascii="Times New Roman" w:hAnsi="Times New Roman"/>
        </w:rPr>
        <w:t>，这个</w:t>
      </w:r>
      <w:proofErr w:type="gramStart"/>
      <w:r w:rsidR="00301E4F" w:rsidRPr="006D722E">
        <w:rPr>
          <w:rFonts w:ascii="Times New Roman" w:hAnsi="Times New Roman"/>
        </w:rPr>
        <w:t>同余方程</w:t>
      </w:r>
      <w:r w:rsidRPr="006D722E">
        <w:rPr>
          <w:rFonts w:ascii="Times New Roman" w:hAnsi="Times New Roman"/>
        </w:rPr>
        <w:t>对模</w:t>
      </w:r>
      <w:proofErr w:type="gramEnd"/>
      <w:r w:rsidRPr="006D722E">
        <w:rPr>
          <w:rFonts w:ascii="Times New Roman" w:hAnsi="Times New Roman"/>
          <w:i/>
        </w:rPr>
        <w:t>p</w:t>
      </w:r>
      <w:r w:rsidRPr="006D722E">
        <w:rPr>
          <w:rFonts w:ascii="Times New Roman" w:hAnsi="Times New Roman"/>
        </w:rPr>
        <w:t>有且仅有一解</w:t>
      </w:r>
    </w:p>
    <w:p w14:paraId="4A8609AF" w14:textId="7A55F0DF"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62"/>
        </w:rPr>
        <w:object w:dxaOrig="4020" w:dyaOrig="1359" w14:anchorId="4CC7E9D1">
          <v:shape id="_x0000_i1514" type="#_x0000_t75" style="width:200.95pt;height:67.45pt" o:ole="">
            <v:imagedata r:id="rId1232" o:title=""/>
          </v:shape>
          <o:OLEObject Type="Embed" ProgID="Equation.DSMT4" ShapeID="_x0000_i1514" DrawAspect="Content" ObjectID="_1790422673" r:id="rId1233"/>
        </w:object>
      </w:r>
      <w:ins w:id="3957" w:author="zhengping jin" w:date="2024-08-13T09:04:00Z" w16du:dateUtc="2024-08-13T01:04:00Z">
        <w:r w:rsidR="006A03E3">
          <w:rPr>
            <w:rFonts w:ascii="Times New Roman" w:hAnsi="Times New Roman" w:hint="eastAsia"/>
          </w:rPr>
          <w:t>.</w:t>
        </w:r>
      </w:ins>
    </w:p>
    <w:p w14:paraId="7A668435" w14:textId="79AC20F3" w:rsidR="00910D29" w:rsidRPr="006D722E" w:rsidRDefault="00910D29">
      <w:pPr>
        <w:tabs>
          <w:tab w:val="left" w:pos="6360"/>
        </w:tabs>
        <w:snapToGrid w:val="0"/>
        <w:spacing w:line="360" w:lineRule="auto"/>
        <w:jc w:val="left"/>
        <w:rPr>
          <w:rFonts w:ascii="Times New Roman" w:hAnsi="Times New Roman"/>
        </w:rPr>
        <w:pPrChange w:id="3958" w:author="zhengping jin" w:date="2024-08-13T09:04:00Z" w16du:dateUtc="2024-08-13T01:04:00Z">
          <w:pPr>
            <w:tabs>
              <w:tab w:val="left" w:pos="6360"/>
            </w:tabs>
            <w:snapToGrid w:val="0"/>
            <w:spacing w:line="360" w:lineRule="auto"/>
            <w:ind w:firstLineChars="700" w:firstLine="1470"/>
            <w:jc w:val="left"/>
          </w:pPr>
        </w:pPrChange>
      </w:pPr>
      <w:r w:rsidRPr="006D722E">
        <w:rPr>
          <w:rFonts w:ascii="Times New Roman" w:hAnsi="Times New Roman"/>
        </w:rPr>
        <w:t>即</w:t>
      </w:r>
      <w:r w:rsidR="00916CF5">
        <w:rPr>
          <w:rFonts w:ascii="Times New Roman" w:hAnsi="Times New Roman" w:hint="eastAsia"/>
        </w:rPr>
        <w:t xml:space="preserve"> </w:t>
      </w:r>
      <w:r w:rsidRPr="006D722E">
        <w:rPr>
          <w:rFonts w:ascii="Times New Roman" w:hAnsi="Times New Roman"/>
          <w:position w:val="-12"/>
        </w:rPr>
        <w:object w:dxaOrig="2860" w:dyaOrig="380" w14:anchorId="2C61E66C">
          <v:shape id="_x0000_i1515" type="#_x0000_t75" style="width:143.1pt;height:19.6pt" o:ole="">
            <v:imagedata r:id="rId1234" o:title=""/>
          </v:shape>
          <o:OLEObject Type="Embed" ProgID="Equation.DSMT4" ShapeID="_x0000_i1515" DrawAspect="Content" ObjectID="_1790422674" r:id="rId1235"/>
        </w:object>
      </w:r>
      <w:r w:rsidRPr="006D722E">
        <w:rPr>
          <w:rFonts w:ascii="Times New Roman" w:hAnsi="Times New Roman"/>
        </w:rPr>
        <w:t>是</w:t>
      </w:r>
      <w:r w:rsidR="00301E4F" w:rsidRPr="006D722E">
        <w:rPr>
          <w:rFonts w:ascii="Times New Roman" w:hAnsi="Times New Roman"/>
        </w:rPr>
        <w:t>同余方程</w:t>
      </w:r>
      <w:r w:rsidRPr="006D722E">
        <w:rPr>
          <w:rFonts w:ascii="Times New Roman" w:hAnsi="Times New Roman"/>
          <w:position w:val="-10"/>
        </w:rPr>
        <w:object w:dxaOrig="1800" w:dyaOrig="360" w14:anchorId="42D17B80">
          <v:shape id="_x0000_i1516" type="#_x0000_t75" style="width:89.3pt;height:17.75pt" o:ole="">
            <v:imagedata r:id="rId1236" o:title=""/>
          </v:shape>
          <o:OLEObject Type="Embed" ProgID="Equation.DSMT4" ShapeID="_x0000_i1516" DrawAspect="Content" ObjectID="_1790422675" r:id="rId1237"/>
        </w:object>
      </w:r>
      <w:r w:rsidRPr="006D722E">
        <w:rPr>
          <w:rFonts w:ascii="Times New Roman" w:hAnsi="Times New Roman"/>
        </w:rPr>
        <w:t>的解</w:t>
      </w:r>
      <w:r w:rsidRPr="006D722E">
        <w:rPr>
          <w:rFonts w:ascii="Times New Roman" w:hAnsi="Times New Roman"/>
        </w:rPr>
        <w:t>.</w:t>
      </w:r>
    </w:p>
    <w:p w14:paraId="33BE0329" w14:textId="77777777" w:rsidR="00916CF5" w:rsidRDefault="00910D29" w:rsidP="00910D29">
      <w:pPr>
        <w:tabs>
          <w:tab w:val="left" w:pos="6360"/>
        </w:tabs>
        <w:snapToGrid w:val="0"/>
        <w:spacing w:line="360" w:lineRule="auto"/>
        <w:ind w:firstLineChars="400" w:firstLine="840"/>
        <w:jc w:val="left"/>
        <w:rPr>
          <w:rFonts w:ascii="Times New Roman" w:hAnsi="Times New Roman"/>
        </w:rPr>
      </w:pPr>
      <w:r w:rsidRPr="006D722E">
        <w:rPr>
          <w:rFonts w:ascii="Times New Roman" w:hAnsi="Times New Roman"/>
        </w:rPr>
        <w:t>最后，根据数学归纳法原理，定理对所有</w:t>
      </w:r>
      <w:r w:rsidRPr="006D722E">
        <w:rPr>
          <w:rFonts w:ascii="Times New Roman" w:hAnsi="Times New Roman"/>
          <w:position w:val="-6"/>
        </w:rPr>
        <w:object w:dxaOrig="900" w:dyaOrig="279" w14:anchorId="797BB52A">
          <v:shape id="_x0000_i1517" type="#_x0000_t75" style="width:44.65pt;height:14.6pt" o:ole="">
            <v:imagedata r:id="rId1238" o:title=""/>
          </v:shape>
          <o:OLEObject Type="Embed" ProgID="Equation.DSMT4" ShapeID="_x0000_i1517" DrawAspect="Content" ObjectID="_1790422676" r:id="rId1239"/>
        </w:object>
      </w:r>
      <w:r w:rsidRPr="006D722E">
        <w:rPr>
          <w:rFonts w:ascii="Times New Roman" w:hAnsi="Times New Roman"/>
        </w:rPr>
        <w:t>成立</w:t>
      </w:r>
      <w:r w:rsidRPr="006D722E">
        <w:rPr>
          <w:rFonts w:ascii="Times New Roman" w:hAnsi="Times New Roman"/>
        </w:rPr>
        <w:t xml:space="preserve">. </w:t>
      </w:r>
    </w:p>
    <w:p w14:paraId="49EACD7B" w14:textId="5CA74967" w:rsidR="00910D29" w:rsidRPr="006D722E" w:rsidRDefault="00910D29" w:rsidP="00910D29">
      <w:pPr>
        <w:tabs>
          <w:tab w:val="left" w:pos="6360"/>
        </w:tabs>
        <w:snapToGrid w:val="0"/>
        <w:spacing w:line="360" w:lineRule="auto"/>
        <w:ind w:firstLineChars="400" w:firstLine="840"/>
        <w:jc w:val="left"/>
        <w:rPr>
          <w:rFonts w:ascii="Times New Roman" w:hAnsi="Times New Roman"/>
        </w:rPr>
      </w:pPr>
      <w:r w:rsidRPr="006D722E">
        <w:rPr>
          <w:rFonts w:ascii="Times New Roman" w:hAnsi="Times New Roman"/>
        </w:rPr>
        <w:t>特别</w:t>
      </w:r>
      <w:ins w:id="3959" w:author="zhengping jin" w:date="2024-08-13T09:04:00Z" w16du:dateUtc="2024-08-13T01:04:00Z">
        <w:r w:rsidR="00F263B5">
          <w:rPr>
            <w:rFonts w:ascii="Times New Roman" w:hAnsi="Times New Roman" w:hint="eastAsia"/>
          </w:rPr>
          <w:t>地</w:t>
        </w:r>
      </w:ins>
      <w:r w:rsidRPr="006D722E">
        <w:rPr>
          <w:rFonts w:ascii="Times New Roman" w:hAnsi="Times New Roman"/>
        </w:rPr>
        <w:t>，定理对</w:t>
      </w:r>
      <w:r w:rsidRPr="006D722E">
        <w:rPr>
          <w:rFonts w:ascii="Times New Roman" w:hAnsi="Times New Roman"/>
          <w:position w:val="-6"/>
        </w:rPr>
        <w:object w:dxaOrig="540" w:dyaOrig="260" w14:anchorId="19E1FA08">
          <v:shape id="_x0000_i1518" type="#_x0000_t75" style="width:27.35pt;height:13.2pt" o:ole="">
            <v:imagedata r:id="rId1240" o:title=""/>
          </v:shape>
          <o:OLEObject Type="Embed" ProgID="Equation.DSMT4" ShapeID="_x0000_i1518" DrawAspect="Content" ObjectID="_1790422677" r:id="rId1241"/>
        </w:object>
      </w:r>
      <w:r w:rsidRPr="006D722E">
        <w:rPr>
          <w:rFonts w:ascii="Times New Roman" w:hAnsi="Times New Roman"/>
        </w:rPr>
        <w:t>成立</w:t>
      </w:r>
      <w:r w:rsidRPr="006D722E">
        <w:rPr>
          <w:rFonts w:ascii="Times New Roman" w:hAnsi="Times New Roman"/>
        </w:rPr>
        <w:t>.</w:t>
      </w:r>
    </w:p>
    <w:p w14:paraId="6DF39998" w14:textId="77777777" w:rsidR="00910D29" w:rsidRPr="006D722E" w:rsidRDefault="00910D29" w:rsidP="00910D29">
      <w:pPr>
        <w:tabs>
          <w:tab w:val="left" w:pos="6360"/>
        </w:tabs>
        <w:snapToGrid w:val="0"/>
        <w:spacing w:line="360" w:lineRule="auto"/>
        <w:jc w:val="left"/>
        <w:rPr>
          <w:rFonts w:ascii="Times New Roman" w:hAnsi="Times New Roman"/>
        </w:rPr>
      </w:pPr>
    </w:p>
    <w:p w14:paraId="16CAD06B" w14:textId="77777777" w:rsidR="00910D29" w:rsidRPr="006D722E" w:rsidRDefault="00910D29" w:rsidP="00910D29">
      <w:pPr>
        <w:tabs>
          <w:tab w:val="left" w:pos="6360"/>
        </w:tabs>
        <w:snapToGrid w:val="0"/>
        <w:spacing w:line="360" w:lineRule="auto"/>
        <w:jc w:val="left"/>
        <w:rPr>
          <w:rFonts w:ascii="Times New Roman" w:hAnsi="Times New Roman"/>
        </w:rPr>
      </w:pPr>
    </w:p>
    <w:p w14:paraId="7DAA637F" w14:textId="4E82A4D1" w:rsidR="00910D29" w:rsidRPr="006D722E" w:rsidRDefault="00A355CA" w:rsidP="00A355CA">
      <w:pPr>
        <w:tabs>
          <w:tab w:val="left" w:pos="6360"/>
        </w:tabs>
        <w:snapToGrid w:val="0"/>
        <w:spacing w:line="360" w:lineRule="auto"/>
        <w:contextualSpacing/>
        <w:jc w:val="left"/>
        <w:rPr>
          <w:rFonts w:ascii="Times New Roman" w:hAnsi="Times New Roman"/>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.4.7 </w:t>
      </w:r>
      <w:r w:rsidR="00910D29" w:rsidRPr="006D722E">
        <w:rPr>
          <w:rFonts w:ascii="Times New Roman" w:hAnsi="Times New Roman"/>
        </w:rPr>
        <w:t>求解</w:t>
      </w:r>
      <w:r w:rsidR="00301E4F" w:rsidRPr="006D722E">
        <w:rPr>
          <w:rFonts w:ascii="Times New Roman" w:hAnsi="Times New Roman"/>
        </w:rPr>
        <w:t>同余方程</w:t>
      </w:r>
    </w:p>
    <w:p w14:paraId="0CB7FC0C" w14:textId="2BC5F988"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0"/>
        </w:rPr>
        <w:object w:dxaOrig="3060" w:dyaOrig="360" w14:anchorId="0D41BC6E">
          <v:shape id="_x0000_i1519" type="#_x0000_t75" style="width:153.55pt;height:17.75pt" o:ole="">
            <v:imagedata r:id="rId1242" o:title=""/>
          </v:shape>
          <o:OLEObject Type="Embed" ProgID="Equation.DSMT4" ShapeID="_x0000_i1519" DrawAspect="Content" ObjectID="_1790422678" r:id="rId1243"/>
        </w:object>
      </w:r>
      <w:ins w:id="3960" w:author="zhengping jin" w:date="2024-08-13T09:05:00Z" w16du:dateUtc="2024-08-13T01:05:00Z">
        <w:r w:rsidR="00F02561">
          <w:rPr>
            <w:rFonts w:ascii="Times New Roman" w:hAnsi="Times New Roman" w:hint="eastAsia"/>
          </w:rPr>
          <w:t>.</w:t>
        </w:r>
      </w:ins>
    </w:p>
    <w:p w14:paraId="6AA0EFDD" w14:textId="531581B5" w:rsidR="00910D29" w:rsidRPr="006D722E" w:rsidRDefault="00910D29" w:rsidP="00657D55">
      <w:pPr>
        <w:tabs>
          <w:tab w:val="left" w:pos="6360"/>
        </w:tabs>
        <w:snapToGrid w:val="0"/>
        <w:spacing w:line="360" w:lineRule="auto"/>
        <w:ind w:firstLineChars="200" w:firstLine="420"/>
        <w:contextualSpacing/>
        <w:jc w:val="left"/>
        <w:rPr>
          <w:rFonts w:ascii="Times New Roman" w:hAnsi="Times New Roman"/>
        </w:rPr>
      </w:pPr>
      <w:r w:rsidRPr="006D722E">
        <w:rPr>
          <w:rFonts w:ascii="Times New Roman" w:hAnsi="Times New Roman"/>
          <w:b/>
        </w:rPr>
        <w:t>解</w:t>
      </w:r>
      <w:proofErr w:type="gramStart"/>
      <w:r w:rsidRPr="006D722E">
        <w:rPr>
          <w:rFonts w:ascii="Times New Roman" w:hAnsi="Times New Roman"/>
          <w:b/>
        </w:rPr>
        <w:t>一</w:t>
      </w:r>
      <w:proofErr w:type="gramEnd"/>
      <w:r w:rsidR="00657D55">
        <w:rPr>
          <w:rFonts w:ascii="Times New Roman" w:hAnsi="Times New Roman" w:hint="eastAsia"/>
        </w:rPr>
        <w:t xml:space="preserve"> </w:t>
      </w:r>
      <w:r w:rsidR="00657D55">
        <w:rPr>
          <w:rFonts w:ascii="Times New Roman" w:hAnsi="Times New Roman" w:hint="eastAsia"/>
        </w:rPr>
        <w:t>由</w:t>
      </w:r>
      <w:r w:rsidR="00657D55" w:rsidRPr="00657D55">
        <w:rPr>
          <w:rFonts w:ascii="Times New Roman" w:hAnsi="Times New Roman"/>
        </w:rPr>
        <w:t>定理</w:t>
      </w:r>
      <w:r w:rsidR="00657D55" w:rsidRPr="00657D55">
        <w:rPr>
          <w:rFonts w:ascii="Times New Roman" w:hAnsi="Times New Roman" w:hint="eastAsia"/>
        </w:rPr>
        <w:t>3</w:t>
      </w:r>
      <w:r w:rsidR="00657D55" w:rsidRPr="00657D55">
        <w:rPr>
          <w:rFonts w:ascii="Times New Roman" w:hAnsi="Times New Roman"/>
        </w:rPr>
        <w:t>.4.6</w:t>
      </w:r>
      <w:r w:rsidR="00657D55">
        <w:rPr>
          <w:rFonts w:ascii="Times New Roman" w:hAnsi="Times New Roman" w:hint="eastAsia"/>
        </w:rPr>
        <w:t>证明过程，</w:t>
      </w:r>
      <w:r w:rsidRPr="006D722E">
        <w:rPr>
          <w:rFonts w:ascii="Times New Roman" w:hAnsi="Times New Roman"/>
        </w:rPr>
        <w:t>对于</w:t>
      </w:r>
      <w:r w:rsidRPr="006D722E">
        <w:rPr>
          <w:rFonts w:ascii="Times New Roman" w:hAnsi="Times New Roman"/>
          <w:position w:val="-10"/>
        </w:rPr>
        <w:object w:dxaOrig="2720" w:dyaOrig="360" w14:anchorId="2DE6924B">
          <v:shape id="_x0000_i1520" type="#_x0000_t75" style="width:135.35pt;height:17.75pt" o:ole="">
            <v:imagedata r:id="rId1244" o:title=""/>
          </v:shape>
          <o:OLEObject Type="Embed" ProgID="Equation.DSMT4" ShapeID="_x0000_i1520" DrawAspect="Content" ObjectID="_1790422679" r:id="rId1245"/>
        </w:object>
      </w:r>
      <w:r w:rsidRPr="006D722E">
        <w:rPr>
          <w:rFonts w:ascii="Times New Roman" w:hAnsi="Times New Roman"/>
        </w:rPr>
        <w:t>，有</w:t>
      </w:r>
    </w:p>
    <w:p w14:paraId="3B1ED145" w14:textId="2D637F05"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0"/>
        </w:rPr>
        <w:object w:dxaOrig="2420" w:dyaOrig="360" w14:anchorId="018701EB">
          <v:shape id="_x0000_i1521" type="#_x0000_t75" style="width:121.2pt;height:17.75pt" o:ole="">
            <v:imagedata r:id="rId1246" o:title=""/>
          </v:shape>
          <o:OLEObject Type="Embed" ProgID="Equation.DSMT4" ShapeID="_x0000_i1521" DrawAspect="Content" ObjectID="_1790422680" r:id="rId1247"/>
        </w:object>
      </w:r>
      <w:ins w:id="3961" w:author="zhengping jin" w:date="2024-08-13T09:05:00Z" w16du:dateUtc="2024-08-13T01:05:00Z">
        <w:r w:rsidR="00F02561">
          <w:rPr>
            <w:rFonts w:ascii="Times New Roman" w:hAnsi="Times New Roman" w:hint="eastAsia"/>
          </w:rPr>
          <w:t>.</w:t>
        </w:r>
      </w:ins>
    </w:p>
    <w:p w14:paraId="0649E3DB" w14:textId="263688F5"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直接验算，知</w:t>
      </w:r>
      <w:r w:rsidR="00301E4F" w:rsidRPr="006D722E">
        <w:rPr>
          <w:rFonts w:ascii="Times New Roman" w:hAnsi="Times New Roman"/>
        </w:rPr>
        <w:t>同余方程</w:t>
      </w:r>
      <w:r w:rsidRPr="006D722E">
        <w:rPr>
          <w:rFonts w:ascii="Times New Roman" w:hAnsi="Times New Roman"/>
          <w:position w:val="-10"/>
        </w:rPr>
        <w:object w:dxaOrig="1660" w:dyaOrig="320" w14:anchorId="33615077">
          <v:shape id="_x0000_i1522" type="#_x0000_t75" style="width:82.95pt;height:15.5pt" o:ole="">
            <v:imagedata r:id="rId1248" o:title=""/>
          </v:shape>
          <o:OLEObject Type="Embed" ProgID="Equation.DSMT4" ShapeID="_x0000_i1522" DrawAspect="Content" ObjectID="_1790422681" r:id="rId1249"/>
        </w:object>
      </w:r>
      <w:r w:rsidRPr="006D722E">
        <w:rPr>
          <w:rFonts w:ascii="Times New Roman" w:hAnsi="Times New Roman"/>
        </w:rPr>
        <w:t>有一解</w:t>
      </w:r>
    </w:p>
    <w:p w14:paraId="5BB7003B" w14:textId="4C90E983"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1300" w:dyaOrig="360" w14:anchorId="3758B2A2">
          <v:shape id="_x0000_i1523" type="#_x0000_t75" style="width:65.15pt;height:17.75pt" o:ole="">
            <v:imagedata r:id="rId1250" o:title=""/>
          </v:shape>
          <o:OLEObject Type="Embed" ProgID="Equation.DSMT4" ShapeID="_x0000_i1523" DrawAspect="Content" ObjectID="_1790422682" r:id="rId1251"/>
        </w:object>
      </w:r>
      <w:ins w:id="3962" w:author="zhengping jin" w:date="2024-08-13T09:05:00Z" w16du:dateUtc="2024-08-13T01:05:00Z">
        <w:r w:rsidR="00F02561">
          <w:rPr>
            <w:rFonts w:ascii="Times New Roman" w:hAnsi="Times New Roman" w:hint="eastAsia"/>
          </w:rPr>
          <w:t>.</w:t>
        </w:r>
      </w:ins>
    </w:p>
    <w:p w14:paraId="1690AFB4" w14:textId="78863341"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以</w:t>
      </w:r>
      <w:r w:rsidRPr="006D722E">
        <w:rPr>
          <w:rFonts w:ascii="Times New Roman" w:hAnsi="Times New Roman"/>
          <w:position w:val="-12"/>
        </w:rPr>
        <w:object w:dxaOrig="940" w:dyaOrig="360" w14:anchorId="60C9C82E">
          <v:shape id="_x0000_i1524" type="#_x0000_t75" style="width:47.85pt;height:17.75pt" o:ole="">
            <v:imagedata r:id="rId1252" o:title=""/>
          </v:shape>
          <o:OLEObject Type="Embed" ProgID="Equation.DSMT4" ShapeID="_x0000_i1524" DrawAspect="Content" ObjectID="_1790422683" r:id="rId1253"/>
        </w:object>
      </w:r>
      <w:r w:rsidRPr="006D722E">
        <w:rPr>
          <w:rFonts w:ascii="Times New Roman" w:hAnsi="Times New Roman"/>
        </w:rPr>
        <w:t>代入</w:t>
      </w:r>
      <w:r w:rsidR="00301E4F" w:rsidRPr="006D722E">
        <w:rPr>
          <w:rFonts w:ascii="Times New Roman" w:hAnsi="Times New Roman"/>
        </w:rPr>
        <w:t>同余方程</w:t>
      </w:r>
      <w:r w:rsidRPr="006D722E">
        <w:rPr>
          <w:rFonts w:ascii="Times New Roman" w:hAnsi="Times New Roman"/>
          <w:position w:val="-10"/>
        </w:rPr>
        <w:object w:dxaOrig="1680" w:dyaOrig="320" w14:anchorId="38116E45">
          <v:shape id="_x0000_i1525" type="#_x0000_t75" style="width:85.2pt;height:15.5pt" o:ole="">
            <v:imagedata r:id="rId1254" o:title=""/>
          </v:shape>
          <o:OLEObject Type="Embed" ProgID="Equation.DSMT4" ShapeID="_x0000_i1525" DrawAspect="Content" ObjectID="_1790422684" r:id="rId1255"/>
        </w:object>
      </w:r>
      <w:r w:rsidRPr="006D722E">
        <w:rPr>
          <w:rFonts w:ascii="Times New Roman" w:hAnsi="Times New Roman"/>
        </w:rPr>
        <w:t>，可得到</w:t>
      </w:r>
    </w:p>
    <w:p w14:paraId="47B13ED1" w14:textId="2685CB6F"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2540" w:dyaOrig="360" w14:anchorId="0FC01394">
          <v:shape id="_x0000_i1526" type="#_x0000_t75" style="width:126.25pt;height:17.75pt" o:ole="">
            <v:imagedata r:id="rId1256" o:title=""/>
          </v:shape>
          <o:OLEObject Type="Embed" ProgID="Equation.DSMT4" ShapeID="_x0000_i1526" DrawAspect="Content" ObjectID="_1790422685" r:id="rId1257"/>
        </w:object>
      </w:r>
      <w:ins w:id="3963" w:author="zhengping jin" w:date="2024-08-13T09:05:00Z" w16du:dateUtc="2024-08-13T01:05:00Z">
        <w:r w:rsidR="00F02561">
          <w:rPr>
            <w:rFonts w:ascii="Times New Roman" w:hAnsi="Times New Roman" w:hint="eastAsia"/>
          </w:rPr>
          <w:t>.</w:t>
        </w:r>
      </w:ins>
    </w:p>
    <w:p w14:paraId="70EECDB5" w14:textId="0BD8BFDA" w:rsidR="00910D29" w:rsidRPr="006D722E" w:rsidRDefault="00910D29" w:rsidP="00657D55">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因为</w:t>
      </w:r>
      <w:r w:rsidRPr="006D722E">
        <w:rPr>
          <w:rFonts w:ascii="Times New Roman" w:hAnsi="Times New Roman"/>
          <w:position w:val="-10"/>
        </w:rPr>
        <w:object w:dxaOrig="3420" w:dyaOrig="320" w14:anchorId="56BBC551">
          <v:shape id="_x0000_i1527" type="#_x0000_t75" style="width:170.45pt;height:15.5pt" o:ole="">
            <v:imagedata r:id="rId1258" o:title=""/>
          </v:shape>
          <o:OLEObject Type="Embed" ProgID="Equation.DSMT4" ShapeID="_x0000_i1527" DrawAspect="Content" ObjectID="_1790422686" r:id="rId1259"/>
        </w:object>
      </w:r>
      <w:ins w:id="3964" w:author="zhengping jin" w:date="2024-08-13T09:06:00Z" w16du:dateUtc="2024-08-13T01:06:00Z">
        <w:r w:rsidR="00F02561">
          <w:rPr>
            <w:rFonts w:ascii="Times New Roman" w:hAnsi="Times New Roman" w:hint="eastAsia"/>
          </w:rPr>
          <w:t>,</w:t>
        </w:r>
      </w:ins>
    </w:p>
    <w:p w14:paraId="56B2DDB8" w14:textId="4C8DCB5D" w:rsidR="00910D29" w:rsidRPr="006D722E" w:rsidRDefault="00910D29" w:rsidP="00657D55">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所以上述</w:t>
      </w:r>
      <w:r w:rsidR="00301E4F" w:rsidRPr="006D722E">
        <w:rPr>
          <w:rFonts w:ascii="Times New Roman" w:hAnsi="Times New Roman"/>
        </w:rPr>
        <w:t>同余方程</w:t>
      </w:r>
      <w:r w:rsidRPr="006D722E">
        <w:rPr>
          <w:rFonts w:ascii="Times New Roman" w:hAnsi="Times New Roman"/>
        </w:rPr>
        <w:t>可写成</w:t>
      </w:r>
      <w:r w:rsidRPr="006D722E">
        <w:rPr>
          <w:rFonts w:ascii="Times New Roman" w:hAnsi="Times New Roman"/>
          <w:position w:val="-12"/>
        </w:rPr>
        <w:object w:dxaOrig="1960" w:dyaOrig="360" w14:anchorId="7C8DA93C">
          <v:shape id="_x0000_i1528" type="#_x0000_t75" style="width:98.45pt;height:17.75pt" o:ole="">
            <v:imagedata r:id="rId1260" o:title=""/>
          </v:shape>
          <o:OLEObject Type="Embed" ProgID="Equation.DSMT4" ShapeID="_x0000_i1528" DrawAspect="Content" ObjectID="_1790422687" r:id="rId1261"/>
        </w:object>
      </w:r>
      <w:r w:rsidRPr="006D722E">
        <w:rPr>
          <w:rFonts w:ascii="Times New Roman" w:hAnsi="Times New Roman"/>
        </w:rPr>
        <w:t>或</w:t>
      </w:r>
      <w:r w:rsidRPr="006D722E">
        <w:rPr>
          <w:rFonts w:ascii="Times New Roman" w:hAnsi="Times New Roman"/>
          <w:position w:val="-12"/>
        </w:rPr>
        <w:object w:dxaOrig="1540" w:dyaOrig="360" w14:anchorId="61A269D1">
          <v:shape id="_x0000_i1529" type="#_x0000_t75" style="width:76.55pt;height:17.75pt" o:ole="">
            <v:imagedata r:id="rId1262" o:title=""/>
          </v:shape>
          <o:OLEObject Type="Embed" ProgID="Equation.DSMT4" ShapeID="_x0000_i1529" DrawAspect="Content" ObjectID="_1790422688" r:id="rId1263"/>
        </w:object>
      </w:r>
      <w:ins w:id="3965" w:author="zhengping jin" w:date="2024-08-13T09:06:00Z" w16du:dateUtc="2024-08-13T01:06:00Z">
        <w:r w:rsidR="00F02561">
          <w:rPr>
            <w:rFonts w:ascii="Times New Roman" w:hAnsi="Times New Roman" w:hint="eastAsia"/>
          </w:rPr>
          <w:t>,</w:t>
        </w:r>
      </w:ins>
    </w:p>
    <w:p w14:paraId="26F0BE9A" w14:textId="19593AEC"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解得</w:t>
      </w:r>
      <w:r w:rsidRPr="006D722E">
        <w:rPr>
          <w:rFonts w:ascii="Times New Roman" w:hAnsi="Times New Roman"/>
          <w:position w:val="-12"/>
        </w:rPr>
        <w:object w:dxaOrig="1260" w:dyaOrig="360" w14:anchorId="2EC25D0E">
          <v:shape id="_x0000_i1530" type="#_x0000_t75" style="width:62.9pt;height:17.75pt" o:ole="">
            <v:imagedata r:id="rId1264" o:title=""/>
          </v:shape>
          <o:OLEObject Type="Embed" ProgID="Equation.DSMT4" ShapeID="_x0000_i1530" DrawAspect="Content" ObjectID="_1790422689" r:id="rId1265"/>
        </w:object>
      </w:r>
      <w:ins w:id="3966" w:author="zhengping jin" w:date="2024-08-13T09:06:00Z" w16du:dateUtc="2024-08-13T01:06:00Z">
        <w:r w:rsidR="00F02561">
          <w:rPr>
            <w:rFonts w:ascii="Times New Roman" w:hAnsi="Times New Roman" w:hint="eastAsia"/>
          </w:rPr>
          <w:t>.</w:t>
        </w:r>
      </w:ins>
    </w:p>
    <w:p w14:paraId="7CCCDCDA" w14:textId="6E7562C5"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因此，</w:t>
      </w:r>
      <w:r w:rsidR="00301E4F" w:rsidRPr="006D722E">
        <w:rPr>
          <w:rFonts w:ascii="Times New Roman" w:hAnsi="Times New Roman"/>
        </w:rPr>
        <w:t>同余方程</w:t>
      </w:r>
      <w:r w:rsidRPr="006D722E">
        <w:rPr>
          <w:rFonts w:ascii="Times New Roman" w:hAnsi="Times New Roman"/>
          <w:position w:val="-10"/>
        </w:rPr>
        <w:object w:dxaOrig="1680" w:dyaOrig="320" w14:anchorId="7178ABAA">
          <v:shape id="_x0000_i1531" type="#_x0000_t75" style="width:85.2pt;height:15.5pt" o:ole="">
            <v:imagedata r:id="rId1254" o:title=""/>
          </v:shape>
          <o:OLEObject Type="Embed" ProgID="Equation.DSMT4" ShapeID="_x0000_i1531" DrawAspect="Content" ObjectID="_1790422690" r:id="rId1266"/>
        </w:object>
      </w:r>
      <w:r w:rsidRPr="006D722E">
        <w:rPr>
          <w:rFonts w:ascii="Times New Roman" w:hAnsi="Times New Roman"/>
        </w:rPr>
        <w:t>的解为</w:t>
      </w:r>
    </w:p>
    <w:p w14:paraId="5A419F44" w14:textId="404A85AC"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2160" w:dyaOrig="360" w14:anchorId="3D5E80D5">
          <v:shape id="_x0000_i1532" type="#_x0000_t75" style="width:108.45pt;height:17.75pt" o:ole="">
            <v:imagedata r:id="rId1267" o:title=""/>
          </v:shape>
          <o:OLEObject Type="Embed" ProgID="Equation.DSMT4" ShapeID="_x0000_i1532" DrawAspect="Content" ObjectID="_1790422691" r:id="rId1268"/>
        </w:object>
      </w:r>
      <w:ins w:id="3967" w:author="zhengping jin" w:date="2024-08-13T09:06:00Z" w16du:dateUtc="2024-08-13T01:06:00Z">
        <w:r w:rsidR="00F02561">
          <w:rPr>
            <w:rFonts w:ascii="Times New Roman" w:hAnsi="Times New Roman" w:hint="eastAsia"/>
          </w:rPr>
          <w:t>.</w:t>
        </w:r>
      </w:ins>
    </w:p>
    <w:p w14:paraId="2287C826" w14:textId="478EA064"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再以</w:t>
      </w:r>
      <w:r w:rsidRPr="006D722E">
        <w:rPr>
          <w:rFonts w:ascii="Times New Roman" w:hAnsi="Times New Roman"/>
          <w:position w:val="-12"/>
        </w:rPr>
        <w:object w:dxaOrig="1020" w:dyaOrig="360" w14:anchorId="6D8150C1">
          <v:shape id="_x0000_i1533" type="#_x0000_t75" style="width:51.5pt;height:17.75pt" o:ole="">
            <v:imagedata r:id="rId1269" o:title=""/>
          </v:shape>
          <o:OLEObject Type="Embed" ProgID="Equation.DSMT4" ShapeID="_x0000_i1533" DrawAspect="Content" ObjectID="_1790422692" r:id="rId1270"/>
        </w:object>
      </w:r>
      <w:r w:rsidRPr="006D722E">
        <w:rPr>
          <w:rFonts w:ascii="Times New Roman" w:hAnsi="Times New Roman"/>
        </w:rPr>
        <w:t>代入</w:t>
      </w:r>
      <w:r w:rsidR="00301E4F" w:rsidRPr="006D722E">
        <w:rPr>
          <w:rFonts w:ascii="Times New Roman" w:hAnsi="Times New Roman"/>
        </w:rPr>
        <w:t>同余方程</w:t>
      </w:r>
      <w:r w:rsidRPr="006D722E">
        <w:rPr>
          <w:rFonts w:ascii="Times New Roman" w:hAnsi="Times New Roman"/>
          <w:position w:val="-10"/>
        </w:rPr>
        <w:object w:dxaOrig="1800" w:dyaOrig="320" w14:anchorId="1503F31A">
          <v:shape id="_x0000_i1534" type="#_x0000_t75" style="width:89.3pt;height:15.5pt" o:ole="">
            <v:imagedata r:id="rId1271" o:title=""/>
          </v:shape>
          <o:OLEObject Type="Embed" ProgID="Equation.DSMT4" ShapeID="_x0000_i1534" DrawAspect="Content" ObjectID="_1790422693" r:id="rId1272"/>
        </w:object>
      </w:r>
      <w:r w:rsidRPr="006D722E">
        <w:rPr>
          <w:rFonts w:ascii="Times New Roman" w:hAnsi="Times New Roman"/>
        </w:rPr>
        <w:t>，可得到</w:t>
      </w:r>
    </w:p>
    <w:p w14:paraId="4E16287B" w14:textId="2D857668"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2740" w:dyaOrig="360" w14:anchorId="5391F101">
          <v:shape id="_x0000_i1535" type="#_x0000_t75" style="width:137.6pt;height:17.75pt" o:ole="">
            <v:imagedata r:id="rId1273" o:title=""/>
          </v:shape>
          <o:OLEObject Type="Embed" ProgID="Equation.DSMT4" ShapeID="_x0000_i1535" DrawAspect="Content" ObjectID="_1790422694" r:id="rId1274"/>
        </w:object>
      </w:r>
      <w:ins w:id="3968" w:author="zhengping jin" w:date="2024-08-13T09:06:00Z" w16du:dateUtc="2024-08-13T01:06:00Z">
        <w:r w:rsidR="00F02561">
          <w:rPr>
            <w:rFonts w:ascii="Times New Roman" w:hAnsi="Times New Roman" w:hint="eastAsia"/>
          </w:rPr>
          <w:t>.</w:t>
        </w:r>
      </w:ins>
    </w:p>
    <w:p w14:paraId="1B8348B8" w14:textId="4D817660" w:rsidR="00910D29" w:rsidRPr="006D722E" w:rsidRDefault="00910D29" w:rsidP="00657D55">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因为</w:t>
      </w:r>
      <w:r w:rsidRPr="006D722E">
        <w:rPr>
          <w:rFonts w:ascii="Times New Roman" w:hAnsi="Times New Roman"/>
          <w:position w:val="-10"/>
        </w:rPr>
        <w:object w:dxaOrig="4000" w:dyaOrig="320" w14:anchorId="20D794EC">
          <v:shape id="_x0000_i1536" type="#_x0000_t75" style="width:200.5pt;height:15.5pt" o:ole="">
            <v:imagedata r:id="rId1275" o:title=""/>
          </v:shape>
          <o:OLEObject Type="Embed" ProgID="Equation.DSMT4" ShapeID="_x0000_i1536" DrawAspect="Content" ObjectID="_1790422695" r:id="rId1276"/>
        </w:object>
      </w:r>
      <w:ins w:id="3969" w:author="zhengping jin" w:date="2024-08-13T09:06:00Z" w16du:dateUtc="2024-08-13T01:06:00Z">
        <w:r w:rsidR="00F02561">
          <w:rPr>
            <w:rFonts w:ascii="Times New Roman" w:hAnsi="Times New Roman" w:hint="eastAsia"/>
          </w:rPr>
          <w:t>,</w:t>
        </w:r>
      </w:ins>
    </w:p>
    <w:p w14:paraId="1689779D" w14:textId="6F3556A1"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所以上述</w:t>
      </w:r>
      <w:r w:rsidR="00301E4F" w:rsidRPr="006D722E">
        <w:rPr>
          <w:rFonts w:ascii="Times New Roman" w:hAnsi="Times New Roman"/>
        </w:rPr>
        <w:t>同余方程</w:t>
      </w:r>
      <w:r w:rsidRPr="006D722E">
        <w:rPr>
          <w:rFonts w:ascii="Times New Roman" w:hAnsi="Times New Roman"/>
        </w:rPr>
        <w:t>可写成</w:t>
      </w:r>
    </w:p>
    <w:p w14:paraId="32BE816D" w14:textId="48DF9880"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2360" w:dyaOrig="360" w14:anchorId="0978E83F">
          <v:shape id="_x0000_i1537" type="#_x0000_t75" style="width:117.55pt;height:17.75pt" o:ole="">
            <v:imagedata r:id="rId1277" o:title=""/>
          </v:shape>
          <o:OLEObject Type="Embed" ProgID="Equation.DSMT4" ShapeID="_x0000_i1537" DrawAspect="Content" ObjectID="_1790422696" r:id="rId1278"/>
        </w:object>
      </w:r>
      <w:r w:rsidRPr="006D722E">
        <w:rPr>
          <w:rFonts w:ascii="Times New Roman" w:hAnsi="Times New Roman"/>
        </w:rPr>
        <w:t>或</w:t>
      </w:r>
      <w:r w:rsidRPr="006D722E">
        <w:rPr>
          <w:rFonts w:ascii="Times New Roman" w:hAnsi="Times New Roman"/>
          <w:position w:val="-12"/>
        </w:rPr>
        <w:object w:dxaOrig="1579" w:dyaOrig="360" w14:anchorId="7E726970">
          <v:shape id="_x0000_i1538" type="#_x0000_t75" style="width:78.4pt;height:17.75pt" o:ole="">
            <v:imagedata r:id="rId1279" o:title=""/>
          </v:shape>
          <o:OLEObject Type="Embed" ProgID="Equation.DSMT4" ShapeID="_x0000_i1538" DrawAspect="Content" ObjectID="_1790422697" r:id="rId1280"/>
        </w:object>
      </w:r>
      <w:ins w:id="3970" w:author="zhengping jin" w:date="2024-08-13T09:06:00Z" w16du:dateUtc="2024-08-13T01:06:00Z">
        <w:r w:rsidR="00F02561">
          <w:rPr>
            <w:rFonts w:ascii="Times New Roman" w:hAnsi="Times New Roman" w:hint="eastAsia"/>
          </w:rPr>
          <w:t>,</w:t>
        </w:r>
      </w:ins>
    </w:p>
    <w:p w14:paraId="5177FFB3" w14:textId="38869E44"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解得</w:t>
      </w:r>
      <w:r w:rsidRPr="006D722E">
        <w:rPr>
          <w:rFonts w:ascii="Times New Roman" w:hAnsi="Times New Roman"/>
        </w:rPr>
        <w:t xml:space="preserve"> </w:t>
      </w:r>
      <w:r w:rsidRPr="006D722E">
        <w:rPr>
          <w:rFonts w:ascii="Times New Roman" w:hAnsi="Times New Roman"/>
          <w:position w:val="-12"/>
        </w:rPr>
        <w:object w:dxaOrig="1320" w:dyaOrig="360" w14:anchorId="0643E281">
          <v:shape id="_x0000_i1539" type="#_x0000_t75" style="width:66.55pt;height:17.75pt" o:ole="">
            <v:imagedata r:id="rId1281" o:title=""/>
          </v:shape>
          <o:OLEObject Type="Embed" ProgID="Equation.DSMT4" ShapeID="_x0000_i1539" DrawAspect="Content" ObjectID="_1790422698" r:id="rId1282"/>
        </w:object>
      </w:r>
      <w:ins w:id="3971" w:author="zhengping jin" w:date="2024-08-13T09:06:00Z" w16du:dateUtc="2024-08-13T01:06:00Z">
        <w:r w:rsidR="00F02561">
          <w:rPr>
            <w:rFonts w:ascii="Times New Roman" w:hAnsi="Times New Roman" w:hint="eastAsia"/>
          </w:rPr>
          <w:t>.</w:t>
        </w:r>
      </w:ins>
    </w:p>
    <w:p w14:paraId="03994C59" w14:textId="541BF0FC"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lastRenderedPageBreak/>
        <w:t>因此，</w:t>
      </w:r>
      <w:r w:rsidR="00301E4F" w:rsidRPr="006D722E">
        <w:rPr>
          <w:rFonts w:ascii="Times New Roman" w:hAnsi="Times New Roman"/>
        </w:rPr>
        <w:t>同余方程</w:t>
      </w:r>
      <w:r w:rsidRPr="006D722E">
        <w:rPr>
          <w:rFonts w:ascii="Times New Roman" w:hAnsi="Times New Roman"/>
          <w:position w:val="-10"/>
        </w:rPr>
        <w:object w:dxaOrig="1800" w:dyaOrig="320" w14:anchorId="7555293B">
          <v:shape id="_x0000_i1540" type="#_x0000_t75" style="width:89.3pt;height:15.5pt" o:ole="">
            <v:imagedata r:id="rId1271" o:title=""/>
          </v:shape>
          <o:OLEObject Type="Embed" ProgID="Equation.DSMT4" ShapeID="_x0000_i1540" DrawAspect="Content" ObjectID="_1790422699" r:id="rId1283"/>
        </w:object>
      </w:r>
      <w:r w:rsidRPr="006D722E">
        <w:rPr>
          <w:rFonts w:ascii="Times New Roman" w:hAnsi="Times New Roman"/>
        </w:rPr>
        <w:t>的解为</w:t>
      </w:r>
    </w:p>
    <w:p w14:paraId="2B12AF66" w14:textId="7944BD76"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2520" w:dyaOrig="360" w14:anchorId="5F1BA961">
          <v:shape id="_x0000_i1541" type="#_x0000_t75" style="width:126.25pt;height:17.75pt" o:ole="">
            <v:imagedata r:id="rId1284" o:title=""/>
          </v:shape>
          <o:OLEObject Type="Embed" ProgID="Equation.DSMT4" ShapeID="_x0000_i1541" DrawAspect="Content" ObjectID="_1790422700" r:id="rId1285"/>
        </w:object>
      </w:r>
      <w:ins w:id="3972" w:author="zhengping jin" w:date="2024-08-13T09:07:00Z" w16du:dateUtc="2024-08-13T01:07:00Z">
        <w:r w:rsidR="00F02561">
          <w:rPr>
            <w:rFonts w:ascii="Times New Roman" w:hAnsi="Times New Roman" w:hint="eastAsia"/>
          </w:rPr>
          <w:t>.</w:t>
        </w:r>
      </w:ins>
    </w:p>
    <w:p w14:paraId="4F888168" w14:textId="35BC00F5" w:rsidR="00910D29" w:rsidRPr="006D722E" w:rsidRDefault="00910D29" w:rsidP="00657D55">
      <w:pPr>
        <w:tabs>
          <w:tab w:val="left" w:pos="6360"/>
        </w:tabs>
        <w:snapToGrid w:val="0"/>
        <w:spacing w:line="360" w:lineRule="auto"/>
        <w:ind w:firstLineChars="200" w:firstLine="420"/>
        <w:contextualSpacing/>
        <w:jc w:val="left"/>
        <w:rPr>
          <w:rFonts w:ascii="Times New Roman" w:hAnsi="Times New Roman"/>
        </w:rPr>
      </w:pPr>
      <w:proofErr w:type="gramStart"/>
      <w:r w:rsidRPr="006D722E">
        <w:rPr>
          <w:rFonts w:ascii="Times New Roman" w:hAnsi="Times New Roman"/>
          <w:b/>
        </w:rPr>
        <w:t>解二</w:t>
      </w:r>
      <w:proofErr w:type="gramEnd"/>
      <w:r w:rsidR="00657D55">
        <w:rPr>
          <w:rFonts w:ascii="Times New Roman" w:hAnsi="Times New Roman" w:hint="eastAsia"/>
        </w:rPr>
        <w:t xml:space="preserve"> </w:t>
      </w:r>
      <w:r w:rsidR="00657D55">
        <w:rPr>
          <w:rFonts w:ascii="Times New Roman" w:hAnsi="Times New Roman" w:hint="eastAsia"/>
        </w:rPr>
        <w:t>由</w:t>
      </w:r>
      <w:r w:rsidR="00657D55" w:rsidRPr="00657D55">
        <w:rPr>
          <w:rFonts w:ascii="Times New Roman" w:hAnsi="Times New Roman"/>
        </w:rPr>
        <w:t>定理</w:t>
      </w:r>
      <w:r w:rsidR="00657D55" w:rsidRPr="00657D55">
        <w:rPr>
          <w:rFonts w:ascii="Times New Roman" w:hAnsi="Times New Roman" w:hint="eastAsia"/>
        </w:rPr>
        <w:t>3</w:t>
      </w:r>
      <w:r w:rsidR="00657D55" w:rsidRPr="00657D55">
        <w:rPr>
          <w:rFonts w:ascii="Times New Roman" w:hAnsi="Times New Roman"/>
        </w:rPr>
        <w:t>.4.6</w:t>
      </w:r>
      <w:r w:rsidRPr="006D722E">
        <w:rPr>
          <w:rFonts w:ascii="Times New Roman" w:hAnsi="Times New Roman"/>
        </w:rPr>
        <w:t>的结论</w:t>
      </w:r>
      <w:r w:rsidR="00657D55">
        <w:rPr>
          <w:rFonts w:ascii="Times New Roman" w:hAnsi="Times New Roman" w:hint="eastAsia"/>
        </w:rPr>
        <w:t>.</w:t>
      </w:r>
      <w:r w:rsidR="00657D55">
        <w:rPr>
          <w:rFonts w:ascii="Times New Roman" w:hAnsi="Times New Roman"/>
        </w:rPr>
        <w:t xml:space="preserve"> </w:t>
      </w:r>
      <w:r w:rsidRPr="006D722E">
        <w:rPr>
          <w:rFonts w:ascii="Times New Roman" w:hAnsi="Times New Roman"/>
        </w:rPr>
        <w:t>对于</w:t>
      </w:r>
      <w:r w:rsidRPr="006D722E">
        <w:rPr>
          <w:rFonts w:ascii="Times New Roman" w:hAnsi="Times New Roman"/>
          <w:position w:val="-10"/>
        </w:rPr>
        <w:object w:dxaOrig="2720" w:dyaOrig="360" w14:anchorId="433DCC46">
          <v:shape id="_x0000_i1542" type="#_x0000_t75" style="width:135.35pt;height:17.75pt" o:ole="">
            <v:imagedata r:id="rId1244" o:title=""/>
          </v:shape>
          <o:OLEObject Type="Embed" ProgID="Equation.DSMT4" ShapeID="_x0000_i1542" DrawAspect="Content" ObjectID="_1790422701" r:id="rId1286"/>
        </w:object>
      </w:r>
      <w:r w:rsidRPr="006D722E">
        <w:rPr>
          <w:rFonts w:ascii="Times New Roman" w:hAnsi="Times New Roman"/>
        </w:rPr>
        <w:t>，有</w:t>
      </w:r>
    </w:p>
    <w:p w14:paraId="42D94A99" w14:textId="4CA7A4E2"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0"/>
        </w:rPr>
        <w:object w:dxaOrig="2420" w:dyaOrig="360" w14:anchorId="34D271B2">
          <v:shape id="_x0000_i1543" type="#_x0000_t75" style="width:121.2pt;height:17.75pt" o:ole="">
            <v:imagedata r:id="rId1246" o:title=""/>
          </v:shape>
          <o:OLEObject Type="Embed" ProgID="Equation.DSMT4" ShapeID="_x0000_i1543" DrawAspect="Content" ObjectID="_1790422702" r:id="rId1287"/>
        </w:object>
      </w:r>
      <w:ins w:id="3973" w:author="zhengping jin" w:date="2024-08-13T09:07:00Z" w16du:dateUtc="2024-08-13T01:07:00Z">
        <w:r w:rsidR="00F02561">
          <w:rPr>
            <w:rFonts w:ascii="Times New Roman" w:hAnsi="Times New Roman" w:hint="eastAsia"/>
          </w:rPr>
          <w:t>.</w:t>
        </w:r>
      </w:ins>
    </w:p>
    <w:p w14:paraId="39F91E8B" w14:textId="2035F195" w:rsidR="00910D29" w:rsidRPr="006D722E" w:rsidRDefault="00910D29" w:rsidP="00657D55">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直接验算，知</w:t>
      </w:r>
      <w:r w:rsidR="00301E4F" w:rsidRPr="006D722E">
        <w:rPr>
          <w:rFonts w:ascii="Times New Roman" w:hAnsi="Times New Roman"/>
        </w:rPr>
        <w:t>同余方程</w:t>
      </w:r>
      <w:r w:rsidRPr="006D722E">
        <w:rPr>
          <w:rFonts w:ascii="Times New Roman" w:hAnsi="Times New Roman"/>
          <w:position w:val="-10"/>
        </w:rPr>
        <w:object w:dxaOrig="1660" w:dyaOrig="320" w14:anchorId="08609275">
          <v:shape id="_x0000_i1544" type="#_x0000_t75" style="width:82.95pt;height:15.5pt" o:ole="">
            <v:imagedata r:id="rId1248" o:title=""/>
          </v:shape>
          <o:OLEObject Type="Embed" ProgID="Equation.DSMT4" ShapeID="_x0000_i1544" DrawAspect="Content" ObjectID="_1790422703" r:id="rId1288"/>
        </w:object>
      </w:r>
      <w:r w:rsidRPr="006D722E">
        <w:rPr>
          <w:rFonts w:ascii="Times New Roman" w:hAnsi="Times New Roman"/>
        </w:rPr>
        <w:t>有一解</w:t>
      </w:r>
      <w:r w:rsidRPr="006D722E">
        <w:rPr>
          <w:rFonts w:ascii="Times New Roman" w:hAnsi="Times New Roman"/>
          <w:position w:val="-12"/>
        </w:rPr>
        <w:object w:dxaOrig="1300" w:dyaOrig="360" w14:anchorId="7BDF4F58">
          <v:shape id="_x0000_i1545" type="#_x0000_t75" style="width:65.15pt;height:17.75pt" o:ole="">
            <v:imagedata r:id="rId1250" o:title=""/>
          </v:shape>
          <o:OLEObject Type="Embed" ProgID="Equation.DSMT4" ShapeID="_x0000_i1545" DrawAspect="Content" ObjectID="_1790422704" r:id="rId1289"/>
        </w:object>
      </w:r>
      <w:ins w:id="3974" w:author="zhengping jin" w:date="2024-08-13T09:07:00Z" w16du:dateUtc="2024-08-13T01:07:00Z">
        <w:r w:rsidR="00F02561">
          <w:rPr>
            <w:rFonts w:ascii="Times New Roman" w:hAnsi="Times New Roman" w:hint="eastAsia"/>
          </w:rPr>
          <w:t>.</w:t>
        </w:r>
      </w:ins>
    </w:p>
    <w:p w14:paraId="251599BB" w14:textId="77777777"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首先，计算</w:t>
      </w:r>
    </w:p>
    <w:p w14:paraId="48B76F9A" w14:textId="32C750BB"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32"/>
        </w:rPr>
        <w:object w:dxaOrig="2780" w:dyaOrig="760" w14:anchorId="40F3CFB1">
          <v:shape id="_x0000_i1546" type="#_x0000_t75" style="width:139pt;height:37.35pt" o:ole="">
            <v:imagedata r:id="rId1290" o:title=""/>
          </v:shape>
          <o:OLEObject Type="Embed" ProgID="Equation.DSMT4" ShapeID="_x0000_i1546" DrawAspect="Content" ObjectID="_1790422705" r:id="rId1291"/>
        </w:object>
      </w:r>
      <w:ins w:id="3975" w:author="zhengping jin" w:date="2024-08-13T09:07:00Z" w16du:dateUtc="2024-08-13T01:07:00Z">
        <w:r w:rsidR="00F02561">
          <w:rPr>
            <w:rFonts w:ascii="Times New Roman" w:hAnsi="Times New Roman" w:hint="eastAsia"/>
          </w:rPr>
          <w:t>.</w:t>
        </w:r>
      </w:ins>
    </w:p>
    <w:p w14:paraId="40414A86" w14:textId="77777777"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其次，计算</w:t>
      </w:r>
    </w:p>
    <w:p w14:paraId="23D4DFE2" w14:textId="0B802D73"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46"/>
        </w:rPr>
        <w:object w:dxaOrig="4300" w:dyaOrig="1040" w14:anchorId="6473825B">
          <v:shape id="_x0000_i1547" type="#_x0000_t75" style="width:215.1pt;height:51.95pt" o:ole="">
            <v:imagedata r:id="rId1292" o:title=""/>
          </v:shape>
          <o:OLEObject Type="Embed" ProgID="Equation.DSMT4" ShapeID="_x0000_i1547" DrawAspect="Content" ObjectID="_1790422706" r:id="rId1293"/>
        </w:object>
      </w:r>
      <w:ins w:id="3976" w:author="zhengping jin" w:date="2024-08-13T09:07:00Z" w16du:dateUtc="2024-08-13T01:07:00Z">
        <w:r w:rsidR="00F02561">
          <w:rPr>
            <w:rFonts w:ascii="Times New Roman" w:hAnsi="Times New Roman" w:hint="eastAsia"/>
          </w:rPr>
          <w:t>.</w:t>
        </w:r>
      </w:ins>
    </w:p>
    <w:p w14:paraId="389D957A" w14:textId="77777777"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最后，计算</w:t>
      </w:r>
    </w:p>
    <w:p w14:paraId="107C41E4" w14:textId="71109413"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48"/>
        </w:rPr>
        <w:object w:dxaOrig="4520" w:dyaOrig="1080" w14:anchorId="3E5CBAB8">
          <v:shape id="_x0000_i1548" type="#_x0000_t75" style="width:225.1pt;height:54.25pt" o:ole="">
            <v:imagedata r:id="rId1294" o:title=""/>
          </v:shape>
          <o:OLEObject Type="Embed" ProgID="Equation.DSMT4" ShapeID="_x0000_i1548" DrawAspect="Content" ObjectID="_1790422707" r:id="rId1295"/>
        </w:object>
      </w:r>
      <w:ins w:id="3977" w:author="zhengping jin" w:date="2024-08-13T09:07:00Z" w16du:dateUtc="2024-08-13T01:07:00Z">
        <w:r w:rsidR="00F02561">
          <w:rPr>
            <w:rFonts w:ascii="Times New Roman" w:hAnsi="Times New Roman" w:hint="eastAsia"/>
          </w:rPr>
          <w:t>.</w:t>
        </w:r>
      </w:ins>
    </w:p>
    <w:p w14:paraId="09F86FC5" w14:textId="3CB47FD3" w:rsidR="00910D29" w:rsidRPr="006D722E" w:rsidRDefault="00910D29" w:rsidP="00910D29">
      <w:pPr>
        <w:tabs>
          <w:tab w:val="left" w:pos="6360"/>
        </w:tabs>
        <w:snapToGrid w:val="0"/>
        <w:spacing w:line="360" w:lineRule="auto"/>
        <w:ind w:firstLineChars="500" w:firstLine="1050"/>
        <w:contextualSpacing/>
        <w:jc w:val="left"/>
        <w:rPr>
          <w:rFonts w:ascii="Times New Roman" w:hAnsi="Times New Roman"/>
        </w:rPr>
      </w:pPr>
      <w:r w:rsidRPr="006D722E">
        <w:rPr>
          <w:rFonts w:ascii="Times New Roman" w:hAnsi="Times New Roman"/>
        </w:rPr>
        <w:t>因此，</w:t>
      </w:r>
      <w:r w:rsidR="00301E4F" w:rsidRPr="006D722E">
        <w:rPr>
          <w:rFonts w:ascii="Times New Roman" w:hAnsi="Times New Roman"/>
        </w:rPr>
        <w:t>同余方程</w:t>
      </w:r>
      <w:r w:rsidRPr="006D722E">
        <w:rPr>
          <w:rFonts w:ascii="Times New Roman" w:hAnsi="Times New Roman"/>
          <w:position w:val="-10"/>
        </w:rPr>
        <w:object w:dxaOrig="1800" w:dyaOrig="320" w14:anchorId="067400A2">
          <v:shape id="_x0000_i1549" type="#_x0000_t75" style="width:89.3pt;height:15.5pt" o:ole="">
            <v:imagedata r:id="rId1271" o:title=""/>
          </v:shape>
          <o:OLEObject Type="Embed" ProgID="Equation.DSMT4" ShapeID="_x0000_i1549" DrawAspect="Content" ObjectID="_1790422708" r:id="rId1296"/>
        </w:object>
      </w:r>
      <w:r w:rsidRPr="006D722E">
        <w:rPr>
          <w:rFonts w:ascii="Times New Roman" w:hAnsi="Times New Roman"/>
        </w:rPr>
        <w:t>的解为</w:t>
      </w:r>
    </w:p>
    <w:p w14:paraId="1AE484ED" w14:textId="2A0ED4BB" w:rsidR="00910D29" w:rsidRPr="006D722E" w:rsidRDefault="00910D29" w:rsidP="00910D29">
      <w:pPr>
        <w:tabs>
          <w:tab w:val="left" w:pos="6360"/>
        </w:tabs>
        <w:snapToGrid w:val="0"/>
        <w:spacing w:line="360" w:lineRule="auto"/>
        <w:contextualSpacing/>
        <w:jc w:val="center"/>
        <w:rPr>
          <w:rFonts w:ascii="Times New Roman" w:hAnsi="Times New Roman"/>
        </w:rPr>
      </w:pPr>
      <w:r w:rsidRPr="006D722E">
        <w:rPr>
          <w:rFonts w:ascii="Times New Roman" w:hAnsi="Times New Roman"/>
          <w:position w:val="-12"/>
        </w:rPr>
        <w:object w:dxaOrig="1620" w:dyaOrig="360" w14:anchorId="2B490DE3">
          <v:shape id="_x0000_i1550" type="#_x0000_t75" style="width:81.1pt;height:17.75pt" o:ole="">
            <v:imagedata r:id="rId1297" o:title=""/>
          </v:shape>
          <o:OLEObject Type="Embed" ProgID="Equation.DSMT4" ShapeID="_x0000_i1550" DrawAspect="Content" ObjectID="_1790422709" r:id="rId1298"/>
        </w:object>
      </w:r>
      <w:ins w:id="3978" w:author="zhengping jin" w:date="2024-08-13T09:07:00Z" w16du:dateUtc="2024-08-13T01:07:00Z">
        <w:r w:rsidR="00F02561">
          <w:rPr>
            <w:rFonts w:ascii="Times New Roman" w:hAnsi="Times New Roman" w:hint="eastAsia"/>
          </w:rPr>
          <w:t>.</w:t>
        </w:r>
      </w:ins>
    </w:p>
    <w:p w14:paraId="2D9476A7" w14:textId="77777777" w:rsidR="00910D29" w:rsidRPr="006D722E" w:rsidRDefault="00910D29" w:rsidP="00250DB7">
      <w:pPr>
        <w:snapToGrid w:val="0"/>
        <w:spacing w:before="240" w:after="60" w:line="360" w:lineRule="auto"/>
        <w:contextualSpacing/>
        <w:outlineLvl w:val="1"/>
        <w:rPr>
          <w:rFonts w:ascii="Times New Roman" w:hAnsi="Times New Roman"/>
          <w:b/>
          <w:bCs/>
          <w:kern w:val="28"/>
          <w:sz w:val="32"/>
          <w:szCs w:val="32"/>
        </w:rPr>
      </w:pPr>
    </w:p>
    <w:p w14:paraId="3398BBF6" w14:textId="414D15F6" w:rsidR="00910D29" w:rsidRPr="006D722E" w:rsidRDefault="00E45A2D" w:rsidP="00E45A2D">
      <w:pPr>
        <w:snapToGrid w:val="0"/>
        <w:spacing w:line="360" w:lineRule="auto"/>
        <w:rPr>
          <w:rFonts w:ascii="Times New Roman" w:hAnsi="Times New Roman"/>
          <w:szCs w:val="21"/>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.4.8 </w:t>
      </w:r>
      <w:r w:rsidR="00910D29" w:rsidRPr="006D722E">
        <w:rPr>
          <w:rFonts w:ascii="Times New Roman" w:hAnsi="Times New Roman"/>
          <w:szCs w:val="21"/>
        </w:rPr>
        <w:t>解同余方程</w:t>
      </w:r>
      <w:r w:rsidR="00910D29" w:rsidRPr="006D722E">
        <w:rPr>
          <w:rFonts w:ascii="Times New Roman" w:hAnsi="Times New Roman"/>
          <w:noProof/>
          <w:position w:val="-16"/>
          <w:szCs w:val="21"/>
        </w:rPr>
        <w:drawing>
          <wp:inline distT="0" distB="0" distL="0" distR="0" wp14:anchorId="7111C6EB" wp14:editId="2C66C53F">
            <wp:extent cx="2855595" cy="274320"/>
            <wp:effectExtent l="0" t="0" r="1905"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299" cstate="print">
                      <a:extLst>
                        <a:ext uri="{28A0092B-C50C-407E-A947-70E740481C1C}">
                          <a14:useLocalDpi xmlns:a14="http://schemas.microsoft.com/office/drawing/2010/main" val="0"/>
                        </a:ext>
                      </a:extLst>
                    </a:blip>
                    <a:srcRect/>
                    <a:stretch>
                      <a:fillRect/>
                    </a:stretch>
                  </pic:blipFill>
                  <pic:spPr bwMode="auto">
                    <a:xfrm>
                      <a:off x="0" y="0"/>
                      <a:ext cx="2855595" cy="274320"/>
                    </a:xfrm>
                    <a:prstGeom prst="rect">
                      <a:avLst/>
                    </a:prstGeom>
                    <a:noFill/>
                    <a:ln>
                      <a:noFill/>
                    </a:ln>
                  </pic:spPr>
                </pic:pic>
              </a:graphicData>
            </a:graphic>
          </wp:inline>
        </w:drawing>
      </w:r>
      <w:ins w:id="3979" w:author="zhengping jin" w:date="2024-08-13T09:08:00Z" w16du:dateUtc="2024-08-13T01:08:00Z">
        <w:r w:rsidR="00F02561">
          <w:rPr>
            <w:rFonts w:ascii="Times New Roman" w:hAnsi="Times New Roman" w:hint="eastAsia"/>
            <w:szCs w:val="21"/>
          </w:rPr>
          <w:t>.</w:t>
        </w:r>
      </w:ins>
    </w:p>
    <w:p w14:paraId="056F974D" w14:textId="77777777" w:rsidR="00910D29" w:rsidRPr="006D722E" w:rsidRDefault="00910D29" w:rsidP="00910D29">
      <w:pPr>
        <w:snapToGrid w:val="0"/>
        <w:spacing w:line="360" w:lineRule="auto"/>
        <w:ind w:firstLine="420"/>
        <w:rPr>
          <w:rFonts w:ascii="Times New Roman" w:hAnsi="Times New Roman"/>
          <w:szCs w:val="21"/>
        </w:rPr>
      </w:pPr>
      <w:r w:rsidRPr="006D722E">
        <w:rPr>
          <w:rFonts w:ascii="Times New Roman" w:hAnsi="Times New Roman"/>
          <w:b/>
          <w:szCs w:val="21"/>
        </w:rPr>
        <w:t>解</w:t>
      </w:r>
      <w:r w:rsidRPr="006D722E">
        <w:rPr>
          <w:rFonts w:ascii="Times New Roman" w:hAnsi="Times New Roman"/>
          <w:b/>
          <w:szCs w:val="21"/>
        </w:rPr>
        <w:t xml:space="preserve"> </w:t>
      </w:r>
      <w:proofErr w:type="gramStart"/>
      <w:r w:rsidRPr="006D722E">
        <w:rPr>
          <w:rFonts w:ascii="Times New Roman" w:hAnsi="Times New Roman"/>
          <w:szCs w:val="21"/>
        </w:rPr>
        <w:t>导式有</w:t>
      </w:r>
      <w:proofErr w:type="gramEnd"/>
    </w:p>
    <w:p w14:paraId="250C0AAA" w14:textId="756024D3" w:rsidR="00910D29" w:rsidRPr="006D722E" w:rsidRDefault="00910D29" w:rsidP="00910D29">
      <w:pPr>
        <w:snapToGrid w:val="0"/>
        <w:spacing w:line="360" w:lineRule="auto"/>
        <w:ind w:firstLine="420"/>
        <w:rPr>
          <w:rFonts w:ascii="Times New Roman" w:hAnsi="Times New Roman"/>
          <w:szCs w:val="21"/>
        </w:rPr>
      </w:pPr>
      <w:r w:rsidRPr="006D722E">
        <w:rPr>
          <w:rFonts w:ascii="Times New Roman" w:hAnsi="Times New Roman"/>
          <w:b/>
          <w:szCs w:val="21"/>
        </w:rPr>
        <w:t xml:space="preserve">                </w:t>
      </w:r>
      <w:r w:rsidRPr="006D722E">
        <w:rPr>
          <w:rFonts w:ascii="Times New Roman" w:hAnsi="Times New Roman"/>
          <w:szCs w:val="21"/>
        </w:rPr>
        <w:t xml:space="preserve">  </w:t>
      </w:r>
      <w:r w:rsidRPr="006D722E">
        <w:rPr>
          <w:rFonts w:ascii="Times New Roman" w:hAnsi="Times New Roman"/>
          <w:noProof/>
          <w:position w:val="-14"/>
          <w:szCs w:val="21"/>
        </w:rPr>
        <w:drawing>
          <wp:inline distT="0" distB="0" distL="0" distR="0" wp14:anchorId="52091A09" wp14:editId="638A5F35">
            <wp:extent cx="1645920" cy="260350"/>
            <wp:effectExtent l="0" t="0" r="0" b="635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300" cstate="print">
                      <a:extLst>
                        <a:ext uri="{28A0092B-C50C-407E-A947-70E740481C1C}">
                          <a14:useLocalDpi xmlns:a14="http://schemas.microsoft.com/office/drawing/2010/main" val="0"/>
                        </a:ext>
                      </a:extLst>
                    </a:blip>
                    <a:srcRect/>
                    <a:stretch>
                      <a:fillRect/>
                    </a:stretch>
                  </pic:blipFill>
                  <pic:spPr bwMode="auto">
                    <a:xfrm>
                      <a:off x="0" y="0"/>
                      <a:ext cx="1645920" cy="260350"/>
                    </a:xfrm>
                    <a:prstGeom prst="rect">
                      <a:avLst/>
                    </a:prstGeom>
                    <a:noFill/>
                    <a:ln>
                      <a:noFill/>
                    </a:ln>
                  </pic:spPr>
                </pic:pic>
              </a:graphicData>
            </a:graphic>
          </wp:inline>
        </w:drawing>
      </w:r>
      <w:ins w:id="3980" w:author="zhengping jin" w:date="2024-08-13T09:08:00Z" w16du:dateUtc="2024-08-13T01:08:00Z">
        <w:r w:rsidR="00F02561">
          <w:rPr>
            <w:rFonts w:ascii="Times New Roman" w:hAnsi="Times New Roman" w:hint="eastAsia"/>
            <w:szCs w:val="21"/>
          </w:rPr>
          <w:t>.</w:t>
        </w:r>
      </w:ins>
    </w:p>
    <w:p w14:paraId="5A01DD3E" w14:textId="37178A11" w:rsidR="00910D29" w:rsidRPr="006D722E" w:rsidRDefault="00910D29" w:rsidP="00910D29">
      <w:pPr>
        <w:snapToGrid w:val="0"/>
        <w:spacing w:line="360" w:lineRule="auto"/>
        <w:ind w:firstLineChars="150" w:firstLine="315"/>
        <w:rPr>
          <w:rFonts w:ascii="Times New Roman" w:hAnsi="Times New Roman"/>
          <w:szCs w:val="21"/>
        </w:rPr>
      </w:pPr>
      <w:r w:rsidRPr="006D722E">
        <w:rPr>
          <w:rFonts w:ascii="Times New Roman" w:hAnsi="Times New Roman"/>
          <w:szCs w:val="21"/>
        </w:rPr>
        <w:t>（</w:t>
      </w:r>
      <w:r w:rsidRPr="006D722E">
        <w:rPr>
          <w:rFonts w:ascii="Times New Roman" w:hAnsi="Times New Roman"/>
          <w:szCs w:val="21"/>
        </w:rPr>
        <w:t>1</w:t>
      </w:r>
      <w:r w:rsidRPr="006D722E">
        <w:rPr>
          <w:rFonts w:ascii="Times New Roman" w:hAnsi="Times New Roman"/>
          <w:szCs w:val="21"/>
        </w:rPr>
        <w:t>）解同余方程</w:t>
      </w:r>
      <w:r w:rsidRPr="006D722E">
        <w:rPr>
          <w:rFonts w:ascii="Times New Roman" w:hAnsi="Times New Roman"/>
          <w:noProof/>
          <w:position w:val="-16"/>
          <w:szCs w:val="21"/>
        </w:rPr>
        <w:drawing>
          <wp:inline distT="0" distB="0" distL="0" distR="0" wp14:anchorId="42389E11" wp14:editId="094BC532">
            <wp:extent cx="2616835" cy="274320"/>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301" cstate="print">
                      <a:extLst>
                        <a:ext uri="{28A0092B-C50C-407E-A947-70E740481C1C}">
                          <a14:useLocalDpi xmlns:a14="http://schemas.microsoft.com/office/drawing/2010/main" val="0"/>
                        </a:ext>
                      </a:extLst>
                    </a:blip>
                    <a:srcRect/>
                    <a:stretch>
                      <a:fillRect/>
                    </a:stretch>
                  </pic:blipFill>
                  <pic:spPr bwMode="auto">
                    <a:xfrm>
                      <a:off x="0" y="0"/>
                      <a:ext cx="2616835" cy="274320"/>
                    </a:xfrm>
                    <a:prstGeom prst="rect">
                      <a:avLst/>
                    </a:prstGeom>
                    <a:noFill/>
                    <a:ln>
                      <a:noFill/>
                    </a:ln>
                  </pic:spPr>
                </pic:pic>
              </a:graphicData>
            </a:graphic>
          </wp:inline>
        </w:drawing>
      </w:r>
      <w:ins w:id="3981" w:author="zhengping jin" w:date="2024-08-13T09:08:00Z" w16du:dateUtc="2024-08-13T01:08:00Z">
        <w:r w:rsidR="00F02561">
          <w:rPr>
            <w:rFonts w:ascii="Times New Roman" w:hAnsi="Times New Roman" w:hint="eastAsia"/>
            <w:szCs w:val="21"/>
          </w:rPr>
          <w:t>.</w:t>
        </w:r>
      </w:ins>
    </w:p>
    <w:p w14:paraId="14918A4A" w14:textId="52A96E54" w:rsidR="00910D29" w:rsidRPr="006D722E" w:rsidRDefault="00F02561" w:rsidP="00910D29">
      <w:pPr>
        <w:snapToGrid w:val="0"/>
        <w:spacing w:line="360" w:lineRule="auto"/>
        <w:jc w:val="center"/>
        <w:rPr>
          <w:rFonts w:ascii="Times New Roman" w:hAnsi="Times New Roman"/>
          <w:szCs w:val="21"/>
        </w:rPr>
      </w:pPr>
      <w:ins w:id="3982" w:author="zhengping jin" w:date="2024-08-13T09:09:00Z" w16du:dateUtc="2024-08-13T01:09:00Z">
        <w:r w:rsidRPr="00F02561">
          <w:rPr>
            <w:rFonts w:ascii="Times New Roman" w:hAnsi="Times New Roman"/>
            <w:i/>
            <w:iCs/>
            <w:szCs w:val="21"/>
            <w:rPrChange w:id="3983" w:author="zhengping jin" w:date="2024-08-13T09:09:00Z" w16du:dateUtc="2024-08-13T01:09:00Z">
              <w:rPr>
                <w:rFonts w:ascii="Times New Roman" w:hAnsi="Times New Roman"/>
                <w:szCs w:val="21"/>
              </w:rPr>
            </w:rPrChange>
          </w:rPr>
          <w:t>x</w:t>
        </w:r>
      </w:ins>
      <w:del w:id="3984" w:author="zhengping jin" w:date="2024-08-13T09:09:00Z" w16du:dateUtc="2024-08-13T01:09:00Z">
        <w:r w:rsidR="00910D29" w:rsidRPr="006D722E" w:rsidDel="00F02561">
          <w:rPr>
            <w:rFonts w:ascii="Times New Roman" w:hAnsi="Times New Roman"/>
            <w:szCs w:val="21"/>
          </w:rPr>
          <w:delText>X</w:delText>
        </w:r>
      </w:del>
      <w:r w:rsidR="00910D29" w:rsidRPr="006D722E">
        <w:rPr>
          <w:rFonts w:ascii="Times New Roman" w:hAnsi="Times New Roman"/>
          <w:szCs w:val="21"/>
        </w:rPr>
        <w:t>（</w:t>
      </w:r>
      <w:r w:rsidR="00910D29" w:rsidRPr="006D722E">
        <w:rPr>
          <w:rFonts w:ascii="Times New Roman" w:hAnsi="Times New Roman"/>
          <w:szCs w:val="21"/>
        </w:rPr>
        <w:t>mod 2</w:t>
      </w:r>
      <w:r w:rsidR="00910D29" w:rsidRPr="006D722E">
        <w:rPr>
          <w:rFonts w:ascii="Times New Roman" w:hAnsi="Times New Roman"/>
          <w:szCs w:val="21"/>
        </w:rPr>
        <w:t>）</w:t>
      </w:r>
      <w:r w:rsidR="00910D29" w:rsidRPr="006D722E">
        <w:rPr>
          <w:rFonts w:ascii="Times New Roman" w:hAnsi="Times New Roman"/>
          <w:szCs w:val="21"/>
        </w:rPr>
        <w:t xml:space="preserve">      0          1</w:t>
      </w:r>
    </w:p>
    <w:p w14:paraId="2E72E88A" w14:textId="47A89C1F" w:rsidR="00910D29" w:rsidRPr="006D722E" w:rsidRDefault="00910D29" w:rsidP="00910D29">
      <w:pPr>
        <w:snapToGrid w:val="0"/>
        <w:spacing w:line="360" w:lineRule="auto"/>
        <w:jc w:val="center"/>
        <w:rPr>
          <w:rFonts w:ascii="Times New Roman" w:hAnsi="Times New Roman"/>
          <w:szCs w:val="21"/>
        </w:rPr>
      </w:pPr>
      <w:r w:rsidRPr="006D722E">
        <w:rPr>
          <w:rFonts w:ascii="Times New Roman" w:hAnsi="Times New Roman"/>
          <w:noProof/>
          <w:position w:val="-14"/>
          <w:szCs w:val="21"/>
        </w:rPr>
        <w:drawing>
          <wp:inline distT="0" distB="0" distL="0" distR="0" wp14:anchorId="1114C101" wp14:editId="2764233D">
            <wp:extent cx="886460" cy="260350"/>
            <wp:effectExtent l="0" t="0" r="8890" b="635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1302" cstate="print">
                      <a:extLst>
                        <a:ext uri="{28A0092B-C50C-407E-A947-70E740481C1C}">
                          <a14:useLocalDpi xmlns:a14="http://schemas.microsoft.com/office/drawing/2010/main" val="0"/>
                        </a:ext>
                      </a:extLst>
                    </a:blip>
                    <a:srcRect/>
                    <a:stretch>
                      <a:fillRect/>
                    </a:stretch>
                  </pic:blipFill>
                  <pic:spPr bwMode="auto">
                    <a:xfrm>
                      <a:off x="0" y="0"/>
                      <a:ext cx="886460" cy="260350"/>
                    </a:xfrm>
                    <a:prstGeom prst="rect">
                      <a:avLst/>
                    </a:prstGeom>
                    <a:noFill/>
                    <a:ln>
                      <a:noFill/>
                    </a:ln>
                  </pic:spPr>
                </pic:pic>
              </a:graphicData>
            </a:graphic>
          </wp:inline>
        </w:drawing>
      </w:r>
      <w:r w:rsidRPr="006D722E">
        <w:rPr>
          <w:rFonts w:ascii="Times New Roman" w:hAnsi="Times New Roman"/>
          <w:szCs w:val="21"/>
        </w:rPr>
        <w:t xml:space="preserve">    0          1</w:t>
      </w:r>
    </w:p>
    <w:p w14:paraId="094FBDB1" w14:textId="77777777" w:rsidR="00910D29" w:rsidRPr="006D722E" w:rsidRDefault="00910D29" w:rsidP="00910D29">
      <w:pPr>
        <w:snapToGrid w:val="0"/>
        <w:spacing w:line="360" w:lineRule="auto"/>
        <w:ind w:firstLineChars="1250" w:firstLine="2625"/>
        <w:rPr>
          <w:rFonts w:ascii="Times New Roman" w:hAnsi="Times New Roman"/>
          <w:szCs w:val="21"/>
        </w:rPr>
      </w:pPr>
      <w:proofErr w:type="gramStart"/>
      <w:r w:rsidRPr="006D722E">
        <w:rPr>
          <w:rFonts w:ascii="Times New Roman" w:hAnsi="Times New Roman"/>
          <w:szCs w:val="21"/>
        </w:rPr>
        <w:t>是解否</w:t>
      </w:r>
      <w:proofErr w:type="gramEnd"/>
      <w:r w:rsidRPr="006D722E">
        <w:rPr>
          <w:rFonts w:ascii="Times New Roman" w:hAnsi="Times New Roman"/>
          <w:szCs w:val="21"/>
        </w:rPr>
        <w:t xml:space="preserve">           </w:t>
      </w:r>
      <w:r w:rsidRPr="006D722E">
        <w:rPr>
          <w:rFonts w:ascii="Times New Roman" w:hAnsi="Times New Roman"/>
          <w:szCs w:val="21"/>
        </w:rPr>
        <w:t>是</w:t>
      </w:r>
      <w:r w:rsidRPr="006D722E">
        <w:rPr>
          <w:rFonts w:ascii="Times New Roman" w:hAnsi="Times New Roman"/>
          <w:szCs w:val="21"/>
        </w:rPr>
        <w:t xml:space="preserve">          </w:t>
      </w:r>
      <w:proofErr w:type="gramStart"/>
      <w:r w:rsidRPr="006D722E">
        <w:rPr>
          <w:rFonts w:ascii="Times New Roman" w:hAnsi="Times New Roman"/>
          <w:szCs w:val="21"/>
        </w:rPr>
        <w:t>否</w:t>
      </w:r>
      <w:proofErr w:type="gramEnd"/>
    </w:p>
    <w:p w14:paraId="532CF4AF" w14:textId="299A62F2" w:rsidR="00910D29" w:rsidRPr="006D722E" w:rsidRDefault="00910D29" w:rsidP="00910D29">
      <w:pPr>
        <w:snapToGrid w:val="0"/>
        <w:spacing w:line="360" w:lineRule="auto"/>
        <w:ind w:firstLineChars="500" w:firstLine="1050"/>
        <w:rPr>
          <w:rFonts w:ascii="Times New Roman" w:hAnsi="Times New Roman"/>
          <w:szCs w:val="21"/>
        </w:rPr>
      </w:pPr>
      <w:r w:rsidRPr="006D722E">
        <w:rPr>
          <w:rFonts w:ascii="Times New Roman" w:hAnsi="Times New Roman"/>
          <w:szCs w:val="21"/>
        </w:rPr>
        <w:t>即</w:t>
      </w:r>
      <w:r w:rsidRPr="006D722E">
        <w:rPr>
          <w:rFonts w:ascii="Times New Roman" w:hAnsi="Times New Roman"/>
          <w:noProof/>
          <w:position w:val="-14"/>
          <w:szCs w:val="21"/>
        </w:rPr>
        <w:drawing>
          <wp:inline distT="0" distB="0" distL="0" distR="0" wp14:anchorId="643CFA22" wp14:editId="54C8776D">
            <wp:extent cx="907415" cy="260350"/>
            <wp:effectExtent l="0" t="0" r="6985" b="635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303" cstate="print">
                      <a:extLst>
                        <a:ext uri="{28A0092B-C50C-407E-A947-70E740481C1C}">
                          <a14:useLocalDpi xmlns:a14="http://schemas.microsoft.com/office/drawing/2010/main" val="0"/>
                        </a:ext>
                      </a:extLst>
                    </a:blip>
                    <a:srcRect/>
                    <a:stretch>
                      <a:fillRect/>
                    </a:stretch>
                  </pic:blipFill>
                  <pic:spPr bwMode="auto">
                    <a:xfrm>
                      <a:off x="0" y="0"/>
                      <a:ext cx="907415" cy="260350"/>
                    </a:xfrm>
                    <a:prstGeom prst="rect">
                      <a:avLst/>
                    </a:prstGeom>
                    <a:noFill/>
                    <a:ln>
                      <a:noFill/>
                    </a:ln>
                  </pic:spPr>
                </pic:pic>
              </a:graphicData>
            </a:graphic>
          </wp:inline>
        </w:drawing>
      </w:r>
      <w:r w:rsidRPr="006D722E">
        <w:rPr>
          <w:rFonts w:ascii="Times New Roman" w:hAnsi="Times New Roman"/>
          <w:szCs w:val="21"/>
        </w:rPr>
        <w:t>是</w:t>
      </w:r>
      <w:r w:rsidRPr="006D722E">
        <w:rPr>
          <w:rFonts w:ascii="Times New Roman" w:hAnsi="Times New Roman"/>
          <w:szCs w:val="21"/>
        </w:rPr>
        <w:t xml:space="preserve"> </w:t>
      </w:r>
      <w:r w:rsidRPr="006D722E">
        <w:rPr>
          <w:rFonts w:ascii="Times New Roman" w:hAnsi="Times New Roman"/>
          <w:noProof/>
          <w:position w:val="-14"/>
          <w:szCs w:val="21"/>
        </w:rPr>
        <w:drawing>
          <wp:inline distT="0" distB="0" distL="0" distR="0" wp14:anchorId="1254E217" wp14:editId="79387544">
            <wp:extent cx="2553335" cy="260350"/>
            <wp:effectExtent l="0" t="0" r="0" b="635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1304" cstate="print">
                      <a:extLst>
                        <a:ext uri="{28A0092B-C50C-407E-A947-70E740481C1C}">
                          <a14:useLocalDpi xmlns:a14="http://schemas.microsoft.com/office/drawing/2010/main" val="0"/>
                        </a:ext>
                      </a:extLst>
                    </a:blip>
                    <a:srcRect/>
                    <a:stretch>
                      <a:fillRect/>
                    </a:stretch>
                  </pic:blipFill>
                  <pic:spPr bwMode="auto">
                    <a:xfrm>
                      <a:off x="0" y="0"/>
                      <a:ext cx="2553335" cy="260350"/>
                    </a:xfrm>
                    <a:prstGeom prst="rect">
                      <a:avLst/>
                    </a:prstGeom>
                    <a:noFill/>
                    <a:ln>
                      <a:noFill/>
                    </a:ln>
                  </pic:spPr>
                </pic:pic>
              </a:graphicData>
            </a:graphic>
          </wp:inline>
        </w:drawing>
      </w:r>
      <w:r w:rsidRPr="006D722E">
        <w:rPr>
          <w:rFonts w:ascii="Times New Roman" w:hAnsi="Times New Roman"/>
          <w:szCs w:val="21"/>
        </w:rPr>
        <w:t xml:space="preserve"> </w:t>
      </w:r>
      <w:r w:rsidRPr="006D722E">
        <w:rPr>
          <w:rFonts w:ascii="Times New Roman" w:hAnsi="Times New Roman"/>
          <w:szCs w:val="21"/>
        </w:rPr>
        <w:t>的</w:t>
      </w:r>
      <w:r w:rsidRPr="006D722E">
        <w:rPr>
          <w:rFonts w:ascii="Times New Roman" w:hAnsi="Times New Roman"/>
          <w:szCs w:val="21"/>
        </w:rPr>
        <w:t>1</w:t>
      </w:r>
      <w:r w:rsidRPr="006D722E">
        <w:rPr>
          <w:rFonts w:ascii="Times New Roman" w:hAnsi="Times New Roman"/>
          <w:szCs w:val="21"/>
        </w:rPr>
        <w:t>个解</w:t>
      </w:r>
      <w:r w:rsidRPr="006D722E">
        <w:rPr>
          <w:rFonts w:ascii="Times New Roman" w:hAnsi="Times New Roman"/>
          <w:szCs w:val="21"/>
        </w:rPr>
        <w:t xml:space="preserve">. </w:t>
      </w:r>
    </w:p>
    <w:p w14:paraId="7EB3BF0D" w14:textId="7DE32F93" w:rsidR="00910D29" w:rsidRPr="006D722E" w:rsidDel="00F02561" w:rsidRDefault="00910D29" w:rsidP="00910D29">
      <w:pPr>
        <w:snapToGrid w:val="0"/>
        <w:spacing w:line="360" w:lineRule="auto"/>
        <w:ind w:firstLineChars="500" w:firstLine="1050"/>
        <w:rPr>
          <w:del w:id="3985" w:author="zhengping jin" w:date="2024-08-13T09:10:00Z" w16du:dateUtc="2024-08-13T01:10:00Z"/>
          <w:rFonts w:ascii="Times New Roman" w:hAnsi="Times New Roman"/>
          <w:position w:val="-16"/>
          <w:szCs w:val="21"/>
        </w:rPr>
      </w:pPr>
      <w:r w:rsidRPr="006D722E">
        <w:rPr>
          <w:rFonts w:ascii="Times New Roman" w:hAnsi="Times New Roman"/>
          <w:szCs w:val="21"/>
        </w:rPr>
        <w:t>将</w:t>
      </w:r>
      <w:r w:rsidRPr="006D722E">
        <w:rPr>
          <w:rFonts w:ascii="Times New Roman" w:hAnsi="Times New Roman"/>
          <w:noProof/>
          <w:position w:val="-14"/>
          <w:szCs w:val="21"/>
        </w:rPr>
        <w:drawing>
          <wp:inline distT="0" distB="0" distL="0" distR="0" wp14:anchorId="5D7249DF" wp14:editId="4283FDA3">
            <wp:extent cx="963930" cy="260350"/>
            <wp:effectExtent l="0" t="0" r="0" b="635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1305" cstate="print">
                      <a:extLst>
                        <a:ext uri="{28A0092B-C50C-407E-A947-70E740481C1C}">
                          <a14:useLocalDpi xmlns:a14="http://schemas.microsoft.com/office/drawing/2010/main" val="0"/>
                        </a:ext>
                      </a:extLst>
                    </a:blip>
                    <a:srcRect/>
                    <a:stretch>
                      <a:fillRect/>
                    </a:stretch>
                  </pic:blipFill>
                  <pic:spPr bwMode="auto">
                    <a:xfrm>
                      <a:off x="0" y="0"/>
                      <a:ext cx="963930" cy="260350"/>
                    </a:xfrm>
                    <a:prstGeom prst="rect">
                      <a:avLst/>
                    </a:prstGeom>
                    <a:noFill/>
                    <a:ln>
                      <a:noFill/>
                    </a:ln>
                  </pic:spPr>
                </pic:pic>
              </a:graphicData>
            </a:graphic>
          </wp:inline>
        </w:drawing>
      </w:r>
      <w:ins w:id="3986" w:author="zhengping jin" w:date="2024-08-13T09:10:00Z" w16du:dateUtc="2024-08-13T01:10:00Z">
        <w:r w:rsidR="00F02561">
          <w:rPr>
            <w:rFonts w:ascii="Times New Roman" w:hAnsi="Times New Roman" w:hint="eastAsia"/>
            <w:szCs w:val="21"/>
          </w:rPr>
          <w:t xml:space="preserve">, </w:t>
        </w:r>
      </w:ins>
      <w:r w:rsidRPr="006D722E">
        <w:rPr>
          <w:rFonts w:ascii="Times New Roman" w:hAnsi="Times New Roman"/>
          <w:szCs w:val="21"/>
        </w:rPr>
        <w:t>即</w:t>
      </w:r>
      <w:r w:rsidRPr="006D722E">
        <w:rPr>
          <w:rFonts w:ascii="Times New Roman" w:hAnsi="Times New Roman"/>
          <w:noProof/>
          <w:position w:val="-12"/>
          <w:szCs w:val="21"/>
        </w:rPr>
        <w:drawing>
          <wp:inline distT="0" distB="0" distL="0" distR="0" wp14:anchorId="0488CEBA" wp14:editId="6142DB8B">
            <wp:extent cx="464185" cy="232410"/>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1306" cstate="print">
                      <a:extLst>
                        <a:ext uri="{28A0092B-C50C-407E-A947-70E740481C1C}">
                          <a14:useLocalDpi xmlns:a14="http://schemas.microsoft.com/office/drawing/2010/main" val="0"/>
                        </a:ext>
                      </a:extLst>
                    </a:blip>
                    <a:srcRect/>
                    <a:stretch>
                      <a:fillRect/>
                    </a:stretch>
                  </pic:blipFill>
                  <pic:spPr bwMode="auto">
                    <a:xfrm>
                      <a:off x="0" y="0"/>
                      <a:ext cx="464185" cy="232410"/>
                    </a:xfrm>
                    <a:prstGeom prst="rect">
                      <a:avLst/>
                    </a:prstGeom>
                    <a:noFill/>
                    <a:ln>
                      <a:noFill/>
                    </a:ln>
                  </pic:spPr>
                </pic:pic>
              </a:graphicData>
            </a:graphic>
          </wp:inline>
        </w:drawing>
      </w:r>
      <w:r w:rsidRPr="006D722E">
        <w:rPr>
          <w:rFonts w:ascii="Times New Roman" w:hAnsi="Times New Roman"/>
          <w:szCs w:val="21"/>
        </w:rPr>
        <w:t>，代入</w:t>
      </w:r>
      <w:r w:rsidRPr="006D722E">
        <w:rPr>
          <w:rFonts w:ascii="Times New Roman" w:hAnsi="Times New Roman"/>
          <w:szCs w:val="21"/>
        </w:rPr>
        <w:t xml:space="preserve"> </w:t>
      </w:r>
      <w:r w:rsidRPr="006D722E">
        <w:rPr>
          <w:rFonts w:ascii="Times New Roman" w:hAnsi="Times New Roman"/>
          <w:noProof/>
          <w:position w:val="-16"/>
          <w:szCs w:val="21"/>
        </w:rPr>
        <w:drawing>
          <wp:inline distT="0" distB="0" distL="0" distR="0" wp14:anchorId="0F6F5977" wp14:editId="63DEBAA0">
            <wp:extent cx="1188720" cy="274320"/>
            <wp:effectExtent l="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1307"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p>
    <w:p w14:paraId="6F1260A7" w14:textId="77777777" w:rsidR="00F02561" w:rsidRDefault="00910D29" w:rsidP="00910D29">
      <w:pPr>
        <w:snapToGrid w:val="0"/>
        <w:spacing w:line="360" w:lineRule="auto"/>
        <w:ind w:firstLineChars="500" w:firstLine="1050"/>
        <w:rPr>
          <w:ins w:id="3987" w:author="zhengping jin" w:date="2024-08-13T09:10:00Z" w16du:dateUtc="2024-08-13T01:10:00Z"/>
          <w:rFonts w:ascii="Times New Roman" w:hAnsi="Times New Roman"/>
          <w:szCs w:val="21"/>
        </w:rPr>
      </w:pPr>
      <w:r w:rsidRPr="006D722E">
        <w:rPr>
          <w:rFonts w:ascii="Times New Roman" w:hAnsi="Times New Roman"/>
          <w:szCs w:val="21"/>
        </w:rPr>
        <w:t>得</w:t>
      </w:r>
      <w:ins w:id="3988" w:author="zhengping jin" w:date="2024-08-13T09:10:00Z" w16du:dateUtc="2024-08-13T01:10:00Z">
        <w:r w:rsidR="00F02561">
          <w:rPr>
            <w:rFonts w:ascii="Times New Roman" w:hAnsi="Times New Roman" w:hint="eastAsia"/>
            <w:szCs w:val="21"/>
          </w:rPr>
          <w:t>,</w:t>
        </w:r>
      </w:ins>
    </w:p>
    <w:p w14:paraId="50B561FD" w14:textId="6A26F899" w:rsidR="00910D29" w:rsidRPr="006D722E" w:rsidRDefault="00910D29">
      <w:pPr>
        <w:snapToGrid w:val="0"/>
        <w:spacing w:line="360" w:lineRule="auto"/>
        <w:ind w:firstLineChars="500" w:firstLine="1050"/>
        <w:jc w:val="center"/>
        <w:rPr>
          <w:rFonts w:ascii="Times New Roman" w:hAnsi="Times New Roman"/>
          <w:szCs w:val="21"/>
        </w:rPr>
        <w:pPrChange w:id="3989" w:author="zhengping jin" w:date="2024-08-13T09:10:00Z" w16du:dateUtc="2024-08-13T01:10:00Z">
          <w:pPr>
            <w:snapToGrid w:val="0"/>
            <w:spacing w:line="360" w:lineRule="auto"/>
            <w:ind w:firstLineChars="500" w:firstLine="1050"/>
          </w:pPr>
        </w:pPrChange>
      </w:pPr>
      <w:r w:rsidRPr="006D722E">
        <w:rPr>
          <w:rFonts w:ascii="Times New Roman" w:hAnsi="Times New Roman"/>
          <w:noProof/>
          <w:position w:val="-14"/>
          <w:szCs w:val="21"/>
        </w:rPr>
        <w:drawing>
          <wp:inline distT="0" distB="0" distL="0" distR="0" wp14:anchorId="3DC7DDEE" wp14:editId="2A97DFA5">
            <wp:extent cx="1146810" cy="260350"/>
            <wp:effectExtent l="0" t="0" r="0" b="635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1308" cstate="print">
                      <a:extLst>
                        <a:ext uri="{28A0092B-C50C-407E-A947-70E740481C1C}">
                          <a14:useLocalDpi xmlns:a14="http://schemas.microsoft.com/office/drawing/2010/main" val="0"/>
                        </a:ext>
                      </a:extLst>
                    </a:blip>
                    <a:srcRect/>
                    <a:stretch>
                      <a:fillRect/>
                    </a:stretch>
                  </pic:blipFill>
                  <pic:spPr bwMode="auto">
                    <a:xfrm>
                      <a:off x="0" y="0"/>
                      <a:ext cx="1146810" cy="260350"/>
                    </a:xfrm>
                    <a:prstGeom prst="rect">
                      <a:avLst/>
                    </a:prstGeom>
                    <a:noFill/>
                    <a:ln>
                      <a:noFill/>
                    </a:ln>
                  </pic:spPr>
                </pic:pic>
              </a:graphicData>
            </a:graphic>
          </wp:inline>
        </w:drawing>
      </w:r>
      <w:r w:rsidRPr="006D722E">
        <w:rPr>
          <w:rFonts w:ascii="Times New Roman" w:hAnsi="Times New Roman"/>
          <w:b/>
          <w:noProof/>
          <w:position w:val="-16"/>
          <w:szCs w:val="21"/>
        </w:rPr>
        <w:drawing>
          <wp:inline distT="0" distB="0" distL="0" distR="0" wp14:anchorId="3799DA0A" wp14:editId="5405FA85">
            <wp:extent cx="738505" cy="274320"/>
            <wp:effectExtent l="0" t="0" r="4445"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309" cstate="print">
                      <a:extLst>
                        <a:ext uri="{28A0092B-C50C-407E-A947-70E740481C1C}">
                          <a14:useLocalDpi xmlns:a14="http://schemas.microsoft.com/office/drawing/2010/main" val="0"/>
                        </a:ext>
                      </a:extLst>
                    </a:blip>
                    <a:srcRect/>
                    <a:stretch>
                      <a:fillRect/>
                    </a:stretch>
                  </pic:blipFill>
                  <pic:spPr bwMode="auto">
                    <a:xfrm>
                      <a:off x="0" y="0"/>
                      <a:ext cx="738505" cy="274320"/>
                    </a:xfrm>
                    <a:prstGeom prst="rect">
                      <a:avLst/>
                    </a:prstGeom>
                    <a:noFill/>
                    <a:ln>
                      <a:noFill/>
                    </a:ln>
                  </pic:spPr>
                </pic:pic>
              </a:graphicData>
            </a:graphic>
          </wp:inline>
        </w:drawing>
      </w:r>
      <w:r w:rsidRPr="006D722E">
        <w:rPr>
          <w:rFonts w:ascii="Times New Roman" w:hAnsi="Times New Roman"/>
          <w:szCs w:val="21"/>
        </w:rPr>
        <w:t>，</w:t>
      </w:r>
    </w:p>
    <w:p w14:paraId="597D01F2" w14:textId="5BFF2E4D" w:rsidR="00910D29" w:rsidRPr="006D722E" w:rsidDel="00F02561" w:rsidRDefault="00910D29" w:rsidP="00910D29">
      <w:pPr>
        <w:snapToGrid w:val="0"/>
        <w:spacing w:line="360" w:lineRule="auto"/>
        <w:ind w:firstLineChars="500" w:firstLine="1050"/>
        <w:rPr>
          <w:del w:id="3990" w:author="zhengping jin" w:date="2024-08-13T09:10:00Z" w16du:dateUtc="2024-08-13T01:10:00Z"/>
          <w:rFonts w:ascii="Times New Roman" w:hAnsi="Times New Roman"/>
          <w:position w:val="-16"/>
          <w:szCs w:val="21"/>
        </w:rPr>
      </w:pPr>
      <w:r w:rsidRPr="006D722E">
        <w:rPr>
          <w:rFonts w:ascii="Times New Roman" w:hAnsi="Times New Roman"/>
          <w:szCs w:val="21"/>
        </w:rPr>
        <w:lastRenderedPageBreak/>
        <w:t>由于</w:t>
      </w:r>
      <w:r w:rsidRPr="006D722E">
        <w:rPr>
          <w:rFonts w:ascii="Times New Roman" w:hAnsi="Times New Roman"/>
          <w:noProof/>
          <w:position w:val="-16"/>
          <w:szCs w:val="21"/>
        </w:rPr>
        <w:drawing>
          <wp:inline distT="0" distB="0" distL="0" distR="0" wp14:anchorId="244E7EA9" wp14:editId="3CBC2E03">
            <wp:extent cx="1188720" cy="274320"/>
            <wp:effectExtent l="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310"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r w:rsidRPr="006D722E">
        <w:rPr>
          <w:rFonts w:ascii="Times New Roman" w:hAnsi="Times New Roman"/>
          <w:szCs w:val="21"/>
        </w:rPr>
        <w:t>，</w:t>
      </w:r>
      <w:r w:rsidRPr="006D722E">
        <w:rPr>
          <w:rFonts w:ascii="Times New Roman" w:hAnsi="Times New Roman"/>
          <w:noProof/>
          <w:position w:val="-16"/>
          <w:szCs w:val="21"/>
        </w:rPr>
        <w:drawing>
          <wp:inline distT="0" distB="0" distL="0" distR="0" wp14:anchorId="725DE8BE" wp14:editId="0F9E824D">
            <wp:extent cx="1456055" cy="274320"/>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311" cstate="print">
                      <a:extLst>
                        <a:ext uri="{28A0092B-C50C-407E-A947-70E740481C1C}">
                          <a14:useLocalDpi xmlns:a14="http://schemas.microsoft.com/office/drawing/2010/main" val="0"/>
                        </a:ext>
                      </a:extLst>
                    </a:blip>
                    <a:srcRect/>
                    <a:stretch>
                      <a:fillRect/>
                    </a:stretch>
                  </pic:blipFill>
                  <pic:spPr bwMode="auto">
                    <a:xfrm>
                      <a:off x="0" y="0"/>
                      <a:ext cx="1456055" cy="274320"/>
                    </a:xfrm>
                    <a:prstGeom prst="rect">
                      <a:avLst/>
                    </a:prstGeom>
                    <a:noFill/>
                    <a:ln>
                      <a:noFill/>
                    </a:ln>
                  </pic:spPr>
                </pic:pic>
              </a:graphicData>
            </a:graphic>
          </wp:inline>
        </w:drawing>
      </w:r>
      <w:ins w:id="3991" w:author="zhengping jin" w:date="2024-08-13T09:10:00Z" w16du:dateUtc="2024-08-13T01:10:00Z">
        <w:r w:rsidR="00F02561">
          <w:rPr>
            <w:rFonts w:ascii="Times New Roman" w:hAnsi="Times New Roman" w:hint="eastAsia"/>
            <w:szCs w:val="21"/>
          </w:rPr>
          <w:t>,</w:t>
        </w:r>
      </w:ins>
    </w:p>
    <w:p w14:paraId="2BC0955B" w14:textId="71863470" w:rsidR="00910D29" w:rsidRPr="006D722E" w:rsidRDefault="00910D29">
      <w:pPr>
        <w:snapToGrid w:val="0"/>
        <w:spacing w:line="360" w:lineRule="auto"/>
        <w:ind w:firstLineChars="550" w:firstLine="1155"/>
        <w:rPr>
          <w:rFonts w:ascii="Times New Roman" w:hAnsi="Times New Roman"/>
          <w:szCs w:val="21"/>
        </w:rPr>
        <w:pPrChange w:id="3992" w:author="zhengping jin" w:date="2024-08-13T09:10:00Z" w16du:dateUtc="2024-08-13T01:10:00Z">
          <w:pPr>
            <w:snapToGrid w:val="0"/>
            <w:spacing w:line="360" w:lineRule="auto"/>
            <w:ind w:firstLineChars="500" w:firstLine="1050"/>
          </w:pPr>
        </w:pPrChange>
      </w:pPr>
      <w:r w:rsidRPr="006D722E">
        <w:rPr>
          <w:rFonts w:ascii="Times New Roman" w:hAnsi="Times New Roman"/>
          <w:szCs w:val="21"/>
        </w:rPr>
        <w:t>所以有</w:t>
      </w:r>
      <w:del w:id="3993" w:author="zhengping jin" w:date="2024-07-31T20:47:00Z" w16du:dateUtc="2024-07-31T12:47:00Z">
        <w:r w:rsidRPr="006D722E" w:rsidDel="00286BFC">
          <w:rPr>
            <w:rFonts w:ascii="Times New Roman" w:hAnsi="Times New Roman"/>
            <w:szCs w:val="21"/>
          </w:rPr>
          <w:delText>惟一</w:delText>
        </w:r>
      </w:del>
      <w:ins w:id="3994" w:author="zhengping jin" w:date="2024-07-31T20:47:00Z" w16du:dateUtc="2024-07-31T12:47:00Z">
        <w:r w:rsidR="00286BFC">
          <w:rPr>
            <w:rFonts w:ascii="Times New Roman" w:hAnsi="Times New Roman"/>
            <w:szCs w:val="21"/>
          </w:rPr>
          <w:t>唯一</w:t>
        </w:r>
      </w:ins>
      <w:r w:rsidRPr="006D722E">
        <w:rPr>
          <w:rFonts w:ascii="Times New Roman" w:hAnsi="Times New Roman"/>
          <w:szCs w:val="21"/>
        </w:rPr>
        <w:t>解：</w:t>
      </w:r>
      <w:r w:rsidRPr="006D722E">
        <w:rPr>
          <w:rFonts w:ascii="Times New Roman" w:hAnsi="Times New Roman"/>
          <w:noProof/>
          <w:position w:val="-12"/>
          <w:szCs w:val="21"/>
        </w:rPr>
        <w:drawing>
          <wp:inline distT="0" distB="0" distL="0" distR="0" wp14:anchorId="17B6A894" wp14:editId="5970C4EB">
            <wp:extent cx="724535" cy="232410"/>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312" cstate="print">
                      <a:extLst>
                        <a:ext uri="{28A0092B-C50C-407E-A947-70E740481C1C}">
                          <a14:useLocalDpi xmlns:a14="http://schemas.microsoft.com/office/drawing/2010/main" val="0"/>
                        </a:ext>
                      </a:extLst>
                    </a:blip>
                    <a:srcRect/>
                    <a:stretch>
                      <a:fillRect/>
                    </a:stretch>
                  </pic:blipFill>
                  <pic:spPr bwMode="auto">
                    <a:xfrm>
                      <a:off x="0" y="0"/>
                      <a:ext cx="724535" cy="232410"/>
                    </a:xfrm>
                    <a:prstGeom prst="rect">
                      <a:avLst/>
                    </a:prstGeom>
                    <a:noFill/>
                    <a:ln>
                      <a:noFill/>
                    </a:ln>
                  </pic:spPr>
                </pic:pic>
              </a:graphicData>
            </a:graphic>
          </wp:inline>
        </w:drawing>
      </w:r>
      <w:r w:rsidRPr="006D722E">
        <w:rPr>
          <w:rFonts w:ascii="Times New Roman" w:hAnsi="Times New Roman"/>
          <w:szCs w:val="21"/>
        </w:rPr>
        <w:t>，即</w:t>
      </w:r>
      <w:r w:rsidRPr="006D722E">
        <w:rPr>
          <w:rFonts w:ascii="Times New Roman" w:hAnsi="Times New Roman"/>
          <w:noProof/>
          <w:position w:val="-16"/>
          <w:szCs w:val="21"/>
        </w:rPr>
        <w:drawing>
          <wp:inline distT="0" distB="0" distL="0" distR="0" wp14:anchorId="556DEA70" wp14:editId="138C6DA0">
            <wp:extent cx="1610995" cy="274320"/>
            <wp:effectExtent l="0" t="0" r="8255"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313" cstate="print">
                      <a:extLst>
                        <a:ext uri="{28A0092B-C50C-407E-A947-70E740481C1C}">
                          <a14:useLocalDpi xmlns:a14="http://schemas.microsoft.com/office/drawing/2010/main" val="0"/>
                        </a:ext>
                      </a:extLst>
                    </a:blip>
                    <a:srcRect/>
                    <a:stretch>
                      <a:fillRect/>
                    </a:stretch>
                  </pic:blipFill>
                  <pic:spPr bwMode="auto">
                    <a:xfrm>
                      <a:off x="0" y="0"/>
                      <a:ext cx="1610995" cy="274320"/>
                    </a:xfrm>
                    <a:prstGeom prst="rect">
                      <a:avLst/>
                    </a:prstGeom>
                    <a:noFill/>
                    <a:ln>
                      <a:noFill/>
                    </a:ln>
                  </pic:spPr>
                </pic:pic>
              </a:graphicData>
            </a:graphic>
          </wp:inline>
        </w:drawing>
      </w:r>
      <w:ins w:id="3995" w:author="zhengping jin" w:date="2024-08-13T09:11:00Z" w16du:dateUtc="2024-08-13T01:11:00Z">
        <w:r w:rsidR="00F02561">
          <w:rPr>
            <w:rFonts w:ascii="Times New Roman" w:hAnsi="Times New Roman" w:hint="eastAsia"/>
            <w:szCs w:val="21"/>
          </w:rPr>
          <w:t>.</w:t>
        </w:r>
      </w:ins>
    </w:p>
    <w:p w14:paraId="162E81E1" w14:textId="73114FB7" w:rsidR="00910D29" w:rsidRPr="006D722E" w:rsidRDefault="00910D29" w:rsidP="00910D29">
      <w:pPr>
        <w:snapToGrid w:val="0"/>
        <w:spacing w:line="360" w:lineRule="auto"/>
        <w:ind w:firstLineChars="400" w:firstLine="840"/>
        <w:rPr>
          <w:rFonts w:ascii="Times New Roman" w:hAnsi="Times New Roman"/>
          <w:szCs w:val="21"/>
        </w:rPr>
      </w:pPr>
      <w:r w:rsidRPr="006D722E">
        <w:rPr>
          <w:rFonts w:ascii="Times New Roman" w:hAnsi="Times New Roman"/>
          <w:szCs w:val="21"/>
        </w:rPr>
        <w:t>所以同余方程</w:t>
      </w:r>
      <w:r w:rsidRPr="006D722E">
        <w:rPr>
          <w:rFonts w:ascii="Times New Roman" w:hAnsi="Times New Roman"/>
          <w:noProof/>
          <w:position w:val="-16"/>
          <w:szCs w:val="21"/>
        </w:rPr>
        <w:drawing>
          <wp:inline distT="0" distB="0" distL="0" distR="0" wp14:anchorId="74C7BF20" wp14:editId="330F753C">
            <wp:extent cx="2616835" cy="274320"/>
            <wp:effectExtent l="0" t="0" r="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314" cstate="print">
                      <a:extLst>
                        <a:ext uri="{28A0092B-C50C-407E-A947-70E740481C1C}">
                          <a14:useLocalDpi xmlns:a14="http://schemas.microsoft.com/office/drawing/2010/main" val="0"/>
                        </a:ext>
                      </a:extLst>
                    </a:blip>
                    <a:srcRect/>
                    <a:stretch>
                      <a:fillRect/>
                    </a:stretch>
                  </pic:blipFill>
                  <pic:spPr bwMode="auto">
                    <a:xfrm>
                      <a:off x="0" y="0"/>
                      <a:ext cx="2616835" cy="274320"/>
                    </a:xfrm>
                    <a:prstGeom prst="rect">
                      <a:avLst/>
                    </a:prstGeom>
                    <a:noFill/>
                    <a:ln>
                      <a:noFill/>
                    </a:ln>
                  </pic:spPr>
                </pic:pic>
              </a:graphicData>
            </a:graphic>
          </wp:inline>
        </w:drawing>
      </w:r>
      <w:r w:rsidRPr="006D722E">
        <w:rPr>
          <w:rFonts w:ascii="Times New Roman" w:hAnsi="Times New Roman"/>
          <w:szCs w:val="21"/>
        </w:rPr>
        <w:t>有一个解：</w:t>
      </w:r>
    </w:p>
    <w:p w14:paraId="11394299" w14:textId="7C6C44D1" w:rsidR="00910D29" w:rsidRPr="006D722E" w:rsidRDefault="00910D29" w:rsidP="00910D29">
      <w:pPr>
        <w:snapToGrid w:val="0"/>
        <w:spacing w:line="360" w:lineRule="auto"/>
        <w:ind w:firstLineChars="1600" w:firstLine="3360"/>
        <w:rPr>
          <w:rFonts w:ascii="Times New Roman" w:hAnsi="Times New Roman"/>
          <w:szCs w:val="21"/>
        </w:rPr>
      </w:pPr>
      <w:r w:rsidRPr="006D722E">
        <w:rPr>
          <w:rFonts w:ascii="Times New Roman" w:hAnsi="Times New Roman"/>
          <w:noProof/>
          <w:position w:val="-16"/>
          <w:szCs w:val="21"/>
        </w:rPr>
        <w:drawing>
          <wp:inline distT="0" distB="0" distL="0" distR="0" wp14:anchorId="2DFC12CE" wp14:editId="3D6C3CFB">
            <wp:extent cx="963930" cy="274320"/>
            <wp:effectExtent l="0" t="0" r="762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315" cstate="print">
                      <a:extLst>
                        <a:ext uri="{28A0092B-C50C-407E-A947-70E740481C1C}">
                          <a14:useLocalDpi xmlns:a14="http://schemas.microsoft.com/office/drawing/2010/main" val="0"/>
                        </a:ext>
                      </a:extLst>
                    </a:blip>
                    <a:srcRect/>
                    <a:stretch>
                      <a:fillRect/>
                    </a:stretch>
                  </pic:blipFill>
                  <pic:spPr bwMode="auto">
                    <a:xfrm>
                      <a:off x="0" y="0"/>
                      <a:ext cx="963930" cy="274320"/>
                    </a:xfrm>
                    <a:prstGeom prst="rect">
                      <a:avLst/>
                    </a:prstGeom>
                    <a:noFill/>
                    <a:ln>
                      <a:noFill/>
                    </a:ln>
                  </pic:spPr>
                </pic:pic>
              </a:graphicData>
            </a:graphic>
          </wp:inline>
        </w:drawing>
      </w:r>
      <w:r w:rsidRPr="006D722E">
        <w:rPr>
          <w:rFonts w:ascii="Times New Roman" w:hAnsi="Times New Roman"/>
          <w:szCs w:val="21"/>
        </w:rPr>
        <w:t xml:space="preserve">. </w:t>
      </w:r>
    </w:p>
    <w:p w14:paraId="5CBCA15A" w14:textId="5D0DA17F" w:rsidR="00910D29" w:rsidRPr="006D722E" w:rsidRDefault="00910D29" w:rsidP="00910D29">
      <w:pPr>
        <w:snapToGrid w:val="0"/>
        <w:spacing w:line="360" w:lineRule="auto"/>
        <w:ind w:firstLineChars="200" w:firstLine="420"/>
        <w:rPr>
          <w:rFonts w:ascii="Times New Roman" w:hAnsi="Times New Roman"/>
          <w:szCs w:val="21"/>
        </w:rPr>
      </w:pPr>
      <w:r w:rsidRPr="006D722E">
        <w:rPr>
          <w:rFonts w:ascii="Times New Roman" w:hAnsi="Times New Roman"/>
          <w:szCs w:val="21"/>
        </w:rPr>
        <w:t>（</w:t>
      </w:r>
      <w:r w:rsidRPr="006D722E">
        <w:rPr>
          <w:rFonts w:ascii="Times New Roman" w:hAnsi="Times New Roman"/>
          <w:szCs w:val="21"/>
        </w:rPr>
        <w:t>2</w:t>
      </w:r>
      <w:r w:rsidRPr="006D722E">
        <w:rPr>
          <w:rFonts w:ascii="Times New Roman" w:hAnsi="Times New Roman"/>
          <w:szCs w:val="21"/>
        </w:rPr>
        <w:t>）解同余方程</w:t>
      </w:r>
      <w:r w:rsidRPr="006D722E">
        <w:rPr>
          <w:rFonts w:ascii="Times New Roman" w:hAnsi="Times New Roman"/>
          <w:noProof/>
          <w:position w:val="-16"/>
          <w:szCs w:val="21"/>
        </w:rPr>
        <w:drawing>
          <wp:inline distT="0" distB="0" distL="0" distR="0" wp14:anchorId="3A6A3D22" wp14:editId="26CAC383">
            <wp:extent cx="2595245" cy="274320"/>
            <wp:effectExtent l="0" t="0" r="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316" cstate="print">
                      <a:extLst>
                        <a:ext uri="{28A0092B-C50C-407E-A947-70E740481C1C}">
                          <a14:useLocalDpi xmlns:a14="http://schemas.microsoft.com/office/drawing/2010/main" val="0"/>
                        </a:ext>
                      </a:extLst>
                    </a:blip>
                    <a:srcRect/>
                    <a:stretch>
                      <a:fillRect/>
                    </a:stretch>
                  </pic:blipFill>
                  <pic:spPr bwMode="auto">
                    <a:xfrm>
                      <a:off x="0" y="0"/>
                      <a:ext cx="2595245" cy="274320"/>
                    </a:xfrm>
                    <a:prstGeom prst="rect">
                      <a:avLst/>
                    </a:prstGeom>
                    <a:noFill/>
                    <a:ln>
                      <a:noFill/>
                    </a:ln>
                  </pic:spPr>
                </pic:pic>
              </a:graphicData>
            </a:graphic>
          </wp:inline>
        </w:drawing>
      </w:r>
      <w:ins w:id="3996" w:author="zhengping jin" w:date="2024-08-13T09:11:00Z" w16du:dateUtc="2024-08-13T01:11:00Z">
        <w:r w:rsidR="00F02561">
          <w:rPr>
            <w:rFonts w:ascii="Times New Roman" w:hAnsi="Times New Roman" w:hint="eastAsia"/>
            <w:szCs w:val="21"/>
          </w:rPr>
          <w:t>.</w:t>
        </w:r>
      </w:ins>
      <w:del w:id="3997" w:author="zhengping jin" w:date="2024-08-13T09:11:00Z" w16du:dateUtc="2024-08-13T01:11:00Z">
        <w:r w:rsidRPr="006D722E" w:rsidDel="00F02561">
          <w:rPr>
            <w:rFonts w:ascii="Times New Roman" w:hAnsi="Times New Roman"/>
            <w:szCs w:val="21"/>
          </w:rPr>
          <w:delText xml:space="preserve">  </w:delText>
        </w:r>
      </w:del>
    </w:p>
    <w:p w14:paraId="4B86D542" w14:textId="7D046554" w:rsidR="00910D29" w:rsidRPr="006D722E" w:rsidRDefault="00910D29" w:rsidP="00910D29">
      <w:pPr>
        <w:snapToGrid w:val="0"/>
        <w:spacing w:line="360" w:lineRule="auto"/>
        <w:jc w:val="center"/>
        <w:rPr>
          <w:rFonts w:ascii="Times New Roman" w:hAnsi="Times New Roman"/>
          <w:szCs w:val="21"/>
        </w:rPr>
      </w:pPr>
      <w:r w:rsidRPr="006D722E">
        <w:rPr>
          <w:rFonts w:ascii="Times New Roman" w:hAnsi="Times New Roman"/>
          <w:szCs w:val="21"/>
        </w:rPr>
        <w:t xml:space="preserve"> </w:t>
      </w:r>
      <w:ins w:id="3998" w:author="zhengping jin" w:date="2024-08-13T09:11:00Z" w16du:dateUtc="2024-08-13T01:11:00Z">
        <w:r w:rsidR="00F02561">
          <w:rPr>
            <w:rFonts w:ascii="Times New Roman" w:hAnsi="Times New Roman" w:hint="eastAsia"/>
            <w:szCs w:val="21"/>
          </w:rPr>
          <w:t xml:space="preserve"> </w:t>
        </w:r>
        <w:r w:rsidR="00F02561" w:rsidRPr="00F02561">
          <w:rPr>
            <w:rFonts w:ascii="Times New Roman" w:hAnsi="Times New Roman"/>
            <w:i/>
            <w:iCs/>
            <w:szCs w:val="21"/>
            <w:rPrChange w:id="3999" w:author="zhengping jin" w:date="2024-08-13T09:11:00Z" w16du:dateUtc="2024-08-13T01:11:00Z">
              <w:rPr>
                <w:rFonts w:ascii="Times New Roman" w:hAnsi="Times New Roman"/>
                <w:szCs w:val="21"/>
              </w:rPr>
            </w:rPrChange>
          </w:rPr>
          <w:t>x</w:t>
        </w:r>
      </w:ins>
      <w:del w:id="4000" w:author="zhengping jin" w:date="2024-08-13T09:11:00Z" w16du:dateUtc="2024-08-13T01:11:00Z">
        <w:r w:rsidRPr="006D722E" w:rsidDel="00F02561">
          <w:rPr>
            <w:rFonts w:ascii="Times New Roman" w:hAnsi="Times New Roman"/>
            <w:szCs w:val="21"/>
          </w:rPr>
          <w:delText>X</w:delText>
        </w:r>
      </w:del>
      <w:r w:rsidRPr="006D722E">
        <w:rPr>
          <w:rFonts w:ascii="Times New Roman" w:hAnsi="Times New Roman"/>
          <w:szCs w:val="21"/>
        </w:rPr>
        <w:t>（</w:t>
      </w:r>
      <w:r w:rsidRPr="006D722E">
        <w:rPr>
          <w:rFonts w:ascii="Times New Roman" w:hAnsi="Times New Roman"/>
          <w:szCs w:val="21"/>
        </w:rPr>
        <w:t>mod 3</w:t>
      </w:r>
      <w:r w:rsidRPr="006D722E">
        <w:rPr>
          <w:rFonts w:ascii="Times New Roman" w:hAnsi="Times New Roman"/>
          <w:szCs w:val="21"/>
        </w:rPr>
        <w:t>）</w:t>
      </w:r>
      <w:r w:rsidRPr="006D722E">
        <w:rPr>
          <w:rFonts w:ascii="Times New Roman" w:hAnsi="Times New Roman"/>
          <w:szCs w:val="21"/>
        </w:rPr>
        <w:t xml:space="preserve">     0          1       2</w:t>
      </w:r>
    </w:p>
    <w:p w14:paraId="0EB01D78" w14:textId="24E8A3CF" w:rsidR="00910D29" w:rsidRPr="006D722E" w:rsidRDefault="00910D29" w:rsidP="00910D29">
      <w:pPr>
        <w:snapToGrid w:val="0"/>
        <w:spacing w:line="360" w:lineRule="auto"/>
        <w:jc w:val="center"/>
        <w:rPr>
          <w:rFonts w:ascii="Times New Roman" w:hAnsi="Times New Roman"/>
          <w:szCs w:val="21"/>
        </w:rPr>
      </w:pPr>
      <w:r w:rsidRPr="006D722E">
        <w:rPr>
          <w:rFonts w:ascii="Times New Roman" w:hAnsi="Times New Roman"/>
          <w:noProof/>
          <w:position w:val="-14"/>
          <w:szCs w:val="21"/>
        </w:rPr>
        <w:drawing>
          <wp:inline distT="0" distB="0" distL="0" distR="0" wp14:anchorId="18B80218" wp14:editId="4E72CB28">
            <wp:extent cx="886460" cy="260350"/>
            <wp:effectExtent l="0" t="0" r="8890" b="635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317" cstate="print">
                      <a:extLst>
                        <a:ext uri="{28A0092B-C50C-407E-A947-70E740481C1C}">
                          <a14:useLocalDpi xmlns:a14="http://schemas.microsoft.com/office/drawing/2010/main" val="0"/>
                        </a:ext>
                      </a:extLst>
                    </a:blip>
                    <a:srcRect/>
                    <a:stretch>
                      <a:fillRect/>
                    </a:stretch>
                  </pic:blipFill>
                  <pic:spPr bwMode="auto">
                    <a:xfrm>
                      <a:off x="0" y="0"/>
                      <a:ext cx="886460" cy="260350"/>
                    </a:xfrm>
                    <a:prstGeom prst="rect">
                      <a:avLst/>
                    </a:prstGeom>
                    <a:noFill/>
                    <a:ln>
                      <a:noFill/>
                    </a:ln>
                  </pic:spPr>
                </pic:pic>
              </a:graphicData>
            </a:graphic>
          </wp:inline>
        </w:drawing>
      </w:r>
      <w:r w:rsidRPr="006D722E">
        <w:rPr>
          <w:rFonts w:ascii="Times New Roman" w:hAnsi="Times New Roman"/>
          <w:szCs w:val="21"/>
        </w:rPr>
        <w:t xml:space="preserve">   2          0      0</w:t>
      </w:r>
    </w:p>
    <w:p w14:paraId="15674BEE" w14:textId="77777777" w:rsidR="00910D29" w:rsidRPr="006D722E" w:rsidRDefault="00910D29" w:rsidP="00910D29">
      <w:pPr>
        <w:snapToGrid w:val="0"/>
        <w:spacing w:line="360" w:lineRule="auto"/>
        <w:ind w:firstLineChars="50" w:firstLine="105"/>
        <w:jc w:val="center"/>
        <w:rPr>
          <w:rFonts w:ascii="Times New Roman" w:hAnsi="Times New Roman"/>
          <w:szCs w:val="21"/>
        </w:rPr>
      </w:pPr>
      <w:r w:rsidRPr="006D722E">
        <w:rPr>
          <w:rFonts w:ascii="Times New Roman" w:hAnsi="Times New Roman"/>
          <w:szCs w:val="21"/>
        </w:rPr>
        <w:t xml:space="preserve"> </w:t>
      </w:r>
      <w:r w:rsidRPr="006D722E">
        <w:rPr>
          <w:rFonts w:ascii="Times New Roman" w:hAnsi="Times New Roman"/>
          <w:szCs w:val="21"/>
        </w:rPr>
        <w:t>是</w:t>
      </w:r>
      <w:proofErr w:type="gramStart"/>
      <w:r w:rsidRPr="006D722E">
        <w:rPr>
          <w:rFonts w:ascii="Times New Roman" w:hAnsi="Times New Roman"/>
          <w:szCs w:val="21"/>
        </w:rPr>
        <w:t>解否</w:t>
      </w:r>
      <w:r w:rsidRPr="006D722E">
        <w:rPr>
          <w:rFonts w:ascii="Times New Roman" w:hAnsi="Times New Roman"/>
          <w:szCs w:val="21"/>
        </w:rPr>
        <w:t xml:space="preserve">         </w:t>
      </w:r>
      <w:r w:rsidRPr="006D722E">
        <w:rPr>
          <w:rFonts w:ascii="Times New Roman" w:hAnsi="Times New Roman"/>
          <w:szCs w:val="21"/>
        </w:rPr>
        <w:t>否</w:t>
      </w:r>
      <w:proofErr w:type="gramEnd"/>
      <w:r w:rsidRPr="006D722E">
        <w:rPr>
          <w:rFonts w:ascii="Times New Roman" w:hAnsi="Times New Roman"/>
          <w:szCs w:val="21"/>
        </w:rPr>
        <w:t xml:space="preserve">        </w:t>
      </w:r>
      <w:r w:rsidRPr="006D722E">
        <w:rPr>
          <w:rFonts w:ascii="Times New Roman" w:hAnsi="Times New Roman"/>
          <w:szCs w:val="21"/>
        </w:rPr>
        <w:t>是</w:t>
      </w:r>
      <w:r w:rsidRPr="006D722E">
        <w:rPr>
          <w:rFonts w:ascii="Times New Roman" w:hAnsi="Times New Roman"/>
          <w:szCs w:val="21"/>
        </w:rPr>
        <w:t xml:space="preserve">      </w:t>
      </w:r>
      <w:r w:rsidRPr="006D722E">
        <w:rPr>
          <w:rFonts w:ascii="Times New Roman" w:hAnsi="Times New Roman"/>
          <w:szCs w:val="21"/>
        </w:rPr>
        <w:t>是</w:t>
      </w:r>
    </w:p>
    <w:p w14:paraId="36D899F1" w14:textId="473E48F4" w:rsidR="00910D29" w:rsidRPr="006D722E" w:rsidRDefault="00910D29" w:rsidP="00910D29">
      <w:pPr>
        <w:snapToGrid w:val="0"/>
        <w:spacing w:line="360" w:lineRule="auto"/>
        <w:ind w:firstLineChars="500" w:firstLine="1050"/>
        <w:rPr>
          <w:rFonts w:ascii="Times New Roman" w:hAnsi="Times New Roman"/>
          <w:szCs w:val="21"/>
        </w:rPr>
      </w:pPr>
      <w:r w:rsidRPr="006D722E">
        <w:rPr>
          <w:rFonts w:ascii="Times New Roman" w:hAnsi="Times New Roman"/>
          <w:szCs w:val="21"/>
        </w:rPr>
        <w:t>即</w:t>
      </w:r>
      <w:r w:rsidRPr="006D722E">
        <w:rPr>
          <w:rFonts w:ascii="Times New Roman" w:hAnsi="Times New Roman"/>
          <w:noProof/>
          <w:position w:val="-14"/>
          <w:szCs w:val="21"/>
        </w:rPr>
        <w:drawing>
          <wp:inline distT="0" distB="0" distL="0" distR="0" wp14:anchorId="663503CB" wp14:editId="373C8503">
            <wp:extent cx="998855" cy="260350"/>
            <wp:effectExtent l="0" t="0" r="0" b="635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318" cstate="print">
                      <a:extLst>
                        <a:ext uri="{28A0092B-C50C-407E-A947-70E740481C1C}">
                          <a14:useLocalDpi xmlns:a14="http://schemas.microsoft.com/office/drawing/2010/main" val="0"/>
                        </a:ext>
                      </a:extLst>
                    </a:blip>
                    <a:srcRect/>
                    <a:stretch>
                      <a:fillRect/>
                    </a:stretch>
                  </pic:blipFill>
                  <pic:spPr bwMode="auto">
                    <a:xfrm>
                      <a:off x="0" y="0"/>
                      <a:ext cx="998855" cy="260350"/>
                    </a:xfrm>
                    <a:prstGeom prst="rect">
                      <a:avLst/>
                    </a:prstGeom>
                    <a:noFill/>
                    <a:ln>
                      <a:noFill/>
                    </a:ln>
                  </pic:spPr>
                </pic:pic>
              </a:graphicData>
            </a:graphic>
          </wp:inline>
        </w:drawing>
      </w:r>
      <w:r w:rsidRPr="006D722E">
        <w:rPr>
          <w:rFonts w:ascii="Times New Roman" w:hAnsi="Times New Roman"/>
          <w:szCs w:val="21"/>
        </w:rPr>
        <w:t>是</w:t>
      </w:r>
      <w:r w:rsidRPr="006D722E">
        <w:rPr>
          <w:rFonts w:ascii="Times New Roman" w:hAnsi="Times New Roman"/>
          <w:noProof/>
          <w:position w:val="-14"/>
          <w:szCs w:val="21"/>
        </w:rPr>
        <w:drawing>
          <wp:inline distT="0" distB="0" distL="0" distR="0" wp14:anchorId="1ADF81FA" wp14:editId="611C621D">
            <wp:extent cx="2532380" cy="260350"/>
            <wp:effectExtent l="0" t="0" r="1270" b="635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319" cstate="print">
                      <a:extLst>
                        <a:ext uri="{28A0092B-C50C-407E-A947-70E740481C1C}">
                          <a14:useLocalDpi xmlns:a14="http://schemas.microsoft.com/office/drawing/2010/main" val="0"/>
                        </a:ext>
                      </a:extLst>
                    </a:blip>
                    <a:srcRect/>
                    <a:stretch>
                      <a:fillRect/>
                    </a:stretch>
                  </pic:blipFill>
                  <pic:spPr bwMode="auto">
                    <a:xfrm>
                      <a:off x="0" y="0"/>
                      <a:ext cx="2532380" cy="260350"/>
                    </a:xfrm>
                    <a:prstGeom prst="rect">
                      <a:avLst/>
                    </a:prstGeom>
                    <a:noFill/>
                    <a:ln>
                      <a:noFill/>
                    </a:ln>
                  </pic:spPr>
                </pic:pic>
              </a:graphicData>
            </a:graphic>
          </wp:inline>
        </w:drawing>
      </w:r>
      <w:r w:rsidRPr="006D722E">
        <w:rPr>
          <w:rFonts w:ascii="Times New Roman" w:hAnsi="Times New Roman"/>
          <w:szCs w:val="21"/>
        </w:rPr>
        <w:t>的两个解</w:t>
      </w:r>
      <w:ins w:id="4001" w:author="zhengping jin" w:date="2024-08-13T09:11:00Z" w16du:dateUtc="2024-08-13T01:11:00Z">
        <w:r w:rsidR="00F02561">
          <w:rPr>
            <w:rFonts w:ascii="Times New Roman" w:hAnsi="Times New Roman" w:hint="eastAsia"/>
            <w:szCs w:val="21"/>
          </w:rPr>
          <w:t>.</w:t>
        </w:r>
      </w:ins>
    </w:p>
    <w:p w14:paraId="2E967A09" w14:textId="43B21827" w:rsidR="00910D29" w:rsidRPr="00F02561" w:rsidDel="00F02561" w:rsidRDefault="00910D29">
      <w:pPr>
        <w:pStyle w:val="ae"/>
        <w:numPr>
          <w:ilvl w:val="0"/>
          <w:numId w:val="29"/>
        </w:numPr>
        <w:ind w:firstLineChars="0"/>
        <w:rPr>
          <w:del w:id="4002" w:author="zhengping jin" w:date="2024-08-13T09:12:00Z" w16du:dateUtc="2024-08-13T01:12:00Z"/>
          <w:rFonts w:ascii="Times New Roman" w:hAnsi="Times New Roman" w:hint="eastAsia"/>
          <w:position w:val="-16"/>
          <w:szCs w:val="21"/>
          <w:rPrChange w:id="4003" w:author="zhengping jin" w:date="2024-08-13T09:12:00Z" w16du:dateUtc="2024-08-13T01:12:00Z">
            <w:rPr>
              <w:del w:id="4004" w:author="zhengping jin" w:date="2024-08-13T09:12:00Z" w16du:dateUtc="2024-08-13T01:12:00Z"/>
              <w:rFonts w:hint="eastAsia"/>
              <w:position w:val="-16"/>
            </w:rPr>
          </w:rPrChange>
        </w:rPr>
        <w:pPrChange w:id="4005" w:author="zhengping jin" w:date="2024-08-13T09:12:00Z" w16du:dateUtc="2024-08-13T01:12:00Z">
          <w:pPr>
            <w:snapToGrid w:val="0"/>
            <w:spacing w:line="360" w:lineRule="auto"/>
            <w:ind w:firstLineChars="200" w:firstLine="420"/>
          </w:pPr>
        </w:pPrChange>
      </w:pPr>
      <w:del w:id="4006" w:author="zhengping jin" w:date="2024-08-13T09:12:00Z" w16du:dateUtc="2024-08-13T01:12:00Z">
        <w:r w:rsidRPr="00F02561" w:rsidDel="00F02561">
          <w:rPr>
            <w:rFonts w:ascii="宋体" w:hAnsi="宋体" w:cs="宋体" w:hint="eastAsia"/>
            <w:szCs w:val="21"/>
          </w:rPr>
          <w:delText>①</w:delText>
        </w:r>
      </w:del>
      <w:r w:rsidRPr="00F02561">
        <w:rPr>
          <w:rFonts w:ascii="宋体" w:hAnsi="宋体" w:cs="宋体" w:hint="eastAsia"/>
          <w:szCs w:val="21"/>
        </w:rPr>
        <w:t xml:space="preserve"> </w:t>
      </w:r>
      <w:r w:rsidRPr="00F02561">
        <w:rPr>
          <w:rFonts w:ascii="Times New Roman" w:hAnsi="Times New Roman" w:hint="eastAsia"/>
          <w:szCs w:val="21"/>
          <w:rPrChange w:id="4007" w:author="zhengping jin" w:date="2024-08-13T09:12:00Z" w16du:dateUtc="2024-08-13T01:12:00Z">
            <w:rPr>
              <w:rFonts w:hint="eastAsia"/>
            </w:rPr>
          </w:rPrChange>
        </w:rPr>
        <w:t>将</w:t>
      </w:r>
      <w:r w:rsidRPr="006D722E">
        <w:rPr>
          <w:noProof/>
          <w:position w:val="-14"/>
        </w:rPr>
        <w:drawing>
          <wp:inline distT="0" distB="0" distL="0" distR="0" wp14:anchorId="0B8A17A2" wp14:editId="167AFED6">
            <wp:extent cx="872490" cy="260350"/>
            <wp:effectExtent l="0" t="0" r="3810" b="635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872490" cy="260350"/>
                    </a:xfrm>
                    <a:prstGeom prst="rect">
                      <a:avLst/>
                    </a:prstGeom>
                    <a:noFill/>
                    <a:ln>
                      <a:noFill/>
                    </a:ln>
                  </pic:spPr>
                </pic:pic>
              </a:graphicData>
            </a:graphic>
          </wp:inline>
        </w:drawing>
      </w:r>
      <w:ins w:id="4008" w:author="zhengping jin" w:date="2024-08-13T09:12:00Z" w16du:dateUtc="2024-08-13T01:12:00Z">
        <w:r w:rsidR="00F02561" w:rsidRPr="00F02561">
          <w:rPr>
            <w:rFonts w:ascii="Times New Roman" w:hAnsi="Times New Roman" w:hint="eastAsia"/>
            <w:szCs w:val="21"/>
            <w:rPrChange w:id="4009" w:author="zhengping jin" w:date="2024-08-13T09:12:00Z" w16du:dateUtc="2024-08-13T01:12:00Z">
              <w:rPr>
                <w:rFonts w:hint="eastAsia"/>
              </w:rPr>
            </w:rPrChange>
          </w:rPr>
          <w:t xml:space="preserve">, </w:t>
        </w:r>
      </w:ins>
      <w:r w:rsidRPr="00F02561">
        <w:rPr>
          <w:rFonts w:ascii="Times New Roman" w:hAnsi="Times New Roman" w:hint="eastAsia"/>
          <w:szCs w:val="21"/>
          <w:rPrChange w:id="4010" w:author="zhengping jin" w:date="2024-08-13T09:12:00Z" w16du:dateUtc="2024-08-13T01:12:00Z">
            <w:rPr>
              <w:rFonts w:hint="eastAsia"/>
            </w:rPr>
          </w:rPrChange>
        </w:rPr>
        <w:t>即</w:t>
      </w:r>
      <w:r w:rsidRPr="006D722E">
        <w:rPr>
          <w:noProof/>
          <w:position w:val="-12"/>
        </w:rPr>
        <w:drawing>
          <wp:inline distT="0" distB="0" distL="0" distR="0" wp14:anchorId="4BB96416" wp14:editId="2B55FE00">
            <wp:extent cx="640080" cy="232410"/>
            <wp:effectExtent l="0" t="0" r="762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1321" cstate="print">
                      <a:extLst>
                        <a:ext uri="{28A0092B-C50C-407E-A947-70E740481C1C}">
                          <a14:useLocalDpi xmlns:a14="http://schemas.microsoft.com/office/drawing/2010/main" val="0"/>
                        </a:ext>
                      </a:extLst>
                    </a:blip>
                    <a:srcRect/>
                    <a:stretch>
                      <a:fillRect/>
                    </a:stretch>
                  </pic:blipFill>
                  <pic:spPr bwMode="auto">
                    <a:xfrm>
                      <a:off x="0" y="0"/>
                      <a:ext cx="640080" cy="232410"/>
                    </a:xfrm>
                    <a:prstGeom prst="rect">
                      <a:avLst/>
                    </a:prstGeom>
                    <a:noFill/>
                    <a:ln>
                      <a:noFill/>
                    </a:ln>
                  </pic:spPr>
                </pic:pic>
              </a:graphicData>
            </a:graphic>
          </wp:inline>
        </w:drawing>
      </w:r>
      <w:r w:rsidRPr="00F02561">
        <w:rPr>
          <w:rFonts w:ascii="Times New Roman" w:hAnsi="Times New Roman" w:hint="eastAsia"/>
          <w:szCs w:val="21"/>
          <w:rPrChange w:id="4011" w:author="zhengping jin" w:date="2024-08-13T09:12:00Z" w16du:dateUtc="2024-08-13T01:12:00Z">
            <w:rPr>
              <w:rFonts w:hint="eastAsia"/>
            </w:rPr>
          </w:rPrChange>
        </w:rPr>
        <w:t>，代入</w:t>
      </w:r>
      <w:r w:rsidRPr="006D722E">
        <w:rPr>
          <w:noProof/>
          <w:position w:val="-16"/>
        </w:rPr>
        <w:drawing>
          <wp:inline distT="0" distB="0" distL="0" distR="0" wp14:anchorId="22418FB6" wp14:editId="698CF75F">
            <wp:extent cx="1188720" cy="274320"/>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1322"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p>
    <w:p w14:paraId="717CDCC8" w14:textId="77777777" w:rsidR="00F02561" w:rsidRDefault="00910D29" w:rsidP="00F02561">
      <w:pPr>
        <w:pStyle w:val="ae"/>
        <w:numPr>
          <w:ilvl w:val="0"/>
          <w:numId w:val="29"/>
        </w:numPr>
        <w:ind w:firstLineChars="0"/>
        <w:rPr>
          <w:ins w:id="4012" w:author="zhengping jin" w:date="2024-08-13T09:12:00Z" w16du:dateUtc="2024-08-13T01:12:00Z"/>
        </w:rPr>
      </w:pPr>
      <w:r w:rsidRPr="006D722E">
        <w:t>得</w:t>
      </w:r>
    </w:p>
    <w:p w14:paraId="509A64DC" w14:textId="61227D6E" w:rsidR="00F02561" w:rsidRDefault="00910D29">
      <w:pPr>
        <w:pStyle w:val="ae"/>
        <w:ind w:left="780" w:firstLineChars="0" w:firstLine="0"/>
        <w:jc w:val="center"/>
        <w:rPr>
          <w:ins w:id="4013" w:author="zhengping jin" w:date="2024-08-13T09:12:00Z" w16du:dateUtc="2024-08-13T01:12:00Z"/>
        </w:rPr>
        <w:pPrChange w:id="4014" w:author="zhengping jin" w:date="2024-08-13T09:13:00Z" w16du:dateUtc="2024-08-13T01:13:00Z">
          <w:pPr>
            <w:pStyle w:val="ae"/>
            <w:numPr>
              <w:numId w:val="29"/>
            </w:numPr>
            <w:ind w:left="780" w:firstLineChars="0" w:hanging="360"/>
          </w:pPr>
        </w:pPrChange>
      </w:pPr>
      <w:r w:rsidRPr="006D722E">
        <w:rPr>
          <w:noProof/>
          <w:position w:val="-14"/>
        </w:rPr>
        <w:drawing>
          <wp:inline distT="0" distB="0" distL="0" distR="0" wp14:anchorId="48330C4A" wp14:editId="496F1431">
            <wp:extent cx="1069340" cy="260350"/>
            <wp:effectExtent l="0" t="0" r="0" b="635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323" cstate="print">
                      <a:extLst>
                        <a:ext uri="{28A0092B-C50C-407E-A947-70E740481C1C}">
                          <a14:useLocalDpi xmlns:a14="http://schemas.microsoft.com/office/drawing/2010/main" val="0"/>
                        </a:ext>
                      </a:extLst>
                    </a:blip>
                    <a:srcRect/>
                    <a:stretch>
                      <a:fillRect/>
                    </a:stretch>
                  </pic:blipFill>
                  <pic:spPr bwMode="auto">
                    <a:xfrm>
                      <a:off x="0" y="0"/>
                      <a:ext cx="1069340" cy="260350"/>
                    </a:xfrm>
                    <a:prstGeom prst="rect">
                      <a:avLst/>
                    </a:prstGeom>
                    <a:noFill/>
                    <a:ln>
                      <a:noFill/>
                    </a:ln>
                  </pic:spPr>
                </pic:pic>
              </a:graphicData>
            </a:graphic>
          </wp:inline>
        </w:drawing>
      </w:r>
      <w:r w:rsidRPr="006D722E">
        <w:rPr>
          <w:noProof/>
          <w:position w:val="-16"/>
        </w:rPr>
        <w:drawing>
          <wp:inline distT="0" distB="0" distL="0" distR="0" wp14:anchorId="696B3E2F" wp14:editId="4093D06F">
            <wp:extent cx="689610" cy="274320"/>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1324" cstate="print">
                      <a:extLst>
                        <a:ext uri="{28A0092B-C50C-407E-A947-70E740481C1C}">
                          <a14:useLocalDpi xmlns:a14="http://schemas.microsoft.com/office/drawing/2010/main" val="0"/>
                        </a:ext>
                      </a:extLst>
                    </a:blip>
                    <a:srcRect/>
                    <a:stretch>
                      <a:fillRect/>
                    </a:stretch>
                  </pic:blipFill>
                  <pic:spPr bwMode="auto">
                    <a:xfrm>
                      <a:off x="0" y="0"/>
                      <a:ext cx="689610" cy="274320"/>
                    </a:xfrm>
                    <a:prstGeom prst="rect">
                      <a:avLst/>
                    </a:prstGeom>
                    <a:noFill/>
                    <a:ln>
                      <a:noFill/>
                    </a:ln>
                  </pic:spPr>
                </pic:pic>
              </a:graphicData>
            </a:graphic>
          </wp:inline>
        </w:drawing>
      </w:r>
      <w:r w:rsidRPr="006D722E">
        <w:t>，</w:t>
      </w:r>
    </w:p>
    <w:p w14:paraId="5DD469AF" w14:textId="2F12B87D" w:rsidR="00910D29" w:rsidRPr="006D722E" w:rsidDel="00F02561" w:rsidRDefault="00910D29">
      <w:pPr>
        <w:ind w:left="420"/>
        <w:rPr>
          <w:del w:id="4015" w:author="zhengping jin" w:date="2024-08-13T09:13:00Z" w16du:dateUtc="2024-08-13T01:13:00Z"/>
          <w:rFonts w:hint="eastAsia"/>
        </w:rPr>
        <w:pPrChange w:id="4016" w:author="zhengping jin" w:date="2024-08-13T09:12:00Z" w16du:dateUtc="2024-08-13T01:12:00Z">
          <w:pPr>
            <w:snapToGrid w:val="0"/>
            <w:spacing w:line="360" w:lineRule="auto"/>
            <w:ind w:firstLineChars="301" w:firstLine="632"/>
          </w:pPr>
        </w:pPrChange>
      </w:pPr>
      <w:r w:rsidRPr="006D722E">
        <w:t>由于</w:t>
      </w:r>
      <w:r w:rsidRPr="006D722E">
        <w:rPr>
          <w:noProof/>
          <w:position w:val="-16"/>
        </w:rPr>
        <w:drawing>
          <wp:inline distT="0" distB="0" distL="0" distR="0" wp14:anchorId="523D7FF8" wp14:editId="4021584A">
            <wp:extent cx="2180590" cy="27432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325" cstate="print">
                      <a:extLst>
                        <a:ext uri="{28A0092B-C50C-407E-A947-70E740481C1C}">
                          <a14:useLocalDpi xmlns:a14="http://schemas.microsoft.com/office/drawing/2010/main" val="0"/>
                        </a:ext>
                      </a:extLst>
                    </a:blip>
                    <a:srcRect/>
                    <a:stretch>
                      <a:fillRect/>
                    </a:stretch>
                  </pic:blipFill>
                  <pic:spPr bwMode="auto">
                    <a:xfrm>
                      <a:off x="0" y="0"/>
                      <a:ext cx="2180590" cy="274320"/>
                    </a:xfrm>
                    <a:prstGeom prst="rect">
                      <a:avLst/>
                    </a:prstGeom>
                    <a:noFill/>
                    <a:ln>
                      <a:noFill/>
                    </a:ln>
                  </pic:spPr>
                </pic:pic>
              </a:graphicData>
            </a:graphic>
          </wp:inline>
        </w:drawing>
      </w:r>
      <w:r w:rsidRPr="006D722E">
        <w:t>，</w:t>
      </w:r>
    </w:p>
    <w:p w14:paraId="38E7442E" w14:textId="1B9A49B0" w:rsidR="00910D29" w:rsidRPr="006D722E" w:rsidRDefault="00910D29">
      <w:pPr>
        <w:ind w:left="420"/>
        <w:rPr>
          <w:rFonts w:ascii="Times New Roman" w:hAnsi="Times New Roman"/>
          <w:szCs w:val="21"/>
        </w:rPr>
        <w:pPrChange w:id="4017" w:author="zhengping jin" w:date="2024-08-13T09:13:00Z" w16du:dateUtc="2024-08-13T01:13:00Z">
          <w:pPr>
            <w:snapToGrid w:val="0"/>
            <w:spacing w:line="360" w:lineRule="auto"/>
            <w:ind w:firstLineChars="301" w:firstLine="632"/>
          </w:pPr>
        </w:pPrChange>
      </w:pPr>
      <w:r w:rsidRPr="006D722E">
        <w:rPr>
          <w:rFonts w:ascii="Times New Roman" w:hAnsi="Times New Roman"/>
          <w:szCs w:val="21"/>
        </w:rPr>
        <w:t>所以有</w:t>
      </w:r>
      <w:r w:rsidRPr="006D722E">
        <w:rPr>
          <w:rFonts w:ascii="Times New Roman" w:hAnsi="Times New Roman"/>
          <w:szCs w:val="21"/>
        </w:rPr>
        <w:t>3</w:t>
      </w:r>
      <w:r w:rsidRPr="006D722E">
        <w:rPr>
          <w:rFonts w:ascii="Times New Roman" w:hAnsi="Times New Roman"/>
          <w:szCs w:val="21"/>
        </w:rPr>
        <w:t>个解：</w:t>
      </w:r>
      <w:r w:rsidRPr="006D722E">
        <w:rPr>
          <w:rFonts w:ascii="Times New Roman" w:hAnsi="Times New Roman"/>
          <w:noProof/>
          <w:position w:val="-14"/>
          <w:szCs w:val="21"/>
        </w:rPr>
        <w:drawing>
          <wp:inline distT="0" distB="0" distL="0" distR="0" wp14:anchorId="1C632057" wp14:editId="5DCCF9DC">
            <wp:extent cx="1097280" cy="260350"/>
            <wp:effectExtent l="0" t="0" r="7620" b="635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1326" cstate="print">
                      <a:extLst>
                        <a:ext uri="{28A0092B-C50C-407E-A947-70E740481C1C}">
                          <a14:useLocalDpi xmlns:a14="http://schemas.microsoft.com/office/drawing/2010/main" val="0"/>
                        </a:ext>
                      </a:extLst>
                    </a:blip>
                    <a:srcRect/>
                    <a:stretch>
                      <a:fillRect/>
                    </a:stretch>
                  </pic:blipFill>
                  <pic:spPr bwMode="auto">
                    <a:xfrm>
                      <a:off x="0" y="0"/>
                      <a:ext cx="1097280" cy="260350"/>
                    </a:xfrm>
                    <a:prstGeom prst="rect">
                      <a:avLst/>
                    </a:prstGeom>
                    <a:noFill/>
                    <a:ln>
                      <a:noFill/>
                    </a:ln>
                  </pic:spPr>
                </pic:pic>
              </a:graphicData>
            </a:graphic>
          </wp:inline>
        </w:drawing>
      </w:r>
      <w:r w:rsidRPr="006D722E">
        <w:rPr>
          <w:rFonts w:ascii="Times New Roman" w:hAnsi="Times New Roman"/>
          <w:szCs w:val="21"/>
        </w:rPr>
        <w:t>，即</w:t>
      </w:r>
      <w:r w:rsidRPr="006D722E">
        <w:rPr>
          <w:rFonts w:ascii="Times New Roman" w:hAnsi="Times New Roman"/>
          <w:noProof/>
          <w:position w:val="-14"/>
          <w:szCs w:val="21"/>
        </w:rPr>
        <w:drawing>
          <wp:inline distT="0" distB="0" distL="0" distR="0" wp14:anchorId="21DC7BE1" wp14:editId="66BCA586">
            <wp:extent cx="2468880" cy="260350"/>
            <wp:effectExtent l="0" t="0" r="7620" b="635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327" cstate="print">
                      <a:extLst>
                        <a:ext uri="{28A0092B-C50C-407E-A947-70E740481C1C}">
                          <a14:useLocalDpi xmlns:a14="http://schemas.microsoft.com/office/drawing/2010/main" val="0"/>
                        </a:ext>
                      </a:extLst>
                    </a:blip>
                    <a:srcRect/>
                    <a:stretch>
                      <a:fillRect/>
                    </a:stretch>
                  </pic:blipFill>
                  <pic:spPr bwMode="auto">
                    <a:xfrm>
                      <a:off x="0" y="0"/>
                      <a:ext cx="2468880" cy="260350"/>
                    </a:xfrm>
                    <a:prstGeom prst="rect">
                      <a:avLst/>
                    </a:prstGeom>
                    <a:noFill/>
                    <a:ln>
                      <a:noFill/>
                    </a:ln>
                  </pic:spPr>
                </pic:pic>
              </a:graphicData>
            </a:graphic>
          </wp:inline>
        </w:drawing>
      </w:r>
      <w:r w:rsidRPr="006D722E">
        <w:rPr>
          <w:rFonts w:ascii="Times New Roman" w:hAnsi="Times New Roman"/>
          <w:szCs w:val="21"/>
        </w:rPr>
        <w:t>.</w:t>
      </w:r>
      <w:del w:id="4018" w:author="zhengping jin" w:date="2024-08-13T09:13:00Z" w16du:dateUtc="2024-08-13T01:13:00Z">
        <w:r w:rsidRPr="006D722E" w:rsidDel="00F02561">
          <w:rPr>
            <w:rFonts w:ascii="Times New Roman" w:hAnsi="Times New Roman"/>
            <w:szCs w:val="21"/>
          </w:rPr>
          <w:delText xml:space="preserve"> </w:delText>
        </w:r>
      </w:del>
    </w:p>
    <w:p w14:paraId="1B2F57E1" w14:textId="6EB73F7E" w:rsidR="00910D29" w:rsidRPr="006D722E" w:rsidRDefault="00910D29">
      <w:pPr>
        <w:snapToGrid w:val="0"/>
        <w:spacing w:line="360" w:lineRule="auto"/>
        <w:ind w:firstLineChars="405" w:firstLine="850"/>
        <w:rPr>
          <w:rFonts w:ascii="Times New Roman" w:hAnsi="Times New Roman"/>
          <w:szCs w:val="21"/>
        </w:rPr>
        <w:pPrChange w:id="4019" w:author="zhengping jin" w:date="2024-08-13T09:14:00Z" w16du:dateUtc="2024-08-13T01:14:00Z">
          <w:pPr>
            <w:snapToGrid w:val="0"/>
            <w:spacing w:line="360" w:lineRule="auto"/>
            <w:ind w:firstLineChars="300" w:firstLine="630"/>
          </w:pPr>
        </w:pPrChange>
      </w:pPr>
      <w:r w:rsidRPr="006D722E">
        <w:rPr>
          <w:rFonts w:ascii="Times New Roman" w:hAnsi="Times New Roman"/>
          <w:szCs w:val="21"/>
        </w:rPr>
        <w:t>将</w:t>
      </w:r>
      <w:r w:rsidRPr="006D722E">
        <w:rPr>
          <w:rFonts w:ascii="Times New Roman" w:hAnsi="Times New Roman"/>
          <w:noProof/>
          <w:position w:val="-12"/>
          <w:szCs w:val="21"/>
        </w:rPr>
        <w:drawing>
          <wp:inline distT="0" distB="0" distL="0" distR="0" wp14:anchorId="22892B26" wp14:editId="6F506297">
            <wp:extent cx="724535" cy="246380"/>
            <wp:effectExtent l="0" t="0" r="0" b="127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1328" cstate="print">
                      <a:extLst>
                        <a:ext uri="{28A0092B-C50C-407E-A947-70E740481C1C}">
                          <a14:useLocalDpi xmlns:a14="http://schemas.microsoft.com/office/drawing/2010/main" val="0"/>
                        </a:ext>
                      </a:extLst>
                    </a:blip>
                    <a:srcRect/>
                    <a:stretch>
                      <a:fillRect/>
                    </a:stretch>
                  </pic:blipFill>
                  <pic:spPr bwMode="auto">
                    <a:xfrm>
                      <a:off x="0" y="0"/>
                      <a:ext cx="724535" cy="246380"/>
                    </a:xfrm>
                    <a:prstGeom prst="rect">
                      <a:avLst/>
                    </a:prstGeom>
                    <a:noFill/>
                    <a:ln>
                      <a:noFill/>
                    </a:ln>
                  </pic:spPr>
                </pic:pic>
              </a:graphicData>
            </a:graphic>
          </wp:inline>
        </w:drawing>
      </w:r>
      <w:r w:rsidRPr="006D722E">
        <w:rPr>
          <w:rFonts w:ascii="Times New Roman" w:hAnsi="Times New Roman"/>
          <w:szCs w:val="21"/>
        </w:rPr>
        <w:t>代入</w:t>
      </w:r>
      <w:r w:rsidRPr="006D722E">
        <w:rPr>
          <w:rFonts w:ascii="Times New Roman" w:hAnsi="Times New Roman"/>
          <w:noProof/>
          <w:position w:val="-16"/>
          <w:szCs w:val="21"/>
        </w:rPr>
        <w:drawing>
          <wp:inline distT="0" distB="0" distL="0" distR="0" wp14:anchorId="0349246E" wp14:editId="76344079">
            <wp:extent cx="1188720" cy="274320"/>
            <wp:effectExtent l="0" t="0" r="0"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329"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ins w:id="4020" w:author="zhengping jin" w:date="2024-08-13T09:13:00Z" w16du:dateUtc="2024-08-13T01:13:00Z">
        <w:r w:rsidR="008031A1" w:rsidRPr="006D722E">
          <w:rPr>
            <w:rFonts w:ascii="Times New Roman" w:hAnsi="Times New Roman"/>
            <w:szCs w:val="21"/>
          </w:rPr>
          <w:t>得</w:t>
        </w:r>
      </w:ins>
      <w:r w:rsidRPr="006D722E">
        <w:rPr>
          <w:rFonts w:ascii="Times New Roman" w:hAnsi="Times New Roman"/>
          <w:szCs w:val="21"/>
        </w:rPr>
        <w:t>，</w:t>
      </w:r>
      <w:del w:id="4021" w:author="zhengping jin" w:date="2024-08-13T09:13:00Z" w16du:dateUtc="2024-08-13T01:13:00Z">
        <w:r w:rsidRPr="006D722E" w:rsidDel="008031A1">
          <w:rPr>
            <w:rFonts w:ascii="Times New Roman" w:hAnsi="Times New Roman"/>
            <w:szCs w:val="21"/>
          </w:rPr>
          <w:delText>得</w:delText>
        </w:r>
      </w:del>
      <w:r w:rsidRPr="006D722E">
        <w:rPr>
          <w:rFonts w:ascii="Times New Roman" w:hAnsi="Times New Roman"/>
          <w:noProof/>
          <w:position w:val="-16"/>
          <w:szCs w:val="21"/>
        </w:rPr>
        <w:drawing>
          <wp:inline distT="0" distB="0" distL="0" distR="0" wp14:anchorId="28073859" wp14:editId="00CFBF18">
            <wp:extent cx="1870710" cy="274320"/>
            <wp:effectExtent l="0" t="0" r="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330" cstate="print">
                      <a:extLst>
                        <a:ext uri="{28A0092B-C50C-407E-A947-70E740481C1C}">
                          <a14:useLocalDpi xmlns:a14="http://schemas.microsoft.com/office/drawing/2010/main" val="0"/>
                        </a:ext>
                      </a:extLst>
                    </a:blip>
                    <a:srcRect/>
                    <a:stretch>
                      <a:fillRect/>
                    </a:stretch>
                  </pic:blipFill>
                  <pic:spPr bwMode="auto">
                    <a:xfrm>
                      <a:off x="0" y="0"/>
                      <a:ext cx="1870710" cy="274320"/>
                    </a:xfrm>
                    <a:prstGeom prst="rect">
                      <a:avLst/>
                    </a:prstGeom>
                    <a:noFill/>
                    <a:ln>
                      <a:noFill/>
                    </a:ln>
                  </pic:spPr>
                </pic:pic>
              </a:graphicData>
            </a:graphic>
          </wp:inline>
        </w:drawing>
      </w:r>
      <w:r w:rsidRPr="006D722E">
        <w:rPr>
          <w:rFonts w:ascii="Times New Roman" w:hAnsi="Times New Roman"/>
          <w:szCs w:val="21"/>
        </w:rPr>
        <w:t>，</w:t>
      </w:r>
    </w:p>
    <w:p w14:paraId="024B0AF0" w14:textId="5E84CF72" w:rsidR="00910D29" w:rsidRPr="006D722E" w:rsidRDefault="00910D29">
      <w:pPr>
        <w:snapToGrid w:val="0"/>
        <w:spacing w:line="360" w:lineRule="auto"/>
        <w:ind w:firstLineChars="202" w:firstLine="424"/>
        <w:rPr>
          <w:rFonts w:ascii="Times New Roman" w:hAnsi="Times New Roman"/>
          <w:szCs w:val="21"/>
        </w:rPr>
        <w:pPrChange w:id="4022" w:author="zhengping jin" w:date="2024-08-13T09:14:00Z" w16du:dateUtc="2024-08-13T01:14:00Z">
          <w:pPr>
            <w:snapToGrid w:val="0"/>
            <w:spacing w:line="360" w:lineRule="auto"/>
            <w:ind w:firstLineChars="300" w:firstLine="630"/>
          </w:pPr>
        </w:pPrChange>
      </w:pPr>
      <w:r w:rsidRPr="006D722E">
        <w:rPr>
          <w:rFonts w:ascii="Times New Roman" w:hAnsi="Times New Roman"/>
          <w:szCs w:val="21"/>
        </w:rPr>
        <w:t>由于</w:t>
      </w:r>
      <w:r w:rsidRPr="006D722E">
        <w:rPr>
          <w:rFonts w:ascii="Times New Roman" w:hAnsi="Times New Roman"/>
          <w:noProof/>
          <w:position w:val="-14"/>
          <w:szCs w:val="21"/>
        </w:rPr>
        <w:drawing>
          <wp:inline distT="0" distB="0" distL="0" distR="0" wp14:anchorId="38098481" wp14:editId="3506BCC6">
            <wp:extent cx="1111250" cy="260350"/>
            <wp:effectExtent l="0" t="0" r="0" b="635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331" cstate="print">
                      <a:extLst>
                        <a:ext uri="{28A0092B-C50C-407E-A947-70E740481C1C}">
                          <a14:useLocalDpi xmlns:a14="http://schemas.microsoft.com/office/drawing/2010/main" val="0"/>
                        </a:ext>
                      </a:extLst>
                    </a:blip>
                    <a:srcRect/>
                    <a:stretch>
                      <a:fillRect/>
                    </a:stretch>
                  </pic:blipFill>
                  <pic:spPr bwMode="auto">
                    <a:xfrm>
                      <a:off x="0" y="0"/>
                      <a:ext cx="1111250" cy="260350"/>
                    </a:xfrm>
                    <a:prstGeom prst="rect">
                      <a:avLst/>
                    </a:prstGeom>
                    <a:noFill/>
                    <a:ln>
                      <a:noFill/>
                    </a:ln>
                  </pic:spPr>
                </pic:pic>
              </a:graphicData>
            </a:graphic>
          </wp:inline>
        </w:drawing>
      </w:r>
      <w:r w:rsidRPr="006D722E">
        <w:rPr>
          <w:rFonts w:ascii="Times New Roman" w:hAnsi="Times New Roman"/>
          <w:szCs w:val="21"/>
        </w:rPr>
        <w:t>，</w:t>
      </w:r>
      <w:r w:rsidRPr="006D722E">
        <w:rPr>
          <w:rFonts w:ascii="Times New Roman" w:hAnsi="Times New Roman"/>
          <w:noProof/>
          <w:position w:val="-14"/>
          <w:szCs w:val="21"/>
        </w:rPr>
        <w:drawing>
          <wp:inline distT="0" distB="0" distL="0" distR="0" wp14:anchorId="602D0EFF" wp14:editId="28B6F281">
            <wp:extent cx="802005" cy="260350"/>
            <wp:effectExtent l="0" t="0" r="0" b="635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332" cstate="print">
                      <a:extLst>
                        <a:ext uri="{28A0092B-C50C-407E-A947-70E740481C1C}">
                          <a14:useLocalDpi xmlns:a14="http://schemas.microsoft.com/office/drawing/2010/main" val="0"/>
                        </a:ext>
                      </a:extLst>
                    </a:blip>
                    <a:srcRect/>
                    <a:stretch>
                      <a:fillRect/>
                    </a:stretch>
                  </pic:blipFill>
                  <pic:spPr bwMode="auto">
                    <a:xfrm>
                      <a:off x="0" y="0"/>
                      <a:ext cx="802005" cy="260350"/>
                    </a:xfrm>
                    <a:prstGeom prst="rect">
                      <a:avLst/>
                    </a:prstGeom>
                    <a:noFill/>
                    <a:ln>
                      <a:noFill/>
                    </a:ln>
                  </pic:spPr>
                </pic:pic>
              </a:graphicData>
            </a:graphic>
          </wp:inline>
        </w:drawing>
      </w:r>
      <w:r w:rsidRPr="006D722E">
        <w:rPr>
          <w:rFonts w:ascii="Times New Roman" w:hAnsi="Times New Roman"/>
          <w:noProof/>
          <w:position w:val="-16"/>
          <w:szCs w:val="21"/>
        </w:rPr>
        <w:drawing>
          <wp:inline distT="0" distB="0" distL="0" distR="0" wp14:anchorId="3BA52713" wp14:editId="1FB2DD3B">
            <wp:extent cx="640080" cy="274320"/>
            <wp:effectExtent l="0" t="0" r="762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333" cstate="print">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sidRPr="006D722E">
        <w:rPr>
          <w:rFonts w:ascii="Times New Roman" w:hAnsi="Times New Roman"/>
          <w:szCs w:val="21"/>
        </w:rPr>
        <w:t>，所以无解</w:t>
      </w:r>
      <w:r w:rsidRPr="006D722E">
        <w:rPr>
          <w:rFonts w:ascii="Times New Roman" w:hAnsi="Times New Roman"/>
          <w:szCs w:val="21"/>
        </w:rPr>
        <w:t xml:space="preserve">. </w:t>
      </w:r>
    </w:p>
    <w:p w14:paraId="13EF5582" w14:textId="5A528BDC" w:rsidR="00910D29" w:rsidRPr="006D722E" w:rsidRDefault="00910D29">
      <w:pPr>
        <w:snapToGrid w:val="0"/>
        <w:spacing w:line="360" w:lineRule="auto"/>
        <w:ind w:firstLineChars="405" w:firstLine="850"/>
        <w:rPr>
          <w:rFonts w:ascii="Times New Roman" w:hAnsi="Times New Roman"/>
          <w:szCs w:val="21"/>
        </w:rPr>
        <w:pPrChange w:id="4023" w:author="zhengping jin" w:date="2024-08-13T09:14:00Z" w16du:dateUtc="2024-08-13T01:14:00Z">
          <w:pPr>
            <w:snapToGrid w:val="0"/>
            <w:spacing w:line="360" w:lineRule="auto"/>
            <w:ind w:firstLineChars="301" w:firstLine="632"/>
          </w:pPr>
        </w:pPrChange>
      </w:pPr>
      <w:r w:rsidRPr="006D722E">
        <w:rPr>
          <w:rFonts w:ascii="Times New Roman" w:hAnsi="Times New Roman"/>
          <w:szCs w:val="21"/>
        </w:rPr>
        <w:t>将</w:t>
      </w:r>
      <w:r w:rsidRPr="006D722E">
        <w:rPr>
          <w:rFonts w:ascii="Times New Roman" w:hAnsi="Times New Roman"/>
          <w:noProof/>
          <w:position w:val="-12"/>
          <w:szCs w:val="21"/>
        </w:rPr>
        <w:drawing>
          <wp:inline distT="0" distB="0" distL="0" distR="0" wp14:anchorId="49D8E6F5" wp14:editId="0FB64957">
            <wp:extent cx="766445" cy="246380"/>
            <wp:effectExtent l="0" t="0" r="0" b="127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334" cstate="print">
                      <a:extLst>
                        <a:ext uri="{28A0092B-C50C-407E-A947-70E740481C1C}">
                          <a14:useLocalDpi xmlns:a14="http://schemas.microsoft.com/office/drawing/2010/main" val="0"/>
                        </a:ext>
                      </a:extLst>
                    </a:blip>
                    <a:srcRect/>
                    <a:stretch>
                      <a:fillRect/>
                    </a:stretch>
                  </pic:blipFill>
                  <pic:spPr bwMode="auto">
                    <a:xfrm>
                      <a:off x="0" y="0"/>
                      <a:ext cx="766445" cy="246380"/>
                    </a:xfrm>
                    <a:prstGeom prst="rect">
                      <a:avLst/>
                    </a:prstGeom>
                    <a:noFill/>
                    <a:ln>
                      <a:noFill/>
                    </a:ln>
                  </pic:spPr>
                </pic:pic>
              </a:graphicData>
            </a:graphic>
          </wp:inline>
        </w:drawing>
      </w:r>
      <w:r w:rsidRPr="006D722E">
        <w:rPr>
          <w:rFonts w:ascii="Times New Roman" w:hAnsi="Times New Roman"/>
          <w:szCs w:val="21"/>
        </w:rPr>
        <w:t>代入</w:t>
      </w:r>
      <w:r w:rsidRPr="006D722E">
        <w:rPr>
          <w:rFonts w:ascii="Times New Roman" w:hAnsi="Times New Roman"/>
          <w:noProof/>
          <w:position w:val="-16"/>
          <w:szCs w:val="21"/>
        </w:rPr>
        <w:drawing>
          <wp:inline distT="0" distB="0" distL="0" distR="0" wp14:anchorId="212123CA" wp14:editId="5ABDBEDE">
            <wp:extent cx="1188720" cy="274320"/>
            <wp:effectExtent l="0" t="0" r="0" b="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335"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r w:rsidRPr="006D722E">
        <w:rPr>
          <w:rFonts w:ascii="Times New Roman" w:hAnsi="Times New Roman"/>
          <w:szCs w:val="21"/>
        </w:rPr>
        <w:t>得</w:t>
      </w:r>
      <w:ins w:id="4024" w:author="zhengping jin" w:date="2024-08-13T09:14:00Z" w16du:dateUtc="2024-08-13T01:14:00Z">
        <w:r w:rsidR="008031A1">
          <w:rPr>
            <w:rFonts w:ascii="Times New Roman" w:hAnsi="Times New Roman" w:hint="eastAsia"/>
            <w:szCs w:val="21"/>
          </w:rPr>
          <w:t xml:space="preserve">, </w:t>
        </w:r>
      </w:ins>
      <w:r w:rsidRPr="006D722E">
        <w:rPr>
          <w:rFonts w:ascii="Times New Roman" w:hAnsi="Times New Roman"/>
          <w:noProof/>
          <w:position w:val="-16"/>
          <w:szCs w:val="21"/>
        </w:rPr>
        <w:drawing>
          <wp:inline distT="0" distB="0" distL="0" distR="0" wp14:anchorId="0F66CD9C" wp14:editId="352BCB75">
            <wp:extent cx="1941195" cy="274320"/>
            <wp:effectExtent l="0" t="0" r="1905"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336" cstate="print">
                      <a:extLst>
                        <a:ext uri="{28A0092B-C50C-407E-A947-70E740481C1C}">
                          <a14:useLocalDpi xmlns:a14="http://schemas.microsoft.com/office/drawing/2010/main" val="0"/>
                        </a:ext>
                      </a:extLst>
                    </a:blip>
                    <a:srcRect/>
                    <a:stretch>
                      <a:fillRect/>
                    </a:stretch>
                  </pic:blipFill>
                  <pic:spPr bwMode="auto">
                    <a:xfrm>
                      <a:off x="0" y="0"/>
                      <a:ext cx="1941195" cy="274320"/>
                    </a:xfrm>
                    <a:prstGeom prst="rect">
                      <a:avLst/>
                    </a:prstGeom>
                    <a:noFill/>
                    <a:ln>
                      <a:noFill/>
                    </a:ln>
                  </pic:spPr>
                </pic:pic>
              </a:graphicData>
            </a:graphic>
          </wp:inline>
        </w:drawing>
      </w:r>
      <w:r w:rsidRPr="006D722E">
        <w:rPr>
          <w:rFonts w:ascii="Times New Roman" w:hAnsi="Times New Roman"/>
          <w:szCs w:val="21"/>
        </w:rPr>
        <w:t>，</w:t>
      </w:r>
    </w:p>
    <w:p w14:paraId="5FB0182C" w14:textId="7402032E" w:rsidR="00910D29" w:rsidRPr="006D722E" w:rsidDel="008031A1" w:rsidRDefault="00910D29">
      <w:pPr>
        <w:snapToGrid w:val="0"/>
        <w:spacing w:line="360" w:lineRule="auto"/>
        <w:ind w:leftChars="202" w:left="424"/>
        <w:rPr>
          <w:del w:id="4025" w:author="zhengping jin" w:date="2024-08-13T09:15:00Z" w16du:dateUtc="2024-08-13T01:15:00Z"/>
          <w:rFonts w:ascii="Times New Roman" w:hAnsi="Times New Roman"/>
          <w:szCs w:val="21"/>
        </w:rPr>
        <w:pPrChange w:id="4026" w:author="zhengping jin" w:date="2024-08-13T09:17:00Z" w16du:dateUtc="2024-08-13T01:17:00Z">
          <w:pPr>
            <w:snapToGrid w:val="0"/>
            <w:spacing w:line="360" w:lineRule="auto"/>
            <w:ind w:firstLineChars="301" w:firstLine="632"/>
          </w:pPr>
        </w:pPrChange>
      </w:pPr>
      <w:r w:rsidRPr="006D722E">
        <w:rPr>
          <w:rFonts w:ascii="Times New Roman" w:hAnsi="Times New Roman"/>
          <w:szCs w:val="21"/>
        </w:rPr>
        <w:t>由于</w:t>
      </w:r>
      <w:r w:rsidRPr="006D722E">
        <w:rPr>
          <w:rFonts w:ascii="Times New Roman" w:hAnsi="Times New Roman"/>
          <w:noProof/>
          <w:position w:val="-14"/>
          <w:szCs w:val="21"/>
        </w:rPr>
        <w:drawing>
          <wp:inline distT="0" distB="0" distL="0" distR="0" wp14:anchorId="75EA8940" wp14:editId="04EAB043">
            <wp:extent cx="1160780" cy="260350"/>
            <wp:effectExtent l="0" t="0" r="1270" b="635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337" cstate="print">
                      <a:extLst>
                        <a:ext uri="{28A0092B-C50C-407E-A947-70E740481C1C}">
                          <a14:useLocalDpi xmlns:a14="http://schemas.microsoft.com/office/drawing/2010/main" val="0"/>
                        </a:ext>
                      </a:extLst>
                    </a:blip>
                    <a:srcRect/>
                    <a:stretch>
                      <a:fillRect/>
                    </a:stretch>
                  </pic:blipFill>
                  <pic:spPr bwMode="auto">
                    <a:xfrm>
                      <a:off x="0" y="0"/>
                      <a:ext cx="1160780" cy="260350"/>
                    </a:xfrm>
                    <a:prstGeom prst="rect">
                      <a:avLst/>
                    </a:prstGeom>
                    <a:noFill/>
                    <a:ln>
                      <a:noFill/>
                    </a:ln>
                  </pic:spPr>
                </pic:pic>
              </a:graphicData>
            </a:graphic>
          </wp:inline>
        </w:drawing>
      </w:r>
      <w:r w:rsidRPr="006D722E">
        <w:rPr>
          <w:rFonts w:ascii="Times New Roman" w:hAnsi="Times New Roman"/>
          <w:szCs w:val="21"/>
        </w:rPr>
        <w:t>，</w:t>
      </w:r>
      <w:r w:rsidRPr="006D722E">
        <w:rPr>
          <w:rFonts w:ascii="Times New Roman" w:hAnsi="Times New Roman"/>
          <w:noProof/>
          <w:position w:val="-16"/>
          <w:szCs w:val="21"/>
        </w:rPr>
        <w:drawing>
          <wp:inline distT="0" distB="0" distL="0" distR="0" wp14:anchorId="41A04334" wp14:editId="7EFD41F5">
            <wp:extent cx="1174750" cy="274320"/>
            <wp:effectExtent l="0" t="0" r="635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338" cstate="print">
                      <a:extLst>
                        <a:ext uri="{28A0092B-C50C-407E-A947-70E740481C1C}">
                          <a14:useLocalDpi xmlns:a14="http://schemas.microsoft.com/office/drawing/2010/main" val="0"/>
                        </a:ext>
                      </a:extLst>
                    </a:blip>
                    <a:srcRect/>
                    <a:stretch>
                      <a:fillRect/>
                    </a:stretch>
                  </pic:blipFill>
                  <pic:spPr bwMode="auto">
                    <a:xfrm>
                      <a:off x="0" y="0"/>
                      <a:ext cx="1174750" cy="274320"/>
                    </a:xfrm>
                    <a:prstGeom prst="rect">
                      <a:avLst/>
                    </a:prstGeom>
                    <a:noFill/>
                    <a:ln>
                      <a:noFill/>
                    </a:ln>
                  </pic:spPr>
                </pic:pic>
              </a:graphicData>
            </a:graphic>
          </wp:inline>
        </w:drawing>
      </w:r>
      <w:r w:rsidRPr="006D722E">
        <w:rPr>
          <w:rFonts w:ascii="Times New Roman" w:hAnsi="Times New Roman"/>
          <w:szCs w:val="21"/>
        </w:rPr>
        <w:t>，</w:t>
      </w:r>
    </w:p>
    <w:p w14:paraId="019C2675" w14:textId="2D282396" w:rsidR="00910D29" w:rsidRPr="006D722E" w:rsidRDefault="00910D29">
      <w:pPr>
        <w:snapToGrid w:val="0"/>
        <w:spacing w:line="360" w:lineRule="auto"/>
        <w:ind w:leftChars="202" w:left="424"/>
        <w:rPr>
          <w:rFonts w:ascii="Times New Roman" w:hAnsi="Times New Roman"/>
          <w:szCs w:val="21"/>
        </w:rPr>
        <w:pPrChange w:id="4027" w:author="zhengping jin" w:date="2024-08-13T09:17:00Z" w16du:dateUtc="2024-08-13T01:17:00Z">
          <w:pPr>
            <w:snapToGrid w:val="0"/>
            <w:spacing w:line="360" w:lineRule="auto"/>
            <w:ind w:firstLineChars="301" w:firstLine="632"/>
          </w:pPr>
        </w:pPrChange>
      </w:pPr>
      <w:r w:rsidRPr="006D722E">
        <w:rPr>
          <w:rFonts w:ascii="Times New Roman" w:hAnsi="Times New Roman"/>
          <w:szCs w:val="21"/>
        </w:rPr>
        <w:t>所以有</w:t>
      </w:r>
      <w:r w:rsidRPr="006D722E">
        <w:rPr>
          <w:rFonts w:ascii="Times New Roman" w:hAnsi="Times New Roman"/>
          <w:szCs w:val="21"/>
        </w:rPr>
        <w:t>3</w:t>
      </w:r>
      <w:r w:rsidRPr="006D722E">
        <w:rPr>
          <w:rFonts w:ascii="Times New Roman" w:hAnsi="Times New Roman"/>
          <w:szCs w:val="21"/>
        </w:rPr>
        <w:t>个解：</w:t>
      </w:r>
      <w:r w:rsidRPr="006D722E">
        <w:rPr>
          <w:rFonts w:ascii="Times New Roman" w:hAnsi="Times New Roman"/>
          <w:noProof/>
          <w:position w:val="-14"/>
          <w:szCs w:val="21"/>
        </w:rPr>
        <w:drawing>
          <wp:inline distT="0" distB="0" distL="0" distR="0" wp14:anchorId="3C3EEB8C" wp14:editId="5E51C0D0">
            <wp:extent cx="1062355" cy="260350"/>
            <wp:effectExtent l="0" t="0" r="4445" b="635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339" cstate="print">
                      <a:extLst>
                        <a:ext uri="{28A0092B-C50C-407E-A947-70E740481C1C}">
                          <a14:useLocalDpi xmlns:a14="http://schemas.microsoft.com/office/drawing/2010/main" val="0"/>
                        </a:ext>
                      </a:extLst>
                    </a:blip>
                    <a:srcRect/>
                    <a:stretch>
                      <a:fillRect/>
                    </a:stretch>
                  </pic:blipFill>
                  <pic:spPr bwMode="auto">
                    <a:xfrm>
                      <a:off x="0" y="0"/>
                      <a:ext cx="1062355" cy="260350"/>
                    </a:xfrm>
                    <a:prstGeom prst="rect">
                      <a:avLst/>
                    </a:prstGeom>
                    <a:noFill/>
                    <a:ln>
                      <a:noFill/>
                    </a:ln>
                  </pic:spPr>
                </pic:pic>
              </a:graphicData>
            </a:graphic>
          </wp:inline>
        </w:drawing>
      </w:r>
      <w:ins w:id="4028" w:author="zhengping jin" w:date="2024-08-13T09:15:00Z" w16du:dateUtc="2024-08-13T01:15:00Z">
        <w:r w:rsidR="008031A1">
          <w:rPr>
            <w:rFonts w:ascii="Times New Roman" w:hAnsi="Times New Roman" w:hint="eastAsia"/>
            <w:szCs w:val="21"/>
          </w:rPr>
          <w:t xml:space="preserve">, </w:t>
        </w:r>
      </w:ins>
      <w:r w:rsidRPr="006D722E">
        <w:rPr>
          <w:rFonts w:ascii="Times New Roman" w:hAnsi="Times New Roman"/>
          <w:szCs w:val="21"/>
        </w:rPr>
        <w:t>即</w:t>
      </w:r>
      <w:r w:rsidRPr="006D722E">
        <w:rPr>
          <w:rFonts w:ascii="Times New Roman" w:hAnsi="Times New Roman"/>
          <w:noProof/>
          <w:position w:val="-16"/>
          <w:szCs w:val="21"/>
        </w:rPr>
        <w:drawing>
          <wp:inline distT="0" distB="0" distL="0" distR="0" wp14:anchorId="54DF228A" wp14:editId="191876B7">
            <wp:extent cx="2743200" cy="274320"/>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340" cstate="print">
                      <a:extLst>
                        <a:ext uri="{28A0092B-C50C-407E-A947-70E740481C1C}">
                          <a14:useLocalDpi xmlns:a14="http://schemas.microsoft.com/office/drawing/2010/main" val="0"/>
                        </a:ext>
                      </a:extLst>
                    </a:blip>
                    <a:srcRect/>
                    <a:stretch>
                      <a:fillRect/>
                    </a:stretch>
                  </pic:blipFill>
                  <pic:spPr bwMode="auto">
                    <a:xfrm>
                      <a:off x="0" y="0"/>
                      <a:ext cx="2743200" cy="274320"/>
                    </a:xfrm>
                    <a:prstGeom prst="rect">
                      <a:avLst/>
                    </a:prstGeom>
                    <a:noFill/>
                    <a:ln>
                      <a:noFill/>
                    </a:ln>
                  </pic:spPr>
                </pic:pic>
              </a:graphicData>
            </a:graphic>
          </wp:inline>
        </w:drawing>
      </w:r>
      <w:r w:rsidRPr="006D722E">
        <w:rPr>
          <w:rFonts w:ascii="Times New Roman" w:hAnsi="Times New Roman"/>
          <w:szCs w:val="21"/>
        </w:rPr>
        <w:t xml:space="preserve">. </w:t>
      </w:r>
    </w:p>
    <w:p w14:paraId="5E7BFB24" w14:textId="7D8EB459" w:rsidR="00910D29" w:rsidRPr="006D722E" w:rsidRDefault="00910D29">
      <w:pPr>
        <w:snapToGrid w:val="0"/>
        <w:spacing w:line="360" w:lineRule="auto"/>
        <w:ind w:firstLineChars="400" w:firstLine="840"/>
        <w:rPr>
          <w:rFonts w:ascii="Times New Roman" w:hAnsi="Times New Roman"/>
          <w:szCs w:val="21"/>
        </w:rPr>
        <w:pPrChange w:id="4029" w:author="zhengping jin" w:date="2024-08-13T09:15:00Z" w16du:dateUtc="2024-08-13T01:15:00Z">
          <w:pPr>
            <w:snapToGrid w:val="0"/>
            <w:spacing w:line="360" w:lineRule="auto"/>
            <w:ind w:firstLineChars="301" w:firstLine="632"/>
          </w:pPr>
        </w:pPrChange>
      </w:pPr>
      <w:r w:rsidRPr="006D722E">
        <w:rPr>
          <w:rFonts w:ascii="Times New Roman" w:hAnsi="Times New Roman"/>
          <w:szCs w:val="21"/>
        </w:rPr>
        <w:t>将</w:t>
      </w:r>
      <w:r w:rsidRPr="006D722E">
        <w:rPr>
          <w:rFonts w:ascii="Times New Roman" w:hAnsi="Times New Roman"/>
          <w:noProof/>
          <w:position w:val="-12"/>
          <w:szCs w:val="21"/>
        </w:rPr>
        <w:drawing>
          <wp:inline distT="0" distB="0" distL="0" distR="0" wp14:anchorId="0F3CE951" wp14:editId="195AC3B8">
            <wp:extent cx="745490" cy="246380"/>
            <wp:effectExtent l="0" t="0" r="0" b="127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341" cstate="print">
                      <a:extLst>
                        <a:ext uri="{28A0092B-C50C-407E-A947-70E740481C1C}">
                          <a14:useLocalDpi xmlns:a14="http://schemas.microsoft.com/office/drawing/2010/main" val="0"/>
                        </a:ext>
                      </a:extLst>
                    </a:blip>
                    <a:srcRect/>
                    <a:stretch>
                      <a:fillRect/>
                    </a:stretch>
                  </pic:blipFill>
                  <pic:spPr bwMode="auto">
                    <a:xfrm>
                      <a:off x="0" y="0"/>
                      <a:ext cx="745490" cy="246380"/>
                    </a:xfrm>
                    <a:prstGeom prst="rect">
                      <a:avLst/>
                    </a:prstGeom>
                    <a:noFill/>
                    <a:ln>
                      <a:noFill/>
                    </a:ln>
                  </pic:spPr>
                </pic:pic>
              </a:graphicData>
            </a:graphic>
          </wp:inline>
        </w:drawing>
      </w:r>
      <w:r w:rsidRPr="006D722E">
        <w:rPr>
          <w:rFonts w:ascii="Times New Roman" w:hAnsi="Times New Roman"/>
          <w:szCs w:val="21"/>
        </w:rPr>
        <w:t>代入</w:t>
      </w:r>
      <w:r w:rsidRPr="006D722E">
        <w:rPr>
          <w:rFonts w:ascii="Times New Roman" w:hAnsi="Times New Roman"/>
          <w:noProof/>
          <w:position w:val="-16"/>
          <w:szCs w:val="21"/>
        </w:rPr>
        <w:drawing>
          <wp:inline distT="0" distB="0" distL="0" distR="0" wp14:anchorId="2ECF9275" wp14:editId="5D1546AA">
            <wp:extent cx="1188720" cy="274320"/>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342"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r w:rsidRPr="006D722E">
        <w:rPr>
          <w:rFonts w:ascii="Times New Roman" w:hAnsi="Times New Roman"/>
          <w:szCs w:val="21"/>
        </w:rPr>
        <w:t>得</w:t>
      </w:r>
      <w:ins w:id="4030" w:author="zhengping jin" w:date="2024-08-13T09:16:00Z" w16du:dateUtc="2024-08-13T01:16:00Z">
        <w:r w:rsidR="008031A1">
          <w:rPr>
            <w:rFonts w:ascii="Times New Roman" w:hAnsi="Times New Roman" w:hint="eastAsia"/>
            <w:szCs w:val="21"/>
          </w:rPr>
          <w:t xml:space="preserve">, </w:t>
        </w:r>
      </w:ins>
      <w:r w:rsidRPr="006D722E">
        <w:rPr>
          <w:rFonts w:ascii="Times New Roman" w:hAnsi="Times New Roman"/>
          <w:noProof/>
          <w:position w:val="-16"/>
          <w:szCs w:val="21"/>
        </w:rPr>
        <w:drawing>
          <wp:inline distT="0" distB="0" distL="0" distR="0" wp14:anchorId="6C3257A9" wp14:editId="719B5371">
            <wp:extent cx="1941195" cy="274320"/>
            <wp:effectExtent l="0" t="0" r="1905"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1343" cstate="print">
                      <a:extLst>
                        <a:ext uri="{28A0092B-C50C-407E-A947-70E740481C1C}">
                          <a14:useLocalDpi xmlns:a14="http://schemas.microsoft.com/office/drawing/2010/main" val="0"/>
                        </a:ext>
                      </a:extLst>
                    </a:blip>
                    <a:srcRect/>
                    <a:stretch>
                      <a:fillRect/>
                    </a:stretch>
                  </pic:blipFill>
                  <pic:spPr bwMode="auto">
                    <a:xfrm>
                      <a:off x="0" y="0"/>
                      <a:ext cx="1941195" cy="274320"/>
                    </a:xfrm>
                    <a:prstGeom prst="rect">
                      <a:avLst/>
                    </a:prstGeom>
                    <a:noFill/>
                    <a:ln>
                      <a:noFill/>
                    </a:ln>
                  </pic:spPr>
                </pic:pic>
              </a:graphicData>
            </a:graphic>
          </wp:inline>
        </w:drawing>
      </w:r>
      <w:r w:rsidRPr="006D722E">
        <w:rPr>
          <w:rFonts w:ascii="Times New Roman" w:hAnsi="Times New Roman"/>
          <w:szCs w:val="21"/>
        </w:rPr>
        <w:t>，</w:t>
      </w:r>
    </w:p>
    <w:p w14:paraId="555E8D76" w14:textId="4D433F78" w:rsidR="00910D29" w:rsidRPr="006D722E" w:rsidRDefault="00910D29" w:rsidP="00910D29">
      <w:pPr>
        <w:snapToGrid w:val="0"/>
        <w:spacing w:line="360" w:lineRule="auto"/>
        <w:ind w:firstLineChars="301" w:firstLine="632"/>
        <w:rPr>
          <w:rFonts w:ascii="Times New Roman" w:hAnsi="Times New Roman"/>
          <w:szCs w:val="21"/>
        </w:rPr>
      </w:pPr>
      <w:r w:rsidRPr="006D722E">
        <w:rPr>
          <w:rFonts w:ascii="Times New Roman" w:hAnsi="Times New Roman"/>
          <w:szCs w:val="21"/>
        </w:rPr>
        <w:t>由于</w:t>
      </w:r>
      <w:r w:rsidRPr="006D722E">
        <w:rPr>
          <w:rFonts w:ascii="Times New Roman" w:hAnsi="Times New Roman"/>
          <w:noProof/>
          <w:position w:val="-14"/>
          <w:szCs w:val="21"/>
        </w:rPr>
        <w:drawing>
          <wp:inline distT="0" distB="0" distL="0" distR="0" wp14:anchorId="6259E155" wp14:editId="5ABE2FF9">
            <wp:extent cx="1160780" cy="260350"/>
            <wp:effectExtent l="0" t="0" r="1270" b="635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344" cstate="print">
                      <a:extLst>
                        <a:ext uri="{28A0092B-C50C-407E-A947-70E740481C1C}">
                          <a14:useLocalDpi xmlns:a14="http://schemas.microsoft.com/office/drawing/2010/main" val="0"/>
                        </a:ext>
                      </a:extLst>
                    </a:blip>
                    <a:srcRect/>
                    <a:stretch>
                      <a:fillRect/>
                    </a:stretch>
                  </pic:blipFill>
                  <pic:spPr bwMode="auto">
                    <a:xfrm>
                      <a:off x="0" y="0"/>
                      <a:ext cx="1160780" cy="260350"/>
                    </a:xfrm>
                    <a:prstGeom prst="rect">
                      <a:avLst/>
                    </a:prstGeom>
                    <a:noFill/>
                    <a:ln>
                      <a:noFill/>
                    </a:ln>
                  </pic:spPr>
                </pic:pic>
              </a:graphicData>
            </a:graphic>
          </wp:inline>
        </w:drawing>
      </w:r>
      <w:r w:rsidRPr="006D722E">
        <w:rPr>
          <w:rFonts w:ascii="Times New Roman" w:hAnsi="Times New Roman"/>
          <w:szCs w:val="21"/>
        </w:rPr>
        <w:t>，</w:t>
      </w:r>
      <w:r w:rsidRPr="006D722E">
        <w:rPr>
          <w:rFonts w:ascii="Times New Roman" w:hAnsi="Times New Roman"/>
          <w:noProof/>
          <w:position w:val="-16"/>
          <w:szCs w:val="21"/>
        </w:rPr>
        <w:drawing>
          <wp:inline distT="0" distB="0" distL="0" distR="0" wp14:anchorId="2D266C4C" wp14:editId="6221F53A">
            <wp:extent cx="1428115" cy="274320"/>
            <wp:effectExtent l="0" t="0" r="635" b="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1345" cstate="print">
                      <a:extLst>
                        <a:ext uri="{28A0092B-C50C-407E-A947-70E740481C1C}">
                          <a14:useLocalDpi xmlns:a14="http://schemas.microsoft.com/office/drawing/2010/main" val="0"/>
                        </a:ext>
                      </a:extLst>
                    </a:blip>
                    <a:srcRect/>
                    <a:stretch>
                      <a:fillRect/>
                    </a:stretch>
                  </pic:blipFill>
                  <pic:spPr bwMode="auto">
                    <a:xfrm>
                      <a:off x="0" y="0"/>
                      <a:ext cx="1428115" cy="274320"/>
                    </a:xfrm>
                    <a:prstGeom prst="rect">
                      <a:avLst/>
                    </a:prstGeom>
                    <a:noFill/>
                    <a:ln>
                      <a:noFill/>
                    </a:ln>
                  </pic:spPr>
                </pic:pic>
              </a:graphicData>
            </a:graphic>
          </wp:inline>
        </w:drawing>
      </w:r>
      <w:r w:rsidRPr="006D722E">
        <w:rPr>
          <w:rFonts w:ascii="Times New Roman" w:hAnsi="Times New Roman"/>
          <w:szCs w:val="21"/>
        </w:rPr>
        <w:t>，所以无解</w:t>
      </w:r>
      <w:r w:rsidRPr="006D722E">
        <w:rPr>
          <w:rFonts w:ascii="Times New Roman" w:hAnsi="Times New Roman"/>
          <w:szCs w:val="21"/>
        </w:rPr>
        <w:t xml:space="preserve">. </w:t>
      </w:r>
    </w:p>
    <w:p w14:paraId="2765D710" w14:textId="71AC2A51" w:rsidR="00910D29" w:rsidRPr="006D722E" w:rsidRDefault="00910D29" w:rsidP="00910D29">
      <w:pPr>
        <w:snapToGrid w:val="0"/>
        <w:spacing w:line="360" w:lineRule="auto"/>
        <w:ind w:firstLineChars="301" w:firstLine="632"/>
        <w:rPr>
          <w:rFonts w:ascii="Times New Roman" w:hAnsi="Times New Roman"/>
          <w:szCs w:val="21"/>
        </w:rPr>
      </w:pPr>
      <w:r w:rsidRPr="006D722E">
        <w:rPr>
          <w:rFonts w:ascii="Times New Roman" w:hAnsi="Times New Roman"/>
          <w:szCs w:val="21"/>
        </w:rPr>
        <w:t>因此，这时有解</w:t>
      </w:r>
      <w:r w:rsidRPr="006D722E">
        <w:rPr>
          <w:rFonts w:ascii="Times New Roman" w:hAnsi="Times New Roman"/>
          <w:noProof/>
          <w:position w:val="-16"/>
          <w:szCs w:val="21"/>
        </w:rPr>
        <w:drawing>
          <wp:inline distT="0" distB="0" distL="0" distR="0" wp14:anchorId="36156119" wp14:editId="4886AD1E">
            <wp:extent cx="1350645" cy="274320"/>
            <wp:effectExtent l="0" t="0" r="1905"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1346" cstate="print">
                      <a:extLst>
                        <a:ext uri="{28A0092B-C50C-407E-A947-70E740481C1C}">
                          <a14:useLocalDpi xmlns:a14="http://schemas.microsoft.com/office/drawing/2010/main" val="0"/>
                        </a:ext>
                      </a:extLst>
                    </a:blip>
                    <a:srcRect/>
                    <a:stretch>
                      <a:fillRect/>
                    </a:stretch>
                  </pic:blipFill>
                  <pic:spPr bwMode="auto">
                    <a:xfrm>
                      <a:off x="0" y="0"/>
                      <a:ext cx="1350645" cy="274320"/>
                    </a:xfrm>
                    <a:prstGeom prst="rect">
                      <a:avLst/>
                    </a:prstGeom>
                    <a:noFill/>
                    <a:ln>
                      <a:noFill/>
                    </a:ln>
                  </pic:spPr>
                </pic:pic>
              </a:graphicData>
            </a:graphic>
          </wp:inline>
        </w:drawing>
      </w:r>
      <w:r w:rsidRPr="006D722E">
        <w:rPr>
          <w:rFonts w:ascii="Times New Roman" w:hAnsi="Times New Roman"/>
          <w:szCs w:val="21"/>
        </w:rPr>
        <w:t xml:space="preserve">. </w:t>
      </w:r>
    </w:p>
    <w:p w14:paraId="08F84992" w14:textId="3B81FF8F" w:rsidR="00910D29" w:rsidRPr="003C2E41" w:rsidRDefault="00910D29">
      <w:pPr>
        <w:pStyle w:val="ae"/>
        <w:numPr>
          <w:ilvl w:val="0"/>
          <w:numId w:val="29"/>
        </w:numPr>
        <w:snapToGrid w:val="0"/>
        <w:spacing w:line="360" w:lineRule="auto"/>
        <w:ind w:firstLineChars="0"/>
        <w:rPr>
          <w:rFonts w:ascii="Times New Roman" w:hAnsi="Times New Roman" w:hint="eastAsia"/>
          <w:szCs w:val="21"/>
          <w:rPrChange w:id="4031" w:author="zhengping jin" w:date="2024-08-13T09:18:00Z" w16du:dateUtc="2024-08-13T01:18:00Z">
            <w:rPr>
              <w:rFonts w:hint="eastAsia"/>
            </w:rPr>
          </w:rPrChange>
        </w:rPr>
        <w:pPrChange w:id="4032" w:author="zhengping jin" w:date="2024-08-13T09:18:00Z" w16du:dateUtc="2024-08-13T01:18:00Z">
          <w:pPr>
            <w:snapToGrid w:val="0"/>
            <w:spacing w:line="360" w:lineRule="auto"/>
            <w:ind w:firstLineChars="202" w:firstLine="424"/>
          </w:pPr>
        </w:pPrChange>
      </w:pPr>
      <w:del w:id="4033" w:author="zhengping jin" w:date="2024-08-13T09:18:00Z" w16du:dateUtc="2024-08-13T01:18:00Z">
        <w:r w:rsidRPr="003C2E41" w:rsidDel="003C2E41">
          <w:rPr>
            <w:rFonts w:ascii="宋体" w:hAnsi="宋体" w:cs="宋体" w:hint="eastAsia"/>
            <w:szCs w:val="21"/>
          </w:rPr>
          <w:delText>②</w:delText>
        </w:r>
      </w:del>
      <w:r w:rsidRPr="003C2E41">
        <w:rPr>
          <w:rFonts w:ascii="宋体" w:hAnsi="宋体" w:cs="宋体" w:hint="eastAsia"/>
          <w:szCs w:val="21"/>
        </w:rPr>
        <w:t xml:space="preserve"> </w:t>
      </w:r>
      <w:r w:rsidRPr="003C2E41">
        <w:rPr>
          <w:rFonts w:ascii="Times New Roman" w:hAnsi="Times New Roman" w:hint="eastAsia"/>
          <w:szCs w:val="21"/>
          <w:rPrChange w:id="4034" w:author="zhengping jin" w:date="2024-08-13T09:18:00Z" w16du:dateUtc="2024-08-13T01:18:00Z">
            <w:rPr>
              <w:rFonts w:hint="eastAsia"/>
            </w:rPr>
          </w:rPrChange>
        </w:rPr>
        <w:t>将</w:t>
      </w:r>
      <w:r w:rsidRPr="006D722E">
        <w:rPr>
          <w:noProof/>
          <w:position w:val="-14"/>
        </w:rPr>
        <w:drawing>
          <wp:inline distT="0" distB="0" distL="0" distR="0" wp14:anchorId="6D3ACC7A" wp14:editId="42ADA71B">
            <wp:extent cx="907415" cy="260350"/>
            <wp:effectExtent l="0" t="0" r="6985" b="635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347" cstate="print">
                      <a:extLst>
                        <a:ext uri="{28A0092B-C50C-407E-A947-70E740481C1C}">
                          <a14:useLocalDpi xmlns:a14="http://schemas.microsoft.com/office/drawing/2010/main" val="0"/>
                        </a:ext>
                      </a:extLst>
                    </a:blip>
                    <a:srcRect/>
                    <a:stretch>
                      <a:fillRect/>
                    </a:stretch>
                  </pic:blipFill>
                  <pic:spPr bwMode="auto">
                    <a:xfrm>
                      <a:off x="0" y="0"/>
                      <a:ext cx="907415" cy="260350"/>
                    </a:xfrm>
                    <a:prstGeom prst="rect">
                      <a:avLst/>
                    </a:prstGeom>
                    <a:noFill/>
                    <a:ln>
                      <a:noFill/>
                    </a:ln>
                  </pic:spPr>
                </pic:pic>
              </a:graphicData>
            </a:graphic>
          </wp:inline>
        </w:drawing>
      </w:r>
      <w:ins w:id="4035" w:author="zhengping jin" w:date="2024-08-13T09:18:00Z" w16du:dateUtc="2024-08-13T01:18:00Z">
        <w:r w:rsidR="008031A1" w:rsidRPr="003C2E41">
          <w:rPr>
            <w:rFonts w:ascii="Times New Roman" w:hAnsi="Times New Roman" w:hint="eastAsia"/>
            <w:szCs w:val="21"/>
            <w:rPrChange w:id="4036" w:author="zhengping jin" w:date="2024-08-13T09:18:00Z" w16du:dateUtc="2024-08-13T01:18:00Z">
              <w:rPr>
                <w:rFonts w:hint="eastAsia"/>
              </w:rPr>
            </w:rPrChange>
          </w:rPr>
          <w:t xml:space="preserve">, </w:t>
        </w:r>
      </w:ins>
      <w:r w:rsidRPr="003C2E41">
        <w:rPr>
          <w:rFonts w:ascii="Times New Roman" w:hAnsi="Times New Roman" w:hint="eastAsia"/>
          <w:szCs w:val="21"/>
          <w:rPrChange w:id="4037" w:author="zhengping jin" w:date="2024-08-13T09:18:00Z" w16du:dateUtc="2024-08-13T01:18:00Z">
            <w:rPr>
              <w:rFonts w:hint="eastAsia"/>
            </w:rPr>
          </w:rPrChange>
        </w:rPr>
        <w:t>即</w:t>
      </w:r>
      <w:r w:rsidRPr="006D722E">
        <w:rPr>
          <w:noProof/>
          <w:position w:val="-12"/>
        </w:rPr>
        <w:drawing>
          <wp:inline distT="0" distB="0" distL="0" distR="0" wp14:anchorId="03C360B5" wp14:editId="082B17BC">
            <wp:extent cx="668020" cy="232410"/>
            <wp:effectExtent l="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1348" cstate="print">
                      <a:extLst>
                        <a:ext uri="{28A0092B-C50C-407E-A947-70E740481C1C}">
                          <a14:useLocalDpi xmlns:a14="http://schemas.microsoft.com/office/drawing/2010/main" val="0"/>
                        </a:ext>
                      </a:extLst>
                    </a:blip>
                    <a:srcRect/>
                    <a:stretch>
                      <a:fillRect/>
                    </a:stretch>
                  </pic:blipFill>
                  <pic:spPr bwMode="auto">
                    <a:xfrm>
                      <a:off x="0" y="0"/>
                      <a:ext cx="668020" cy="232410"/>
                    </a:xfrm>
                    <a:prstGeom prst="rect">
                      <a:avLst/>
                    </a:prstGeom>
                    <a:noFill/>
                    <a:ln>
                      <a:noFill/>
                    </a:ln>
                  </pic:spPr>
                </pic:pic>
              </a:graphicData>
            </a:graphic>
          </wp:inline>
        </w:drawing>
      </w:r>
      <w:r w:rsidRPr="003C2E41">
        <w:rPr>
          <w:rFonts w:ascii="Times New Roman" w:hAnsi="Times New Roman" w:hint="eastAsia"/>
          <w:szCs w:val="21"/>
          <w:rPrChange w:id="4038" w:author="zhengping jin" w:date="2024-08-13T09:18:00Z" w16du:dateUtc="2024-08-13T01:18:00Z">
            <w:rPr>
              <w:rFonts w:hint="eastAsia"/>
            </w:rPr>
          </w:rPrChange>
        </w:rPr>
        <w:t>，代入</w:t>
      </w:r>
      <w:r w:rsidRPr="006D722E">
        <w:rPr>
          <w:noProof/>
          <w:position w:val="-16"/>
        </w:rPr>
        <w:drawing>
          <wp:inline distT="0" distB="0" distL="0" distR="0" wp14:anchorId="7961A0F2" wp14:editId="2F1ADC09">
            <wp:extent cx="1188720" cy="274320"/>
            <wp:effectExtent l="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1349"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r w:rsidRPr="003C2E41">
        <w:rPr>
          <w:rFonts w:ascii="Times New Roman" w:hAnsi="Times New Roman" w:hint="eastAsia"/>
          <w:szCs w:val="21"/>
          <w:rPrChange w:id="4039" w:author="zhengping jin" w:date="2024-08-13T09:18:00Z" w16du:dateUtc="2024-08-13T01:18:00Z">
            <w:rPr>
              <w:rFonts w:hint="eastAsia"/>
            </w:rPr>
          </w:rPrChange>
        </w:rPr>
        <w:t>得</w:t>
      </w:r>
      <w:ins w:id="4040" w:author="zhengping jin" w:date="2024-08-13T09:18:00Z" w16du:dateUtc="2024-08-13T01:18:00Z">
        <w:r w:rsidR="003C2E41" w:rsidRPr="003C2E41">
          <w:rPr>
            <w:rFonts w:ascii="Times New Roman" w:hAnsi="Times New Roman" w:hint="eastAsia"/>
            <w:szCs w:val="21"/>
            <w:rPrChange w:id="4041" w:author="zhengping jin" w:date="2024-08-13T09:18:00Z" w16du:dateUtc="2024-08-13T01:18:00Z">
              <w:rPr>
                <w:rFonts w:hint="eastAsia"/>
              </w:rPr>
            </w:rPrChange>
          </w:rPr>
          <w:t>,</w:t>
        </w:r>
      </w:ins>
    </w:p>
    <w:p w14:paraId="382B27D4" w14:textId="2AE34EB3" w:rsidR="00910D29" w:rsidRPr="006D722E" w:rsidRDefault="00910D29">
      <w:pPr>
        <w:snapToGrid w:val="0"/>
        <w:spacing w:line="360" w:lineRule="auto"/>
        <w:ind w:firstLineChars="301" w:firstLine="632"/>
        <w:jc w:val="center"/>
        <w:rPr>
          <w:rFonts w:ascii="Times New Roman" w:hAnsi="Times New Roman"/>
          <w:szCs w:val="21"/>
        </w:rPr>
        <w:pPrChange w:id="4042" w:author="zhengping jin" w:date="2024-08-13T09:18:00Z" w16du:dateUtc="2024-08-13T01:18:00Z">
          <w:pPr>
            <w:snapToGrid w:val="0"/>
            <w:spacing w:line="360" w:lineRule="auto"/>
            <w:ind w:firstLineChars="301" w:firstLine="632"/>
          </w:pPr>
        </w:pPrChange>
      </w:pPr>
      <w:r w:rsidRPr="006D722E">
        <w:rPr>
          <w:rFonts w:ascii="Times New Roman" w:hAnsi="Times New Roman"/>
          <w:noProof/>
          <w:position w:val="-14"/>
          <w:szCs w:val="21"/>
        </w:rPr>
        <w:drawing>
          <wp:inline distT="0" distB="0" distL="0" distR="0" wp14:anchorId="31684FAA" wp14:editId="69A56E93">
            <wp:extent cx="1146810" cy="260350"/>
            <wp:effectExtent l="0" t="0" r="0" b="635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350" cstate="print">
                      <a:extLst>
                        <a:ext uri="{28A0092B-C50C-407E-A947-70E740481C1C}">
                          <a14:useLocalDpi xmlns:a14="http://schemas.microsoft.com/office/drawing/2010/main" val="0"/>
                        </a:ext>
                      </a:extLst>
                    </a:blip>
                    <a:srcRect/>
                    <a:stretch>
                      <a:fillRect/>
                    </a:stretch>
                  </pic:blipFill>
                  <pic:spPr bwMode="auto">
                    <a:xfrm>
                      <a:off x="0" y="0"/>
                      <a:ext cx="1146810" cy="260350"/>
                    </a:xfrm>
                    <a:prstGeom prst="rect">
                      <a:avLst/>
                    </a:prstGeom>
                    <a:noFill/>
                    <a:ln>
                      <a:noFill/>
                    </a:ln>
                  </pic:spPr>
                </pic:pic>
              </a:graphicData>
            </a:graphic>
          </wp:inline>
        </w:drawing>
      </w:r>
      <w:r w:rsidRPr="006D722E">
        <w:rPr>
          <w:rFonts w:ascii="Times New Roman" w:hAnsi="Times New Roman"/>
          <w:noProof/>
          <w:position w:val="-16"/>
          <w:szCs w:val="21"/>
        </w:rPr>
        <w:drawing>
          <wp:inline distT="0" distB="0" distL="0" distR="0" wp14:anchorId="09C4E808" wp14:editId="6F7DEFA8">
            <wp:extent cx="724535" cy="274320"/>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351" cstate="print">
                      <a:extLst>
                        <a:ext uri="{28A0092B-C50C-407E-A947-70E740481C1C}">
                          <a14:useLocalDpi xmlns:a14="http://schemas.microsoft.com/office/drawing/2010/main" val="0"/>
                        </a:ext>
                      </a:extLst>
                    </a:blip>
                    <a:srcRect/>
                    <a:stretch>
                      <a:fillRect/>
                    </a:stretch>
                  </pic:blipFill>
                  <pic:spPr bwMode="auto">
                    <a:xfrm>
                      <a:off x="0" y="0"/>
                      <a:ext cx="724535" cy="274320"/>
                    </a:xfrm>
                    <a:prstGeom prst="rect">
                      <a:avLst/>
                    </a:prstGeom>
                    <a:noFill/>
                    <a:ln>
                      <a:noFill/>
                    </a:ln>
                  </pic:spPr>
                </pic:pic>
              </a:graphicData>
            </a:graphic>
          </wp:inline>
        </w:drawing>
      </w:r>
      <w:r w:rsidRPr="006D722E">
        <w:rPr>
          <w:rFonts w:ascii="Times New Roman" w:hAnsi="Times New Roman"/>
          <w:szCs w:val="21"/>
        </w:rPr>
        <w:t>，</w:t>
      </w:r>
    </w:p>
    <w:p w14:paraId="6AA3B5EC" w14:textId="2E554984" w:rsidR="00910D29" w:rsidRPr="006D722E" w:rsidDel="003C2E41" w:rsidRDefault="00910D29" w:rsidP="00910D29">
      <w:pPr>
        <w:snapToGrid w:val="0"/>
        <w:spacing w:line="360" w:lineRule="auto"/>
        <w:ind w:firstLineChars="300" w:firstLine="630"/>
        <w:rPr>
          <w:del w:id="4043" w:author="zhengping jin" w:date="2024-08-13T09:19:00Z" w16du:dateUtc="2024-08-13T01:19:00Z"/>
          <w:rFonts w:ascii="Times New Roman" w:hAnsi="Times New Roman"/>
          <w:szCs w:val="21"/>
        </w:rPr>
      </w:pPr>
      <w:r w:rsidRPr="006D722E">
        <w:rPr>
          <w:rFonts w:ascii="Times New Roman" w:hAnsi="Times New Roman"/>
          <w:szCs w:val="21"/>
        </w:rPr>
        <w:t>由于</w:t>
      </w:r>
      <w:r w:rsidRPr="006D722E">
        <w:rPr>
          <w:rFonts w:ascii="Times New Roman" w:hAnsi="Times New Roman"/>
          <w:noProof/>
          <w:position w:val="-16"/>
          <w:szCs w:val="21"/>
        </w:rPr>
        <w:drawing>
          <wp:inline distT="0" distB="0" distL="0" distR="0" wp14:anchorId="62062204" wp14:editId="7F84AB31">
            <wp:extent cx="2342515" cy="274320"/>
            <wp:effectExtent l="0" t="0" r="635"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352" cstate="print">
                      <a:extLst>
                        <a:ext uri="{28A0092B-C50C-407E-A947-70E740481C1C}">
                          <a14:useLocalDpi xmlns:a14="http://schemas.microsoft.com/office/drawing/2010/main" val="0"/>
                        </a:ext>
                      </a:extLst>
                    </a:blip>
                    <a:srcRect/>
                    <a:stretch>
                      <a:fillRect/>
                    </a:stretch>
                  </pic:blipFill>
                  <pic:spPr bwMode="auto">
                    <a:xfrm>
                      <a:off x="0" y="0"/>
                      <a:ext cx="2342515" cy="274320"/>
                    </a:xfrm>
                    <a:prstGeom prst="rect">
                      <a:avLst/>
                    </a:prstGeom>
                    <a:noFill/>
                    <a:ln>
                      <a:noFill/>
                    </a:ln>
                  </pic:spPr>
                </pic:pic>
              </a:graphicData>
            </a:graphic>
          </wp:inline>
        </w:drawing>
      </w:r>
      <w:r w:rsidRPr="006D722E">
        <w:rPr>
          <w:rFonts w:ascii="Times New Roman" w:hAnsi="Times New Roman"/>
          <w:szCs w:val="21"/>
        </w:rPr>
        <w:t>，</w:t>
      </w:r>
    </w:p>
    <w:p w14:paraId="4E4BD253" w14:textId="77777777" w:rsidR="003C2E41" w:rsidRDefault="00910D29" w:rsidP="00910D29">
      <w:pPr>
        <w:snapToGrid w:val="0"/>
        <w:spacing w:line="360" w:lineRule="auto"/>
        <w:ind w:firstLineChars="300" w:firstLine="630"/>
        <w:rPr>
          <w:ins w:id="4044" w:author="zhengping jin" w:date="2024-08-13T09:19:00Z" w16du:dateUtc="2024-08-13T01:19:00Z"/>
          <w:rFonts w:ascii="Times New Roman" w:hAnsi="Times New Roman"/>
          <w:szCs w:val="21"/>
        </w:rPr>
      </w:pPr>
      <w:r w:rsidRPr="006D722E">
        <w:rPr>
          <w:rFonts w:ascii="Times New Roman" w:hAnsi="Times New Roman"/>
          <w:szCs w:val="21"/>
        </w:rPr>
        <w:t>所以有</w:t>
      </w:r>
      <w:del w:id="4045" w:author="zhengping jin" w:date="2024-07-31T20:47:00Z" w16du:dateUtc="2024-07-31T12:47:00Z">
        <w:r w:rsidRPr="006D722E" w:rsidDel="00286BFC">
          <w:rPr>
            <w:rFonts w:ascii="Times New Roman" w:hAnsi="Times New Roman"/>
            <w:szCs w:val="21"/>
          </w:rPr>
          <w:delText>惟一</w:delText>
        </w:r>
      </w:del>
      <w:ins w:id="4046" w:author="zhengping jin" w:date="2024-07-31T20:47:00Z" w16du:dateUtc="2024-07-31T12:47:00Z">
        <w:r w:rsidR="00286BFC">
          <w:rPr>
            <w:rFonts w:ascii="Times New Roman" w:hAnsi="Times New Roman"/>
            <w:szCs w:val="21"/>
          </w:rPr>
          <w:t>唯一</w:t>
        </w:r>
      </w:ins>
      <w:r w:rsidRPr="006D722E">
        <w:rPr>
          <w:rFonts w:ascii="Times New Roman" w:hAnsi="Times New Roman"/>
          <w:szCs w:val="21"/>
        </w:rPr>
        <w:t>解：</w:t>
      </w:r>
      <w:r w:rsidRPr="006D722E">
        <w:rPr>
          <w:rFonts w:ascii="Times New Roman" w:hAnsi="Times New Roman"/>
          <w:noProof/>
          <w:position w:val="-12"/>
          <w:szCs w:val="21"/>
        </w:rPr>
        <w:drawing>
          <wp:inline distT="0" distB="0" distL="0" distR="0" wp14:anchorId="2053EC9D" wp14:editId="59E54B67">
            <wp:extent cx="513715" cy="232410"/>
            <wp:effectExtent l="0" t="0" r="635"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353" cstate="print">
                      <a:extLst>
                        <a:ext uri="{28A0092B-C50C-407E-A947-70E740481C1C}">
                          <a14:useLocalDpi xmlns:a14="http://schemas.microsoft.com/office/drawing/2010/main" val="0"/>
                        </a:ext>
                      </a:extLst>
                    </a:blip>
                    <a:srcRect/>
                    <a:stretch>
                      <a:fillRect/>
                    </a:stretch>
                  </pic:blipFill>
                  <pic:spPr bwMode="auto">
                    <a:xfrm>
                      <a:off x="0" y="0"/>
                      <a:ext cx="513715" cy="232410"/>
                    </a:xfrm>
                    <a:prstGeom prst="rect">
                      <a:avLst/>
                    </a:prstGeom>
                    <a:noFill/>
                    <a:ln>
                      <a:noFill/>
                    </a:ln>
                  </pic:spPr>
                </pic:pic>
              </a:graphicData>
            </a:graphic>
          </wp:inline>
        </w:drawing>
      </w:r>
    </w:p>
    <w:p w14:paraId="25870AA2" w14:textId="15EA0844" w:rsidR="00910D29" w:rsidRPr="006D722E" w:rsidRDefault="00910D29" w:rsidP="00910D29">
      <w:pPr>
        <w:snapToGrid w:val="0"/>
        <w:spacing w:line="360" w:lineRule="auto"/>
        <w:ind w:firstLineChars="300" w:firstLine="630"/>
        <w:rPr>
          <w:rFonts w:ascii="Times New Roman" w:hAnsi="Times New Roman"/>
          <w:szCs w:val="21"/>
        </w:rPr>
      </w:pPr>
      <w:r w:rsidRPr="006D722E">
        <w:rPr>
          <w:rFonts w:ascii="Times New Roman" w:hAnsi="Times New Roman"/>
          <w:szCs w:val="21"/>
        </w:rPr>
        <w:lastRenderedPageBreak/>
        <w:t>即</w:t>
      </w:r>
      <w:r w:rsidRPr="006D722E">
        <w:rPr>
          <w:rFonts w:ascii="Times New Roman" w:hAnsi="Times New Roman"/>
          <w:noProof/>
          <w:position w:val="-12"/>
          <w:szCs w:val="21"/>
        </w:rPr>
        <w:drawing>
          <wp:inline distT="0" distB="0" distL="0" distR="0" wp14:anchorId="4EA911DC" wp14:editId="050BE94F">
            <wp:extent cx="745490" cy="246380"/>
            <wp:effectExtent l="0" t="0" r="0" b="127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1354" cstate="print">
                      <a:extLst>
                        <a:ext uri="{28A0092B-C50C-407E-A947-70E740481C1C}">
                          <a14:useLocalDpi xmlns:a14="http://schemas.microsoft.com/office/drawing/2010/main" val="0"/>
                        </a:ext>
                      </a:extLst>
                    </a:blip>
                    <a:srcRect/>
                    <a:stretch>
                      <a:fillRect/>
                    </a:stretch>
                  </pic:blipFill>
                  <pic:spPr bwMode="auto">
                    <a:xfrm>
                      <a:off x="0" y="0"/>
                      <a:ext cx="745490" cy="246380"/>
                    </a:xfrm>
                    <a:prstGeom prst="rect">
                      <a:avLst/>
                    </a:prstGeom>
                    <a:noFill/>
                    <a:ln>
                      <a:noFill/>
                    </a:ln>
                  </pic:spPr>
                </pic:pic>
              </a:graphicData>
            </a:graphic>
          </wp:inline>
        </w:drawing>
      </w:r>
      <w:r w:rsidRPr="006D722E">
        <w:rPr>
          <w:rFonts w:ascii="Times New Roman" w:hAnsi="Times New Roman"/>
          <w:szCs w:val="21"/>
        </w:rPr>
        <w:t xml:space="preserve">. </w:t>
      </w:r>
    </w:p>
    <w:p w14:paraId="48AFB1E8" w14:textId="5F3EACB9" w:rsidR="00910D29" w:rsidRPr="006D722E" w:rsidRDefault="00910D29">
      <w:pPr>
        <w:snapToGrid w:val="0"/>
        <w:spacing w:line="360" w:lineRule="auto"/>
        <w:ind w:firstLineChars="472" w:firstLine="991"/>
        <w:rPr>
          <w:rFonts w:ascii="Times New Roman" w:hAnsi="Times New Roman"/>
          <w:szCs w:val="21"/>
        </w:rPr>
        <w:pPrChange w:id="4047" w:author="zhengping jin" w:date="2024-08-13T09:19:00Z" w16du:dateUtc="2024-08-13T01:19:00Z">
          <w:pPr>
            <w:snapToGrid w:val="0"/>
            <w:spacing w:line="360" w:lineRule="auto"/>
            <w:ind w:firstLineChars="300" w:firstLine="630"/>
          </w:pPr>
        </w:pPrChange>
      </w:pPr>
      <w:r w:rsidRPr="006D722E">
        <w:rPr>
          <w:rFonts w:ascii="Times New Roman" w:hAnsi="Times New Roman"/>
          <w:szCs w:val="21"/>
        </w:rPr>
        <w:t>将</w:t>
      </w:r>
      <w:r w:rsidRPr="006D722E">
        <w:rPr>
          <w:rFonts w:ascii="Times New Roman" w:hAnsi="Times New Roman"/>
          <w:noProof/>
          <w:position w:val="-12"/>
          <w:szCs w:val="21"/>
        </w:rPr>
        <w:drawing>
          <wp:inline distT="0" distB="0" distL="0" distR="0" wp14:anchorId="471F020F" wp14:editId="765E503C">
            <wp:extent cx="745490" cy="246380"/>
            <wp:effectExtent l="0" t="0" r="0" b="127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745490" cy="246380"/>
                    </a:xfrm>
                    <a:prstGeom prst="rect">
                      <a:avLst/>
                    </a:prstGeom>
                    <a:noFill/>
                    <a:ln>
                      <a:noFill/>
                    </a:ln>
                  </pic:spPr>
                </pic:pic>
              </a:graphicData>
            </a:graphic>
          </wp:inline>
        </w:drawing>
      </w:r>
      <w:r w:rsidRPr="006D722E">
        <w:rPr>
          <w:rFonts w:ascii="Times New Roman" w:hAnsi="Times New Roman"/>
          <w:szCs w:val="21"/>
        </w:rPr>
        <w:t>代入</w:t>
      </w:r>
      <w:r w:rsidRPr="006D722E">
        <w:rPr>
          <w:rFonts w:ascii="Times New Roman" w:hAnsi="Times New Roman"/>
          <w:noProof/>
          <w:position w:val="-16"/>
          <w:szCs w:val="21"/>
        </w:rPr>
        <w:drawing>
          <wp:inline distT="0" distB="0" distL="0" distR="0" wp14:anchorId="0B9ECAD3" wp14:editId="6F316BBC">
            <wp:extent cx="1188720" cy="274320"/>
            <wp:effectExtent l="0" t="0" r="0"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1356" cstate="print">
                      <a:extLst>
                        <a:ext uri="{28A0092B-C50C-407E-A947-70E740481C1C}">
                          <a14:useLocalDpi xmlns:a14="http://schemas.microsoft.com/office/drawing/2010/main" val="0"/>
                        </a:ext>
                      </a:extLst>
                    </a:blip>
                    <a:srcRect/>
                    <a:stretch>
                      <a:fillRect/>
                    </a:stretch>
                  </pic:blipFill>
                  <pic:spPr bwMode="auto">
                    <a:xfrm>
                      <a:off x="0" y="0"/>
                      <a:ext cx="1188720" cy="274320"/>
                    </a:xfrm>
                    <a:prstGeom prst="rect">
                      <a:avLst/>
                    </a:prstGeom>
                    <a:noFill/>
                    <a:ln>
                      <a:noFill/>
                    </a:ln>
                  </pic:spPr>
                </pic:pic>
              </a:graphicData>
            </a:graphic>
          </wp:inline>
        </w:drawing>
      </w:r>
      <w:r w:rsidRPr="006D722E">
        <w:rPr>
          <w:rFonts w:ascii="Times New Roman" w:hAnsi="Times New Roman"/>
          <w:szCs w:val="21"/>
        </w:rPr>
        <w:t>得</w:t>
      </w:r>
      <w:ins w:id="4048" w:author="zhengping jin" w:date="2024-08-13T09:19:00Z" w16du:dateUtc="2024-08-13T01:19:00Z">
        <w:r w:rsidR="003C2E41">
          <w:rPr>
            <w:rFonts w:ascii="Times New Roman" w:hAnsi="Times New Roman" w:hint="eastAsia"/>
            <w:szCs w:val="21"/>
          </w:rPr>
          <w:t>,</w:t>
        </w:r>
      </w:ins>
    </w:p>
    <w:p w14:paraId="1748EEF2" w14:textId="24C61211" w:rsidR="00910D29" w:rsidRPr="006D722E" w:rsidRDefault="00910D29">
      <w:pPr>
        <w:snapToGrid w:val="0"/>
        <w:spacing w:line="360" w:lineRule="auto"/>
        <w:ind w:firstLineChars="300" w:firstLine="630"/>
        <w:jc w:val="center"/>
        <w:rPr>
          <w:rFonts w:ascii="Times New Roman" w:hAnsi="Times New Roman"/>
          <w:szCs w:val="21"/>
        </w:rPr>
        <w:pPrChange w:id="4049" w:author="zhengping jin" w:date="2024-08-13T09:19:00Z" w16du:dateUtc="2024-08-13T01:19:00Z">
          <w:pPr>
            <w:snapToGrid w:val="0"/>
            <w:spacing w:line="360" w:lineRule="auto"/>
            <w:ind w:firstLineChars="300" w:firstLine="630"/>
          </w:pPr>
        </w:pPrChange>
      </w:pPr>
      <w:r w:rsidRPr="006D722E">
        <w:rPr>
          <w:rFonts w:ascii="Times New Roman" w:hAnsi="Times New Roman"/>
          <w:noProof/>
          <w:position w:val="-14"/>
          <w:szCs w:val="21"/>
        </w:rPr>
        <w:drawing>
          <wp:inline distT="0" distB="0" distL="0" distR="0" wp14:anchorId="65D7BE2B" wp14:editId="67C37E5B">
            <wp:extent cx="1223645" cy="260350"/>
            <wp:effectExtent l="0" t="0" r="0" b="635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1357" cstate="print">
                      <a:extLst>
                        <a:ext uri="{28A0092B-C50C-407E-A947-70E740481C1C}">
                          <a14:useLocalDpi xmlns:a14="http://schemas.microsoft.com/office/drawing/2010/main" val="0"/>
                        </a:ext>
                      </a:extLst>
                    </a:blip>
                    <a:srcRect/>
                    <a:stretch>
                      <a:fillRect/>
                    </a:stretch>
                  </pic:blipFill>
                  <pic:spPr bwMode="auto">
                    <a:xfrm>
                      <a:off x="0" y="0"/>
                      <a:ext cx="1223645" cy="260350"/>
                    </a:xfrm>
                    <a:prstGeom prst="rect">
                      <a:avLst/>
                    </a:prstGeom>
                    <a:noFill/>
                    <a:ln>
                      <a:noFill/>
                    </a:ln>
                  </pic:spPr>
                </pic:pic>
              </a:graphicData>
            </a:graphic>
          </wp:inline>
        </w:drawing>
      </w:r>
      <w:r w:rsidRPr="006D722E">
        <w:rPr>
          <w:rFonts w:ascii="Times New Roman" w:hAnsi="Times New Roman"/>
          <w:noProof/>
          <w:position w:val="-16"/>
          <w:szCs w:val="21"/>
        </w:rPr>
        <w:drawing>
          <wp:inline distT="0" distB="0" distL="0" distR="0" wp14:anchorId="20A75655" wp14:editId="7460140E">
            <wp:extent cx="724535" cy="274320"/>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1358" cstate="print">
                      <a:extLst>
                        <a:ext uri="{28A0092B-C50C-407E-A947-70E740481C1C}">
                          <a14:useLocalDpi xmlns:a14="http://schemas.microsoft.com/office/drawing/2010/main" val="0"/>
                        </a:ext>
                      </a:extLst>
                    </a:blip>
                    <a:srcRect/>
                    <a:stretch>
                      <a:fillRect/>
                    </a:stretch>
                  </pic:blipFill>
                  <pic:spPr bwMode="auto">
                    <a:xfrm>
                      <a:off x="0" y="0"/>
                      <a:ext cx="724535" cy="274320"/>
                    </a:xfrm>
                    <a:prstGeom prst="rect">
                      <a:avLst/>
                    </a:prstGeom>
                    <a:noFill/>
                    <a:ln>
                      <a:noFill/>
                    </a:ln>
                  </pic:spPr>
                </pic:pic>
              </a:graphicData>
            </a:graphic>
          </wp:inline>
        </w:drawing>
      </w:r>
      <w:r w:rsidRPr="006D722E">
        <w:rPr>
          <w:rFonts w:ascii="Times New Roman" w:hAnsi="Times New Roman"/>
          <w:szCs w:val="21"/>
        </w:rPr>
        <w:t>，</w:t>
      </w:r>
    </w:p>
    <w:p w14:paraId="64036F56" w14:textId="140A50E4" w:rsidR="00910D29" w:rsidRPr="006D722E" w:rsidDel="003C2E41" w:rsidRDefault="00910D29" w:rsidP="00910D29">
      <w:pPr>
        <w:snapToGrid w:val="0"/>
        <w:spacing w:line="360" w:lineRule="auto"/>
        <w:ind w:firstLineChars="300" w:firstLine="630"/>
        <w:rPr>
          <w:del w:id="4050" w:author="zhengping jin" w:date="2024-08-13T09:20:00Z" w16du:dateUtc="2024-08-13T01:20:00Z"/>
          <w:rFonts w:ascii="Times New Roman" w:hAnsi="Times New Roman"/>
          <w:szCs w:val="21"/>
        </w:rPr>
      </w:pPr>
      <w:r w:rsidRPr="006D722E">
        <w:rPr>
          <w:rFonts w:ascii="Times New Roman" w:hAnsi="Times New Roman"/>
          <w:szCs w:val="21"/>
        </w:rPr>
        <w:t>由于</w:t>
      </w:r>
      <w:r w:rsidRPr="006D722E">
        <w:rPr>
          <w:rFonts w:ascii="Times New Roman" w:hAnsi="Times New Roman"/>
          <w:noProof/>
          <w:position w:val="-14"/>
          <w:szCs w:val="21"/>
        </w:rPr>
        <w:drawing>
          <wp:inline distT="0" distB="0" distL="0" distR="0" wp14:anchorId="4EA7C522" wp14:editId="53139CAC">
            <wp:extent cx="1413510" cy="260350"/>
            <wp:effectExtent l="0" t="0" r="0" b="635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359" cstate="print">
                      <a:extLst>
                        <a:ext uri="{28A0092B-C50C-407E-A947-70E740481C1C}">
                          <a14:useLocalDpi xmlns:a14="http://schemas.microsoft.com/office/drawing/2010/main" val="0"/>
                        </a:ext>
                      </a:extLst>
                    </a:blip>
                    <a:srcRect/>
                    <a:stretch>
                      <a:fillRect/>
                    </a:stretch>
                  </pic:blipFill>
                  <pic:spPr bwMode="auto">
                    <a:xfrm>
                      <a:off x="0" y="0"/>
                      <a:ext cx="1413510" cy="260350"/>
                    </a:xfrm>
                    <a:prstGeom prst="rect">
                      <a:avLst/>
                    </a:prstGeom>
                    <a:noFill/>
                    <a:ln>
                      <a:noFill/>
                    </a:ln>
                  </pic:spPr>
                </pic:pic>
              </a:graphicData>
            </a:graphic>
          </wp:inline>
        </w:drawing>
      </w:r>
      <w:r w:rsidRPr="006D722E">
        <w:rPr>
          <w:rFonts w:ascii="Times New Roman" w:hAnsi="Times New Roman"/>
          <w:szCs w:val="21"/>
        </w:rPr>
        <w:t>，</w:t>
      </w:r>
      <w:r w:rsidRPr="006D722E">
        <w:rPr>
          <w:rFonts w:ascii="Times New Roman" w:hAnsi="Times New Roman"/>
          <w:noProof/>
          <w:position w:val="-16"/>
          <w:szCs w:val="21"/>
        </w:rPr>
        <w:drawing>
          <wp:inline distT="0" distB="0" distL="0" distR="0" wp14:anchorId="1542836B" wp14:editId="1F628D01">
            <wp:extent cx="1751330" cy="274320"/>
            <wp:effectExtent l="0" t="0" r="127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1751330" cy="274320"/>
                    </a:xfrm>
                    <a:prstGeom prst="rect">
                      <a:avLst/>
                    </a:prstGeom>
                    <a:noFill/>
                    <a:ln>
                      <a:noFill/>
                    </a:ln>
                  </pic:spPr>
                </pic:pic>
              </a:graphicData>
            </a:graphic>
          </wp:inline>
        </w:drawing>
      </w:r>
      <w:r w:rsidRPr="006D722E">
        <w:rPr>
          <w:rFonts w:ascii="Times New Roman" w:hAnsi="Times New Roman"/>
          <w:szCs w:val="21"/>
        </w:rPr>
        <w:t>，</w:t>
      </w:r>
    </w:p>
    <w:p w14:paraId="7A961A29" w14:textId="77777777" w:rsidR="003C2E41" w:rsidRDefault="00910D29" w:rsidP="00910D29">
      <w:pPr>
        <w:snapToGrid w:val="0"/>
        <w:spacing w:line="360" w:lineRule="auto"/>
        <w:ind w:firstLineChars="300" w:firstLine="630"/>
        <w:rPr>
          <w:ins w:id="4051" w:author="zhengping jin" w:date="2024-08-13T09:20:00Z" w16du:dateUtc="2024-08-13T01:20:00Z"/>
          <w:rFonts w:ascii="Times New Roman" w:hAnsi="Times New Roman"/>
          <w:szCs w:val="21"/>
        </w:rPr>
      </w:pPr>
      <w:r w:rsidRPr="006D722E">
        <w:rPr>
          <w:rFonts w:ascii="Times New Roman" w:hAnsi="Times New Roman"/>
          <w:szCs w:val="21"/>
        </w:rPr>
        <w:t>所以有</w:t>
      </w:r>
      <w:del w:id="4052" w:author="zhengping jin" w:date="2024-07-31T20:47:00Z" w16du:dateUtc="2024-07-31T12:47:00Z">
        <w:r w:rsidRPr="006D722E" w:rsidDel="00286BFC">
          <w:rPr>
            <w:rFonts w:ascii="Times New Roman" w:hAnsi="Times New Roman"/>
            <w:szCs w:val="21"/>
          </w:rPr>
          <w:delText>惟一</w:delText>
        </w:r>
      </w:del>
      <w:ins w:id="4053" w:author="zhengping jin" w:date="2024-07-31T20:47:00Z" w16du:dateUtc="2024-07-31T12:47:00Z">
        <w:r w:rsidR="00286BFC">
          <w:rPr>
            <w:rFonts w:ascii="Times New Roman" w:hAnsi="Times New Roman"/>
            <w:szCs w:val="21"/>
          </w:rPr>
          <w:t>唯一</w:t>
        </w:r>
      </w:ins>
      <w:r w:rsidRPr="006D722E">
        <w:rPr>
          <w:rFonts w:ascii="Times New Roman" w:hAnsi="Times New Roman"/>
          <w:szCs w:val="21"/>
        </w:rPr>
        <w:t>解：</w:t>
      </w:r>
    </w:p>
    <w:p w14:paraId="72D323A2" w14:textId="2FD0DC09" w:rsidR="00910D29" w:rsidRPr="006D722E" w:rsidRDefault="00910D29" w:rsidP="00910D29">
      <w:pPr>
        <w:snapToGrid w:val="0"/>
        <w:spacing w:line="360" w:lineRule="auto"/>
        <w:ind w:firstLineChars="300" w:firstLine="630"/>
        <w:rPr>
          <w:rFonts w:ascii="Times New Roman" w:hAnsi="Times New Roman"/>
          <w:szCs w:val="21"/>
        </w:rPr>
      </w:pPr>
      <w:r w:rsidRPr="006D722E">
        <w:rPr>
          <w:rFonts w:ascii="Times New Roman" w:hAnsi="Times New Roman"/>
          <w:noProof/>
          <w:position w:val="-12"/>
          <w:szCs w:val="21"/>
        </w:rPr>
        <w:drawing>
          <wp:inline distT="0" distB="0" distL="0" distR="0" wp14:anchorId="33B86016" wp14:editId="2F984190">
            <wp:extent cx="745490" cy="232410"/>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361" cstate="print">
                      <a:extLst>
                        <a:ext uri="{28A0092B-C50C-407E-A947-70E740481C1C}">
                          <a14:useLocalDpi xmlns:a14="http://schemas.microsoft.com/office/drawing/2010/main" val="0"/>
                        </a:ext>
                      </a:extLst>
                    </a:blip>
                    <a:srcRect/>
                    <a:stretch>
                      <a:fillRect/>
                    </a:stretch>
                  </pic:blipFill>
                  <pic:spPr bwMode="auto">
                    <a:xfrm>
                      <a:off x="0" y="0"/>
                      <a:ext cx="745490" cy="232410"/>
                    </a:xfrm>
                    <a:prstGeom prst="rect">
                      <a:avLst/>
                    </a:prstGeom>
                    <a:noFill/>
                    <a:ln>
                      <a:noFill/>
                    </a:ln>
                  </pic:spPr>
                </pic:pic>
              </a:graphicData>
            </a:graphic>
          </wp:inline>
        </w:drawing>
      </w:r>
      <w:r w:rsidRPr="006D722E">
        <w:rPr>
          <w:rFonts w:ascii="Times New Roman" w:hAnsi="Times New Roman"/>
          <w:szCs w:val="21"/>
        </w:rPr>
        <w:t>，即</w:t>
      </w:r>
      <w:r w:rsidRPr="006D722E">
        <w:rPr>
          <w:rFonts w:ascii="Times New Roman" w:hAnsi="Times New Roman"/>
          <w:noProof/>
          <w:position w:val="-16"/>
          <w:szCs w:val="21"/>
        </w:rPr>
        <w:drawing>
          <wp:inline distT="0" distB="0" distL="0" distR="0" wp14:anchorId="434AF905" wp14:editId="40BEBEA6">
            <wp:extent cx="2138045" cy="274320"/>
            <wp:effectExtent l="0" t="0" r="0"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362" cstate="print">
                      <a:extLst>
                        <a:ext uri="{28A0092B-C50C-407E-A947-70E740481C1C}">
                          <a14:useLocalDpi xmlns:a14="http://schemas.microsoft.com/office/drawing/2010/main" val="0"/>
                        </a:ext>
                      </a:extLst>
                    </a:blip>
                    <a:srcRect/>
                    <a:stretch>
                      <a:fillRect/>
                    </a:stretch>
                  </pic:blipFill>
                  <pic:spPr bwMode="auto">
                    <a:xfrm>
                      <a:off x="0" y="0"/>
                      <a:ext cx="2138045" cy="274320"/>
                    </a:xfrm>
                    <a:prstGeom prst="rect">
                      <a:avLst/>
                    </a:prstGeom>
                    <a:noFill/>
                    <a:ln>
                      <a:noFill/>
                    </a:ln>
                  </pic:spPr>
                </pic:pic>
              </a:graphicData>
            </a:graphic>
          </wp:inline>
        </w:drawing>
      </w:r>
      <w:r w:rsidRPr="006D722E">
        <w:rPr>
          <w:rFonts w:ascii="Times New Roman" w:hAnsi="Times New Roman"/>
          <w:szCs w:val="21"/>
        </w:rPr>
        <w:t>，</w:t>
      </w:r>
    </w:p>
    <w:p w14:paraId="290B058C" w14:textId="41CCBB3C" w:rsidR="00910D29" w:rsidRPr="006D722E" w:rsidRDefault="00910D29" w:rsidP="00910D29">
      <w:pPr>
        <w:snapToGrid w:val="0"/>
        <w:spacing w:line="360" w:lineRule="auto"/>
        <w:ind w:firstLineChars="300" w:firstLine="630"/>
        <w:rPr>
          <w:rFonts w:ascii="Times New Roman" w:hAnsi="Times New Roman"/>
          <w:szCs w:val="21"/>
        </w:rPr>
      </w:pPr>
      <w:r w:rsidRPr="006D722E">
        <w:rPr>
          <w:rFonts w:ascii="Times New Roman" w:hAnsi="Times New Roman"/>
          <w:szCs w:val="21"/>
        </w:rPr>
        <w:t>因此，这时有解</w:t>
      </w:r>
      <w:r w:rsidRPr="006D722E">
        <w:rPr>
          <w:rFonts w:ascii="Times New Roman" w:hAnsi="Times New Roman"/>
          <w:noProof/>
          <w:position w:val="-6"/>
          <w:szCs w:val="21"/>
        </w:rPr>
        <w:drawing>
          <wp:inline distT="0" distB="0" distL="0" distR="0" wp14:anchorId="2E40042B" wp14:editId="00010295">
            <wp:extent cx="436245" cy="182880"/>
            <wp:effectExtent l="0" t="0" r="1905" b="762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363" cstate="print">
                      <a:extLst>
                        <a:ext uri="{28A0092B-C50C-407E-A947-70E740481C1C}">
                          <a14:useLocalDpi xmlns:a14="http://schemas.microsoft.com/office/drawing/2010/main" val="0"/>
                        </a:ext>
                      </a:extLst>
                    </a:blip>
                    <a:srcRect/>
                    <a:stretch>
                      <a:fillRect/>
                    </a:stretch>
                  </pic:blipFill>
                  <pic:spPr bwMode="auto">
                    <a:xfrm>
                      <a:off x="0" y="0"/>
                      <a:ext cx="436245" cy="182880"/>
                    </a:xfrm>
                    <a:prstGeom prst="rect">
                      <a:avLst/>
                    </a:prstGeom>
                    <a:noFill/>
                    <a:ln>
                      <a:noFill/>
                    </a:ln>
                  </pic:spPr>
                </pic:pic>
              </a:graphicData>
            </a:graphic>
          </wp:inline>
        </w:drawing>
      </w:r>
      <w:r w:rsidRPr="006D722E">
        <w:rPr>
          <w:rFonts w:ascii="Times New Roman" w:hAnsi="Times New Roman"/>
          <w:szCs w:val="21"/>
        </w:rPr>
        <w:t xml:space="preserve"> </w:t>
      </w:r>
      <w:r w:rsidRPr="006D722E">
        <w:rPr>
          <w:rFonts w:ascii="Times New Roman" w:hAnsi="Times New Roman"/>
          <w:noProof/>
          <w:position w:val="-16"/>
          <w:szCs w:val="21"/>
        </w:rPr>
        <w:drawing>
          <wp:inline distT="0" distB="0" distL="0" distR="0" wp14:anchorId="68ECA6CE" wp14:editId="52D86CAF">
            <wp:extent cx="626110" cy="274320"/>
            <wp:effectExtent l="0" t="0" r="2540"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364" cstate="print">
                      <a:extLst>
                        <a:ext uri="{28A0092B-C50C-407E-A947-70E740481C1C}">
                          <a14:useLocalDpi xmlns:a14="http://schemas.microsoft.com/office/drawing/2010/main" val="0"/>
                        </a:ext>
                      </a:extLst>
                    </a:blip>
                    <a:srcRect/>
                    <a:stretch>
                      <a:fillRect/>
                    </a:stretch>
                  </pic:blipFill>
                  <pic:spPr bwMode="auto">
                    <a:xfrm>
                      <a:off x="0" y="0"/>
                      <a:ext cx="626110" cy="274320"/>
                    </a:xfrm>
                    <a:prstGeom prst="rect">
                      <a:avLst/>
                    </a:prstGeom>
                    <a:noFill/>
                    <a:ln>
                      <a:noFill/>
                    </a:ln>
                  </pic:spPr>
                </pic:pic>
              </a:graphicData>
            </a:graphic>
          </wp:inline>
        </w:drawing>
      </w:r>
      <w:r w:rsidRPr="006D722E">
        <w:rPr>
          <w:rFonts w:ascii="Times New Roman" w:hAnsi="Times New Roman"/>
          <w:szCs w:val="21"/>
        </w:rPr>
        <w:t xml:space="preserve">. </w:t>
      </w:r>
    </w:p>
    <w:p w14:paraId="26E0A3E7" w14:textId="615143DE" w:rsidR="00910D29" w:rsidRPr="006D722E" w:rsidRDefault="00910D29" w:rsidP="00910D29">
      <w:pPr>
        <w:snapToGrid w:val="0"/>
        <w:spacing w:line="360" w:lineRule="auto"/>
        <w:ind w:firstLineChars="302" w:firstLine="634"/>
        <w:rPr>
          <w:rFonts w:ascii="Times New Roman" w:hAnsi="Times New Roman"/>
          <w:szCs w:val="21"/>
        </w:rPr>
      </w:pPr>
      <w:r w:rsidRPr="006D722E">
        <w:rPr>
          <w:rFonts w:ascii="Times New Roman" w:hAnsi="Times New Roman"/>
          <w:szCs w:val="21"/>
        </w:rPr>
        <w:t>所以同余方程</w:t>
      </w:r>
      <w:r w:rsidRPr="006D722E">
        <w:rPr>
          <w:rFonts w:ascii="Times New Roman" w:hAnsi="Times New Roman"/>
          <w:noProof/>
          <w:position w:val="-16"/>
          <w:szCs w:val="21"/>
        </w:rPr>
        <w:drawing>
          <wp:inline distT="0" distB="0" distL="0" distR="0" wp14:anchorId="59C82E16" wp14:editId="7ED2353C">
            <wp:extent cx="2595245" cy="274320"/>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365" cstate="print">
                      <a:extLst>
                        <a:ext uri="{28A0092B-C50C-407E-A947-70E740481C1C}">
                          <a14:useLocalDpi xmlns:a14="http://schemas.microsoft.com/office/drawing/2010/main" val="0"/>
                        </a:ext>
                      </a:extLst>
                    </a:blip>
                    <a:srcRect/>
                    <a:stretch>
                      <a:fillRect/>
                    </a:stretch>
                  </pic:blipFill>
                  <pic:spPr bwMode="auto">
                    <a:xfrm>
                      <a:off x="0" y="0"/>
                      <a:ext cx="2595245" cy="274320"/>
                    </a:xfrm>
                    <a:prstGeom prst="rect">
                      <a:avLst/>
                    </a:prstGeom>
                    <a:noFill/>
                    <a:ln>
                      <a:noFill/>
                    </a:ln>
                  </pic:spPr>
                </pic:pic>
              </a:graphicData>
            </a:graphic>
          </wp:inline>
        </w:drawing>
      </w:r>
      <w:r w:rsidRPr="006D722E">
        <w:rPr>
          <w:rFonts w:ascii="Times New Roman" w:hAnsi="Times New Roman"/>
          <w:szCs w:val="21"/>
        </w:rPr>
        <w:t>有</w:t>
      </w:r>
      <w:r w:rsidRPr="006D722E">
        <w:rPr>
          <w:rFonts w:ascii="Times New Roman" w:hAnsi="Times New Roman"/>
          <w:szCs w:val="21"/>
        </w:rPr>
        <w:t>4</w:t>
      </w:r>
      <w:r w:rsidRPr="006D722E">
        <w:rPr>
          <w:rFonts w:ascii="Times New Roman" w:hAnsi="Times New Roman"/>
          <w:szCs w:val="21"/>
        </w:rPr>
        <w:t>个解：</w:t>
      </w:r>
    </w:p>
    <w:p w14:paraId="12FC98CE" w14:textId="7BFD781F" w:rsidR="00910D29" w:rsidRPr="006D722E" w:rsidRDefault="00910D29" w:rsidP="00910D29">
      <w:pPr>
        <w:snapToGrid w:val="0"/>
        <w:spacing w:line="360" w:lineRule="auto"/>
        <w:ind w:firstLineChars="1100" w:firstLine="2310"/>
        <w:rPr>
          <w:rFonts w:ascii="Times New Roman" w:hAnsi="Times New Roman"/>
          <w:szCs w:val="21"/>
        </w:rPr>
      </w:pPr>
      <w:r w:rsidRPr="006D722E">
        <w:rPr>
          <w:rFonts w:ascii="Times New Roman" w:hAnsi="Times New Roman"/>
          <w:noProof/>
          <w:position w:val="-6"/>
          <w:szCs w:val="21"/>
        </w:rPr>
        <w:drawing>
          <wp:inline distT="0" distB="0" distL="0" distR="0" wp14:anchorId="6F9CE87E" wp14:editId="6F7F26B9">
            <wp:extent cx="907415" cy="182880"/>
            <wp:effectExtent l="0" t="0" r="6985" b="762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1366" cstate="print">
                      <a:extLst>
                        <a:ext uri="{28A0092B-C50C-407E-A947-70E740481C1C}">
                          <a14:useLocalDpi xmlns:a14="http://schemas.microsoft.com/office/drawing/2010/main" val="0"/>
                        </a:ext>
                      </a:extLst>
                    </a:blip>
                    <a:srcRect/>
                    <a:stretch>
                      <a:fillRect/>
                    </a:stretch>
                  </pic:blipFill>
                  <pic:spPr bwMode="auto">
                    <a:xfrm>
                      <a:off x="0" y="0"/>
                      <a:ext cx="907415" cy="182880"/>
                    </a:xfrm>
                    <a:prstGeom prst="rect">
                      <a:avLst/>
                    </a:prstGeom>
                    <a:noFill/>
                    <a:ln>
                      <a:noFill/>
                    </a:ln>
                  </pic:spPr>
                </pic:pic>
              </a:graphicData>
            </a:graphic>
          </wp:inline>
        </w:drawing>
      </w:r>
      <w:r w:rsidRPr="006D722E">
        <w:rPr>
          <w:rFonts w:ascii="Times New Roman" w:hAnsi="Times New Roman"/>
          <w:szCs w:val="21"/>
        </w:rPr>
        <w:t xml:space="preserve"> </w:t>
      </w:r>
      <w:r w:rsidRPr="006D722E">
        <w:rPr>
          <w:rFonts w:ascii="Times New Roman" w:hAnsi="Times New Roman"/>
          <w:noProof/>
          <w:position w:val="-16"/>
          <w:szCs w:val="21"/>
        </w:rPr>
        <w:drawing>
          <wp:inline distT="0" distB="0" distL="0" distR="0" wp14:anchorId="71901631" wp14:editId="1F1300F8">
            <wp:extent cx="640080" cy="274320"/>
            <wp:effectExtent l="0" t="0" r="762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1367" cstate="print">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r>
      <w:r w:rsidRPr="006D722E">
        <w:rPr>
          <w:rFonts w:ascii="Times New Roman" w:hAnsi="Times New Roman"/>
          <w:szCs w:val="21"/>
        </w:rPr>
        <w:t xml:space="preserve">. </w:t>
      </w:r>
    </w:p>
    <w:p w14:paraId="7F7EE00A" w14:textId="4993801B" w:rsidR="00910D29" w:rsidRPr="006D722E" w:rsidRDefault="00910D29" w:rsidP="00910D29">
      <w:pPr>
        <w:snapToGrid w:val="0"/>
        <w:spacing w:line="360" w:lineRule="auto"/>
        <w:ind w:firstLineChars="200" w:firstLine="420"/>
        <w:rPr>
          <w:rFonts w:ascii="Times New Roman" w:hAnsi="Times New Roman"/>
          <w:szCs w:val="21"/>
        </w:rPr>
      </w:pPr>
      <w:r w:rsidRPr="006D722E">
        <w:rPr>
          <w:rFonts w:ascii="Times New Roman" w:hAnsi="Times New Roman"/>
          <w:szCs w:val="21"/>
        </w:rPr>
        <w:t>（</w:t>
      </w:r>
      <w:r w:rsidRPr="006D722E">
        <w:rPr>
          <w:rFonts w:ascii="Times New Roman" w:hAnsi="Times New Roman"/>
          <w:szCs w:val="21"/>
        </w:rPr>
        <w:t>3</w:t>
      </w:r>
      <w:r w:rsidRPr="006D722E">
        <w:rPr>
          <w:rFonts w:ascii="Times New Roman" w:hAnsi="Times New Roman"/>
          <w:szCs w:val="21"/>
        </w:rPr>
        <w:t>）</w:t>
      </w:r>
      <w:del w:id="4054" w:author="zhengping jin" w:date="2024-08-13T09:20:00Z" w16du:dateUtc="2024-08-13T01:20:00Z">
        <w:r w:rsidRPr="006D722E" w:rsidDel="003C2E41">
          <w:rPr>
            <w:rFonts w:ascii="Times New Roman" w:hAnsi="Times New Roman"/>
            <w:szCs w:val="21"/>
          </w:rPr>
          <w:delText>因此，</w:delText>
        </w:r>
      </w:del>
      <w:r w:rsidRPr="006D722E">
        <w:rPr>
          <w:rFonts w:ascii="Times New Roman" w:hAnsi="Times New Roman"/>
          <w:noProof/>
          <w:position w:val="-16"/>
          <w:szCs w:val="21"/>
        </w:rPr>
        <w:drawing>
          <wp:inline distT="0" distB="0" distL="0" distR="0" wp14:anchorId="3FB04FB6" wp14:editId="1964C2D7">
            <wp:extent cx="1428115" cy="274320"/>
            <wp:effectExtent l="0" t="0" r="635"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368" cstate="print">
                      <a:extLst>
                        <a:ext uri="{28A0092B-C50C-407E-A947-70E740481C1C}">
                          <a14:useLocalDpi xmlns:a14="http://schemas.microsoft.com/office/drawing/2010/main" val="0"/>
                        </a:ext>
                      </a:extLst>
                    </a:blip>
                    <a:srcRect/>
                    <a:stretch>
                      <a:fillRect/>
                    </a:stretch>
                  </pic:blipFill>
                  <pic:spPr bwMode="auto">
                    <a:xfrm>
                      <a:off x="0" y="0"/>
                      <a:ext cx="1428115" cy="274320"/>
                    </a:xfrm>
                    <a:prstGeom prst="rect">
                      <a:avLst/>
                    </a:prstGeom>
                    <a:noFill/>
                    <a:ln>
                      <a:noFill/>
                    </a:ln>
                  </pic:spPr>
                </pic:pic>
              </a:graphicData>
            </a:graphic>
          </wp:inline>
        </w:drawing>
      </w:r>
      <w:r w:rsidRPr="006D722E">
        <w:rPr>
          <w:rFonts w:ascii="Times New Roman" w:hAnsi="Times New Roman"/>
          <w:szCs w:val="21"/>
        </w:rPr>
        <w:t>的解由同余方程组</w:t>
      </w:r>
    </w:p>
    <w:p w14:paraId="4165CB3B" w14:textId="52DF4BAC" w:rsidR="00910D29" w:rsidRPr="006D722E" w:rsidRDefault="00910D29" w:rsidP="00910D29">
      <w:pPr>
        <w:snapToGrid w:val="0"/>
        <w:spacing w:line="360" w:lineRule="auto"/>
        <w:ind w:firstLineChars="200" w:firstLine="420"/>
        <w:jc w:val="center"/>
        <w:rPr>
          <w:rFonts w:ascii="Times New Roman" w:hAnsi="Times New Roman"/>
          <w:szCs w:val="21"/>
        </w:rPr>
      </w:pPr>
      <w:r w:rsidRPr="006D722E">
        <w:rPr>
          <w:rFonts w:ascii="Times New Roman" w:hAnsi="Times New Roman"/>
          <w:noProof/>
          <w:position w:val="-42"/>
          <w:szCs w:val="21"/>
        </w:rPr>
        <w:drawing>
          <wp:inline distT="0" distB="0" distL="0" distR="0" wp14:anchorId="69EEC0F9" wp14:editId="78C2590D">
            <wp:extent cx="1062355" cy="605155"/>
            <wp:effectExtent l="0" t="0" r="4445" b="4445"/>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369" cstate="print">
                      <a:extLst>
                        <a:ext uri="{28A0092B-C50C-407E-A947-70E740481C1C}">
                          <a14:useLocalDpi xmlns:a14="http://schemas.microsoft.com/office/drawing/2010/main" val="0"/>
                        </a:ext>
                      </a:extLst>
                    </a:blip>
                    <a:srcRect/>
                    <a:stretch>
                      <a:fillRect/>
                    </a:stretch>
                  </pic:blipFill>
                  <pic:spPr bwMode="auto">
                    <a:xfrm>
                      <a:off x="0" y="0"/>
                      <a:ext cx="1062355" cy="605155"/>
                    </a:xfrm>
                    <a:prstGeom prst="rect">
                      <a:avLst/>
                    </a:prstGeom>
                    <a:noFill/>
                    <a:ln>
                      <a:noFill/>
                    </a:ln>
                  </pic:spPr>
                </pic:pic>
              </a:graphicData>
            </a:graphic>
          </wp:inline>
        </w:drawing>
      </w:r>
    </w:p>
    <w:p w14:paraId="793269FA" w14:textId="77777777" w:rsidR="00910D29" w:rsidRPr="006D722E" w:rsidRDefault="00910D29" w:rsidP="00910D29">
      <w:pPr>
        <w:snapToGrid w:val="0"/>
        <w:spacing w:line="360" w:lineRule="auto"/>
        <w:ind w:firstLineChars="500" w:firstLine="1050"/>
        <w:rPr>
          <w:rFonts w:ascii="Times New Roman" w:hAnsi="Times New Roman"/>
          <w:szCs w:val="21"/>
        </w:rPr>
      </w:pPr>
      <w:r w:rsidRPr="006D722E">
        <w:rPr>
          <w:rFonts w:ascii="Times New Roman" w:hAnsi="Times New Roman"/>
          <w:szCs w:val="21"/>
        </w:rPr>
        <w:t>给出，其中</w:t>
      </w:r>
    </w:p>
    <w:p w14:paraId="1E1889F8" w14:textId="5048BF95" w:rsidR="00910D29" w:rsidRPr="006D722E" w:rsidRDefault="00910D29" w:rsidP="00910D29">
      <w:pPr>
        <w:snapToGrid w:val="0"/>
        <w:spacing w:line="360" w:lineRule="auto"/>
        <w:ind w:firstLineChars="200" w:firstLine="420"/>
        <w:jc w:val="center"/>
        <w:rPr>
          <w:rFonts w:ascii="Times New Roman" w:hAnsi="Times New Roman"/>
          <w:szCs w:val="21"/>
        </w:rPr>
      </w:pPr>
      <w:r w:rsidRPr="006D722E">
        <w:rPr>
          <w:rFonts w:ascii="Times New Roman" w:hAnsi="Times New Roman"/>
          <w:noProof/>
          <w:position w:val="-14"/>
          <w:szCs w:val="21"/>
        </w:rPr>
        <w:drawing>
          <wp:inline distT="0" distB="0" distL="0" distR="0" wp14:anchorId="076DF1B8" wp14:editId="093B10AC">
            <wp:extent cx="2265045" cy="260350"/>
            <wp:effectExtent l="0" t="0" r="1905" b="635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370" cstate="print">
                      <a:extLst>
                        <a:ext uri="{28A0092B-C50C-407E-A947-70E740481C1C}">
                          <a14:useLocalDpi xmlns:a14="http://schemas.microsoft.com/office/drawing/2010/main" val="0"/>
                        </a:ext>
                      </a:extLst>
                    </a:blip>
                    <a:srcRect/>
                    <a:stretch>
                      <a:fillRect/>
                    </a:stretch>
                  </pic:blipFill>
                  <pic:spPr bwMode="auto">
                    <a:xfrm>
                      <a:off x="0" y="0"/>
                      <a:ext cx="2265045" cy="260350"/>
                    </a:xfrm>
                    <a:prstGeom prst="rect">
                      <a:avLst/>
                    </a:prstGeom>
                    <a:noFill/>
                    <a:ln>
                      <a:noFill/>
                    </a:ln>
                  </pic:spPr>
                </pic:pic>
              </a:graphicData>
            </a:graphic>
          </wp:inline>
        </w:drawing>
      </w:r>
      <w:ins w:id="4055" w:author="zhengping jin" w:date="2024-08-13T09:21:00Z" w16du:dateUtc="2024-08-13T01:21:00Z">
        <w:r w:rsidR="003C2E41">
          <w:rPr>
            <w:rFonts w:ascii="Times New Roman" w:hAnsi="Times New Roman" w:hint="eastAsia"/>
            <w:szCs w:val="21"/>
          </w:rPr>
          <w:t>.</w:t>
        </w:r>
      </w:ins>
    </w:p>
    <w:p w14:paraId="2E71A32C" w14:textId="7BC400C0" w:rsidR="00910D29" w:rsidRPr="006D722E" w:rsidRDefault="00910D29" w:rsidP="00910D29">
      <w:pPr>
        <w:snapToGrid w:val="0"/>
        <w:spacing w:line="360" w:lineRule="auto"/>
        <w:ind w:firstLineChars="500" w:firstLine="1050"/>
        <w:rPr>
          <w:rFonts w:ascii="Times New Roman" w:hAnsi="Times New Roman"/>
          <w:szCs w:val="21"/>
        </w:rPr>
      </w:pPr>
      <w:r w:rsidRPr="006D722E">
        <w:rPr>
          <w:rFonts w:ascii="Times New Roman" w:hAnsi="Times New Roman"/>
          <w:szCs w:val="21"/>
        </w:rPr>
        <w:t>由</w:t>
      </w:r>
      <w:ins w:id="4056" w:author="zhengping jin" w:date="2024-08-13T09:20:00Z" w16du:dateUtc="2024-08-13T01:20:00Z">
        <w:r w:rsidR="003C2E41">
          <w:rPr>
            <w:rFonts w:ascii="Times New Roman" w:hAnsi="Times New Roman" w:hint="eastAsia"/>
            <w:szCs w:val="21"/>
          </w:rPr>
          <w:t>中国剩余</w:t>
        </w:r>
      </w:ins>
      <w:del w:id="4057" w:author="zhengping jin" w:date="2024-08-13T09:20:00Z" w16du:dateUtc="2024-08-13T01:20:00Z">
        <w:r w:rsidRPr="006D722E" w:rsidDel="003C2E41">
          <w:rPr>
            <w:rFonts w:ascii="Times New Roman" w:hAnsi="Times New Roman"/>
            <w:szCs w:val="21"/>
          </w:rPr>
          <w:delText>孙子</w:delText>
        </w:r>
      </w:del>
      <w:r w:rsidRPr="006D722E">
        <w:rPr>
          <w:rFonts w:ascii="Times New Roman" w:hAnsi="Times New Roman"/>
          <w:szCs w:val="21"/>
        </w:rPr>
        <w:t>定理得</w:t>
      </w:r>
      <w:ins w:id="4058" w:author="zhengping jin" w:date="2024-08-13T09:20:00Z" w16du:dateUtc="2024-08-13T01:20:00Z">
        <w:r w:rsidR="003C2E41">
          <w:rPr>
            <w:rFonts w:ascii="Times New Roman" w:hAnsi="Times New Roman" w:hint="eastAsia"/>
            <w:szCs w:val="21"/>
          </w:rPr>
          <w:t>，</w:t>
        </w:r>
      </w:ins>
      <w:r w:rsidRPr="006D722E">
        <w:rPr>
          <w:rFonts w:ascii="Times New Roman" w:hAnsi="Times New Roman"/>
          <w:noProof/>
          <w:position w:val="-16"/>
          <w:szCs w:val="21"/>
        </w:rPr>
        <w:drawing>
          <wp:inline distT="0" distB="0" distL="0" distR="0" wp14:anchorId="1FDECA7B" wp14:editId="39CB1224">
            <wp:extent cx="1428115" cy="274320"/>
            <wp:effectExtent l="0" t="0" r="635"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371" cstate="print">
                      <a:extLst>
                        <a:ext uri="{28A0092B-C50C-407E-A947-70E740481C1C}">
                          <a14:useLocalDpi xmlns:a14="http://schemas.microsoft.com/office/drawing/2010/main" val="0"/>
                        </a:ext>
                      </a:extLst>
                    </a:blip>
                    <a:srcRect/>
                    <a:stretch>
                      <a:fillRect/>
                    </a:stretch>
                  </pic:blipFill>
                  <pic:spPr bwMode="auto">
                    <a:xfrm>
                      <a:off x="0" y="0"/>
                      <a:ext cx="1428115" cy="274320"/>
                    </a:xfrm>
                    <a:prstGeom prst="rect">
                      <a:avLst/>
                    </a:prstGeom>
                    <a:noFill/>
                    <a:ln>
                      <a:noFill/>
                    </a:ln>
                  </pic:spPr>
                </pic:pic>
              </a:graphicData>
            </a:graphic>
          </wp:inline>
        </w:drawing>
      </w:r>
      <w:r w:rsidRPr="006D722E">
        <w:rPr>
          <w:rFonts w:ascii="Times New Roman" w:hAnsi="Times New Roman"/>
          <w:szCs w:val="21"/>
        </w:rPr>
        <w:t>有</w:t>
      </w:r>
      <w:r w:rsidRPr="006D722E">
        <w:rPr>
          <w:rFonts w:ascii="Times New Roman" w:hAnsi="Times New Roman"/>
          <w:szCs w:val="21"/>
        </w:rPr>
        <w:t>4</w:t>
      </w:r>
      <w:r w:rsidRPr="006D722E">
        <w:rPr>
          <w:rFonts w:ascii="Times New Roman" w:hAnsi="Times New Roman"/>
          <w:szCs w:val="21"/>
        </w:rPr>
        <w:t>个解：</w:t>
      </w:r>
    </w:p>
    <w:p w14:paraId="588D8BAD" w14:textId="21644FB1" w:rsidR="00910D29" w:rsidRPr="006D722E" w:rsidRDefault="00910D29" w:rsidP="00910D29">
      <w:pPr>
        <w:snapToGrid w:val="0"/>
        <w:spacing w:line="360" w:lineRule="auto"/>
        <w:ind w:firstLineChars="700" w:firstLine="1470"/>
        <w:rPr>
          <w:rFonts w:ascii="Times New Roman" w:hAnsi="Times New Roman"/>
          <w:szCs w:val="21"/>
        </w:rPr>
      </w:pPr>
      <w:r w:rsidRPr="006D722E">
        <w:rPr>
          <w:rFonts w:ascii="Times New Roman" w:hAnsi="Times New Roman"/>
          <w:noProof/>
          <w:position w:val="-6"/>
          <w:szCs w:val="21"/>
        </w:rPr>
        <w:drawing>
          <wp:inline distT="0" distB="0" distL="0" distR="0" wp14:anchorId="410A91B9" wp14:editId="0D90565E">
            <wp:extent cx="1519555" cy="196850"/>
            <wp:effectExtent l="0" t="0" r="4445"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372" cstate="print">
                      <a:extLst>
                        <a:ext uri="{28A0092B-C50C-407E-A947-70E740481C1C}">
                          <a14:useLocalDpi xmlns:a14="http://schemas.microsoft.com/office/drawing/2010/main" val="0"/>
                        </a:ext>
                      </a:extLst>
                    </a:blip>
                    <a:srcRect/>
                    <a:stretch>
                      <a:fillRect/>
                    </a:stretch>
                  </pic:blipFill>
                  <pic:spPr bwMode="auto">
                    <a:xfrm>
                      <a:off x="0" y="0"/>
                      <a:ext cx="1519555" cy="196850"/>
                    </a:xfrm>
                    <a:prstGeom prst="rect">
                      <a:avLst/>
                    </a:prstGeom>
                    <a:noFill/>
                    <a:ln>
                      <a:noFill/>
                    </a:ln>
                  </pic:spPr>
                </pic:pic>
              </a:graphicData>
            </a:graphic>
          </wp:inline>
        </w:drawing>
      </w:r>
      <w:r w:rsidRPr="006D722E">
        <w:rPr>
          <w:rFonts w:ascii="Times New Roman" w:hAnsi="Times New Roman"/>
          <w:szCs w:val="21"/>
        </w:rPr>
        <w:t>，</w:t>
      </w:r>
      <w:r w:rsidRPr="006D722E">
        <w:rPr>
          <w:rFonts w:ascii="Times New Roman" w:hAnsi="Times New Roman"/>
          <w:szCs w:val="21"/>
        </w:rPr>
        <w:t>94</w:t>
      </w:r>
      <w:r w:rsidRPr="006D722E">
        <w:rPr>
          <w:rFonts w:ascii="Times New Roman" w:hAnsi="Times New Roman"/>
          <w:szCs w:val="21"/>
        </w:rPr>
        <w:t>，</w:t>
      </w:r>
      <w:r w:rsidRPr="006D722E">
        <w:rPr>
          <w:rFonts w:ascii="Times New Roman" w:hAnsi="Times New Roman"/>
          <w:szCs w:val="21"/>
        </w:rPr>
        <w:t>74</w:t>
      </w:r>
      <w:r w:rsidRPr="006D722E">
        <w:rPr>
          <w:rFonts w:ascii="Times New Roman" w:hAnsi="Times New Roman"/>
          <w:szCs w:val="21"/>
        </w:rPr>
        <w:t>，</w:t>
      </w:r>
      <w:r w:rsidRPr="006D722E">
        <w:rPr>
          <w:rFonts w:ascii="Times New Roman" w:hAnsi="Times New Roman"/>
          <w:szCs w:val="21"/>
        </w:rPr>
        <w:t>22</w:t>
      </w:r>
      <w:r w:rsidRPr="006D722E">
        <w:rPr>
          <w:rFonts w:ascii="Times New Roman" w:hAnsi="Times New Roman"/>
          <w:noProof/>
          <w:position w:val="-16"/>
          <w:szCs w:val="21"/>
        </w:rPr>
        <w:drawing>
          <wp:inline distT="0" distB="0" distL="0" distR="0" wp14:anchorId="4D853328" wp14:editId="08F66422">
            <wp:extent cx="872490" cy="274320"/>
            <wp:effectExtent l="0" t="0" r="381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1373" cstate="print">
                      <a:extLst>
                        <a:ext uri="{28A0092B-C50C-407E-A947-70E740481C1C}">
                          <a14:useLocalDpi xmlns:a14="http://schemas.microsoft.com/office/drawing/2010/main" val="0"/>
                        </a:ext>
                      </a:extLst>
                    </a:blip>
                    <a:srcRect/>
                    <a:stretch>
                      <a:fillRect/>
                    </a:stretch>
                  </pic:blipFill>
                  <pic:spPr bwMode="auto">
                    <a:xfrm>
                      <a:off x="0" y="0"/>
                      <a:ext cx="872490" cy="274320"/>
                    </a:xfrm>
                    <a:prstGeom prst="rect">
                      <a:avLst/>
                    </a:prstGeom>
                    <a:noFill/>
                    <a:ln>
                      <a:noFill/>
                    </a:ln>
                  </pic:spPr>
                </pic:pic>
              </a:graphicData>
            </a:graphic>
          </wp:inline>
        </w:drawing>
      </w:r>
      <w:ins w:id="4059" w:author="zhengping jin" w:date="2024-08-13T09:21:00Z" w16du:dateUtc="2024-08-13T01:21:00Z">
        <w:r w:rsidR="003C2E41">
          <w:rPr>
            <w:rFonts w:ascii="Times New Roman" w:hAnsi="Times New Roman" w:hint="eastAsia"/>
            <w:szCs w:val="21"/>
          </w:rPr>
          <w:t>.</w:t>
        </w:r>
      </w:ins>
    </w:p>
    <w:p w14:paraId="49344AA2" w14:textId="77777777" w:rsidR="00910D29" w:rsidRPr="006D722E" w:rsidRDefault="00910D29" w:rsidP="00910D29">
      <w:pPr>
        <w:snapToGrid w:val="0"/>
        <w:spacing w:line="360" w:lineRule="auto"/>
        <w:rPr>
          <w:rFonts w:ascii="Times New Roman" w:hAnsi="Times New Roman"/>
          <w:szCs w:val="21"/>
        </w:rPr>
      </w:pPr>
    </w:p>
    <w:p w14:paraId="761FFA12" w14:textId="77777777" w:rsidR="00910D29" w:rsidRPr="006D722E" w:rsidRDefault="00910D29" w:rsidP="00910D29">
      <w:pPr>
        <w:snapToGrid w:val="0"/>
        <w:spacing w:line="360" w:lineRule="auto"/>
        <w:ind w:firstLineChars="200" w:firstLine="420"/>
        <w:rPr>
          <w:rFonts w:ascii="Times New Roman" w:hAnsi="Times New Roman"/>
          <w:szCs w:val="21"/>
        </w:rPr>
      </w:pPr>
      <w:r w:rsidRPr="006D722E">
        <w:rPr>
          <w:rFonts w:ascii="Times New Roman" w:hAnsi="Times New Roman"/>
          <w:szCs w:val="21"/>
        </w:rPr>
        <w:t>另外，也可以利用欧拉定理，费马小定理和同余方程的多项式次数的定义来化简同余方程并求解</w:t>
      </w:r>
      <w:r w:rsidRPr="006D722E">
        <w:rPr>
          <w:rFonts w:ascii="Times New Roman" w:hAnsi="Times New Roman"/>
          <w:szCs w:val="21"/>
        </w:rPr>
        <w:t xml:space="preserve">. </w:t>
      </w:r>
    </w:p>
    <w:p w14:paraId="43C980D8" w14:textId="6342DB5F" w:rsidR="00910D29" w:rsidRPr="006D722E" w:rsidRDefault="00E45A2D" w:rsidP="00E45A2D">
      <w:pPr>
        <w:snapToGrid w:val="0"/>
        <w:spacing w:line="360" w:lineRule="auto"/>
        <w:rPr>
          <w:rFonts w:ascii="Times New Roman" w:hAnsi="Times New Roman"/>
          <w:szCs w:val="21"/>
        </w:rPr>
      </w:pPr>
      <w:r w:rsidRPr="006D722E">
        <w:rPr>
          <w:rFonts w:ascii="Times New Roman" w:hAnsi="Times New Roman"/>
          <w:b/>
        </w:rPr>
        <w:t>例</w:t>
      </w:r>
      <w:r>
        <w:rPr>
          <w:rFonts w:ascii="Times New Roman" w:hAnsi="Times New Roman" w:hint="eastAsia"/>
          <w:b/>
        </w:rPr>
        <w:t>3</w:t>
      </w:r>
      <w:r>
        <w:rPr>
          <w:rFonts w:ascii="Times New Roman" w:hAnsi="Times New Roman"/>
          <w:b/>
        </w:rPr>
        <w:t xml:space="preserve">.4.9 </w:t>
      </w:r>
      <w:r w:rsidR="00910D29" w:rsidRPr="006D722E">
        <w:rPr>
          <w:rFonts w:ascii="Times New Roman" w:hAnsi="Times New Roman"/>
          <w:szCs w:val="21"/>
        </w:rPr>
        <w:t>解同余方程</w:t>
      </w:r>
      <w:r w:rsidR="00910D29" w:rsidRPr="006D722E">
        <w:rPr>
          <w:rFonts w:ascii="Times New Roman" w:hAnsi="Times New Roman"/>
          <w:noProof/>
          <w:position w:val="-16"/>
          <w:szCs w:val="21"/>
        </w:rPr>
        <w:drawing>
          <wp:inline distT="0" distB="0" distL="0" distR="0" wp14:anchorId="0A087447" wp14:editId="443AC783">
            <wp:extent cx="2342515" cy="274320"/>
            <wp:effectExtent l="0" t="0" r="635"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374" cstate="print">
                      <a:extLst>
                        <a:ext uri="{28A0092B-C50C-407E-A947-70E740481C1C}">
                          <a14:useLocalDpi xmlns:a14="http://schemas.microsoft.com/office/drawing/2010/main" val="0"/>
                        </a:ext>
                      </a:extLst>
                    </a:blip>
                    <a:srcRect/>
                    <a:stretch>
                      <a:fillRect/>
                    </a:stretch>
                  </pic:blipFill>
                  <pic:spPr bwMode="auto">
                    <a:xfrm>
                      <a:off x="0" y="0"/>
                      <a:ext cx="2342515" cy="274320"/>
                    </a:xfrm>
                    <a:prstGeom prst="rect">
                      <a:avLst/>
                    </a:prstGeom>
                    <a:noFill/>
                    <a:ln>
                      <a:noFill/>
                    </a:ln>
                  </pic:spPr>
                </pic:pic>
              </a:graphicData>
            </a:graphic>
          </wp:inline>
        </w:drawing>
      </w:r>
      <w:r w:rsidR="00910D29" w:rsidRPr="006D722E">
        <w:rPr>
          <w:rFonts w:ascii="Times New Roman" w:hAnsi="Times New Roman"/>
          <w:szCs w:val="21"/>
        </w:rPr>
        <w:t xml:space="preserve">. </w:t>
      </w:r>
    </w:p>
    <w:p w14:paraId="2460C57F" w14:textId="64C968F3" w:rsidR="00910D29" w:rsidRPr="006D722E" w:rsidRDefault="00910D29" w:rsidP="00910D29">
      <w:pPr>
        <w:snapToGrid w:val="0"/>
        <w:spacing w:line="360" w:lineRule="auto"/>
        <w:ind w:firstLineChars="200" w:firstLine="420"/>
        <w:rPr>
          <w:rFonts w:ascii="Times New Roman" w:hAnsi="Times New Roman"/>
          <w:szCs w:val="21"/>
        </w:rPr>
      </w:pPr>
      <w:r w:rsidRPr="006D722E">
        <w:rPr>
          <w:rFonts w:ascii="Times New Roman" w:hAnsi="Times New Roman"/>
          <w:b/>
          <w:szCs w:val="21"/>
        </w:rPr>
        <w:t>解</w:t>
      </w:r>
      <w:r w:rsidRPr="006D722E">
        <w:rPr>
          <w:rFonts w:ascii="Times New Roman" w:hAnsi="Times New Roman"/>
          <w:szCs w:val="21"/>
        </w:rPr>
        <w:t>（</w:t>
      </w:r>
      <w:r w:rsidRPr="006D722E">
        <w:rPr>
          <w:rFonts w:ascii="Times New Roman" w:hAnsi="Times New Roman"/>
          <w:szCs w:val="21"/>
        </w:rPr>
        <w:t>1</w:t>
      </w:r>
      <w:r w:rsidRPr="006D722E">
        <w:rPr>
          <w:rFonts w:ascii="Times New Roman" w:hAnsi="Times New Roman"/>
          <w:szCs w:val="21"/>
        </w:rPr>
        <w:t>）利用欧拉定理，当</w:t>
      </w:r>
      <w:r w:rsidRPr="006D722E">
        <w:rPr>
          <w:rFonts w:ascii="Times New Roman" w:hAnsi="Times New Roman"/>
          <w:noProof/>
          <w:position w:val="-16"/>
          <w:szCs w:val="21"/>
        </w:rPr>
        <w:drawing>
          <wp:inline distT="0" distB="0" distL="0" distR="0" wp14:anchorId="01618D1B" wp14:editId="1327E9FE">
            <wp:extent cx="605155" cy="274320"/>
            <wp:effectExtent l="0" t="0" r="0"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375" cstate="print">
                      <a:extLst>
                        <a:ext uri="{28A0092B-C50C-407E-A947-70E740481C1C}">
                          <a14:useLocalDpi xmlns:a14="http://schemas.microsoft.com/office/drawing/2010/main" val="0"/>
                        </a:ext>
                      </a:extLst>
                    </a:blip>
                    <a:srcRect/>
                    <a:stretch>
                      <a:fillRect/>
                    </a:stretch>
                  </pic:blipFill>
                  <pic:spPr bwMode="auto">
                    <a:xfrm>
                      <a:off x="0" y="0"/>
                      <a:ext cx="605155" cy="274320"/>
                    </a:xfrm>
                    <a:prstGeom prst="rect">
                      <a:avLst/>
                    </a:prstGeom>
                    <a:noFill/>
                    <a:ln>
                      <a:noFill/>
                    </a:ln>
                  </pic:spPr>
                </pic:pic>
              </a:graphicData>
            </a:graphic>
          </wp:inline>
        </w:drawing>
      </w:r>
      <w:r w:rsidRPr="006D722E">
        <w:rPr>
          <w:rFonts w:ascii="Times New Roman" w:hAnsi="Times New Roman"/>
          <w:szCs w:val="21"/>
        </w:rPr>
        <w:t>时</w:t>
      </w:r>
      <w:ins w:id="4060" w:author="zhengping jin" w:date="2024-08-13T09:22:00Z" w16du:dateUtc="2024-08-13T01:22:00Z">
        <w:r w:rsidR="003C2E41">
          <w:rPr>
            <w:rFonts w:ascii="Times New Roman" w:hAnsi="Times New Roman" w:hint="eastAsia"/>
            <w:szCs w:val="21"/>
          </w:rPr>
          <w:t>,</w:t>
        </w:r>
      </w:ins>
    </w:p>
    <w:p w14:paraId="2F85699C" w14:textId="0C803C3B" w:rsidR="00910D29" w:rsidRPr="006D722E" w:rsidDel="003C2E41" w:rsidRDefault="00910D29" w:rsidP="00910D29">
      <w:pPr>
        <w:snapToGrid w:val="0"/>
        <w:spacing w:line="360" w:lineRule="auto"/>
        <w:ind w:firstLineChars="600" w:firstLine="1260"/>
        <w:rPr>
          <w:del w:id="4061" w:author="zhengping jin" w:date="2024-08-13T09:22:00Z" w16du:dateUtc="2024-08-13T01:22:00Z"/>
          <w:rFonts w:ascii="Times New Roman" w:hAnsi="Times New Roman"/>
          <w:position w:val="-16"/>
          <w:szCs w:val="21"/>
        </w:rPr>
      </w:pPr>
      <w:del w:id="4062" w:author="zhengping jin" w:date="2024-08-13T09:22:00Z" w16du:dateUtc="2024-08-13T01:22:00Z">
        <w:r w:rsidRPr="006D722E" w:rsidDel="003C2E41">
          <w:rPr>
            <w:rFonts w:ascii="Times New Roman" w:hAnsi="Times New Roman"/>
            <w:szCs w:val="21"/>
          </w:rPr>
          <w:delText>得</w:delText>
        </w:r>
      </w:del>
      <w:r w:rsidRPr="006D722E">
        <w:rPr>
          <w:rFonts w:ascii="Times New Roman" w:hAnsi="Times New Roman"/>
          <w:noProof/>
          <w:position w:val="-14"/>
          <w:szCs w:val="21"/>
        </w:rPr>
        <w:drawing>
          <wp:inline distT="0" distB="0" distL="0" distR="0" wp14:anchorId="166EF8F6" wp14:editId="35D1E527">
            <wp:extent cx="2363470" cy="260350"/>
            <wp:effectExtent l="0" t="0" r="0" b="635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1376" cstate="print">
                      <a:extLst>
                        <a:ext uri="{28A0092B-C50C-407E-A947-70E740481C1C}">
                          <a14:useLocalDpi xmlns:a14="http://schemas.microsoft.com/office/drawing/2010/main" val="0"/>
                        </a:ext>
                      </a:extLst>
                    </a:blip>
                    <a:srcRect/>
                    <a:stretch>
                      <a:fillRect/>
                    </a:stretch>
                  </pic:blipFill>
                  <pic:spPr bwMode="auto">
                    <a:xfrm>
                      <a:off x="0" y="0"/>
                      <a:ext cx="2363470" cy="260350"/>
                    </a:xfrm>
                    <a:prstGeom prst="rect">
                      <a:avLst/>
                    </a:prstGeom>
                    <a:noFill/>
                    <a:ln>
                      <a:noFill/>
                    </a:ln>
                  </pic:spPr>
                </pic:pic>
              </a:graphicData>
            </a:graphic>
          </wp:inline>
        </w:drawing>
      </w:r>
      <w:del w:id="4063" w:author="zhengping jin" w:date="2024-08-13T09:22:00Z" w16du:dateUtc="2024-08-13T01:22:00Z">
        <w:r w:rsidRPr="006D722E" w:rsidDel="003C2E41">
          <w:rPr>
            <w:rFonts w:ascii="Times New Roman" w:hAnsi="Times New Roman"/>
            <w:szCs w:val="21"/>
          </w:rPr>
          <w:delText xml:space="preserve"> </w:delText>
        </w:r>
      </w:del>
      <w:r w:rsidRPr="006D722E">
        <w:rPr>
          <w:rFonts w:ascii="Times New Roman" w:hAnsi="Times New Roman"/>
          <w:noProof/>
          <w:position w:val="-16"/>
          <w:szCs w:val="21"/>
        </w:rPr>
        <w:drawing>
          <wp:inline distT="0" distB="0" distL="0" distR="0" wp14:anchorId="3A51B907" wp14:editId="57C16B45">
            <wp:extent cx="843915" cy="274320"/>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377" cstate="print">
                      <a:extLst>
                        <a:ext uri="{28A0092B-C50C-407E-A947-70E740481C1C}">
                          <a14:useLocalDpi xmlns:a14="http://schemas.microsoft.com/office/drawing/2010/main" val="0"/>
                        </a:ext>
                      </a:extLst>
                    </a:blip>
                    <a:srcRect/>
                    <a:stretch>
                      <a:fillRect/>
                    </a:stretch>
                  </pic:blipFill>
                  <pic:spPr bwMode="auto">
                    <a:xfrm>
                      <a:off x="0" y="0"/>
                      <a:ext cx="843915" cy="274320"/>
                    </a:xfrm>
                    <a:prstGeom prst="rect">
                      <a:avLst/>
                    </a:prstGeom>
                    <a:noFill/>
                    <a:ln>
                      <a:noFill/>
                    </a:ln>
                  </pic:spPr>
                </pic:pic>
              </a:graphicData>
            </a:graphic>
          </wp:inline>
        </w:drawing>
      </w:r>
    </w:p>
    <w:p w14:paraId="2A866894" w14:textId="77777777" w:rsidR="003C2E41" w:rsidRDefault="00910D29" w:rsidP="00910D29">
      <w:pPr>
        <w:snapToGrid w:val="0"/>
        <w:spacing w:line="360" w:lineRule="auto"/>
        <w:ind w:firstLineChars="600" w:firstLine="1260"/>
        <w:rPr>
          <w:ins w:id="4064" w:author="zhengping jin" w:date="2024-08-13T09:22:00Z" w16du:dateUtc="2024-08-13T01:22:00Z"/>
          <w:rFonts w:ascii="Times New Roman" w:hAnsi="Times New Roman"/>
          <w:szCs w:val="21"/>
        </w:rPr>
      </w:pPr>
      <w:r w:rsidRPr="006D722E">
        <w:rPr>
          <w:rFonts w:ascii="Times New Roman" w:hAnsi="Times New Roman"/>
          <w:szCs w:val="21"/>
        </w:rPr>
        <w:t>有解</w:t>
      </w:r>
    </w:p>
    <w:p w14:paraId="2C3162A9" w14:textId="1F76C593" w:rsidR="00910D29" w:rsidRPr="006D722E" w:rsidRDefault="00910D29">
      <w:pPr>
        <w:snapToGrid w:val="0"/>
        <w:spacing w:line="360" w:lineRule="auto"/>
        <w:ind w:firstLineChars="600" w:firstLine="1260"/>
        <w:jc w:val="center"/>
        <w:rPr>
          <w:rFonts w:ascii="Times New Roman" w:hAnsi="Times New Roman"/>
          <w:szCs w:val="21"/>
        </w:rPr>
        <w:pPrChange w:id="4065" w:author="zhengping jin" w:date="2024-08-13T09:22:00Z" w16du:dateUtc="2024-08-13T01:22:00Z">
          <w:pPr>
            <w:snapToGrid w:val="0"/>
            <w:spacing w:line="360" w:lineRule="auto"/>
            <w:ind w:firstLineChars="600" w:firstLine="1260"/>
          </w:pPr>
        </w:pPrChange>
      </w:pPr>
      <w:r w:rsidRPr="006D722E">
        <w:rPr>
          <w:rFonts w:ascii="Times New Roman" w:hAnsi="Times New Roman"/>
          <w:noProof/>
          <w:position w:val="-16"/>
          <w:szCs w:val="21"/>
        </w:rPr>
        <w:drawing>
          <wp:inline distT="0" distB="0" distL="0" distR="0" wp14:anchorId="6C3427B5" wp14:editId="448CD99F">
            <wp:extent cx="1174750" cy="274320"/>
            <wp:effectExtent l="0" t="0" r="6350"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1378" cstate="print">
                      <a:extLst>
                        <a:ext uri="{28A0092B-C50C-407E-A947-70E740481C1C}">
                          <a14:useLocalDpi xmlns:a14="http://schemas.microsoft.com/office/drawing/2010/main" val="0"/>
                        </a:ext>
                      </a:extLst>
                    </a:blip>
                    <a:srcRect/>
                    <a:stretch>
                      <a:fillRect/>
                    </a:stretch>
                  </pic:blipFill>
                  <pic:spPr bwMode="auto">
                    <a:xfrm>
                      <a:off x="0" y="0"/>
                      <a:ext cx="1174750" cy="274320"/>
                    </a:xfrm>
                    <a:prstGeom prst="rect">
                      <a:avLst/>
                    </a:prstGeom>
                    <a:noFill/>
                    <a:ln>
                      <a:noFill/>
                    </a:ln>
                  </pic:spPr>
                </pic:pic>
              </a:graphicData>
            </a:graphic>
          </wp:inline>
        </w:drawing>
      </w:r>
      <w:r w:rsidRPr="006D722E">
        <w:rPr>
          <w:rFonts w:ascii="Times New Roman" w:hAnsi="Times New Roman"/>
          <w:szCs w:val="21"/>
        </w:rPr>
        <w:t>；</w:t>
      </w:r>
    </w:p>
    <w:p w14:paraId="7DA2B0D4" w14:textId="4FC93123" w:rsidR="00910D29" w:rsidRPr="006D722E" w:rsidRDefault="00910D29" w:rsidP="00910D29">
      <w:pPr>
        <w:snapToGrid w:val="0"/>
        <w:spacing w:line="360" w:lineRule="auto"/>
        <w:ind w:firstLineChars="600" w:firstLine="1260"/>
        <w:rPr>
          <w:rFonts w:ascii="Times New Roman" w:hAnsi="Times New Roman"/>
          <w:szCs w:val="21"/>
        </w:rPr>
      </w:pPr>
      <w:r w:rsidRPr="006D722E">
        <w:rPr>
          <w:rFonts w:ascii="Times New Roman" w:hAnsi="Times New Roman"/>
          <w:szCs w:val="21"/>
        </w:rPr>
        <w:t>当</w:t>
      </w:r>
      <w:r w:rsidRPr="006D722E">
        <w:rPr>
          <w:rFonts w:ascii="Times New Roman" w:hAnsi="Times New Roman"/>
          <w:noProof/>
          <w:position w:val="-16"/>
          <w:szCs w:val="21"/>
        </w:rPr>
        <w:drawing>
          <wp:inline distT="0" distB="0" distL="0" distR="0" wp14:anchorId="27E42AF7" wp14:editId="43027181">
            <wp:extent cx="605155" cy="274320"/>
            <wp:effectExtent l="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1379" cstate="print">
                      <a:extLst>
                        <a:ext uri="{28A0092B-C50C-407E-A947-70E740481C1C}">
                          <a14:useLocalDpi xmlns:a14="http://schemas.microsoft.com/office/drawing/2010/main" val="0"/>
                        </a:ext>
                      </a:extLst>
                    </a:blip>
                    <a:srcRect/>
                    <a:stretch>
                      <a:fillRect/>
                    </a:stretch>
                  </pic:blipFill>
                  <pic:spPr bwMode="auto">
                    <a:xfrm>
                      <a:off x="0" y="0"/>
                      <a:ext cx="605155" cy="274320"/>
                    </a:xfrm>
                    <a:prstGeom prst="rect">
                      <a:avLst/>
                    </a:prstGeom>
                    <a:noFill/>
                    <a:ln>
                      <a:noFill/>
                    </a:ln>
                  </pic:spPr>
                </pic:pic>
              </a:graphicData>
            </a:graphic>
          </wp:inline>
        </w:drawing>
      </w:r>
      <w:r w:rsidRPr="006D722E">
        <w:rPr>
          <w:rFonts w:ascii="Times New Roman" w:hAnsi="Times New Roman"/>
          <w:szCs w:val="21"/>
        </w:rPr>
        <w:t>，即</w:t>
      </w:r>
      <w:r w:rsidRPr="006D722E">
        <w:rPr>
          <w:rFonts w:ascii="Times New Roman" w:hAnsi="Times New Roman"/>
          <w:noProof/>
          <w:position w:val="-16"/>
          <w:szCs w:val="21"/>
        </w:rPr>
        <w:drawing>
          <wp:inline distT="0" distB="0" distL="0" distR="0" wp14:anchorId="775101E5" wp14:editId="5117D8EE">
            <wp:extent cx="1329690" cy="274320"/>
            <wp:effectExtent l="0" t="0" r="381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1380" cstate="print">
                      <a:extLst>
                        <a:ext uri="{28A0092B-C50C-407E-A947-70E740481C1C}">
                          <a14:useLocalDpi xmlns:a14="http://schemas.microsoft.com/office/drawing/2010/main" val="0"/>
                        </a:ext>
                      </a:extLst>
                    </a:blip>
                    <a:srcRect/>
                    <a:stretch>
                      <a:fillRect/>
                    </a:stretch>
                  </pic:blipFill>
                  <pic:spPr bwMode="auto">
                    <a:xfrm>
                      <a:off x="0" y="0"/>
                      <a:ext cx="1329690" cy="274320"/>
                    </a:xfrm>
                    <a:prstGeom prst="rect">
                      <a:avLst/>
                    </a:prstGeom>
                    <a:noFill/>
                    <a:ln>
                      <a:noFill/>
                    </a:ln>
                  </pic:spPr>
                </pic:pic>
              </a:graphicData>
            </a:graphic>
          </wp:inline>
        </w:drawing>
      </w:r>
      <w:r w:rsidRPr="006D722E">
        <w:rPr>
          <w:rFonts w:ascii="Times New Roman" w:hAnsi="Times New Roman"/>
          <w:szCs w:val="21"/>
        </w:rPr>
        <w:t>时，</w:t>
      </w:r>
    </w:p>
    <w:p w14:paraId="6566A123" w14:textId="0A5D63AE" w:rsidR="00910D29" w:rsidRPr="006D722E" w:rsidDel="003C2E41" w:rsidRDefault="00910D29" w:rsidP="00910D29">
      <w:pPr>
        <w:snapToGrid w:val="0"/>
        <w:spacing w:line="360" w:lineRule="auto"/>
        <w:ind w:firstLineChars="600" w:firstLine="1260"/>
        <w:rPr>
          <w:del w:id="4066" w:author="zhengping jin" w:date="2024-08-13T09:23:00Z" w16du:dateUtc="2024-08-13T01:23:00Z"/>
          <w:rFonts w:ascii="Times New Roman" w:hAnsi="Times New Roman"/>
          <w:szCs w:val="21"/>
        </w:rPr>
      </w:pPr>
      <w:r w:rsidRPr="006D722E">
        <w:rPr>
          <w:rFonts w:ascii="Times New Roman" w:hAnsi="Times New Roman"/>
          <w:noProof/>
          <w:position w:val="-16"/>
          <w:szCs w:val="21"/>
        </w:rPr>
        <w:drawing>
          <wp:inline distT="0" distB="0" distL="0" distR="0" wp14:anchorId="79C2A8EC" wp14:editId="553D6B6A">
            <wp:extent cx="2335530" cy="274320"/>
            <wp:effectExtent l="0" t="0" r="762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1381" cstate="print">
                      <a:extLst>
                        <a:ext uri="{28A0092B-C50C-407E-A947-70E740481C1C}">
                          <a14:useLocalDpi xmlns:a14="http://schemas.microsoft.com/office/drawing/2010/main" val="0"/>
                        </a:ext>
                      </a:extLst>
                    </a:blip>
                    <a:srcRect/>
                    <a:stretch>
                      <a:fillRect/>
                    </a:stretch>
                  </pic:blipFill>
                  <pic:spPr bwMode="auto">
                    <a:xfrm>
                      <a:off x="0" y="0"/>
                      <a:ext cx="2335530" cy="274320"/>
                    </a:xfrm>
                    <a:prstGeom prst="rect">
                      <a:avLst/>
                    </a:prstGeom>
                    <a:noFill/>
                    <a:ln>
                      <a:noFill/>
                    </a:ln>
                  </pic:spPr>
                </pic:pic>
              </a:graphicData>
            </a:graphic>
          </wp:inline>
        </w:drawing>
      </w:r>
      <w:del w:id="4067" w:author="zhengping jin" w:date="2024-08-13T09:23:00Z" w16du:dateUtc="2024-08-13T01:23:00Z">
        <w:r w:rsidRPr="006D722E" w:rsidDel="003C2E41">
          <w:rPr>
            <w:rFonts w:ascii="Times New Roman" w:hAnsi="Times New Roman"/>
            <w:szCs w:val="21"/>
          </w:rPr>
          <w:delText>，</w:delText>
        </w:r>
      </w:del>
    </w:p>
    <w:p w14:paraId="2D4099C0" w14:textId="15DD768E" w:rsidR="00910D29" w:rsidRPr="006D722E" w:rsidRDefault="00910D29" w:rsidP="00910D29">
      <w:pPr>
        <w:snapToGrid w:val="0"/>
        <w:spacing w:line="360" w:lineRule="auto"/>
        <w:ind w:firstLineChars="600" w:firstLine="1260"/>
        <w:rPr>
          <w:rFonts w:ascii="Times New Roman" w:hAnsi="Times New Roman"/>
          <w:szCs w:val="21"/>
        </w:rPr>
      </w:pPr>
      <w:r w:rsidRPr="006D722E">
        <w:rPr>
          <w:rFonts w:ascii="Times New Roman" w:hAnsi="Times New Roman"/>
          <w:szCs w:val="21"/>
        </w:rPr>
        <w:t>有解</w:t>
      </w:r>
      <w:r w:rsidRPr="006D722E">
        <w:rPr>
          <w:rFonts w:ascii="Times New Roman" w:hAnsi="Times New Roman"/>
          <w:noProof/>
          <w:position w:val="-16"/>
          <w:szCs w:val="21"/>
        </w:rPr>
        <w:drawing>
          <wp:inline distT="0" distB="0" distL="0" distR="0" wp14:anchorId="3BD753F4" wp14:editId="13C4E33D">
            <wp:extent cx="963930" cy="274320"/>
            <wp:effectExtent l="0" t="0" r="762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382" cstate="print">
                      <a:extLst>
                        <a:ext uri="{28A0092B-C50C-407E-A947-70E740481C1C}">
                          <a14:useLocalDpi xmlns:a14="http://schemas.microsoft.com/office/drawing/2010/main" val="0"/>
                        </a:ext>
                      </a:extLst>
                    </a:blip>
                    <a:srcRect/>
                    <a:stretch>
                      <a:fillRect/>
                    </a:stretch>
                  </pic:blipFill>
                  <pic:spPr bwMode="auto">
                    <a:xfrm>
                      <a:off x="0" y="0"/>
                      <a:ext cx="963930" cy="274320"/>
                    </a:xfrm>
                    <a:prstGeom prst="rect">
                      <a:avLst/>
                    </a:prstGeom>
                    <a:noFill/>
                    <a:ln>
                      <a:noFill/>
                    </a:ln>
                  </pic:spPr>
                </pic:pic>
              </a:graphicData>
            </a:graphic>
          </wp:inline>
        </w:drawing>
      </w:r>
      <w:ins w:id="4068" w:author="zhengping jin" w:date="2024-08-13T09:23:00Z" w16du:dateUtc="2024-08-13T01:23:00Z">
        <w:r w:rsidR="003C2E41">
          <w:rPr>
            <w:rFonts w:ascii="Times New Roman" w:hAnsi="Times New Roman" w:hint="eastAsia"/>
            <w:szCs w:val="21"/>
          </w:rPr>
          <w:t>,</w:t>
        </w:r>
      </w:ins>
    </w:p>
    <w:p w14:paraId="22573305" w14:textId="471AD0F1" w:rsidR="00910D29" w:rsidRPr="006D722E" w:rsidRDefault="00910D29" w:rsidP="00910D29">
      <w:pPr>
        <w:snapToGrid w:val="0"/>
        <w:spacing w:line="360" w:lineRule="auto"/>
        <w:ind w:firstLineChars="600" w:firstLine="1260"/>
        <w:rPr>
          <w:rFonts w:ascii="Times New Roman" w:hAnsi="Times New Roman"/>
          <w:szCs w:val="21"/>
        </w:rPr>
      </w:pPr>
      <w:r w:rsidRPr="006D722E">
        <w:rPr>
          <w:rFonts w:ascii="Times New Roman" w:hAnsi="Times New Roman"/>
          <w:szCs w:val="21"/>
        </w:rPr>
        <w:t>所以</w:t>
      </w:r>
      <w:r w:rsidRPr="006D722E">
        <w:rPr>
          <w:rFonts w:ascii="Times New Roman" w:hAnsi="Times New Roman"/>
          <w:noProof/>
          <w:position w:val="-16"/>
          <w:szCs w:val="21"/>
        </w:rPr>
        <w:drawing>
          <wp:inline distT="0" distB="0" distL="0" distR="0" wp14:anchorId="4EBC98F9" wp14:editId="09B1B1B7">
            <wp:extent cx="1976755" cy="274320"/>
            <wp:effectExtent l="0" t="0" r="4445" b="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1383" cstate="print">
                      <a:extLst>
                        <a:ext uri="{28A0092B-C50C-407E-A947-70E740481C1C}">
                          <a14:useLocalDpi xmlns:a14="http://schemas.microsoft.com/office/drawing/2010/main" val="0"/>
                        </a:ext>
                      </a:extLst>
                    </a:blip>
                    <a:srcRect/>
                    <a:stretch>
                      <a:fillRect/>
                    </a:stretch>
                  </pic:blipFill>
                  <pic:spPr bwMode="auto">
                    <a:xfrm>
                      <a:off x="0" y="0"/>
                      <a:ext cx="1976755" cy="274320"/>
                    </a:xfrm>
                    <a:prstGeom prst="rect">
                      <a:avLst/>
                    </a:prstGeom>
                    <a:noFill/>
                    <a:ln>
                      <a:noFill/>
                    </a:ln>
                  </pic:spPr>
                </pic:pic>
              </a:graphicData>
            </a:graphic>
          </wp:inline>
        </w:drawing>
      </w:r>
      <w:r w:rsidRPr="006D722E">
        <w:rPr>
          <w:rFonts w:ascii="Times New Roman" w:hAnsi="Times New Roman"/>
          <w:szCs w:val="21"/>
        </w:rPr>
        <w:t>有解</w:t>
      </w:r>
      <w:r w:rsidRPr="006D722E">
        <w:rPr>
          <w:rFonts w:ascii="Times New Roman" w:hAnsi="Times New Roman"/>
          <w:noProof/>
          <w:position w:val="-16"/>
          <w:szCs w:val="21"/>
        </w:rPr>
        <w:drawing>
          <wp:inline distT="0" distB="0" distL="0" distR="0" wp14:anchorId="3445606D" wp14:editId="73ADCD86">
            <wp:extent cx="1294130" cy="274320"/>
            <wp:effectExtent l="0" t="0" r="127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1384" cstate="print">
                      <a:extLst>
                        <a:ext uri="{28A0092B-C50C-407E-A947-70E740481C1C}">
                          <a14:useLocalDpi xmlns:a14="http://schemas.microsoft.com/office/drawing/2010/main" val="0"/>
                        </a:ext>
                      </a:extLst>
                    </a:blip>
                    <a:srcRect/>
                    <a:stretch>
                      <a:fillRect/>
                    </a:stretch>
                  </pic:blipFill>
                  <pic:spPr bwMode="auto">
                    <a:xfrm>
                      <a:off x="0" y="0"/>
                      <a:ext cx="1294130" cy="274320"/>
                    </a:xfrm>
                    <a:prstGeom prst="rect">
                      <a:avLst/>
                    </a:prstGeom>
                    <a:noFill/>
                    <a:ln>
                      <a:noFill/>
                    </a:ln>
                  </pic:spPr>
                </pic:pic>
              </a:graphicData>
            </a:graphic>
          </wp:inline>
        </w:drawing>
      </w:r>
      <w:ins w:id="4069" w:author="zhengping jin" w:date="2024-08-13T09:23:00Z" w16du:dateUtc="2024-08-13T01:23:00Z">
        <w:r w:rsidR="003C2E41">
          <w:rPr>
            <w:rFonts w:ascii="Times New Roman" w:hAnsi="Times New Roman" w:hint="eastAsia"/>
            <w:szCs w:val="21"/>
          </w:rPr>
          <w:t>.</w:t>
        </w:r>
      </w:ins>
    </w:p>
    <w:p w14:paraId="064CF93F" w14:textId="3087142A" w:rsidR="00910D29" w:rsidRPr="006D722E" w:rsidRDefault="00910D29" w:rsidP="00910D29">
      <w:pPr>
        <w:snapToGrid w:val="0"/>
        <w:spacing w:line="360" w:lineRule="auto"/>
        <w:ind w:firstLineChars="300" w:firstLine="630"/>
        <w:rPr>
          <w:rFonts w:ascii="Times New Roman" w:hAnsi="Times New Roman"/>
          <w:szCs w:val="21"/>
        </w:rPr>
      </w:pPr>
      <w:r w:rsidRPr="006D722E">
        <w:rPr>
          <w:rFonts w:ascii="Times New Roman" w:hAnsi="Times New Roman"/>
          <w:szCs w:val="21"/>
        </w:rPr>
        <w:t>（</w:t>
      </w:r>
      <w:r w:rsidRPr="006D722E">
        <w:rPr>
          <w:rFonts w:ascii="Times New Roman" w:hAnsi="Times New Roman"/>
          <w:szCs w:val="21"/>
        </w:rPr>
        <w:t>2</w:t>
      </w:r>
      <w:r w:rsidRPr="006D722E">
        <w:rPr>
          <w:rFonts w:ascii="Times New Roman" w:hAnsi="Times New Roman"/>
          <w:szCs w:val="21"/>
        </w:rPr>
        <w:t>）利用费马小定理得</w:t>
      </w:r>
      <w:ins w:id="4070" w:author="zhengping jin" w:date="2024-08-13T09:23:00Z" w16du:dateUtc="2024-08-13T01:23:00Z">
        <w:r w:rsidR="003C2E41">
          <w:rPr>
            <w:rFonts w:ascii="Times New Roman" w:hAnsi="Times New Roman" w:hint="eastAsia"/>
            <w:szCs w:val="21"/>
          </w:rPr>
          <w:t>,</w:t>
        </w:r>
      </w:ins>
    </w:p>
    <w:p w14:paraId="5202A2BA" w14:textId="7F513B90" w:rsidR="00910D29" w:rsidRPr="006D722E" w:rsidRDefault="00910D29" w:rsidP="00910D29">
      <w:pPr>
        <w:snapToGrid w:val="0"/>
        <w:spacing w:line="360" w:lineRule="auto"/>
        <w:ind w:firstLineChars="600" w:firstLine="1260"/>
        <w:rPr>
          <w:rFonts w:ascii="Times New Roman" w:hAnsi="Times New Roman"/>
          <w:position w:val="-14"/>
          <w:szCs w:val="21"/>
        </w:rPr>
      </w:pPr>
      <w:r w:rsidRPr="006D722E">
        <w:rPr>
          <w:rFonts w:ascii="Times New Roman" w:hAnsi="Times New Roman"/>
          <w:noProof/>
          <w:position w:val="-14"/>
          <w:szCs w:val="21"/>
        </w:rPr>
        <w:lastRenderedPageBreak/>
        <w:drawing>
          <wp:inline distT="0" distB="0" distL="0" distR="0" wp14:anchorId="6490F283" wp14:editId="61A48362">
            <wp:extent cx="3143885" cy="260350"/>
            <wp:effectExtent l="0" t="0" r="0" b="635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1385" cstate="print">
                      <a:extLst>
                        <a:ext uri="{28A0092B-C50C-407E-A947-70E740481C1C}">
                          <a14:useLocalDpi xmlns:a14="http://schemas.microsoft.com/office/drawing/2010/main" val="0"/>
                        </a:ext>
                      </a:extLst>
                    </a:blip>
                    <a:srcRect/>
                    <a:stretch>
                      <a:fillRect/>
                    </a:stretch>
                  </pic:blipFill>
                  <pic:spPr bwMode="auto">
                    <a:xfrm>
                      <a:off x="0" y="0"/>
                      <a:ext cx="3143885" cy="260350"/>
                    </a:xfrm>
                    <a:prstGeom prst="rect">
                      <a:avLst/>
                    </a:prstGeom>
                    <a:noFill/>
                    <a:ln>
                      <a:noFill/>
                    </a:ln>
                  </pic:spPr>
                </pic:pic>
              </a:graphicData>
            </a:graphic>
          </wp:inline>
        </w:drawing>
      </w:r>
    </w:p>
    <w:p w14:paraId="4A29A64A" w14:textId="259F1C9D" w:rsidR="00910D29" w:rsidRPr="006D722E" w:rsidRDefault="00910D29" w:rsidP="00910D29">
      <w:pPr>
        <w:snapToGrid w:val="0"/>
        <w:spacing w:line="360" w:lineRule="auto"/>
        <w:ind w:firstLineChars="600" w:firstLine="1260"/>
        <w:rPr>
          <w:rFonts w:ascii="Times New Roman" w:hAnsi="Times New Roman"/>
          <w:szCs w:val="21"/>
        </w:rPr>
      </w:pPr>
      <w:r w:rsidRPr="006D722E">
        <w:rPr>
          <w:rFonts w:ascii="Times New Roman" w:hAnsi="Times New Roman"/>
          <w:szCs w:val="21"/>
        </w:rPr>
        <w:t>有解</w:t>
      </w:r>
      <w:r w:rsidRPr="006D722E">
        <w:rPr>
          <w:rFonts w:ascii="Times New Roman" w:hAnsi="Times New Roman"/>
          <w:noProof/>
          <w:position w:val="-14"/>
          <w:szCs w:val="21"/>
        </w:rPr>
        <w:drawing>
          <wp:inline distT="0" distB="0" distL="0" distR="0" wp14:anchorId="27B47F48" wp14:editId="5FC0DB3C">
            <wp:extent cx="907415" cy="260350"/>
            <wp:effectExtent l="0" t="0" r="6985" b="635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1386" cstate="print">
                      <a:extLst>
                        <a:ext uri="{28A0092B-C50C-407E-A947-70E740481C1C}">
                          <a14:useLocalDpi xmlns:a14="http://schemas.microsoft.com/office/drawing/2010/main" val="0"/>
                        </a:ext>
                      </a:extLst>
                    </a:blip>
                    <a:srcRect/>
                    <a:stretch>
                      <a:fillRect/>
                    </a:stretch>
                  </pic:blipFill>
                  <pic:spPr bwMode="auto">
                    <a:xfrm>
                      <a:off x="0" y="0"/>
                      <a:ext cx="907415" cy="260350"/>
                    </a:xfrm>
                    <a:prstGeom prst="rect">
                      <a:avLst/>
                    </a:prstGeom>
                    <a:noFill/>
                    <a:ln>
                      <a:noFill/>
                    </a:ln>
                  </pic:spPr>
                </pic:pic>
              </a:graphicData>
            </a:graphic>
          </wp:inline>
        </w:drawing>
      </w:r>
      <w:ins w:id="4071" w:author="zhengping jin" w:date="2024-08-13T09:23:00Z" w16du:dateUtc="2024-08-13T01:23:00Z">
        <w:r w:rsidR="003C2E41">
          <w:rPr>
            <w:rFonts w:ascii="Times New Roman" w:hAnsi="Times New Roman" w:hint="eastAsia"/>
            <w:szCs w:val="21"/>
          </w:rPr>
          <w:t>.</w:t>
        </w:r>
      </w:ins>
    </w:p>
    <w:p w14:paraId="3ADD543A" w14:textId="0743DA19" w:rsidR="00910D29" w:rsidRPr="006D722E" w:rsidRDefault="00910D29" w:rsidP="00910D29">
      <w:pPr>
        <w:snapToGrid w:val="0"/>
        <w:spacing w:line="360" w:lineRule="auto"/>
        <w:ind w:firstLineChars="300" w:firstLine="630"/>
        <w:rPr>
          <w:rFonts w:ascii="Times New Roman" w:hAnsi="Times New Roman"/>
          <w:szCs w:val="21"/>
        </w:rPr>
      </w:pPr>
      <w:r w:rsidRPr="006D722E">
        <w:rPr>
          <w:rFonts w:ascii="Times New Roman" w:hAnsi="Times New Roman"/>
          <w:szCs w:val="21"/>
        </w:rPr>
        <w:t>（</w:t>
      </w:r>
      <w:r w:rsidRPr="006D722E">
        <w:rPr>
          <w:rFonts w:ascii="Times New Roman" w:hAnsi="Times New Roman"/>
          <w:szCs w:val="21"/>
        </w:rPr>
        <w:t>3</w:t>
      </w:r>
      <w:r w:rsidRPr="006D722E">
        <w:rPr>
          <w:rFonts w:ascii="Times New Roman" w:hAnsi="Times New Roman"/>
          <w:szCs w:val="21"/>
        </w:rPr>
        <w:t>）</w:t>
      </w:r>
      <w:del w:id="4072" w:author="zhengping jin" w:date="2024-08-13T09:23:00Z" w16du:dateUtc="2024-08-13T01:23:00Z">
        <w:r w:rsidRPr="006D722E" w:rsidDel="003C2E41">
          <w:rPr>
            <w:rFonts w:ascii="Times New Roman" w:hAnsi="Times New Roman" w:hint="eastAsia"/>
            <w:szCs w:val="21"/>
          </w:rPr>
          <w:delText xml:space="preserve"> </w:delText>
        </w:r>
      </w:del>
      <w:r w:rsidRPr="006D722E">
        <w:rPr>
          <w:rFonts w:ascii="Times New Roman" w:hAnsi="Times New Roman"/>
          <w:szCs w:val="21"/>
        </w:rPr>
        <w:t>利用同余方程的多项式次数的定义得</w:t>
      </w:r>
      <w:ins w:id="4073" w:author="zhengping jin" w:date="2024-08-13T09:23:00Z" w16du:dateUtc="2024-08-13T01:23:00Z">
        <w:r w:rsidR="003C2E41">
          <w:rPr>
            <w:rFonts w:ascii="Times New Roman" w:hAnsi="Times New Roman" w:hint="eastAsia"/>
            <w:szCs w:val="21"/>
          </w:rPr>
          <w:t>,</w:t>
        </w:r>
      </w:ins>
    </w:p>
    <w:p w14:paraId="57F50BC3" w14:textId="475061F5" w:rsidR="00910D29" w:rsidRPr="006D722E" w:rsidRDefault="00910D29" w:rsidP="00910D29">
      <w:pPr>
        <w:snapToGrid w:val="0"/>
        <w:spacing w:line="360" w:lineRule="auto"/>
        <w:ind w:firstLineChars="600" w:firstLine="1260"/>
        <w:rPr>
          <w:rFonts w:ascii="Times New Roman" w:hAnsi="Times New Roman"/>
          <w:szCs w:val="21"/>
        </w:rPr>
      </w:pPr>
      <w:r w:rsidRPr="006D722E">
        <w:rPr>
          <w:rFonts w:ascii="Times New Roman" w:hAnsi="Times New Roman"/>
          <w:noProof/>
          <w:position w:val="-14"/>
          <w:szCs w:val="21"/>
        </w:rPr>
        <w:drawing>
          <wp:inline distT="0" distB="0" distL="0" distR="0" wp14:anchorId="5283B204" wp14:editId="4BEAF5B2">
            <wp:extent cx="2335530" cy="260350"/>
            <wp:effectExtent l="0" t="0" r="7620" b="635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1387" cstate="print">
                      <a:extLst>
                        <a:ext uri="{28A0092B-C50C-407E-A947-70E740481C1C}">
                          <a14:useLocalDpi xmlns:a14="http://schemas.microsoft.com/office/drawing/2010/main" val="0"/>
                        </a:ext>
                      </a:extLst>
                    </a:blip>
                    <a:srcRect/>
                    <a:stretch>
                      <a:fillRect/>
                    </a:stretch>
                  </pic:blipFill>
                  <pic:spPr bwMode="auto">
                    <a:xfrm>
                      <a:off x="0" y="0"/>
                      <a:ext cx="2335530" cy="260350"/>
                    </a:xfrm>
                    <a:prstGeom prst="rect">
                      <a:avLst/>
                    </a:prstGeom>
                    <a:noFill/>
                    <a:ln>
                      <a:noFill/>
                    </a:ln>
                  </pic:spPr>
                </pic:pic>
              </a:graphicData>
            </a:graphic>
          </wp:inline>
        </w:drawing>
      </w:r>
      <w:r w:rsidRPr="006D722E">
        <w:rPr>
          <w:rFonts w:ascii="Times New Roman" w:hAnsi="Times New Roman"/>
          <w:szCs w:val="21"/>
        </w:rPr>
        <w:t>有解</w:t>
      </w:r>
      <w:r w:rsidRPr="006D722E">
        <w:rPr>
          <w:rFonts w:ascii="Times New Roman" w:hAnsi="Times New Roman"/>
          <w:noProof/>
          <w:position w:val="-14"/>
          <w:szCs w:val="21"/>
        </w:rPr>
        <w:drawing>
          <wp:inline distT="0" distB="0" distL="0" distR="0" wp14:anchorId="21511A86" wp14:editId="602AF9DD">
            <wp:extent cx="766445" cy="260350"/>
            <wp:effectExtent l="0" t="0" r="0" b="635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1388" cstate="print">
                      <a:extLst>
                        <a:ext uri="{28A0092B-C50C-407E-A947-70E740481C1C}">
                          <a14:useLocalDpi xmlns:a14="http://schemas.microsoft.com/office/drawing/2010/main" val="0"/>
                        </a:ext>
                      </a:extLst>
                    </a:blip>
                    <a:srcRect/>
                    <a:stretch>
                      <a:fillRect/>
                    </a:stretch>
                  </pic:blipFill>
                  <pic:spPr bwMode="auto">
                    <a:xfrm>
                      <a:off x="0" y="0"/>
                      <a:ext cx="766445" cy="260350"/>
                    </a:xfrm>
                    <a:prstGeom prst="rect">
                      <a:avLst/>
                    </a:prstGeom>
                    <a:noFill/>
                    <a:ln>
                      <a:noFill/>
                    </a:ln>
                  </pic:spPr>
                </pic:pic>
              </a:graphicData>
            </a:graphic>
          </wp:inline>
        </w:drawing>
      </w:r>
      <w:ins w:id="4074" w:author="zhengping jin" w:date="2024-08-13T09:23:00Z" w16du:dateUtc="2024-08-13T01:23:00Z">
        <w:r w:rsidR="003C2E41">
          <w:rPr>
            <w:rFonts w:ascii="Times New Roman" w:hAnsi="Times New Roman" w:hint="eastAsia"/>
            <w:szCs w:val="21"/>
          </w:rPr>
          <w:t>.</w:t>
        </w:r>
      </w:ins>
    </w:p>
    <w:p w14:paraId="6ED117BF" w14:textId="601B6527" w:rsidR="00910D29" w:rsidRPr="006D722E" w:rsidRDefault="00910D29" w:rsidP="00910D29">
      <w:pPr>
        <w:snapToGrid w:val="0"/>
        <w:spacing w:line="360" w:lineRule="auto"/>
        <w:ind w:firstLineChars="300" w:firstLine="630"/>
        <w:rPr>
          <w:rFonts w:ascii="Times New Roman" w:hAnsi="Times New Roman"/>
          <w:szCs w:val="21"/>
        </w:rPr>
      </w:pPr>
      <w:r w:rsidRPr="006D722E">
        <w:rPr>
          <w:rFonts w:ascii="Times New Roman" w:hAnsi="Times New Roman"/>
          <w:szCs w:val="21"/>
        </w:rPr>
        <w:t>最后，</w:t>
      </w:r>
      <w:r w:rsidRPr="006D722E">
        <w:rPr>
          <w:rFonts w:ascii="Times New Roman" w:hAnsi="Times New Roman"/>
          <w:noProof/>
          <w:position w:val="-16"/>
          <w:szCs w:val="21"/>
        </w:rPr>
        <w:drawing>
          <wp:inline distT="0" distB="0" distL="0" distR="0" wp14:anchorId="3F733CB4" wp14:editId="2695E914">
            <wp:extent cx="1575435" cy="274320"/>
            <wp:effectExtent l="0" t="0" r="5715"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389" cstate="print">
                      <a:extLst>
                        <a:ext uri="{28A0092B-C50C-407E-A947-70E740481C1C}">
                          <a14:useLocalDpi xmlns:a14="http://schemas.microsoft.com/office/drawing/2010/main" val="0"/>
                        </a:ext>
                      </a:extLst>
                    </a:blip>
                    <a:srcRect/>
                    <a:stretch>
                      <a:fillRect/>
                    </a:stretch>
                  </pic:blipFill>
                  <pic:spPr bwMode="auto">
                    <a:xfrm>
                      <a:off x="0" y="0"/>
                      <a:ext cx="1575435" cy="274320"/>
                    </a:xfrm>
                    <a:prstGeom prst="rect">
                      <a:avLst/>
                    </a:prstGeom>
                    <a:noFill/>
                    <a:ln>
                      <a:noFill/>
                    </a:ln>
                  </pic:spPr>
                </pic:pic>
              </a:graphicData>
            </a:graphic>
          </wp:inline>
        </w:drawing>
      </w:r>
      <w:r w:rsidRPr="006D722E">
        <w:rPr>
          <w:rFonts w:ascii="Times New Roman" w:hAnsi="Times New Roman"/>
          <w:szCs w:val="21"/>
        </w:rPr>
        <w:t>的解由同余方程组</w:t>
      </w:r>
    </w:p>
    <w:p w14:paraId="6688E768" w14:textId="6E630653" w:rsidR="00910D29" w:rsidRPr="006D722E" w:rsidRDefault="00910D29" w:rsidP="00910D29">
      <w:pPr>
        <w:snapToGrid w:val="0"/>
        <w:spacing w:line="360" w:lineRule="auto"/>
        <w:ind w:firstLineChars="200" w:firstLine="420"/>
        <w:jc w:val="center"/>
        <w:rPr>
          <w:rFonts w:ascii="Times New Roman" w:hAnsi="Times New Roman"/>
          <w:szCs w:val="21"/>
        </w:rPr>
      </w:pPr>
      <w:r w:rsidRPr="006D722E">
        <w:rPr>
          <w:rFonts w:ascii="Times New Roman" w:hAnsi="Times New Roman"/>
          <w:noProof/>
          <w:position w:val="-62"/>
          <w:szCs w:val="21"/>
        </w:rPr>
        <w:drawing>
          <wp:inline distT="0" distB="0" distL="0" distR="0" wp14:anchorId="42EC9DCE" wp14:editId="3FB06D6F">
            <wp:extent cx="1040765" cy="864870"/>
            <wp:effectExtent l="0" t="0" r="6985" b="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390" cstate="print">
                      <a:extLst>
                        <a:ext uri="{28A0092B-C50C-407E-A947-70E740481C1C}">
                          <a14:useLocalDpi xmlns:a14="http://schemas.microsoft.com/office/drawing/2010/main" val="0"/>
                        </a:ext>
                      </a:extLst>
                    </a:blip>
                    <a:srcRect/>
                    <a:stretch>
                      <a:fillRect/>
                    </a:stretch>
                  </pic:blipFill>
                  <pic:spPr bwMode="auto">
                    <a:xfrm>
                      <a:off x="0" y="0"/>
                      <a:ext cx="1040765" cy="864870"/>
                    </a:xfrm>
                    <a:prstGeom prst="rect">
                      <a:avLst/>
                    </a:prstGeom>
                    <a:noFill/>
                    <a:ln>
                      <a:noFill/>
                    </a:ln>
                  </pic:spPr>
                </pic:pic>
              </a:graphicData>
            </a:graphic>
          </wp:inline>
        </w:drawing>
      </w:r>
    </w:p>
    <w:p w14:paraId="2D2265B6" w14:textId="3C08C86C" w:rsidR="00910D29" w:rsidRPr="006D722E" w:rsidRDefault="00910D29" w:rsidP="00910D29">
      <w:pPr>
        <w:snapToGrid w:val="0"/>
        <w:spacing w:line="360" w:lineRule="auto"/>
        <w:ind w:firstLineChars="500" w:firstLine="1050"/>
        <w:rPr>
          <w:rFonts w:ascii="Times New Roman" w:hAnsi="Times New Roman"/>
          <w:szCs w:val="21"/>
        </w:rPr>
      </w:pPr>
      <w:r w:rsidRPr="006D722E">
        <w:rPr>
          <w:rFonts w:ascii="Times New Roman" w:hAnsi="Times New Roman"/>
          <w:szCs w:val="21"/>
        </w:rPr>
        <w:t>给出，其中</w:t>
      </w:r>
      <w:r w:rsidRPr="006D722E">
        <w:rPr>
          <w:rFonts w:ascii="Times New Roman" w:hAnsi="Times New Roman"/>
          <w:noProof/>
          <w:position w:val="-14"/>
          <w:szCs w:val="21"/>
        </w:rPr>
        <w:drawing>
          <wp:inline distT="0" distB="0" distL="0" distR="0" wp14:anchorId="0A6ECE91" wp14:editId="0C7D3FE4">
            <wp:extent cx="2616835" cy="260350"/>
            <wp:effectExtent l="0" t="0" r="0" b="635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391" cstate="print">
                      <a:extLst>
                        <a:ext uri="{28A0092B-C50C-407E-A947-70E740481C1C}">
                          <a14:useLocalDpi xmlns:a14="http://schemas.microsoft.com/office/drawing/2010/main" val="0"/>
                        </a:ext>
                      </a:extLst>
                    </a:blip>
                    <a:srcRect/>
                    <a:stretch>
                      <a:fillRect/>
                    </a:stretch>
                  </pic:blipFill>
                  <pic:spPr bwMode="auto">
                    <a:xfrm>
                      <a:off x="0" y="0"/>
                      <a:ext cx="2616835" cy="260350"/>
                    </a:xfrm>
                    <a:prstGeom prst="rect">
                      <a:avLst/>
                    </a:prstGeom>
                    <a:noFill/>
                    <a:ln>
                      <a:noFill/>
                    </a:ln>
                  </pic:spPr>
                </pic:pic>
              </a:graphicData>
            </a:graphic>
          </wp:inline>
        </w:drawing>
      </w:r>
      <w:r w:rsidRPr="006D722E">
        <w:rPr>
          <w:rFonts w:ascii="Times New Roman" w:hAnsi="Times New Roman"/>
          <w:szCs w:val="21"/>
        </w:rPr>
        <w:t>，</w:t>
      </w:r>
    </w:p>
    <w:p w14:paraId="1BA4C44C" w14:textId="399AA384" w:rsidR="00910D29" w:rsidRPr="006D722E" w:rsidRDefault="00910D29" w:rsidP="00910D29">
      <w:pPr>
        <w:snapToGrid w:val="0"/>
        <w:spacing w:line="360" w:lineRule="auto"/>
        <w:ind w:firstLineChars="500" w:firstLine="1050"/>
        <w:rPr>
          <w:rFonts w:ascii="Times New Roman" w:hAnsi="Times New Roman"/>
          <w:szCs w:val="21"/>
        </w:rPr>
      </w:pPr>
      <w:r w:rsidRPr="006D722E">
        <w:rPr>
          <w:rFonts w:ascii="Times New Roman" w:hAnsi="Times New Roman"/>
          <w:szCs w:val="21"/>
        </w:rPr>
        <w:t>由</w:t>
      </w:r>
      <w:ins w:id="4075" w:author="zhengping jin" w:date="2024-08-13T09:24:00Z" w16du:dateUtc="2024-08-13T01:24:00Z">
        <w:r w:rsidR="003C2E41">
          <w:rPr>
            <w:rFonts w:ascii="Times New Roman" w:hAnsi="Times New Roman" w:hint="eastAsia"/>
            <w:szCs w:val="21"/>
          </w:rPr>
          <w:t>中国剩余</w:t>
        </w:r>
      </w:ins>
      <w:del w:id="4076" w:author="zhengping jin" w:date="2024-08-13T09:24:00Z" w16du:dateUtc="2024-08-13T01:24:00Z">
        <w:r w:rsidRPr="006D722E" w:rsidDel="003C2E41">
          <w:rPr>
            <w:rFonts w:ascii="Times New Roman" w:hAnsi="Times New Roman"/>
            <w:szCs w:val="21"/>
          </w:rPr>
          <w:delText>孙子</w:delText>
        </w:r>
      </w:del>
      <w:r w:rsidRPr="006D722E">
        <w:rPr>
          <w:rFonts w:ascii="Times New Roman" w:hAnsi="Times New Roman"/>
          <w:szCs w:val="21"/>
        </w:rPr>
        <w:t>定理得到</w:t>
      </w:r>
      <w:ins w:id="4077" w:author="zhengping jin" w:date="2024-08-13T09:24:00Z" w16du:dateUtc="2024-08-13T01:24:00Z">
        <w:r w:rsidR="003C2E41">
          <w:rPr>
            <w:rFonts w:ascii="Times New Roman" w:hAnsi="Times New Roman" w:hint="eastAsia"/>
            <w:szCs w:val="21"/>
          </w:rPr>
          <w:t>，</w:t>
        </w:r>
      </w:ins>
      <w:r w:rsidRPr="006D722E">
        <w:rPr>
          <w:rFonts w:ascii="Times New Roman" w:hAnsi="Times New Roman"/>
          <w:noProof/>
          <w:position w:val="-16"/>
          <w:szCs w:val="21"/>
        </w:rPr>
        <w:drawing>
          <wp:inline distT="0" distB="0" distL="0" distR="0" wp14:anchorId="57F74546" wp14:editId="465C26AA">
            <wp:extent cx="1554480" cy="274320"/>
            <wp:effectExtent l="0" t="0" r="7620"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1392" cstate="print">
                      <a:extLst>
                        <a:ext uri="{28A0092B-C50C-407E-A947-70E740481C1C}">
                          <a14:useLocalDpi xmlns:a14="http://schemas.microsoft.com/office/drawing/2010/main" val="0"/>
                        </a:ext>
                      </a:extLst>
                    </a:blip>
                    <a:srcRect/>
                    <a:stretch>
                      <a:fillRect/>
                    </a:stretch>
                  </pic:blipFill>
                  <pic:spPr bwMode="auto">
                    <a:xfrm>
                      <a:off x="0" y="0"/>
                      <a:ext cx="1554480" cy="274320"/>
                    </a:xfrm>
                    <a:prstGeom prst="rect">
                      <a:avLst/>
                    </a:prstGeom>
                    <a:noFill/>
                    <a:ln>
                      <a:noFill/>
                    </a:ln>
                  </pic:spPr>
                </pic:pic>
              </a:graphicData>
            </a:graphic>
          </wp:inline>
        </w:drawing>
      </w:r>
      <w:r w:rsidRPr="006D722E">
        <w:rPr>
          <w:rFonts w:ascii="Times New Roman" w:hAnsi="Times New Roman"/>
          <w:szCs w:val="21"/>
        </w:rPr>
        <w:t>有四个解，</w:t>
      </w:r>
    </w:p>
    <w:p w14:paraId="73A4A957" w14:textId="215F2D23" w:rsidR="000145B0" w:rsidRPr="006D722E" w:rsidRDefault="00910D29" w:rsidP="00E45A2D">
      <w:pPr>
        <w:snapToGrid w:val="0"/>
        <w:spacing w:line="360" w:lineRule="auto"/>
        <w:ind w:firstLineChars="500" w:firstLine="1050"/>
        <w:rPr>
          <w:rFonts w:hint="eastAsia"/>
        </w:rPr>
      </w:pPr>
      <w:r w:rsidRPr="006D722E">
        <w:rPr>
          <w:rFonts w:ascii="Times New Roman" w:hAnsi="Times New Roman"/>
          <w:noProof/>
          <w:position w:val="-14"/>
          <w:szCs w:val="21"/>
        </w:rPr>
        <w:drawing>
          <wp:inline distT="0" distB="0" distL="0" distR="0" wp14:anchorId="44297BE6" wp14:editId="7927CC49">
            <wp:extent cx="2595245" cy="260350"/>
            <wp:effectExtent l="0" t="0" r="0" b="635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1393" cstate="print">
                      <a:extLst>
                        <a:ext uri="{28A0092B-C50C-407E-A947-70E740481C1C}">
                          <a14:useLocalDpi xmlns:a14="http://schemas.microsoft.com/office/drawing/2010/main" val="0"/>
                        </a:ext>
                      </a:extLst>
                    </a:blip>
                    <a:srcRect/>
                    <a:stretch>
                      <a:fillRect/>
                    </a:stretch>
                  </pic:blipFill>
                  <pic:spPr bwMode="auto">
                    <a:xfrm>
                      <a:off x="0" y="0"/>
                      <a:ext cx="2595245" cy="260350"/>
                    </a:xfrm>
                    <a:prstGeom prst="rect">
                      <a:avLst/>
                    </a:prstGeom>
                    <a:noFill/>
                    <a:ln>
                      <a:noFill/>
                    </a:ln>
                  </pic:spPr>
                </pic:pic>
              </a:graphicData>
            </a:graphic>
          </wp:inline>
        </w:drawing>
      </w:r>
      <w:r w:rsidRPr="006D722E">
        <w:rPr>
          <w:rFonts w:ascii="Times New Roman" w:hAnsi="Times New Roman"/>
          <w:szCs w:val="21"/>
        </w:rPr>
        <w:t xml:space="preserve"> </w:t>
      </w:r>
      <w:r w:rsidRPr="006D722E">
        <w:rPr>
          <w:rFonts w:ascii="Times New Roman" w:hAnsi="Times New Roman"/>
          <w:noProof/>
          <w:position w:val="-16"/>
          <w:szCs w:val="21"/>
        </w:rPr>
        <w:drawing>
          <wp:inline distT="0" distB="0" distL="0" distR="0" wp14:anchorId="06830EDC" wp14:editId="6E6928A1">
            <wp:extent cx="1941195" cy="274320"/>
            <wp:effectExtent l="0" t="0" r="1905"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394" cstate="print">
                      <a:extLst>
                        <a:ext uri="{28A0092B-C50C-407E-A947-70E740481C1C}">
                          <a14:useLocalDpi xmlns:a14="http://schemas.microsoft.com/office/drawing/2010/main" val="0"/>
                        </a:ext>
                      </a:extLst>
                    </a:blip>
                    <a:srcRect/>
                    <a:stretch>
                      <a:fillRect/>
                    </a:stretch>
                  </pic:blipFill>
                  <pic:spPr bwMode="auto">
                    <a:xfrm>
                      <a:off x="0" y="0"/>
                      <a:ext cx="1941195" cy="274320"/>
                    </a:xfrm>
                    <a:prstGeom prst="rect">
                      <a:avLst/>
                    </a:prstGeom>
                    <a:noFill/>
                    <a:ln>
                      <a:noFill/>
                    </a:ln>
                  </pic:spPr>
                </pic:pic>
              </a:graphicData>
            </a:graphic>
          </wp:inline>
        </w:drawing>
      </w:r>
      <w:ins w:id="4078" w:author="zhengping jin" w:date="2024-08-13T09:24:00Z" w16du:dateUtc="2024-08-13T01:24:00Z">
        <w:r w:rsidR="003C2E41">
          <w:rPr>
            <w:rFonts w:ascii="Times New Roman" w:hAnsi="Times New Roman" w:hint="eastAsia"/>
            <w:szCs w:val="21"/>
          </w:rPr>
          <w:t>.</w:t>
        </w:r>
      </w:ins>
    </w:p>
    <w:sectPr w:rsidR="000145B0" w:rsidRPr="006D72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4E0847" w14:textId="77777777" w:rsidR="007C73CA" w:rsidRDefault="007C73CA" w:rsidP="00B77C8B">
      <w:pPr>
        <w:rPr>
          <w:rFonts w:hint="eastAsia"/>
        </w:rPr>
      </w:pPr>
      <w:r>
        <w:separator/>
      </w:r>
    </w:p>
  </w:endnote>
  <w:endnote w:type="continuationSeparator" w:id="0">
    <w:p w14:paraId="6F2EFA26" w14:textId="77777777" w:rsidR="007C73CA" w:rsidRDefault="007C73CA" w:rsidP="00B77C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F9C8A" w14:textId="77777777" w:rsidR="007C73CA" w:rsidRDefault="007C73CA" w:rsidP="00B77C8B">
      <w:pPr>
        <w:rPr>
          <w:rFonts w:hint="eastAsia"/>
        </w:rPr>
      </w:pPr>
      <w:r>
        <w:separator/>
      </w:r>
    </w:p>
  </w:footnote>
  <w:footnote w:type="continuationSeparator" w:id="0">
    <w:p w14:paraId="5FB3289C" w14:textId="77777777" w:rsidR="007C73CA" w:rsidRDefault="007C73CA" w:rsidP="00B77C8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D2CAD"/>
    <w:multiLevelType w:val="hybridMultilevel"/>
    <w:tmpl w:val="464420E0"/>
    <w:lvl w:ilvl="0" w:tplc="6298BE54">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CFF3B4B"/>
    <w:multiLevelType w:val="hybridMultilevel"/>
    <w:tmpl w:val="E63C2560"/>
    <w:lvl w:ilvl="0" w:tplc="24A894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B4B77"/>
    <w:multiLevelType w:val="multilevel"/>
    <w:tmpl w:val="9B5205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95348DC"/>
    <w:multiLevelType w:val="hybridMultilevel"/>
    <w:tmpl w:val="40C05144"/>
    <w:lvl w:ilvl="0" w:tplc="81A2A7DC">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F50706E"/>
    <w:multiLevelType w:val="hybridMultilevel"/>
    <w:tmpl w:val="88FE1C7C"/>
    <w:lvl w:ilvl="0" w:tplc="D3FAB0BC">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2067E65"/>
    <w:multiLevelType w:val="hybridMultilevel"/>
    <w:tmpl w:val="1608B188"/>
    <w:lvl w:ilvl="0" w:tplc="2474EB36">
      <w:start w:val="1"/>
      <w:numFmt w:val="decimal"/>
      <w:lvlText w:val="（%1）"/>
      <w:lvlJc w:val="left"/>
      <w:pPr>
        <w:ind w:left="840" w:hanging="72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6" w15:restartNumberingAfterBreak="0">
    <w:nsid w:val="22DB6D36"/>
    <w:multiLevelType w:val="hybridMultilevel"/>
    <w:tmpl w:val="2D86DE64"/>
    <w:lvl w:ilvl="0" w:tplc="269C711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6F147D"/>
    <w:multiLevelType w:val="hybridMultilevel"/>
    <w:tmpl w:val="E6DE8C16"/>
    <w:lvl w:ilvl="0" w:tplc="EC843C76">
      <w:start w:val="1"/>
      <w:numFmt w:val="lowerRoman"/>
      <w:lvlText w:val="（%1）"/>
      <w:lvlJc w:val="left"/>
      <w:pPr>
        <w:ind w:left="1500" w:hanging="10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CEA4833"/>
    <w:multiLevelType w:val="hybridMultilevel"/>
    <w:tmpl w:val="C1FA2C66"/>
    <w:lvl w:ilvl="0" w:tplc="9F1454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983C09"/>
    <w:multiLevelType w:val="hybridMultilevel"/>
    <w:tmpl w:val="050CEED6"/>
    <w:lvl w:ilvl="0" w:tplc="295AD5FE">
      <w:start w:val="4"/>
      <w:numFmt w:val="japaneseCounting"/>
      <w:lvlText w:val="第%1章"/>
      <w:lvlJc w:val="left"/>
      <w:pPr>
        <w:ind w:left="1125" w:hanging="1125"/>
      </w:pPr>
      <w:rPr>
        <w:rFonts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4206952"/>
    <w:multiLevelType w:val="hybridMultilevel"/>
    <w:tmpl w:val="3A949DE2"/>
    <w:lvl w:ilvl="0" w:tplc="2E2EEC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F9747E"/>
    <w:multiLevelType w:val="hybridMultilevel"/>
    <w:tmpl w:val="E8BC00CE"/>
    <w:lvl w:ilvl="0" w:tplc="A37C3E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B8B0321"/>
    <w:multiLevelType w:val="multilevel"/>
    <w:tmpl w:val="3B8B0321"/>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3E58691E"/>
    <w:multiLevelType w:val="hybridMultilevel"/>
    <w:tmpl w:val="D7686FBA"/>
    <w:lvl w:ilvl="0" w:tplc="6DE0B792">
      <w:start w:val="1"/>
      <w:numFmt w:val="lowerRoman"/>
      <w:lvlText w:val="（%1）"/>
      <w:lvlJc w:val="left"/>
      <w:pPr>
        <w:ind w:left="1500" w:hanging="10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C407BC0"/>
    <w:multiLevelType w:val="hybridMultilevel"/>
    <w:tmpl w:val="7CC4D3E8"/>
    <w:lvl w:ilvl="0" w:tplc="0E145692">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D6B5283"/>
    <w:multiLevelType w:val="hybridMultilevel"/>
    <w:tmpl w:val="D58A9750"/>
    <w:lvl w:ilvl="0" w:tplc="4954A9A6">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F71664C"/>
    <w:multiLevelType w:val="hybridMultilevel"/>
    <w:tmpl w:val="64F4769C"/>
    <w:lvl w:ilvl="0" w:tplc="A5DC779A">
      <w:start w:val="1"/>
      <w:numFmt w:val="lowerRoman"/>
      <w:lvlText w:val="(%1)"/>
      <w:lvlJc w:val="left"/>
      <w:pPr>
        <w:ind w:left="1146" w:hanging="720"/>
      </w:pPr>
      <w:rPr>
        <w:rFonts w:hint="default"/>
        <w:i w:val="0"/>
        <w:iCs w:val="0"/>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7" w15:restartNumberingAfterBreak="0">
    <w:nsid w:val="518409CB"/>
    <w:multiLevelType w:val="hybridMultilevel"/>
    <w:tmpl w:val="9BA0B7E2"/>
    <w:lvl w:ilvl="0" w:tplc="DE0E5D9C">
      <w:start w:val="3"/>
      <w:numFmt w:val="japaneseCounting"/>
      <w:lvlText w:val="第%1章"/>
      <w:lvlJc w:val="left"/>
      <w:pPr>
        <w:ind w:left="1125" w:hanging="1125"/>
      </w:pPr>
      <w:rPr>
        <w:rFonts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8BF6B08"/>
    <w:multiLevelType w:val="hybridMultilevel"/>
    <w:tmpl w:val="084A6860"/>
    <w:lvl w:ilvl="0" w:tplc="9C90C23C">
      <w:start w:val="4"/>
      <w:numFmt w:val="decimal"/>
      <w:lvlText w:val="第%1章"/>
      <w:lvlJc w:val="left"/>
      <w:pPr>
        <w:ind w:left="1130" w:hanging="1130"/>
      </w:pPr>
      <w:rPr>
        <w:rFonts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57C213C"/>
    <w:multiLevelType w:val="hybridMultilevel"/>
    <w:tmpl w:val="7CE2496C"/>
    <w:lvl w:ilvl="0" w:tplc="4A6C9E2C">
      <w:start w:val="1"/>
      <w:numFmt w:val="decimal"/>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4F5A73"/>
    <w:multiLevelType w:val="hybridMultilevel"/>
    <w:tmpl w:val="E430BDA8"/>
    <w:lvl w:ilvl="0" w:tplc="68F4EA9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D5C205E"/>
    <w:multiLevelType w:val="hybridMultilevel"/>
    <w:tmpl w:val="4440A93E"/>
    <w:lvl w:ilvl="0" w:tplc="F4C0EACC">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AF01AA"/>
    <w:multiLevelType w:val="hybridMultilevel"/>
    <w:tmpl w:val="D87C9646"/>
    <w:lvl w:ilvl="0" w:tplc="CE3A125C">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775A7BBE"/>
    <w:multiLevelType w:val="hybridMultilevel"/>
    <w:tmpl w:val="F424AF8C"/>
    <w:lvl w:ilvl="0" w:tplc="F2B46D14">
      <w:start w:val="1"/>
      <w:numFmt w:val="lowerRoman"/>
      <w:lvlText w:val="（%1）"/>
      <w:lvlJc w:val="left"/>
      <w:pPr>
        <w:ind w:left="1500" w:hanging="10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79D109DF"/>
    <w:multiLevelType w:val="hybridMultilevel"/>
    <w:tmpl w:val="463489AA"/>
    <w:lvl w:ilvl="0" w:tplc="C054F57C">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B0715B2"/>
    <w:multiLevelType w:val="hybridMultilevel"/>
    <w:tmpl w:val="21924184"/>
    <w:lvl w:ilvl="0" w:tplc="FB8005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CCB5124"/>
    <w:multiLevelType w:val="hybridMultilevel"/>
    <w:tmpl w:val="2CBA3D48"/>
    <w:lvl w:ilvl="0" w:tplc="2E7E06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CF63CB4"/>
    <w:multiLevelType w:val="hybridMultilevel"/>
    <w:tmpl w:val="24B0B9A4"/>
    <w:lvl w:ilvl="0" w:tplc="982A0166">
      <w:start w:val="1"/>
      <w:numFmt w:val="decimal"/>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F50074B"/>
    <w:multiLevelType w:val="hybridMultilevel"/>
    <w:tmpl w:val="8DF807F8"/>
    <w:lvl w:ilvl="0" w:tplc="35682130">
      <w:start w:val="1"/>
      <w:numFmt w:val="decimalEnclosedCircle"/>
      <w:lvlText w:val="%1"/>
      <w:lvlJc w:val="left"/>
      <w:pPr>
        <w:ind w:left="992" w:hanging="360"/>
      </w:pPr>
      <w:rPr>
        <w:rFonts w:ascii="宋体" w:hAnsi="宋体" w:cs="宋体" w:hint="default"/>
      </w:rPr>
    </w:lvl>
    <w:lvl w:ilvl="1" w:tplc="04090019" w:tentative="1">
      <w:start w:val="1"/>
      <w:numFmt w:val="lowerLetter"/>
      <w:lvlText w:val="%2)"/>
      <w:lvlJc w:val="left"/>
      <w:pPr>
        <w:ind w:left="1472" w:hanging="420"/>
      </w:pPr>
    </w:lvl>
    <w:lvl w:ilvl="2" w:tplc="0409001B" w:tentative="1">
      <w:start w:val="1"/>
      <w:numFmt w:val="lowerRoman"/>
      <w:lvlText w:val="%3."/>
      <w:lvlJc w:val="right"/>
      <w:pPr>
        <w:ind w:left="1892" w:hanging="420"/>
      </w:pPr>
    </w:lvl>
    <w:lvl w:ilvl="3" w:tplc="0409000F" w:tentative="1">
      <w:start w:val="1"/>
      <w:numFmt w:val="decimal"/>
      <w:lvlText w:val="%4."/>
      <w:lvlJc w:val="left"/>
      <w:pPr>
        <w:ind w:left="2312" w:hanging="420"/>
      </w:pPr>
    </w:lvl>
    <w:lvl w:ilvl="4" w:tplc="04090019" w:tentative="1">
      <w:start w:val="1"/>
      <w:numFmt w:val="lowerLetter"/>
      <w:lvlText w:val="%5)"/>
      <w:lvlJc w:val="left"/>
      <w:pPr>
        <w:ind w:left="2732" w:hanging="420"/>
      </w:pPr>
    </w:lvl>
    <w:lvl w:ilvl="5" w:tplc="0409001B" w:tentative="1">
      <w:start w:val="1"/>
      <w:numFmt w:val="lowerRoman"/>
      <w:lvlText w:val="%6."/>
      <w:lvlJc w:val="right"/>
      <w:pPr>
        <w:ind w:left="3152" w:hanging="420"/>
      </w:pPr>
    </w:lvl>
    <w:lvl w:ilvl="6" w:tplc="0409000F" w:tentative="1">
      <w:start w:val="1"/>
      <w:numFmt w:val="decimal"/>
      <w:lvlText w:val="%7."/>
      <w:lvlJc w:val="left"/>
      <w:pPr>
        <w:ind w:left="3572" w:hanging="420"/>
      </w:pPr>
    </w:lvl>
    <w:lvl w:ilvl="7" w:tplc="04090019" w:tentative="1">
      <w:start w:val="1"/>
      <w:numFmt w:val="lowerLetter"/>
      <w:lvlText w:val="%8)"/>
      <w:lvlJc w:val="left"/>
      <w:pPr>
        <w:ind w:left="3992" w:hanging="420"/>
      </w:pPr>
    </w:lvl>
    <w:lvl w:ilvl="8" w:tplc="0409001B" w:tentative="1">
      <w:start w:val="1"/>
      <w:numFmt w:val="lowerRoman"/>
      <w:lvlText w:val="%9."/>
      <w:lvlJc w:val="right"/>
      <w:pPr>
        <w:ind w:left="4412" w:hanging="420"/>
      </w:pPr>
    </w:lvl>
  </w:abstractNum>
  <w:num w:numId="1" w16cid:durableId="243688559">
    <w:abstractNumId w:val="12"/>
  </w:num>
  <w:num w:numId="2" w16cid:durableId="2019386482">
    <w:abstractNumId w:val="15"/>
  </w:num>
  <w:num w:numId="3" w16cid:durableId="1543059199">
    <w:abstractNumId w:val="21"/>
  </w:num>
  <w:num w:numId="4" w16cid:durableId="1273630957">
    <w:abstractNumId w:val="2"/>
  </w:num>
  <w:num w:numId="5" w16cid:durableId="1855261390">
    <w:abstractNumId w:val="20"/>
  </w:num>
  <w:num w:numId="6" w16cid:durableId="352569">
    <w:abstractNumId w:val="10"/>
  </w:num>
  <w:num w:numId="7" w16cid:durableId="1358391141">
    <w:abstractNumId w:val="26"/>
  </w:num>
  <w:num w:numId="8" w16cid:durableId="1074088603">
    <w:abstractNumId w:val="4"/>
  </w:num>
  <w:num w:numId="9" w16cid:durableId="528569924">
    <w:abstractNumId w:val="1"/>
  </w:num>
  <w:num w:numId="10" w16cid:durableId="1068574427">
    <w:abstractNumId w:val="11"/>
  </w:num>
  <w:num w:numId="11" w16cid:durableId="1883859231">
    <w:abstractNumId w:val="19"/>
  </w:num>
  <w:num w:numId="12" w16cid:durableId="1190073091">
    <w:abstractNumId w:val="27"/>
  </w:num>
  <w:num w:numId="13" w16cid:durableId="1688754571">
    <w:abstractNumId w:val="24"/>
  </w:num>
  <w:num w:numId="14" w16cid:durableId="394667106">
    <w:abstractNumId w:val="14"/>
  </w:num>
  <w:num w:numId="15" w16cid:durableId="360742149">
    <w:abstractNumId w:val="8"/>
  </w:num>
  <w:num w:numId="16" w16cid:durableId="567155798">
    <w:abstractNumId w:val="5"/>
  </w:num>
  <w:num w:numId="17" w16cid:durableId="335308948">
    <w:abstractNumId w:val="17"/>
  </w:num>
  <w:num w:numId="18" w16cid:durableId="149710581">
    <w:abstractNumId w:val="22"/>
  </w:num>
  <w:num w:numId="19" w16cid:durableId="1816679130">
    <w:abstractNumId w:val="3"/>
  </w:num>
  <w:num w:numId="20" w16cid:durableId="1426030077">
    <w:abstractNumId w:val="13"/>
  </w:num>
  <w:num w:numId="21" w16cid:durableId="116065606">
    <w:abstractNumId w:val="7"/>
  </w:num>
  <w:num w:numId="22" w16cid:durableId="1803303275">
    <w:abstractNumId w:val="23"/>
  </w:num>
  <w:num w:numId="23" w16cid:durableId="2081752787">
    <w:abstractNumId w:val="6"/>
  </w:num>
  <w:num w:numId="24" w16cid:durableId="1050225904">
    <w:abstractNumId w:val="28"/>
  </w:num>
  <w:num w:numId="25" w16cid:durableId="1932854358">
    <w:abstractNumId w:val="25"/>
  </w:num>
  <w:num w:numId="26" w16cid:durableId="561065931">
    <w:abstractNumId w:val="9"/>
  </w:num>
  <w:num w:numId="27" w16cid:durableId="781848146">
    <w:abstractNumId w:val="18"/>
  </w:num>
  <w:num w:numId="28" w16cid:durableId="958145521">
    <w:abstractNumId w:val="16"/>
  </w:num>
  <w:num w:numId="29" w16cid:durableId="11214624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hengping jin">
    <w15:presenceInfo w15:providerId="Windows Live" w15:userId="6455c2a98c5ff8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B0"/>
    <w:rsid w:val="0000432D"/>
    <w:rsid w:val="000145B0"/>
    <w:rsid w:val="00014D6C"/>
    <w:rsid w:val="000232D4"/>
    <w:rsid w:val="00027302"/>
    <w:rsid w:val="0003051F"/>
    <w:rsid w:val="00031C56"/>
    <w:rsid w:val="0004061D"/>
    <w:rsid w:val="00045599"/>
    <w:rsid w:val="00045D77"/>
    <w:rsid w:val="00063C56"/>
    <w:rsid w:val="00065222"/>
    <w:rsid w:val="0009154E"/>
    <w:rsid w:val="00093394"/>
    <w:rsid w:val="0009774A"/>
    <w:rsid w:val="00097C1C"/>
    <w:rsid w:val="000A731B"/>
    <w:rsid w:val="000B0F90"/>
    <w:rsid w:val="000D1448"/>
    <w:rsid w:val="000D3F6F"/>
    <w:rsid w:val="000D45D3"/>
    <w:rsid w:val="000E0DEA"/>
    <w:rsid w:val="000E2DDE"/>
    <w:rsid w:val="000E3B13"/>
    <w:rsid w:val="000E416D"/>
    <w:rsid w:val="000E7601"/>
    <w:rsid w:val="000F03C8"/>
    <w:rsid w:val="000F3044"/>
    <w:rsid w:val="000F4578"/>
    <w:rsid w:val="001015C2"/>
    <w:rsid w:val="001104F6"/>
    <w:rsid w:val="001113F7"/>
    <w:rsid w:val="001115E4"/>
    <w:rsid w:val="001162C2"/>
    <w:rsid w:val="00116E28"/>
    <w:rsid w:val="00134D30"/>
    <w:rsid w:val="001544FB"/>
    <w:rsid w:val="001663E4"/>
    <w:rsid w:val="00167D3E"/>
    <w:rsid w:val="00192896"/>
    <w:rsid w:val="001A2977"/>
    <w:rsid w:val="001A43C2"/>
    <w:rsid w:val="001A7D60"/>
    <w:rsid w:val="001B773A"/>
    <w:rsid w:val="001C1289"/>
    <w:rsid w:val="001C2699"/>
    <w:rsid w:val="001C6422"/>
    <w:rsid w:val="001D0870"/>
    <w:rsid w:val="001E0CD3"/>
    <w:rsid w:val="001E71C9"/>
    <w:rsid w:val="001E7E72"/>
    <w:rsid w:val="001F2983"/>
    <w:rsid w:val="001F4237"/>
    <w:rsid w:val="001F4C32"/>
    <w:rsid w:val="001F7866"/>
    <w:rsid w:val="0020158F"/>
    <w:rsid w:val="00210720"/>
    <w:rsid w:val="00223D59"/>
    <w:rsid w:val="0022567D"/>
    <w:rsid w:val="00230671"/>
    <w:rsid w:val="00234DFB"/>
    <w:rsid w:val="002352DA"/>
    <w:rsid w:val="00240647"/>
    <w:rsid w:val="00250DB7"/>
    <w:rsid w:val="002618F2"/>
    <w:rsid w:val="002658F8"/>
    <w:rsid w:val="00272E88"/>
    <w:rsid w:val="00274574"/>
    <w:rsid w:val="00285F78"/>
    <w:rsid w:val="002864F6"/>
    <w:rsid w:val="002864F8"/>
    <w:rsid w:val="00286BFC"/>
    <w:rsid w:val="00294EAB"/>
    <w:rsid w:val="00297652"/>
    <w:rsid w:val="002D7BF2"/>
    <w:rsid w:val="002E607A"/>
    <w:rsid w:val="002E791B"/>
    <w:rsid w:val="002F2256"/>
    <w:rsid w:val="002F7A6E"/>
    <w:rsid w:val="00301E4F"/>
    <w:rsid w:val="00307F5A"/>
    <w:rsid w:val="00314AB7"/>
    <w:rsid w:val="0031747E"/>
    <w:rsid w:val="00321E52"/>
    <w:rsid w:val="00330775"/>
    <w:rsid w:val="00342265"/>
    <w:rsid w:val="00391D97"/>
    <w:rsid w:val="003A2B98"/>
    <w:rsid w:val="003A380C"/>
    <w:rsid w:val="003A3A0D"/>
    <w:rsid w:val="003A4DC6"/>
    <w:rsid w:val="003A64B8"/>
    <w:rsid w:val="003B6DB7"/>
    <w:rsid w:val="003B7752"/>
    <w:rsid w:val="003C0493"/>
    <w:rsid w:val="003C0E93"/>
    <w:rsid w:val="003C2E41"/>
    <w:rsid w:val="003C7BE8"/>
    <w:rsid w:val="003D497F"/>
    <w:rsid w:val="003D5F7A"/>
    <w:rsid w:val="003E0AC3"/>
    <w:rsid w:val="003E5A64"/>
    <w:rsid w:val="00400622"/>
    <w:rsid w:val="00411003"/>
    <w:rsid w:val="00411E07"/>
    <w:rsid w:val="004137B9"/>
    <w:rsid w:val="0041661A"/>
    <w:rsid w:val="00433E93"/>
    <w:rsid w:val="004376DC"/>
    <w:rsid w:val="00440AAD"/>
    <w:rsid w:val="0045001C"/>
    <w:rsid w:val="0045259E"/>
    <w:rsid w:val="00462663"/>
    <w:rsid w:val="00462A5B"/>
    <w:rsid w:val="00483024"/>
    <w:rsid w:val="00487257"/>
    <w:rsid w:val="004915A8"/>
    <w:rsid w:val="00497624"/>
    <w:rsid w:val="004A1271"/>
    <w:rsid w:val="004A2FDA"/>
    <w:rsid w:val="004A7BF0"/>
    <w:rsid w:val="004B08F8"/>
    <w:rsid w:val="004B278F"/>
    <w:rsid w:val="004C03DA"/>
    <w:rsid w:val="004D1729"/>
    <w:rsid w:val="004E64CA"/>
    <w:rsid w:val="004F677A"/>
    <w:rsid w:val="004F7EE3"/>
    <w:rsid w:val="00502BD0"/>
    <w:rsid w:val="00503DA1"/>
    <w:rsid w:val="00511345"/>
    <w:rsid w:val="0052312F"/>
    <w:rsid w:val="00526507"/>
    <w:rsid w:val="005272E0"/>
    <w:rsid w:val="005278E3"/>
    <w:rsid w:val="005405A4"/>
    <w:rsid w:val="00554426"/>
    <w:rsid w:val="00560324"/>
    <w:rsid w:val="00570C04"/>
    <w:rsid w:val="00572A4B"/>
    <w:rsid w:val="005752BD"/>
    <w:rsid w:val="00581E14"/>
    <w:rsid w:val="00582328"/>
    <w:rsid w:val="00583516"/>
    <w:rsid w:val="0059081F"/>
    <w:rsid w:val="005B0B3E"/>
    <w:rsid w:val="005B5BE0"/>
    <w:rsid w:val="005C738E"/>
    <w:rsid w:val="005D2F06"/>
    <w:rsid w:val="005D76F3"/>
    <w:rsid w:val="005E274D"/>
    <w:rsid w:val="00601D92"/>
    <w:rsid w:val="00602F8F"/>
    <w:rsid w:val="00620270"/>
    <w:rsid w:val="006254F3"/>
    <w:rsid w:val="0062640B"/>
    <w:rsid w:val="006538CE"/>
    <w:rsid w:val="00655025"/>
    <w:rsid w:val="00656365"/>
    <w:rsid w:val="006563FD"/>
    <w:rsid w:val="00657D55"/>
    <w:rsid w:val="006622D6"/>
    <w:rsid w:val="006628FA"/>
    <w:rsid w:val="006939B2"/>
    <w:rsid w:val="00696CD0"/>
    <w:rsid w:val="006A03E3"/>
    <w:rsid w:val="006A23D9"/>
    <w:rsid w:val="006A4225"/>
    <w:rsid w:val="006B5DD2"/>
    <w:rsid w:val="006C6AD1"/>
    <w:rsid w:val="006D0E76"/>
    <w:rsid w:val="006D722E"/>
    <w:rsid w:val="006E2450"/>
    <w:rsid w:val="006E7F91"/>
    <w:rsid w:val="006F10A6"/>
    <w:rsid w:val="006F7297"/>
    <w:rsid w:val="00700B70"/>
    <w:rsid w:val="007014E2"/>
    <w:rsid w:val="00701B9A"/>
    <w:rsid w:val="0070375B"/>
    <w:rsid w:val="00704D9E"/>
    <w:rsid w:val="007263A8"/>
    <w:rsid w:val="00742C09"/>
    <w:rsid w:val="00742CB6"/>
    <w:rsid w:val="00766A2E"/>
    <w:rsid w:val="0078068D"/>
    <w:rsid w:val="00783F0E"/>
    <w:rsid w:val="007B1DCB"/>
    <w:rsid w:val="007B33BC"/>
    <w:rsid w:val="007B6923"/>
    <w:rsid w:val="007B7B66"/>
    <w:rsid w:val="007C73CA"/>
    <w:rsid w:val="007E1B88"/>
    <w:rsid w:val="007E3921"/>
    <w:rsid w:val="007E5F3D"/>
    <w:rsid w:val="007E7BCE"/>
    <w:rsid w:val="007F23BE"/>
    <w:rsid w:val="007F4E7C"/>
    <w:rsid w:val="007F6116"/>
    <w:rsid w:val="007F6FE1"/>
    <w:rsid w:val="008031A1"/>
    <w:rsid w:val="00805DC5"/>
    <w:rsid w:val="008076C6"/>
    <w:rsid w:val="00813A31"/>
    <w:rsid w:val="00825027"/>
    <w:rsid w:val="00841219"/>
    <w:rsid w:val="0084476B"/>
    <w:rsid w:val="00852697"/>
    <w:rsid w:val="00867BCA"/>
    <w:rsid w:val="00875B07"/>
    <w:rsid w:val="00876F92"/>
    <w:rsid w:val="00883A43"/>
    <w:rsid w:val="0089376C"/>
    <w:rsid w:val="008A6F51"/>
    <w:rsid w:val="008C7DEA"/>
    <w:rsid w:val="008D363D"/>
    <w:rsid w:val="008D58CC"/>
    <w:rsid w:val="008E2C16"/>
    <w:rsid w:val="008F2F09"/>
    <w:rsid w:val="008F4A3F"/>
    <w:rsid w:val="008F6132"/>
    <w:rsid w:val="00910BE2"/>
    <w:rsid w:val="00910D29"/>
    <w:rsid w:val="00916CF5"/>
    <w:rsid w:val="00927F87"/>
    <w:rsid w:val="009337C5"/>
    <w:rsid w:val="00937283"/>
    <w:rsid w:val="00943A87"/>
    <w:rsid w:val="00964AA3"/>
    <w:rsid w:val="00982287"/>
    <w:rsid w:val="00985692"/>
    <w:rsid w:val="00990786"/>
    <w:rsid w:val="009A05A4"/>
    <w:rsid w:val="009A3D10"/>
    <w:rsid w:val="009C0076"/>
    <w:rsid w:val="009C7188"/>
    <w:rsid w:val="009D2358"/>
    <w:rsid w:val="009D3050"/>
    <w:rsid w:val="009D6235"/>
    <w:rsid w:val="009E66A2"/>
    <w:rsid w:val="009F13B6"/>
    <w:rsid w:val="00A02E56"/>
    <w:rsid w:val="00A02FD9"/>
    <w:rsid w:val="00A060A3"/>
    <w:rsid w:val="00A147F3"/>
    <w:rsid w:val="00A27A35"/>
    <w:rsid w:val="00A313F9"/>
    <w:rsid w:val="00A355CA"/>
    <w:rsid w:val="00A37CE6"/>
    <w:rsid w:val="00A40E15"/>
    <w:rsid w:val="00A43B3B"/>
    <w:rsid w:val="00A44B59"/>
    <w:rsid w:val="00A52743"/>
    <w:rsid w:val="00A6470A"/>
    <w:rsid w:val="00A77B3D"/>
    <w:rsid w:val="00A83BBD"/>
    <w:rsid w:val="00A93610"/>
    <w:rsid w:val="00AB7529"/>
    <w:rsid w:val="00AC4BD1"/>
    <w:rsid w:val="00B14F7D"/>
    <w:rsid w:val="00B17113"/>
    <w:rsid w:val="00B24460"/>
    <w:rsid w:val="00B25B8C"/>
    <w:rsid w:val="00B40FE9"/>
    <w:rsid w:val="00B42E36"/>
    <w:rsid w:val="00B566F7"/>
    <w:rsid w:val="00B60B8A"/>
    <w:rsid w:val="00B6701A"/>
    <w:rsid w:val="00B724B7"/>
    <w:rsid w:val="00B73291"/>
    <w:rsid w:val="00B77006"/>
    <w:rsid w:val="00B77C8B"/>
    <w:rsid w:val="00B8228E"/>
    <w:rsid w:val="00B96DD7"/>
    <w:rsid w:val="00BA6DD4"/>
    <w:rsid w:val="00BB070C"/>
    <w:rsid w:val="00BB696D"/>
    <w:rsid w:val="00BC7EBC"/>
    <w:rsid w:val="00BD4B69"/>
    <w:rsid w:val="00BE1648"/>
    <w:rsid w:val="00BE3529"/>
    <w:rsid w:val="00BE3BA2"/>
    <w:rsid w:val="00BE3DF6"/>
    <w:rsid w:val="00BE5877"/>
    <w:rsid w:val="00BF2DAA"/>
    <w:rsid w:val="00C00214"/>
    <w:rsid w:val="00C029EF"/>
    <w:rsid w:val="00C02ED4"/>
    <w:rsid w:val="00C041BE"/>
    <w:rsid w:val="00C12EEF"/>
    <w:rsid w:val="00C1427A"/>
    <w:rsid w:val="00C22EB4"/>
    <w:rsid w:val="00C24815"/>
    <w:rsid w:val="00C2553F"/>
    <w:rsid w:val="00C321DB"/>
    <w:rsid w:val="00C324FB"/>
    <w:rsid w:val="00C3682D"/>
    <w:rsid w:val="00C41334"/>
    <w:rsid w:val="00C46AA3"/>
    <w:rsid w:val="00C50169"/>
    <w:rsid w:val="00C53031"/>
    <w:rsid w:val="00C561DF"/>
    <w:rsid w:val="00C60DBC"/>
    <w:rsid w:val="00C626A9"/>
    <w:rsid w:val="00C6696C"/>
    <w:rsid w:val="00C86D9D"/>
    <w:rsid w:val="00C90E9E"/>
    <w:rsid w:val="00CA2508"/>
    <w:rsid w:val="00CA78D3"/>
    <w:rsid w:val="00CB0496"/>
    <w:rsid w:val="00CB6E6B"/>
    <w:rsid w:val="00CD42D9"/>
    <w:rsid w:val="00CD5C36"/>
    <w:rsid w:val="00CD6022"/>
    <w:rsid w:val="00CD6ED1"/>
    <w:rsid w:val="00CE4B6B"/>
    <w:rsid w:val="00CE7325"/>
    <w:rsid w:val="00CE7EBF"/>
    <w:rsid w:val="00CF4174"/>
    <w:rsid w:val="00CF4BC5"/>
    <w:rsid w:val="00D01052"/>
    <w:rsid w:val="00D16ACB"/>
    <w:rsid w:val="00D27CC0"/>
    <w:rsid w:val="00D35462"/>
    <w:rsid w:val="00D52932"/>
    <w:rsid w:val="00D650D9"/>
    <w:rsid w:val="00D67317"/>
    <w:rsid w:val="00D94FB2"/>
    <w:rsid w:val="00D95C8B"/>
    <w:rsid w:val="00DA1AC7"/>
    <w:rsid w:val="00DA34FE"/>
    <w:rsid w:val="00DB52E9"/>
    <w:rsid w:val="00DC08D3"/>
    <w:rsid w:val="00DC0BBD"/>
    <w:rsid w:val="00DC4132"/>
    <w:rsid w:val="00DC5AA9"/>
    <w:rsid w:val="00DD220F"/>
    <w:rsid w:val="00DD5729"/>
    <w:rsid w:val="00DE0E4D"/>
    <w:rsid w:val="00DF6ABE"/>
    <w:rsid w:val="00E10775"/>
    <w:rsid w:val="00E10C38"/>
    <w:rsid w:val="00E17FCE"/>
    <w:rsid w:val="00E20E2C"/>
    <w:rsid w:val="00E365E3"/>
    <w:rsid w:val="00E40389"/>
    <w:rsid w:val="00E4496D"/>
    <w:rsid w:val="00E45220"/>
    <w:rsid w:val="00E45A2D"/>
    <w:rsid w:val="00E46B27"/>
    <w:rsid w:val="00E556CD"/>
    <w:rsid w:val="00E7106B"/>
    <w:rsid w:val="00E76760"/>
    <w:rsid w:val="00E83E94"/>
    <w:rsid w:val="00EA5741"/>
    <w:rsid w:val="00EA5F1F"/>
    <w:rsid w:val="00EB28CB"/>
    <w:rsid w:val="00EC67DC"/>
    <w:rsid w:val="00ED26F8"/>
    <w:rsid w:val="00ED273C"/>
    <w:rsid w:val="00ED4017"/>
    <w:rsid w:val="00EE2894"/>
    <w:rsid w:val="00EF0E03"/>
    <w:rsid w:val="00EF592E"/>
    <w:rsid w:val="00F006C8"/>
    <w:rsid w:val="00F00847"/>
    <w:rsid w:val="00F02561"/>
    <w:rsid w:val="00F02E40"/>
    <w:rsid w:val="00F0322C"/>
    <w:rsid w:val="00F075D5"/>
    <w:rsid w:val="00F15F7B"/>
    <w:rsid w:val="00F263B5"/>
    <w:rsid w:val="00F369A8"/>
    <w:rsid w:val="00F47B84"/>
    <w:rsid w:val="00F52C68"/>
    <w:rsid w:val="00F54657"/>
    <w:rsid w:val="00F721EF"/>
    <w:rsid w:val="00F766F8"/>
    <w:rsid w:val="00F81215"/>
    <w:rsid w:val="00F82694"/>
    <w:rsid w:val="00F875D2"/>
    <w:rsid w:val="00F90427"/>
    <w:rsid w:val="00F931D6"/>
    <w:rsid w:val="00F94792"/>
    <w:rsid w:val="00F9652F"/>
    <w:rsid w:val="00F97F27"/>
    <w:rsid w:val="00FB49DC"/>
    <w:rsid w:val="00FB5AC4"/>
    <w:rsid w:val="00FB6BC7"/>
    <w:rsid w:val="00FC295D"/>
    <w:rsid w:val="00FC2A4D"/>
    <w:rsid w:val="00FC3EB3"/>
    <w:rsid w:val="00FC401E"/>
    <w:rsid w:val="00FD1198"/>
    <w:rsid w:val="00FD50A2"/>
    <w:rsid w:val="00FF0B02"/>
    <w:rsid w:val="00FF0F75"/>
    <w:rsid w:val="00FF30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E38F8"/>
  <w15:chartTrackingRefBased/>
  <w15:docId w15:val="{AC959827-7265-4561-A21C-9CE2A04E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96D"/>
    <w:pPr>
      <w:widowControl w:val="0"/>
      <w:jc w:val="both"/>
    </w:pPr>
  </w:style>
  <w:style w:type="paragraph" w:styleId="2">
    <w:name w:val="heading 2"/>
    <w:basedOn w:val="a"/>
    <w:next w:val="a"/>
    <w:link w:val="20"/>
    <w:uiPriority w:val="9"/>
    <w:unhideWhenUsed/>
    <w:qFormat/>
    <w:rsid w:val="00223D5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C8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77C8B"/>
    <w:rPr>
      <w:sz w:val="18"/>
      <w:szCs w:val="18"/>
    </w:rPr>
  </w:style>
  <w:style w:type="paragraph" w:styleId="a5">
    <w:name w:val="footer"/>
    <w:basedOn w:val="a"/>
    <w:link w:val="a6"/>
    <w:uiPriority w:val="99"/>
    <w:unhideWhenUsed/>
    <w:rsid w:val="00B77C8B"/>
    <w:pPr>
      <w:tabs>
        <w:tab w:val="center" w:pos="4153"/>
        <w:tab w:val="right" w:pos="8306"/>
      </w:tabs>
      <w:snapToGrid w:val="0"/>
      <w:jc w:val="left"/>
    </w:pPr>
    <w:rPr>
      <w:sz w:val="18"/>
      <w:szCs w:val="18"/>
    </w:rPr>
  </w:style>
  <w:style w:type="character" w:customStyle="1" w:styleId="a6">
    <w:name w:val="页脚 字符"/>
    <w:basedOn w:val="a0"/>
    <w:link w:val="a5"/>
    <w:uiPriority w:val="99"/>
    <w:rsid w:val="00B77C8B"/>
    <w:rPr>
      <w:sz w:val="18"/>
      <w:szCs w:val="18"/>
    </w:rPr>
  </w:style>
  <w:style w:type="paragraph" w:styleId="a7">
    <w:name w:val="Date"/>
    <w:basedOn w:val="a"/>
    <w:next w:val="a"/>
    <w:link w:val="a8"/>
    <w:uiPriority w:val="99"/>
    <w:semiHidden/>
    <w:unhideWhenUsed/>
    <w:rsid w:val="00910D29"/>
    <w:pPr>
      <w:ind w:leftChars="2500" w:left="100"/>
    </w:pPr>
    <w:rPr>
      <w:rFonts w:ascii="Calibri" w:eastAsia="宋体" w:hAnsi="Calibri" w:cs="Times New Roman"/>
    </w:rPr>
  </w:style>
  <w:style w:type="character" w:customStyle="1" w:styleId="a8">
    <w:name w:val="日期 字符"/>
    <w:basedOn w:val="a0"/>
    <w:link w:val="a7"/>
    <w:uiPriority w:val="99"/>
    <w:semiHidden/>
    <w:rsid w:val="00910D29"/>
    <w:rPr>
      <w:rFonts w:ascii="Calibri" w:eastAsia="宋体" w:hAnsi="Calibri" w:cs="Times New Roman"/>
    </w:rPr>
  </w:style>
  <w:style w:type="paragraph" w:styleId="a9">
    <w:name w:val="Title"/>
    <w:basedOn w:val="a"/>
    <w:next w:val="a"/>
    <w:link w:val="1"/>
    <w:uiPriority w:val="10"/>
    <w:qFormat/>
    <w:rsid w:val="00910D29"/>
    <w:pPr>
      <w:spacing w:before="240" w:after="60"/>
      <w:jc w:val="center"/>
      <w:outlineLvl w:val="0"/>
    </w:pPr>
    <w:rPr>
      <w:rFonts w:ascii="Cambria" w:eastAsia="宋体" w:hAnsi="Cambria" w:cs="Times New Roman"/>
      <w:b/>
      <w:bCs/>
      <w:sz w:val="32"/>
      <w:szCs w:val="32"/>
    </w:rPr>
  </w:style>
  <w:style w:type="character" w:customStyle="1" w:styleId="aa">
    <w:name w:val="标题 字符"/>
    <w:basedOn w:val="a0"/>
    <w:uiPriority w:val="10"/>
    <w:rsid w:val="00910D29"/>
    <w:rPr>
      <w:rFonts w:asciiTheme="majorHAnsi" w:eastAsiaTheme="majorEastAsia" w:hAnsiTheme="majorHAnsi" w:cstheme="majorBidi"/>
      <w:b/>
      <w:bCs/>
      <w:sz w:val="32"/>
      <w:szCs w:val="32"/>
    </w:rPr>
  </w:style>
  <w:style w:type="character" w:customStyle="1" w:styleId="1">
    <w:name w:val="标题 字符1"/>
    <w:link w:val="a9"/>
    <w:uiPriority w:val="10"/>
    <w:rsid w:val="00910D29"/>
    <w:rPr>
      <w:rFonts w:ascii="Cambria" w:eastAsia="宋体" w:hAnsi="Cambria" w:cs="Times New Roman"/>
      <w:b/>
      <w:bCs/>
      <w:sz w:val="32"/>
      <w:szCs w:val="32"/>
    </w:rPr>
  </w:style>
  <w:style w:type="paragraph" w:styleId="ab">
    <w:name w:val="Subtitle"/>
    <w:basedOn w:val="a"/>
    <w:next w:val="a"/>
    <w:link w:val="10"/>
    <w:uiPriority w:val="11"/>
    <w:qFormat/>
    <w:rsid w:val="00910D29"/>
    <w:pPr>
      <w:spacing w:before="240" w:after="60" w:line="312" w:lineRule="auto"/>
      <w:jc w:val="center"/>
      <w:outlineLvl w:val="1"/>
    </w:pPr>
    <w:rPr>
      <w:rFonts w:ascii="Cambria" w:eastAsia="宋体" w:hAnsi="Cambria" w:cs="Times New Roman"/>
      <w:b/>
      <w:bCs/>
      <w:kern w:val="28"/>
      <w:sz w:val="32"/>
      <w:szCs w:val="32"/>
    </w:rPr>
  </w:style>
  <w:style w:type="character" w:customStyle="1" w:styleId="ac">
    <w:name w:val="副标题 字符"/>
    <w:basedOn w:val="a0"/>
    <w:uiPriority w:val="11"/>
    <w:rsid w:val="00910D29"/>
    <w:rPr>
      <w:b/>
      <w:bCs/>
      <w:kern w:val="28"/>
      <w:sz w:val="32"/>
      <w:szCs w:val="32"/>
    </w:rPr>
  </w:style>
  <w:style w:type="character" w:customStyle="1" w:styleId="10">
    <w:name w:val="副标题 字符1"/>
    <w:link w:val="ab"/>
    <w:uiPriority w:val="11"/>
    <w:rsid w:val="00910D29"/>
    <w:rPr>
      <w:rFonts w:ascii="Cambria" w:eastAsia="宋体" w:hAnsi="Cambria" w:cs="Times New Roman"/>
      <w:b/>
      <w:bCs/>
      <w:kern w:val="28"/>
      <w:sz w:val="32"/>
      <w:szCs w:val="32"/>
    </w:rPr>
  </w:style>
  <w:style w:type="table" w:styleId="ad">
    <w:name w:val="Table Grid"/>
    <w:basedOn w:val="a1"/>
    <w:uiPriority w:val="59"/>
    <w:rsid w:val="00910D29"/>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
    <w:name w:val="页眉 Char"/>
    <w:uiPriority w:val="99"/>
    <w:rsid w:val="00910D29"/>
    <w:rPr>
      <w:kern w:val="2"/>
      <w:sz w:val="18"/>
      <w:szCs w:val="18"/>
    </w:rPr>
  </w:style>
  <w:style w:type="character" w:customStyle="1" w:styleId="Char0">
    <w:name w:val="页脚 Char"/>
    <w:uiPriority w:val="99"/>
    <w:rsid w:val="00910D29"/>
    <w:rPr>
      <w:kern w:val="2"/>
      <w:sz w:val="18"/>
      <w:szCs w:val="18"/>
    </w:rPr>
  </w:style>
  <w:style w:type="paragraph" w:styleId="ae">
    <w:name w:val="List Paragraph"/>
    <w:basedOn w:val="a"/>
    <w:uiPriority w:val="34"/>
    <w:qFormat/>
    <w:rsid w:val="00910D29"/>
    <w:pPr>
      <w:ind w:firstLineChars="200" w:firstLine="420"/>
    </w:pPr>
    <w:rPr>
      <w:rFonts w:ascii="Calibri" w:eastAsia="宋体" w:hAnsi="Calibri" w:cs="Times New Roman"/>
    </w:rPr>
  </w:style>
  <w:style w:type="paragraph" w:customStyle="1" w:styleId="Default">
    <w:name w:val="Default"/>
    <w:rsid w:val="00910D29"/>
    <w:pPr>
      <w:widowControl w:val="0"/>
      <w:autoSpaceDE w:val="0"/>
      <w:autoSpaceDN w:val="0"/>
      <w:adjustRightInd w:val="0"/>
    </w:pPr>
    <w:rPr>
      <w:rFonts w:ascii="宋体" w:eastAsia="宋体" w:cs="宋体"/>
      <w:color w:val="000000"/>
      <w:kern w:val="0"/>
      <w:sz w:val="24"/>
      <w:szCs w:val="24"/>
    </w:rPr>
  </w:style>
  <w:style w:type="paragraph" w:styleId="af">
    <w:name w:val="Normal (Web)"/>
    <w:basedOn w:val="a"/>
    <w:uiPriority w:val="99"/>
    <w:unhideWhenUsed/>
    <w:rsid w:val="00910D29"/>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标题 Char"/>
    <w:basedOn w:val="a0"/>
    <w:uiPriority w:val="10"/>
    <w:rsid w:val="00910D29"/>
    <w:rPr>
      <w:rFonts w:ascii="Cambria" w:eastAsia="宋体" w:hAnsi="Cambria" w:cs="Times New Roman"/>
      <w:b/>
      <w:bCs/>
      <w:sz w:val="32"/>
      <w:szCs w:val="32"/>
    </w:rPr>
  </w:style>
  <w:style w:type="character" w:customStyle="1" w:styleId="Char2">
    <w:name w:val="副标题 Char"/>
    <w:basedOn w:val="a0"/>
    <w:uiPriority w:val="11"/>
    <w:rsid w:val="00910D29"/>
    <w:rPr>
      <w:rFonts w:ascii="Cambria" w:eastAsia="宋体" w:hAnsi="Cambria" w:cs="Times New Roman"/>
      <w:b/>
      <w:bCs/>
      <w:kern w:val="28"/>
      <w:sz w:val="32"/>
      <w:szCs w:val="32"/>
    </w:rPr>
  </w:style>
  <w:style w:type="paragraph" w:styleId="af0">
    <w:name w:val="Document Map"/>
    <w:basedOn w:val="a"/>
    <w:link w:val="11"/>
    <w:uiPriority w:val="99"/>
    <w:semiHidden/>
    <w:unhideWhenUsed/>
    <w:rsid w:val="00910D29"/>
    <w:rPr>
      <w:rFonts w:ascii="宋体" w:eastAsia="宋体" w:hAnsi="Calibri" w:cs="Times New Roman"/>
      <w:sz w:val="18"/>
      <w:szCs w:val="18"/>
    </w:rPr>
  </w:style>
  <w:style w:type="character" w:customStyle="1" w:styleId="af1">
    <w:name w:val="文档结构图 字符"/>
    <w:basedOn w:val="a0"/>
    <w:uiPriority w:val="99"/>
    <w:semiHidden/>
    <w:rsid w:val="00910D29"/>
    <w:rPr>
      <w:rFonts w:ascii="Microsoft YaHei UI" w:eastAsia="Microsoft YaHei UI"/>
      <w:sz w:val="18"/>
      <w:szCs w:val="18"/>
    </w:rPr>
  </w:style>
  <w:style w:type="character" w:customStyle="1" w:styleId="11">
    <w:name w:val="文档结构图 字符1"/>
    <w:basedOn w:val="a0"/>
    <w:link w:val="af0"/>
    <w:uiPriority w:val="99"/>
    <w:semiHidden/>
    <w:rsid w:val="00910D29"/>
    <w:rPr>
      <w:rFonts w:ascii="宋体" w:eastAsia="宋体" w:hAnsi="Calibri" w:cs="Times New Roman"/>
      <w:sz w:val="18"/>
      <w:szCs w:val="18"/>
    </w:rPr>
  </w:style>
  <w:style w:type="character" w:styleId="af2">
    <w:name w:val="Placeholder Text"/>
    <w:basedOn w:val="a0"/>
    <w:uiPriority w:val="99"/>
    <w:semiHidden/>
    <w:rsid w:val="00027302"/>
    <w:rPr>
      <w:color w:val="808080"/>
    </w:rPr>
  </w:style>
  <w:style w:type="character" w:customStyle="1" w:styleId="20">
    <w:name w:val="标题 2 字符"/>
    <w:basedOn w:val="a0"/>
    <w:link w:val="2"/>
    <w:uiPriority w:val="9"/>
    <w:rsid w:val="00223D59"/>
    <w:rPr>
      <w:rFonts w:asciiTheme="majorHAnsi" w:eastAsiaTheme="majorEastAsia" w:hAnsiTheme="majorHAnsi" w:cstheme="majorBidi"/>
      <w:b/>
      <w:bCs/>
      <w:sz w:val="32"/>
      <w:szCs w:val="32"/>
    </w:rPr>
  </w:style>
  <w:style w:type="numbering" w:customStyle="1" w:styleId="12">
    <w:name w:val="无列表1"/>
    <w:next w:val="a2"/>
    <w:uiPriority w:val="99"/>
    <w:semiHidden/>
    <w:unhideWhenUsed/>
    <w:rsid w:val="00223D59"/>
  </w:style>
  <w:style w:type="paragraph" w:styleId="af3">
    <w:name w:val="Revision"/>
    <w:hidden/>
    <w:uiPriority w:val="99"/>
    <w:semiHidden/>
    <w:rsid w:val="002D7BF2"/>
  </w:style>
  <w:style w:type="character" w:styleId="af4">
    <w:name w:val="annotation reference"/>
    <w:basedOn w:val="a0"/>
    <w:uiPriority w:val="99"/>
    <w:semiHidden/>
    <w:unhideWhenUsed/>
    <w:rsid w:val="00F9652F"/>
    <w:rPr>
      <w:sz w:val="21"/>
      <w:szCs w:val="21"/>
    </w:rPr>
  </w:style>
  <w:style w:type="paragraph" w:styleId="af5">
    <w:name w:val="annotation text"/>
    <w:basedOn w:val="a"/>
    <w:link w:val="af6"/>
    <w:uiPriority w:val="99"/>
    <w:semiHidden/>
    <w:unhideWhenUsed/>
    <w:rsid w:val="00F9652F"/>
    <w:pPr>
      <w:jc w:val="left"/>
    </w:pPr>
  </w:style>
  <w:style w:type="character" w:customStyle="1" w:styleId="af6">
    <w:name w:val="批注文字 字符"/>
    <w:basedOn w:val="a0"/>
    <w:link w:val="af5"/>
    <w:uiPriority w:val="99"/>
    <w:semiHidden/>
    <w:rsid w:val="00F9652F"/>
  </w:style>
  <w:style w:type="paragraph" w:styleId="af7">
    <w:name w:val="annotation subject"/>
    <w:basedOn w:val="af5"/>
    <w:next w:val="af5"/>
    <w:link w:val="af8"/>
    <w:uiPriority w:val="99"/>
    <w:semiHidden/>
    <w:unhideWhenUsed/>
    <w:rsid w:val="00F9652F"/>
    <w:rPr>
      <w:b/>
      <w:bCs/>
    </w:rPr>
  </w:style>
  <w:style w:type="character" w:customStyle="1" w:styleId="af8">
    <w:name w:val="批注主题 字符"/>
    <w:basedOn w:val="af6"/>
    <w:link w:val="af7"/>
    <w:uiPriority w:val="99"/>
    <w:semiHidden/>
    <w:rsid w:val="00F965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wmf"/><Relationship Id="rId170" Type="http://schemas.openxmlformats.org/officeDocument/2006/relationships/image" Target="media/image152.wmf"/><Relationship Id="rId268" Type="http://schemas.openxmlformats.org/officeDocument/2006/relationships/oleObject" Target="embeddings/oleObject15.bin"/><Relationship Id="rId475" Type="http://schemas.openxmlformats.org/officeDocument/2006/relationships/image" Target="media/image341.wmf"/><Relationship Id="rId682" Type="http://schemas.openxmlformats.org/officeDocument/2006/relationships/oleObject" Target="embeddings/oleObject237.bin"/><Relationship Id="rId128" Type="http://schemas.openxmlformats.org/officeDocument/2006/relationships/image" Target="media/image110.wmf"/><Relationship Id="rId335" Type="http://schemas.openxmlformats.org/officeDocument/2006/relationships/image" Target="media/image277.wmf"/><Relationship Id="rId542" Type="http://schemas.openxmlformats.org/officeDocument/2006/relationships/image" Target="media/image372.wmf"/><Relationship Id="rId987" Type="http://schemas.openxmlformats.org/officeDocument/2006/relationships/image" Target="media/image573.wmf"/><Relationship Id="rId1172" Type="http://schemas.openxmlformats.org/officeDocument/2006/relationships/image" Target="media/image707.wmf"/><Relationship Id="rId402" Type="http://schemas.openxmlformats.org/officeDocument/2006/relationships/image" Target="media/image306.wmf"/><Relationship Id="rId847" Type="http://schemas.openxmlformats.org/officeDocument/2006/relationships/oleObject" Target="embeddings/oleObject327.bin"/><Relationship Id="rId1032" Type="http://schemas.openxmlformats.org/officeDocument/2006/relationships/image" Target="media/image593.wmf"/><Relationship Id="rId707" Type="http://schemas.openxmlformats.org/officeDocument/2006/relationships/image" Target="media/image451.wmf"/><Relationship Id="rId914" Type="http://schemas.openxmlformats.org/officeDocument/2006/relationships/oleObject" Target="embeddings/oleObject366.bin"/><Relationship Id="rId1337" Type="http://schemas.openxmlformats.org/officeDocument/2006/relationships/image" Target="media/image804.wmf"/><Relationship Id="rId43" Type="http://schemas.openxmlformats.org/officeDocument/2006/relationships/image" Target="media/image36.wmf"/><Relationship Id="rId192" Type="http://schemas.openxmlformats.org/officeDocument/2006/relationships/image" Target="media/image174.wmf"/><Relationship Id="rId497" Type="http://schemas.openxmlformats.org/officeDocument/2006/relationships/oleObject" Target="embeddings/oleObject139.bin"/><Relationship Id="rId357" Type="http://schemas.openxmlformats.org/officeDocument/2006/relationships/image" Target="media/image285.wmf"/><Relationship Id="rId1194" Type="http://schemas.openxmlformats.org/officeDocument/2006/relationships/image" Target="media/image717.wmf"/><Relationship Id="rId217" Type="http://schemas.openxmlformats.org/officeDocument/2006/relationships/image" Target="media/image199.wmf"/><Relationship Id="rId564" Type="http://schemas.openxmlformats.org/officeDocument/2006/relationships/image" Target="media/image383.wmf"/><Relationship Id="rId771" Type="http://schemas.openxmlformats.org/officeDocument/2006/relationships/oleObject" Target="embeddings/oleObject286.bin"/><Relationship Id="rId869" Type="http://schemas.openxmlformats.org/officeDocument/2006/relationships/oleObject" Target="embeddings/oleObject340.bin"/><Relationship Id="rId424" Type="http://schemas.openxmlformats.org/officeDocument/2006/relationships/oleObject" Target="embeddings/oleObject101.bin"/><Relationship Id="rId631" Type="http://schemas.openxmlformats.org/officeDocument/2006/relationships/oleObject" Target="embeddings/oleObject209.bin"/><Relationship Id="rId729" Type="http://schemas.openxmlformats.org/officeDocument/2006/relationships/oleObject" Target="embeddings/oleObject263.bin"/><Relationship Id="rId1054" Type="http://schemas.openxmlformats.org/officeDocument/2006/relationships/image" Target="media/image603.wmf"/><Relationship Id="rId1261" Type="http://schemas.openxmlformats.org/officeDocument/2006/relationships/oleObject" Target="embeddings/oleObject504.bin"/><Relationship Id="rId1359" Type="http://schemas.openxmlformats.org/officeDocument/2006/relationships/image" Target="media/image826.wmf"/><Relationship Id="rId936" Type="http://schemas.openxmlformats.org/officeDocument/2006/relationships/image" Target="media/image548.wmf"/><Relationship Id="rId1121" Type="http://schemas.openxmlformats.org/officeDocument/2006/relationships/image" Target="media/image665.wmf"/><Relationship Id="rId1219" Type="http://schemas.openxmlformats.org/officeDocument/2006/relationships/oleObject" Target="embeddings/oleObject483.bin"/><Relationship Id="rId65" Type="http://schemas.openxmlformats.org/officeDocument/2006/relationships/image" Target="media/image58.wmf"/><Relationship Id="rId281" Type="http://schemas.openxmlformats.org/officeDocument/2006/relationships/image" Target="media/image252.wmf"/><Relationship Id="rId141" Type="http://schemas.openxmlformats.org/officeDocument/2006/relationships/image" Target="media/image123.wmf"/><Relationship Id="rId379" Type="http://schemas.openxmlformats.org/officeDocument/2006/relationships/image" Target="media/image296.wmf"/><Relationship Id="rId586" Type="http://schemas.openxmlformats.org/officeDocument/2006/relationships/oleObject" Target="embeddings/oleObject186.bin"/><Relationship Id="rId793" Type="http://schemas.openxmlformats.org/officeDocument/2006/relationships/image" Target="media/image489.wmf"/><Relationship Id="rId7" Type="http://schemas.openxmlformats.org/officeDocument/2006/relationships/endnotes" Target="endnotes.xml"/><Relationship Id="rId239" Type="http://schemas.openxmlformats.org/officeDocument/2006/relationships/image" Target="media/image221.wmf"/><Relationship Id="rId446" Type="http://schemas.openxmlformats.org/officeDocument/2006/relationships/image" Target="media/image327.wmf"/><Relationship Id="rId653" Type="http://schemas.openxmlformats.org/officeDocument/2006/relationships/image" Target="media/image426.wmf"/><Relationship Id="rId1076" Type="http://schemas.openxmlformats.org/officeDocument/2006/relationships/image" Target="media/image620.wmf"/><Relationship Id="rId1283" Type="http://schemas.openxmlformats.org/officeDocument/2006/relationships/oleObject" Target="embeddings/oleObject516.bin"/><Relationship Id="rId306" Type="http://schemas.openxmlformats.org/officeDocument/2006/relationships/oleObject" Target="embeddings/oleObject36.bin"/><Relationship Id="rId860" Type="http://schemas.openxmlformats.org/officeDocument/2006/relationships/oleObject" Target="embeddings/oleObject335.bin"/><Relationship Id="rId958" Type="http://schemas.openxmlformats.org/officeDocument/2006/relationships/image" Target="media/image559.wmf"/><Relationship Id="rId1143" Type="http://schemas.openxmlformats.org/officeDocument/2006/relationships/image" Target="media/image687.wmf"/><Relationship Id="rId87" Type="http://schemas.openxmlformats.org/officeDocument/2006/relationships/image" Target="media/image69.wmf"/><Relationship Id="rId513" Type="http://schemas.openxmlformats.org/officeDocument/2006/relationships/oleObject" Target="embeddings/oleObject147.bin"/><Relationship Id="rId720" Type="http://schemas.openxmlformats.org/officeDocument/2006/relationships/oleObject" Target="embeddings/oleObject257.bin"/><Relationship Id="rId818" Type="http://schemas.openxmlformats.org/officeDocument/2006/relationships/oleObject" Target="embeddings/oleObject312.bin"/><Relationship Id="rId1350" Type="http://schemas.openxmlformats.org/officeDocument/2006/relationships/image" Target="media/image817.wmf"/><Relationship Id="rId1003" Type="http://schemas.openxmlformats.org/officeDocument/2006/relationships/image" Target="media/image581.wmf"/><Relationship Id="rId1210" Type="http://schemas.openxmlformats.org/officeDocument/2006/relationships/image" Target="media/image725.wmf"/><Relationship Id="rId1308" Type="http://schemas.openxmlformats.org/officeDocument/2006/relationships/image" Target="media/image775.wmf"/><Relationship Id="rId14" Type="http://schemas.openxmlformats.org/officeDocument/2006/relationships/image" Target="media/image7.wmf"/><Relationship Id="rId163" Type="http://schemas.openxmlformats.org/officeDocument/2006/relationships/image" Target="media/image145.wmf"/><Relationship Id="rId370" Type="http://schemas.openxmlformats.org/officeDocument/2006/relationships/oleObject" Target="embeddings/oleObject72.bin"/><Relationship Id="rId230" Type="http://schemas.openxmlformats.org/officeDocument/2006/relationships/image" Target="media/image212.wmf"/><Relationship Id="rId468" Type="http://schemas.openxmlformats.org/officeDocument/2006/relationships/oleObject" Target="embeddings/oleObject124.bin"/><Relationship Id="rId675" Type="http://schemas.openxmlformats.org/officeDocument/2006/relationships/image" Target="media/image436.wmf"/><Relationship Id="rId882" Type="http://schemas.openxmlformats.org/officeDocument/2006/relationships/image" Target="media/image529.wmf"/><Relationship Id="rId1098" Type="http://schemas.openxmlformats.org/officeDocument/2006/relationships/image" Target="media/image642.wmf"/><Relationship Id="rId328" Type="http://schemas.openxmlformats.org/officeDocument/2006/relationships/oleObject" Target="embeddings/oleObject47.bin"/><Relationship Id="rId535" Type="http://schemas.openxmlformats.org/officeDocument/2006/relationships/image" Target="media/image369.wmf"/><Relationship Id="rId742" Type="http://schemas.openxmlformats.org/officeDocument/2006/relationships/oleObject" Target="embeddings/oleObject270.bin"/><Relationship Id="rId1165" Type="http://schemas.openxmlformats.org/officeDocument/2006/relationships/oleObject" Target="embeddings/oleObject455.bin"/><Relationship Id="rId1372" Type="http://schemas.openxmlformats.org/officeDocument/2006/relationships/image" Target="media/image839.wmf"/><Relationship Id="rId602" Type="http://schemas.openxmlformats.org/officeDocument/2006/relationships/image" Target="media/image402.wmf"/><Relationship Id="rId1025" Type="http://schemas.openxmlformats.org/officeDocument/2006/relationships/oleObject" Target="embeddings/oleObject429.bin"/><Relationship Id="rId1232" Type="http://schemas.openxmlformats.org/officeDocument/2006/relationships/image" Target="media/image736.wmf"/><Relationship Id="rId907" Type="http://schemas.openxmlformats.org/officeDocument/2006/relationships/image" Target="media/image539.wmf"/><Relationship Id="rId36" Type="http://schemas.openxmlformats.org/officeDocument/2006/relationships/image" Target="media/image29.wmf"/><Relationship Id="rId185" Type="http://schemas.openxmlformats.org/officeDocument/2006/relationships/image" Target="media/image167.wmf"/><Relationship Id="rId392" Type="http://schemas.openxmlformats.org/officeDocument/2006/relationships/oleObject" Target="embeddings/oleObject83.bin"/><Relationship Id="rId697" Type="http://schemas.openxmlformats.org/officeDocument/2006/relationships/image" Target="media/image446.wmf"/><Relationship Id="rId252" Type="http://schemas.openxmlformats.org/officeDocument/2006/relationships/image" Target="media/image234.wmf"/><Relationship Id="rId1187" Type="http://schemas.openxmlformats.org/officeDocument/2006/relationships/image" Target="media/image714.wmf"/><Relationship Id="rId112" Type="http://schemas.openxmlformats.org/officeDocument/2006/relationships/image" Target="media/image94.wmf"/><Relationship Id="rId557" Type="http://schemas.openxmlformats.org/officeDocument/2006/relationships/oleObject" Target="embeddings/oleObject171.bin"/><Relationship Id="rId764" Type="http://schemas.openxmlformats.org/officeDocument/2006/relationships/image" Target="media/image475.wmf"/><Relationship Id="rId971" Type="http://schemas.openxmlformats.org/officeDocument/2006/relationships/oleObject" Target="embeddings/oleObject399.bin"/><Relationship Id="rId1394" Type="http://schemas.openxmlformats.org/officeDocument/2006/relationships/image" Target="media/image861.wmf"/><Relationship Id="rId417" Type="http://schemas.openxmlformats.org/officeDocument/2006/relationships/image" Target="media/image313.wmf"/><Relationship Id="rId624" Type="http://schemas.openxmlformats.org/officeDocument/2006/relationships/oleObject" Target="embeddings/oleObject205.bin"/><Relationship Id="rId831" Type="http://schemas.openxmlformats.org/officeDocument/2006/relationships/image" Target="media/image506.wmf"/><Relationship Id="rId1047" Type="http://schemas.openxmlformats.org/officeDocument/2006/relationships/oleObject" Target="embeddings/oleObject441.bin"/><Relationship Id="rId1254" Type="http://schemas.openxmlformats.org/officeDocument/2006/relationships/image" Target="media/image747.wmf"/><Relationship Id="rId929" Type="http://schemas.openxmlformats.org/officeDocument/2006/relationships/oleObject" Target="embeddings/oleObject378.bin"/><Relationship Id="rId1114" Type="http://schemas.openxmlformats.org/officeDocument/2006/relationships/image" Target="media/image658.wmf"/><Relationship Id="rId1321" Type="http://schemas.openxmlformats.org/officeDocument/2006/relationships/image" Target="media/image788.wmf"/><Relationship Id="rId58" Type="http://schemas.openxmlformats.org/officeDocument/2006/relationships/image" Target="media/image51.wmf"/><Relationship Id="rId274" Type="http://schemas.openxmlformats.org/officeDocument/2006/relationships/oleObject" Target="embeddings/oleObject18.bin"/><Relationship Id="rId481" Type="http://schemas.openxmlformats.org/officeDocument/2006/relationships/image" Target="media/image344.wmf"/><Relationship Id="rId134" Type="http://schemas.openxmlformats.org/officeDocument/2006/relationships/image" Target="media/image116.wmf"/><Relationship Id="rId579" Type="http://schemas.openxmlformats.org/officeDocument/2006/relationships/image" Target="media/image390.wmf"/><Relationship Id="rId786" Type="http://schemas.openxmlformats.org/officeDocument/2006/relationships/oleObject" Target="embeddings/oleObject294.bin"/><Relationship Id="rId993" Type="http://schemas.openxmlformats.org/officeDocument/2006/relationships/image" Target="media/image576.wmf"/><Relationship Id="rId341" Type="http://schemas.openxmlformats.org/officeDocument/2006/relationships/oleObject" Target="embeddings/oleObject55.bin"/><Relationship Id="rId439" Type="http://schemas.openxmlformats.org/officeDocument/2006/relationships/oleObject" Target="embeddings/oleObject109.bin"/><Relationship Id="rId646" Type="http://schemas.openxmlformats.org/officeDocument/2006/relationships/oleObject" Target="embeddings/oleObject217.bin"/><Relationship Id="rId1069" Type="http://schemas.openxmlformats.org/officeDocument/2006/relationships/image" Target="media/image613.wmf"/><Relationship Id="rId1276" Type="http://schemas.openxmlformats.org/officeDocument/2006/relationships/oleObject" Target="embeddings/oleObject512.bin"/><Relationship Id="rId201" Type="http://schemas.openxmlformats.org/officeDocument/2006/relationships/image" Target="media/image183.wmf"/><Relationship Id="rId506" Type="http://schemas.openxmlformats.org/officeDocument/2006/relationships/image" Target="media/image356.wmf"/><Relationship Id="rId853" Type="http://schemas.openxmlformats.org/officeDocument/2006/relationships/image" Target="media/image516.wmf"/><Relationship Id="rId1136" Type="http://schemas.openxmlformats.org/officeDocument/2006/relationships/image" Target="media/image680.wmf"/><Relationship Id="rId713" Type="http://schemas.openxmlformats.org/officeDocument/2006/relationships/oleObject" Target="embeddings/oleObject253.bin"/><Relationship Id="rId920" Type="http://schemas.openxmlformats.org/officeDocument/2006/relationships/image" Target="media/image542.wmf"/><Relationship Id="rId1343" Type="http://schemas.openxmlformats.org/officeDocument/2006/relationships/image" Target="media/image810.wmf"/><Relationship Id="rId1203" Type="http://schemas.openxmlformats.org/officeDocument/2006/relationships/oleObject" Target="embeddings/oleObject475.bin"/><Relationship Id="rId296" Type="http://schemas.openxmlformats.org/officeDocument/2006/relationships/oleObject" Target="embeddings/oleObject31.bin"/><Relationship Id="rId156" Type="http://schemas.openxmlformats.org/officeDocument/2006/relationships/image" Target="media/image138.wmf"/><Relationship Id="rId363" Type="http://schemas.openxmlformats.org/officeDocument/2006/relationships/image" Target="media/image288.wmf"/><Relationship Id="rId570" Type="http://schemas.openxmlformats.org/officeDocument/2006/relationships/oleObject" Target="embeddings/oleObject178.bin"/><Relationship Id="rId223" Type="http://schemas.openxmlformats.org/officeDocument/2006/relationships/image" Target="media/image205.wmf"/><Relationship Id="rId430" Type="http://schemas.openxmlformats.org/officeDocument/2006/relationships/oleObject" Target="embeddings/oleObject104.bin"/><Relationship Id="rId668" Type="http://schemas.openxmlformats.org/officeDocument/2006/relationships/image" Target="media/image433.wmf"/><Relationship Id="rId875" Type="http://schemas.openxmlformats.org/officeDocument/2006/relationships/oleObject" Target="embeddings/oleObject343.bin"/><Relationship Id="rId1060" Type="http://schemas.openxmlformats.org/officeDocument/2006/relationships/image" Target="media/image606.wmf"/><Relationship Id="rId1298" Type="http://schemas.openxmlformats.org/officeDocument/2006/relationships/oleObject" Target="embeddings/oleObject526.bin"/><Relationship Id="rId528" Type="http://schemas.openxmlformats.org/officeDocument/2006/relationships/oleObject" Target="embeddings/oleObject156.bin"/><Relationship Id="rId735" Type="http://schemas.openxmlformats.org/officeDocument/2006/relationships/oleObject" Target="embeddings/oleObject266.bin"/><Relationship Id="rId942" Type="http://schemas.openxmlformats.org/officeDocument/2006/relationships/image" Target="media/image551.wmf"/><Relationship Id="rId1158" Type="http://schemas.openxmlformats.org/officeDocument/2006/relationships/oleObject" Target="embeddings/oleObject451.bin"/><Relationship Id="rId1365" Type="http://schemas.openxmlformats.org/officeDocument/2006/relationships/image" Target="media/image832.wmf"/><Relationship Id="rId1018" Type="http://schemas.openxmlformats.org/officeDocument/2006/relationships/oleObject" Target="embeddings/oleObject425.bin"/><Relationship Id="rId1225" Type="http://schemas.openxmlformats.org/officeDocument/2006/relationships/oleObject" Target="embeddings/oleObject486.bin"/><Relationship Id="rId71" Type="http://schemas.openxmlformats.org/officeDocument/2006/relationships/image" Target="media/image62.wmf"/><Relationship Id="rId802" Type="http://schemas.openxmlformats.org/officeDocument/2006/relationships/oleObject" Target="embeddings/oleObject303.bin"/><Relationship Id="rId29" Type="http://schemas.openxmlformats.org/officeDocument/2006/relationships/image" Target="media/image22.wmf"/><Relationship Id="rId178" Type="http://schemas.openxmlformats.org/officeDocument/2006/relationships/image" Target="media/image160.wmf"/><Relationship Id="rId385" Type="http://schemas.openxmlformats.org/officeDocument/2006/relationships/image" Target="media/image299.wmf"/><Relationship Id="rId592" Type="http://schemas.openxmlformats.org/officeDocument/2006/relationships/oleObject" Target="embeddings/oleObject189.bin"/><Relationship Id="rId245" Type="http://schemas.openxmlformats.org/officeDocument/2006/relationships/image" Target="media/image227.wmf"/><Relationship Id="rId452" Type="http://schemas.openxmlformats.org/officeDocument/2006/relationships/image" Target="media/image330.wmf"/><Relationship Id="rId897" Type="http://schemas.openxmlformats.org/officeDocument/2006/relationships/oleObject" Target="embeddings/oleObject355.bin"/><Relationship Id="rId1082" Type="http://schemas.openxmlformats.org/officeDocument/2006/relationships/image" Target="media/image626.wmf"/><Relationship Id="rId105" Type="http://schemas.openxmlformats.org/officeDocument/2006/relationships/image" Target="media/image87.wmf"/><Relationship Id="rId312" Type="http://schemas.openxmlformats.org/officeDocument/2006/relationships/oleObject" Target="embeddings/oleObject39.bin"/><Relationship Id="rId757" Type="http://schemas.openxmlformats.org/officeDocument/2006/relationships/oleObject" Target="embeddings/oleObject279.bin"/><Relationship Id="rId964" Type="http://schemas.openxmlformats.org/officeDocument/2006/relationships/image" Target="media/image562.wmf"/><Relationship Id="rId1387" Type="http://schemas.openxmlformats.org/officeDocument/2006/relationships/image" Target="media/image854.wmf"/><Relationship Id="rId93" Type="http://schemas.openxmlformats.org/officeDocument/2006/relationships/image" Target="media/image75.wmf"/><Relationship Id="rId617" Type="http://schemas.openxmlformats.org/officeDocument/2006/relationships/image" Target="media/image409.wmf"/><Relationship Id="rId824" Type="http://schemas.openxmlformats.org/officeDocument/2006/relationships/oleObject" Target="embeddings/oleObject315.bin"/><Relationship Id="rId1247" Type="http://schemas.openxmlformats.org/officeDocument/2006/relationships/oleObject" Target="embeddings/oleObject497.bin"/><Relationship Id="rId1107" Type="http://schemas.openxmlformats.org/officeDocument/2006/relationships/image" Target="media/image651.wmf"/><Relationship Id="rId1314" Type="http://schemas.openxmlformats.org/officeDocument/2006/relationships/image" Target="media/image781.wmf"/><Relationship Id="rId20" Type="http://schemas.openxmlformats.org/officeDocument/2006/relationships/image" Target="media/image13.wmf"/><Relationship Id="rId267" Type="http://schemas.openxmlformats.org/officeDocument/2006/relationships/image" Target="media/image246.wmf"/><Relationship Id="rId474" Type="http://schemas.openxmlformats.org/officeDocument/2006/relationships/oleObject" Target="embeddings/oleObject127.bin"/><Relationship Id="rId127" Type="http://schemas.openxmlformats.org/officeDocument/2006/relationships/image" Target="media/image109.wmf"/><Relationship Id="rId681" Type="http://schemas.openxmlformats.org/officeDocument/2006/relationships/oleObject" Target="embeddings/oleObject236.bin"/><Relationship Id="rId779" Type="http://schemas.openxmlformats.org/officeDocument/2006/relationships/image" Target="media/image482.wmf"/><Relationship Id="rId986" Type="http://schemas.openxmlformats.org/officeDocument/2006/relationships/oleObject" Target="embeddings/oleObject407.bin"/><Relationship Id="rId334" Type="http://schemas.openxmlformats.org/officeDocument/2006/relationships/oleObject" Target="embeddings/oleObject51.bin"/><Relationship Id="rId541" Type="http://schemas.openxmlformats.org/officeDocument/2006/relationships/oleObject" Target="embeddings/oleObject163.bin"/><Relationship Id="rId639" Type="http://schemas.openxmlformats.org/officeDocument/2006/relationships/image" Target="media/image419.wmf"/><Relationship Id="rId1171" Type="http://schemas.openxmlformats.org/officeDocument/2006/relationships/oleObject" Target="embeddings/oleObject458.bin"/><Relationship Id="rId1269" Type="http://schemas.openxmlformats.org/officeDocument/2006/relationships/image" Target="media/image754.wmf"/><Relationship Id="rId401" Type="http://schemas.openxmlformats.org/officeDocument/2006/relationships/oleObject" Target="embeddings/oleObject89.bin"/><Relationship Id="rId846" Type="http://schemas.openxmlformats.org/officeDocument/2006/relationships/oleObject" Target="embeddings/oleObject326.bin"/><Relationship Id="rId1031" Type="http://schemas.openxmlformats.org/officeDocument/2006/relationships/oleObject" Target="embeddings/oleObject432.bin"/><Relationship Id="rId1129" Type="http://schemas.openxmlformats.org/officeDocument/2006/relationships/image" Target="media/image673.wmf"/><Relationship Id="rId706" Type="http://schemas.openxmlformats.org/officeDocument/2006/relationships/oleObject" Target="embeddings/oleObject249.bin"/><Relationship Id="rId913" Type="http://schemas.openxmlformats.org/officeDocument/2006/relationships/oleObject" Target="embeddings/oleObject365.bin"/><Relationship Id="rId1336" Type="http://schemas.openxmlformats.org/officeDocument/2006/relationships/image" Target="media/image803.wmf"/><Relationship Id="rId42" Type="http://schemas.openxmlformats.org/officeDocument/2006/relationships/image" Target="media/image35.wmf"/><Relationship Id="rId191" Type="http://schemas.openxmlformats.org/officeDocument/2006/relationships/image" Target="media/image173.wmf"/><Relationship Id="rId289" Type="http://schemas.openxmlformats.org/officeDocument/2006/relationships/image" Target="media/image255.wmf"/><Relationship Id="rId496" Type="http://schemas.openxmlformats.org/officeDocument/2006/relationships/image" Target="media/image351.wmf"/><Relationship Id="rId149" Type="http://schemas.openxmlformats.org/officeDocument/2006/relationships/image" Target="media/image131.wmf"/><Relationship Id="rId356" Type="http://schemas.openxmlformats.org/officeDocument/2006/relationships/oleObject" Target="embeddings/oleObject65.bin"/><Relationship Id="rId563" Type="http://schemas.openxmlformats.org/officeDocument/2006/relationships/oleObject" Target="embeddings/oleObject174.bin"/><Relationship Id="rId770" Type="http://schemas.openxmlformats.org/officeDocument/2006/relationships/image" Target="media/image478.wmf"/><Relationship Id="rId1193" Type="http://schemas.openxmlformats.org/officeDocument/2006/relationships/oleObject" Target="embeddings/oleObject470.bin"/><Relationship Id="rId216" Type="http://schemas.openxmlformats.org/officeDocument/2006/relationships/image" Target="media/image198.wmf"/><Relationship Id="rId423" Type="http://schemas.openxmlformats.org/officeDocument/2006/relationships/image" Target="media/image316.wmf"/><Relationship Id="rId868" Type="http://schemas.openxmlformats.org/officeDocument/2006/relationships/oleObject" Target="embeddings/oleObject339.bin"/><Relationship Id="rId1053" Type="http://schemas.openxmlformats.org/officeDocument/2006/relationships/oleObject" Target="embeddings/oleObject444.bin"/><Relationship Id="rId1260" Type="http://schemas.openxmlformats.org/officeDocument/2006/relationships/image" Target="media/image750.wmf"/><Relationship Id="rId630" Type="http://schemas.openxmlformats.org/officeDocument/2006/relationships/image" Target="media/image415.wmf"/><Relationship Id="rId728" Type="http://schemas.openxmlformats.org/officeDocument/2006/relationships/oleObject" Target="embeddings/oleObject262.bin"/><Relationship Id="rId935" Type="http://schemas.openxmlformats.org/officeDocument/2006/relationships/oleObject" Target="embeddings/oleObject381.bin"/><Relationship Id="rId1358" Type="http://schemas.openxmlformats.org/officeDocument/2006/relationships/image" Target="media/image825.wmf"/><Relationship Id="rId64" Type="http://schemas.openxmlformats.org/officeDocument/2006/relationships/image" Target="media/image57.wmf"/><Relationship Id="rId1120" Type="http://schemas.openxmlformats.org/officeDocument/2006/relationships/image" Target="media/image664.wmf"/><Relationship Id="rId1218" Type="http://schemas.openxmlformats.org/officeDocument/2006/relationships/image" Target="media/image729.wmf"/><Relationship Id="rId280" Type="http://schemas.openxmlformats.org/officeDocument/2006/relationships/oleObject" Target="embeddings/oleObject22.bin"/><Relationship Id="rId140" Type="http://schemas.openxmlformats.org/officeDocument/2006/relationships/image" Target="media/image122.wmf"/><Relationship Id="rId378" Type="http://schemas.openxmlformats.org/officeDocument/2006/relationships/oleObject" Target="embeddings/oleObject76.bin"/><Relationship Id="rId585" Type="http://schemas.openxmlformats.org/officeDocument/2006/relationships/image" Target="media/image393.wmf"/><Relationship Id="rId792" Type="http://schemas.openxmlformats.org/officeDocument/2006/relationships/oleObject" Target="embeddings/oleObject297.bin"/><Relationship Id="rId6" Type="http://schemas.openxmlformats.org/officeDocument/2006/relationships/footnotes" Target="footnotes.xml"/><Relationship Id="rId238" Type="http://schemas.openxmlformats.org/officeDocument/2006/relationships/image" Target="media/image220.wmf"/><Relationship Id="rId445" Type="http://schemas.openxmlformats.org/officeDocument/2006/relationships/oleObject" Target="embeddings/oleObject112.bin"/><Relationship Id="rId652" Type="http://schemas.openxmlformats.org/officeDocument/2006/relationships/oleObject" Target="embeddings/oleObject220.bin"/><Relationship Id="rId1075" Type="http://schemas.openxmlformats.org/officeDocument/2006/relationships/image" Target="media/image619.wmf"/><Relationship Id="rId1282" Type="http://schemas.openxmlformats.org/officeDocument/2006/relationships/oleObject" Target="embeddings/oleObject515.bin"/><Relationship Id="rId305" Type="http://schemas.openxmlformats.org/officeDocument/2006/relationships/image" Target="media/image263.wmf"/><Relationship Id="rId512" Type="http://schemas.openxmlformats.org/officeDocument/2006/relationships/image" Target="media/image359.wmf"/><Relationship Id="rId957" Type="http://schemas.openxmlformats.org/officeDocument/2006/relationships/oleObject" Target="embeddings/oleObject392.bin"/><Relationship Id="rId1142" Type="http://schemas.openxmlformats.org/officeDocument/2006/relationships/image" Target="media/image686.wmf"/><Relationship Id="rId86" Type="http://schemas.openxmlformats.org/officeDocument/2006/relationships/oleObject" Target="embeddings/oleObject11.bin"/><Relationship Id="rId817" Type="http://schemas.openxmlformats.org/officeDocument/2006/relationships/image" Target="media/image499.wmf"/><Relationship Id="rId1002" Type="http://schemas.openxmlformats.org/officeDocument/2006/relationships/oleObject" Target="embeddings/oleObject415.bin"/><Relationship Id="rId1307" Type="http://schemas.openxmlformats.org/officeDocument/2006/relationships/image" Target="media/image774.wmf"/><Relationship Id="rId13" Type="http://schemas.openxmlformats.org/officeDocument/2006/relationships/image" Target="media/image6.wmf"/><Relationship Id="rId162" Type="http://schemas.openxmlformats.org/officeDocument/2006/relationships/image" Target="media/image144.wmf"/><Relationship Id="rId467" Type="http://schemas.openxmlformats.org/officeDocument/2006/relationships/image" Target="media/image337.wmf"/><Relationship Id="rId1097" Type="http://schemas.openxmlformats.org/officeDocument/2006/relationships/image" Target="media/image641.wmf"/><Relationship Id="rId674" Type="http://schemas.openxmlformats.org/officeDocument/2006/relationships/oleObject" Target="embeddings/oleObject232.bin"/><Relationship Id="rId881" Type="http://schemas.openxmlformats.org/officeDocument/2006/relationships/oleObject" Target="embeddings/oleObject346.bin"/><Relationship Id="rId979" Type="http://schemas.openxmlformats.org/officeDocument/2006/relationships/image" Target="media/image569.wmf"/><Relationship Id="rId327" Type="http://schemas.openxmlformats.org/officeDocument/2006/relationships/image" Target="media/image274.wmf"/><Relationship Id="rId534" Type="http://schemas.openxmlformats.org/officeDocument/2006/relationships/oleObject" Target="embeddings/oleObject159.bin"/><Relationship Id="rId741" Type="http://schemas.openxmlformats.org/officeDocument/2006/relationships/image" Target="media/image465.wmf"/><Relationship Id="rId839" Type="http://schemas.openxmlformats.org/officeDocument/2006/relationships/image" Target="media/image510.wmf"/><Relationship Id="rId1164" Type="http://schemas.openxmlformats.org/officeDocument/2006/relationships/image" Target="media/image703.wmf"/><Relationship Id="rId1371" Type="http://schemas.openxmlformats.org/officeDocument/2006/relationships/image" Target="media/image838.wmf"/><Relationship Id="rId601" Type="http://schemas.openxmlformats.org/officeDocument/2006/relationships/oleObject" Target="embeddings/oleObject193.bin"/><Relationship Id="rId1024" Type="http://schemas.openxmlformats.org/officeDocument/2006/relationships/image" Target="media/image589.wmf"/><Relationship Id="rId1231" Type="http://schemas.openxmlformats.org/officeDocument/2006/relationships/oleObject" Target="embeddings/oleObject489.bin"/><Relationship Id="rId906" Type="http://schemas.openxmlformats.org/officeDocument/2006/relationships/oleObject" Target="embeddings/oleObject361.bin"/><Relationship Id="rId1329" Type="http://schemas.openxmlformats.org/officeDocument/2006/relationships/image" Target="media/image796.wmf"/><Relationship Id="rId35" Type="http://schemas.openxmlformats.org/officeDocument/2006/relationships/image" Target="media/image28.wmf"/><Relationship Id="rId184" Type="http://schemas.openxmlformats.org/officeDocument/2006/relationships/image" Target="media/image166.wmf"/><Relationship Id="rId391" Type="http://schemas.openxmlformats.org/officeDocument/2006/relationships/image" Target="media/image302.wmf"/><Relationship Id="rId251" Type="http://schemas.openxmlformats.org/officeDocument/2006/relationships/image" Target="media/image233.wmf"/><Relationship Id="rId489" Type="http://schemas.openxmlformats.org/officeDocument/2006/relationships/image" Target="media/image348.wmf"/><Relationship Id="rId696" Type="http://schemas.openxmlformats.org/officeDocument/2006/relationships/oleObject" Target="embeddings/oleObject244.bin"/><Relationship Id="rId349" Type="http://schemas.openxmlformats.org/officeDocument/2006/relationships/oleObject" Target="embeddings/oleObject61.bin"/><Relationship Id="rId556" Type="http://schemas.openxmlformats.org/officeDocument/2006/relationships/image" Target="media/image379.wmf"/><Relationship Id="rId763" Type="http://schemas.openxmlformats.org/officeDocument/2006/relationships/oleObject" Target="embeddings/oleObject282.bin"/><Relationship Id="rId1186" Type="http://schemas.openxmlformats.org/officeDocument/2006/relationships/oleObject" Target="embeddings/oleObject466.bin"/><Relationship Id="rId1393" Type="http://schemas.openxmlformats.org/officeDocument/2006/relationships/image" Target="media/image860.wmf"/><Relationship Id="rId111" Type="http://schemas.openxmlformats.org/officeDocument/2006/relationships/image" Target="media/image93.wmf"/><Relationship Id="rId209" Type="http://schemas.openxmlformats.org/officeDocument/2006/relationships/image" Target="media/image191.wmf"/><Relationship Id="rId416" Type="http://schemas.openxmlformats.org/officeDocument/2006/relationships/oleObject" Target="embeddings/oleObject97.bin"/><Relationship Id="rId970" Type="http://schemas.openxmlformats.org/officeDocument/2006/relationships/image" Target="media/image565.wmf"/><Relationship Id="rId1046" Type="http://schemas.openxmlformats.org/officeDocument/2006/relationships/image" Target="media/image599.wmf"/><Relationship Id="rId1253" Type="http://schemas.openxmlformats.org/officeDocument/2006/relationships/oleObject" Target="embeddings/oleObject500.bin"/><Relationship Id="rId623" Type="http://schemas.openxmlformats.org/officeDocument/2006/relationships/image" Target="media/image412.wmf"/><Relationship Id="rId830" Type="http://schemas.openxmlformats.org/officeDocument/2006/relationships/oleObject" Target="embeddings/oleObject318.bin"/><Relationship Id="rId928" Type="http://schemas.openxmlformats.org/officeDocument/2006/relationships/oleObject" Target="embeddings/oleObject377.bin"/><Relationship Id="rId57" Type="http://schemas.openxmlformats.org/officeDocument/2006/relationships/image" Target="media/image50.wmf"/><Relationship Id="rId1113" Type="http://schemas.openxmlformats.org/officeDocument/2006/relationships/image" Target="media/image657.wmf"/><Relationship Id="rId1320" Type="http://schemas.openxmlformats.org/officeDocument/2006/relationships/image" Target="media/image787.wmf"/><Relationship Id="rId122" Type="http://schemas.openxmlformats.org/officeDocument/2006/relationships/image" Target="media/image104.wmf"/><Relationship Id="rId774" Type="http://schemas.openxmlformats.org/officeDocument/2006/relationships/oleObject" Target="embeddings/oleObject288.bin"/><Relationship Id="rId981" Type="http://schemas.openxmlformats.org/officeDocument/2006/relationships/image" Target="media/image570.wmf"/><Relationship Id="rId1057" Type="http://schemas.openxmlformats.org/officeDocument/2006/relationships/oleObject" Target="embeddings/oleObject446.bin"/><Relationship Id="rId427" Type="http://schemas.openxmlformats.org/officeDocument/2006/relationships/image" Target="media/image318.wmf"/><Relationship Id="rId634" Type="http://schemas.openxmlformats.org/officeDocument/2006/relationships/image" Target="media/image417.wmf"/><Relationship Id="rId841" Type="http://schemas.openxmlformats.org/officeDocument/2006/relationships/image" Target="media/image511.wmf"/><Relationship Id="rId1264" Type="http://schemas.openxmlformats.org/officeDocument/2006/relationships/image" Target="media/image752.wmf"/><Relationship Id="rId273" Type="http://schemas.openxmlformats.org/officeDocument/2006/relationships/image" Target="media/image249.wmf"/><Relationship Id="rId480" Type="http://schemas.openxmlformats.org/officeDocument/2006/relationships/oleObject" Target="embeddings/oleObject130.bin"/><Relationship Id="rId701" Type="http://schemas.openxmlformats.org/officeDocument/2006/relationships/image" Target="media/image448.wmf"/><Relationship Id="rId939" Type="http://schemas.openxmlformats.org/officeDocument/2006/relationships/oleObject" Target="embeddings/oleObject383.bin"/><Relationship Id="rId1124" Type="http://schemas.openxmlformats.org/officeDocument/2006/relationships/image" Target="media/image668.wmf"/><Relationship Id="rId1331" Type="http://schemas.openxmlformats.org/officeDocument/2006/relationships/image" Target="media/image798.wmf"/><Relationship Id="rId68" Type="http://schemas.openxmlformats.org/officeDocument/2006/relationships/oleObject" Target="embeddings/oleObject1.bin"/><Relationship Id="rId133" Type="http://schemas.openxmlformats.org/officeDocument/2006/relationships/image" Target="media/image115.wmf"/><Relationship Id="rId340" Type="http://schemas.openxmlformats.org/officeDocument/2006/relationships/image" Target="media/image279.wmf"/><Relationship Id="rId578" Type="http://schemas.openxmlformats.org/officeDocument/2006/relationships/oleObject" Target="embeddings/oleObject182.bin"/><Relationship Id="rId785" Type="http://schemas.openxmlformats.org/officeDocument/2006/relationships/image" Target="media/image485.wmf"/><Relationship Id="rId992" Type="http://schemas.openxmlformats.org/officeDocument/2006/relationships/oleObject" Target="embeddings/oleObject410.bin"/><Relationship Id="rId200" Type="http://schemas.openxmlformats.org/officeDocument/2006/relationships/image" Target="media/image182.wmf"/><Relationship Id="rId438" Type="http://schemas.openxmlformats.org/officeDocument/2006/relationships/oleObject" Target="embeddings/oleObject108.bin"/><Relationship Id="rId645" Type="http://schemas.openxmlformats.org/officeDocument/2006/relationships/image" Target="media/image422.wmf"/><Relationship Id="rId852" Type="http://schemas.openxmlformats.org/officeDocument/2006/relationships/oleObject" Target="embeddings/oleObject330.bin"/><Relationship Id="rId1068" Type="http://schemas.openxmlformats.org/officeDocument/2006/relationships/image" Target="media/image612.wmf"/><Relationship Id="rId1275" Type="http://schemas.openxmlformats.org/officeDocument/2006/relationships/image" Target="media/image757.wmf"/><Relationship Id="rId284" Type="http://schemas.openxmlformats.org/officeDocument/2006/relationships/oleObject" Target="embeddings/oleObject24.bin"/><Relationship Id="rId491" Type="http://schemas.openxmlformats.org/officeDocument/2006/relationships/oleObject" Target="embeddings/oleObject136.bin"/><Relationship Id="rId505" Type="http://schemas.openxmlformats.org/officeDocument/2006/relationships/oleObject" Target="embeddings/oleObject143.bin"/><Relationship Id="rId712" Type="http://schemas.openxmlformats.org/officeDocument/2006/relationships/image" Target="media/image453.wmf"/><Relationship Id="rId1135" Type="http://schemas.openxmlformats.org/officeDocument/2006/relationships/image" Target="media/image679.wmf"/><Relationship Id="rId1342" Type="http://schemas.openxmlformats.org/officeDocument/2006/relationships/image" Target="media/image809.wmf"/><Relationship Id="rId79" Type="http://schemas.openxmlformats.org/officeDocument/2006/relationships/image" Target="media/image66.wmf"/><Relationship Id="rId144" Type="http://schemas.openxmlformats.org/officeDocument/2006/relationships/image" Target="media/image126.wmf"/><Relationship Id="rId589" Type="http://schemas.openxmlformats.org/officeDocument/2006/relationships/image" Target="media/image395.wmf"/><Relationship Id="rId796" Type="http://schemas.openxmlformats.org/officeDocument/2006/relationships/oleObject" Target="embeddings/oleObject300.bin"/><Relationship Id="rId1202" Type="http://schemas.openxmlformats.org/officeDocument/2006/relationships/image" Target="media/image721.wmf"/><Relationship Id="rId351" Type="http://schemas.openxmlformats.org/officeDocument/2006/relationships/image" Target="media/image282.wmf"/><Relationship Id="rId449" Type="http://schemas.openxmlformats.org/officeDocument/2006/relationships/oleObject" Target="embeddings/oleObject114.bin"/><Relationship Id="rId656" Type="http://schemas.openxmlformats.org/officeDocument/2006/relationships/oleObject" Target="embeddings/oleObject222.bin"/><Relationship Id="rId863" Type="http://schemas.openxmlformats.org/officeDocument/2006/relationships/image" Target="media/image520.wmf"/><Relationship Id="rId1079" Type="http://schemas.openxmlformats.org/officeDocument/2006/relationships/image" Target="media/image623.wmf"/><Relationship Id="rId1286" Type="http://schemas.openxmlformats.org/officeDocument/2006/relationships/oleObject" Target="embeddings/oleObject518.bin"/><Relationship Id="rId211" Type="http://schemas.openxmlformats.org/officeDocument/2006/relationships/image" Target="media/image193.wmf"/><Relationship Id="rId295" Type="http://schemas.openxmlformats.org/officeDocument/2006/relationships/image" Target="media/image258.wmf"/><Relationship Id="rId309" Type="http://schemas.openxmlformats.org/officeDocument/2006/relationships/image" Target="media/image265.wmf"/><Relationship Id="rId516" Type="http://schemas.openxmlformats.org/officeDocument/2006/relationships/oleObject" Target="embeddings/oleObject149.bin"/><Relationship Id="rId1146" Type="http://schemas.openxmlformats.org/officeDocument/2006/relationships/image" Target="media/image690.wmf"/><Relationship Id="rId723" Type="http://schemas.openxmlformats.org/officeDocument/2006/relationships/oleObject" Target="embeddings/oleObject259.bin"/><Relationship Id="rId930" Type="http://schemas.openxmlformats.org/officeDocument/2006/relationships/image" Target="media/image545.wmf"/><Relationship Id="rId1006" Type="http://schemas.openxmlformats.org/officeDocument/2006/relationships/oleObject" Target="embeddings/oleObject417.bin"/><Relationship Id="rId1353" Type="http://schemas.openxmlformats.org/officeDocument/2006/relationships/image" Target="media/image820.wmf"/><Relationship Id="rId155" Type="http://schemas.openxmlformats.org/officeDocument/2006/relationships/image" Target="media/image137.wmf"/><Relationship Id="rId362" Type="http://schemas.openxmlformats.org/officeDocument/2006/relationships/oleObject" Target="embeddings/oleObject68.bin"/><Relationship Id="rId1213" Type="http://schemas.openxmlformats.org/officeDocument/2006/relationships/oleObject" Target="embeddings/oleObject480.bin"/><Relationship Id="rId1297" Type="http://schemas.openxmlformats.org/officeDocument/2006/relationships/image" Target="media/image765.wmf"/><Relationship Id="rId222" Type="http://schemas.openxmlformats.org/officeDocument/2006/relationships/image" Target="media/image204.wmf"/><Relationship Id="rId667" Type="http://schemas.openxmlformats.org/officeDocument/2006/relationships/oleObject" Target="embeddings/oleObject228.bin"/><Relationship Id="rId874" Type="http://schemas.openxmlformats.org/officeDocument/2006/relationships/image" Target="media/image525.wmf"/><Relationship Id="rId17" Type="http://schemas.openxmlformats.org/officeDocument/2006/relationships/image" Target="media/image10.wmf"/><Relationship Id="rId527" Type="http://schemas.openxmlformats.org/officeDocument/2006/relationships/image" Target="media/image365.wmf"/><Relationship Id="rId734" Type="http://schemas.openxmlformats.org/officeDocument/2006/relationships/image" Target="media/image462.wmf"/><Relationship Id="rId941" Type="http://schemas.openxmlformats.org/officeDocument/2006/relationships/oleObject" Target="embeddings/oleObject384.bin"/><Relationship Id="rId1157" Type="http://schemas.openxmlformats.org/officeDocument/2006/relationships/image" Target="media/image700.wmf"/><Relationship Id="rId1364" Type="http://schemas.openxmlformats.org/officeDocument/2006/relationships/image" Target="media/image831.wmf"/><Relationship Id="rId70" Type="http://schemas.openxmlformats.org/officeDocument/2006/relationships/oleObject" Target="embeddings/oleObject2.bin"/><Relationship Id="rId166" Type="http://schemas.openxmlformats.org/officeDocument/2006/relationships/image" Target="media/image148.wmf"/><Relationship Id="rId373" Type="http://schemas.openxmlformats.org/officeDocument/2006/relationships/image" Target="media/image293.wmf"/><Relationship Id="rId580" Type="http://schemas.openxmlformats.org/officeDocument/2006/relationships/oleObject" Target="embeddings/oleObject183.bin"/><Relationship Id="rId801" Type="http://schemas.openxmlformats.org/officeDocument/2006/relationships/image" Target="media/image492.wmf"/><Relationship Id="rId1017" Type="http://schemas.openxmlformats.org/officeDocument/2006/relationships/oleObject" Target="embeddings/oleObject424.bin"/><Relationship Id="rId1224" Type="http://schemas.openxmlformats.org/officeDocument/2006/relationships/image" Target="media/image732.wmf"/><Relationship Id="rId1" Type="http://schemas.openxmlformats.org/officeDocument/2006/relationships/customXml" Target="../customXml/item1.xml"/><Relationship Id="rId233" Type="http://schemas.openxmlformats.org/officeDocument/2006/relationships/image" Target="media/image215.wmf"/><Relationship Id="rId440" Type="http://schemas.openxmlformats.org/officeDocument/2006/relationships/image" Target="media/image324.wmf"/><Relationship Id="rId678" Type="http://schemas.openxmlformats.org/officeDocument/2006/relationships/oleObject" Target="embeddings/oleObject234.bin"/><Relationship Id="rId885" Type="http://schemas.openxmlformats.org/officeDocument/2006/relationships/oleObject" Target="embeddings/oleObject348.bin"/><Relationship Id="rId1070" Type="http://schemas.openxmlformats.org/officeDocument/2006/relationships/image" Target="media/image614.wmf"/><Relationship Id="rId28" Type="http://schemas.openxmlformats.org/officeDocument/2006/relationships/image" Target="media/image21.wmf"/><Relationship Id="rId300" Type="http://schemas.openxmlformats.org/officeDocument/2006/relationships/oleObject" Target="embeddings/oleObject33.bin"/><Relationship Id="rId538" Type="http://schemas.openxmlformats.org/officeDocument/2006/relationships/image" Target="media/image370.wmf"/><Relationship Id="rId745" Type="http://schemas.openxmlformats.org/officeDocument/2006/relationships/oleObject" Target="embeddings/oleObject272.bin"/><Relationship Id="rId952" Type="http://schemas.openxmlformats.org/officeDocument/2006/relationships/image" Target="media/image556.wmf"/><Relationship Id="rId1168" Type="http://schemas.openxmlformats.org/officeDocument/2006/relationships/image" Target="media/image705.wmf"/><Relationship Id="rId1375" Type="http://schemas.openxmlformats.org/officeDocument/2006/relationships/image" Target="media/image842.wmf"/><Relationship Id="rId81" Type="http://schemas.openxmlformats.org/officeDocument/2006/relationships/oleObject" Target="embeddings/oleObject8.bin"/><Relationship Id="rId177" Type="http://schemas.openxmlformats.org/officeDocument/2006/relationships/image" Target="media/image159.wmf"/><Relationship Id="rId384" Type="http://schemas.openxmlformats.org/officeDocument/2006/relationships/oleObject" Target="embeddings/oleObject79.bin"/><Relationship Id="rId591" Type="http://schemas.openxmlformats.org/officeDocument/2006/relationships/image" Target="media/image396.wmf"/><Relationship Id="rId605" Type="http://schemas.openxmlformats.org/officeDocument/2006/relationships/oleObject" Target="embeddings/oleObject195.bin"/><Relationship Id="rId812" Type="http://schemas.openxmlformats.org/officeDocument/2006/relationships/oleObject" Target="embeddings/oleObject309.bin"/><Relationship Id="rId1028" Type="http://schemas.openxmlformats.org/officeDocument/2006/relationships/image" Target="media/image591.wmf"/><Relationship Id="rId1235" Type="http://schemas.openxmlformats.org/officeDocument/2006/relationships/oleObject" Target="embeddings/oleObject491.bin"/><Relationship Id="rId244" Type="http://schemas.openxmlformats.org/officeDocument/2006/relationships/image" Target="media/image226.wmf"/><Relationship Id="rId689" Type="http://schemas.openxmlformats.org/officeDocument/2006/relationships/image" Target="media/image442.wmf"/><Relationship Id="rId896" Type="http://schemas.openxmlformats.org/officeDocument/2006/relationships/image" Target="media/image535.wmf"/><Relationship Id="rId1081" Type="http://schemas.openxmlformats.org/officeDocument/2006/relationships/image" Target="media/image625.wmf"/><Relationship Id="rId1302" Type="http://schemas.openxmlformats.org/officeDocument/2006/relationships/image" Target="media/image769.wmf"/><Relationship Id="rId39" Type="http://schemas.openxmlformats.org/officeDocument/2006/relationships/image" Target="media/image32.wmf"/><Relationship Id="rId451" Type="http://schemas.openxmlformats.org/officeDocument/2006/relationships/oleObject" Target="embeddings/oleObject115.bin"/><Relationship Id="rId549" Type="http://schemas.openxmlformats.org/officeDocument/2006/relationships/oleObject" Target="embeddings/oleObject167.bin"/><Relationship Id="rId756" Type="http://schemas.openxmlformats.org/officeDocument/2006/relationships/image" Target="media/image471.wmf"/><Relationship Id="rId1179" Type="http://schemas.openxmlformats.org/officeDocument/2006/relationships/image" Target="media/image710.wmf"/><Relationship Id="rId1386" Type="http://schemas.openxmlformats.org/officeDocument/2006/relationships/image" Target="media/image853.wmf"/><Relationship Id="rId104" Type="http://schemas.openxmlformats.org/officeDocument/2006/relationships/image" Target="media/image86.wmf"/><Relationship Id="rId188" Type="http://schemas.openxmlformats.org/officeDocument/2006/relationships/image" Target="media/image170.wmf"/><Relationship Id="rId311" Type="http://schemas.openxmlformats.org/officeDocument/2006/relationships/image" Target="media/image266.wmf"/><Relationship Id="rId395" Type="http://schemas.openxmlformats.org/officeDocument/2006/relationships/image" Target="media/image303.wmf"/><Relationship Id="rId409" Type="http://schemas.openxmlformats.org/officeDocument/2006/relationships/oleObject" Target="embeddings/oleObject93.bin"/><Relationship Id="rId963" Type="http://schemas.openxmlformats.org/officeDocument/2006/relationships/oleObject" Target="embeddings/oleObject395.bin"/><Relationship Id="rId1039" Type="http://schemas.openxmlformats.org/officeDocument/2006/relationships/oleObject" Target="embeddings/oleObject436.bin"/><Relationship Id="rId1246" Type="http://schemas.openxmlformats.org/officeDocument/2006/relationships/image" Target="media/image743.wmf"/><Relationship Id="rId92" Type="http://schemas.openxmlformats.org/officeDocument/2006/relationships/image" Target="media/image74.wmf"/><Relationship Id="rId616" Type="http://schemas.openxmlformats.org/officeDocument/2006/relationships/oleObject" Target="embeddings/oleObject201.bin"/><Relationship Id="rId823" Type="http://schemas.openxmlformats.org/officeDocument/2006/relationships/image" Target="media/image502.wmf"/><Relationship Id="rId255" Type="http://schemas.openxmlformats.org/officeDocument/2006/relationships/image" Target="media/image237.wmf"/><Relationship Id="rId462" Type="http://schemas.openxmlformats.org/officeDocument/2006/relationships/image" Target="media/image335.wmf"/><Relationship Id="rId1092" Type="http://schemas.openxmlformats.org/officeDocument/2006/relationships/image" Target="media/image636.wmf"/><Relationship Id="rId1106" Type="http://schemas.openxmlformats.org/officeDocument/2006/relationships/image" Target="media/image650.wmf"/><Relationship Id="rId1313" Type="http://schemas.openxmlformats.org/officeDocument/2006/relationships/image" Target="media/image780.wmf"/><Relationship Id="rId1397" Type="http://schemas.openxmlformats.org/officeDocument/2006/relationships/theme" Target="theme/theme1.xml"/><Relationship Id="rId115" Type="http://schemas.openxmlformats.org/officeDocument/2006/relationships/image" Target="media/image97.wmf"/><Relationship Id="rId322" Type="http://schemas.openxmlformats.org/officeDocument/2006/relationships/oleObject" Target="embeddings/oleObject44.bin"/><Relationship Id="rId767" Type="http://schemas.openxmlformats.org/officeDocument/2006/relationships/oleObject" Target="embeddings/oleObject284.bin"/><Relationship Id="rId974" Type="http://schemas.openxmlformats.org/officeDocument/2006/relationships/image" Target="media/image567.wmf"/><Relationship Id="rId199" Type="http://schemas.openxmlformats.org/officeDocument/2006/relationships/image" Target="media/image181.wmf"/><Relationship Id="rId627" Type="http://schemas.openxmlformats.org/officeDocument/2006/relationships/oleObject" Target="embeddings/oleObject207.bin"/><Relationship Id="rId834" Type="http://schemas.openxmlformats.org/officeDocument/2006/relationships/oleObject" Target="embeddings/oleObject320.bin"/><Relationship Id="rId1257" Type="http://schemas.openxmlformats.org/officeDocument/2006/relationships/oleObject" Target="embeddings/oleObject502.bin"/><Relationship Id="rId266" Type="http://schemas.openxmlformats.org/officeDocument/2006/relationships/oleObject" Target="embeddings/oleObject14.bin"/><Relationship Id="rId473" Type="http://schemas.openxmlformats.org/officeDocument/2006/relationships/image" Target="media/image340.wmf"/><Relationship Id="rId680" Type="http://schemas.openxmlformats.org/officeDocument/2006/relationships/oleObject" Target="embeddings/oleObject235.bin"/><Relationship Id="rId901" Type="http://schemas.openxmlformats.org/officeDocument/2006/relationships/image" Target="media/image536.wmf"/><Relationship Id="rId1117" Type="http://schemas.openxmlformats.org/officeDocument/2006/relationships/image" Target="media/image661.wmf"/><Relationship Id="rId1324" Type="http://schemas.openxmlformats.org/officeDocument/2006/relationships/image" Target="media/image791.wmf"/><Relationship Id="rId30" Type="http://schemas.openxmlformats.org/officeDocument/2006/relationships/image" Target="media/image23.wmf"/><Relationship Id="rId126" Type="http://schemas.openxmlformats.org/officeDocument/2006/relationships/image" Target="media/image108.wmf"/><Relationship Id="rId333" Type="http://schemas.openxmlformats.org/officeDocument/2006/relationships/oleObject" Target="embeddings/oleObject50.bin"/><Relationship Id="rId540" Type="http://schemas.openxmlformats.org/officeDocument/2006/relationships/image" Target="media/image371.wmf"/><Relationship Id="rId778" Type="http://schemas.openxmlformats.org/officeDocument/2006/relationships/oleObject" Target="embeddings/oleObject290.bin"/><Relationship Id="rId985" Type="http://schemas.openxmlformats.org/officeDocument/2006/relationships/image" Target="media/image572.wmf"/><Relationship Id="rId1170" Type="http://schemas.openxmlformats.org/officeDocument/2006/relationships/image" Target="media/image706.wmf"/><Relationship Id="rId638" Type="http://schemas.openxmlformats.org/officeDocument/2006/relationships/oleObject" Target="embeddings/oleObject213.bin"/><Relationship Id="rId845" Type="http://schemas.openxmlformats.org/officeDocument/2006/relationships/image" Target="media/image513.wmf"/><Relationship Id="rId1030" Type="http://schemas.openxmlformats.org/officeDocument/2006/relationships/image" Target="media/image592.wmf"/><Relationship Id="rId1268" Type="http://schemas.openxmlformats.org/officeDocument/2006/relationships/oleObject" Target="embeddings/oleObject508.bin"/><Relationship Id="rId277" Type="http://schemas.openxmlformats.org/officeDocument/2006/relationships/image" Target="media/image251.wmf"/><Relationship Id="rId400" Type="http://schemas.openxmlformats.org/officeDocument/2006/relationships/image" Target="media/image305.wmf"/><Relationship Id="rId484" Type="http://schemas.openxmlformats.org/officeDocument/2006/relationships/oleObject" Target="embeddings/oleObject132.bin"/><Relationship Id="rId705" Type="http://schemas.openxmlformats.org/officeDocument/2006/relationships/image" Target="media/image450.wmf"/><Relationship Id="rId1128" Type="http://schemas.openxmlformats.org/officeDocument/2006/relationships/image" Target="media/image672.wmf"/><Relationship Id="rId1335" Type="http://schemas.openxmlformats.org/officeDocument/2006/relationships/image" Target="media/image802.wmf"/><Relationship Id="rId137" Type="http://schemas.openxmlformats.org/officeDocument/2006/relationships/image" Target="media/image119.wmf"/><Relationship Id="rId344" Type="http://schemas.openxmlformats.org/officeDocument/2006/relationships/oleObject" Target="embeddings/oleObject57.bin"/><Relationship Id="rId691" Type="http://schemas.openxmlformats.org/officeDocument/2006/relationships/image" Target="media/image443.wmf"/><Relationship Id="rId789" Type="http://schemas.openxmlformats.org/officeDocument/2006/relationships/image" Target="media/image487.wmf"/><Relationship Id="rId912" Type="http://schemas.openxmlformats.org/officeDocument/2006/relationships/image" Target="media/image541.wmf"/><Relationship Id="rId996" Type="http://schemas.openxmlformats.org/officeDocument/2006/relationships/oleObject" Target="embeddings/oleObject412.bin"/><Relationship Id="rId41" Type="http://schemas.openxmlformats.org/officeDocument/2006/relationships/image" Target="media/image34.wmf"/><Relationship Id="rId551" Type="http://schemas.openxmlformats.org/officeDocument/2006/relationships/oleObject" Target="embeddings/oleObject168.bin"/><Relationship Id="rId649" Type="http://schemas.openxmlformats.org/officeDocument/2006/relationships/image" Target="media/image424.wmf"/><Relationship Id="rId856" Type="http://schemas.openxmlformats.org/officeDocument/2006/relationships/oleObject" Target="embeddings/oleObject332.bin"/><Relationship Id="rId1181" Type="http://schemas.openxmlformats.org/officeDocument/2006/relationships/image" Target="media/image711.wmf"/><Relationship Id="rId1279" Type="http://schemas.openxmlformats.org/officeDocument/2006/relationships/image" Target="media/image759.wmf"/><Relationship Id="rId190" Type="http://schemas.openxmlformats.org/officeDocument/2006/relationships/image" Target="media/image172.wmf"/><Relationship Id="rId204" Type="http://schemas.openxmlformats.org/officeDocument/2006/relationships/image" Target="media/image186.wmf"/><Relationship Id="rId288" Type="http://schemas.openxmlformats.org/officeDocument/2006/relationships/oleObject" Target="embeddings/oleObject27.bin"/><Relationship Id="rId411" Type="http://schemas.openxmlformats.org/officeDocument/2006/relationships/oleObject" Target="embeddings/oleObject94.bin"/><Relationship Id="rId509" Type="http://schemas.openxmlformats.org/officeDocument/2006/relationships/oleObject" Target="embeddings/oleObject145.bin"/><Relationship Id="rId1041" Type="http://schemas.openxmlformats.org/officeDocument/2006/relationships/oleObject" Target="embeddings/oleObject437.bin"/><Relationship Id="rId1139" Type="http://schemas.openxmlformats.org/officeDocument/2006/relationships/image" Target="media/image683.wmf"/><Relationship Id="rId1346" Type="http://schemas.openxmlformats.org/officeDocument/2006/relationships/image" Target="media/image813.wmf"/><Relationship Id="rId495" Type="http://schemas.openxmlformats.org/officeDocument/2006/relationships/oleObject" Target="embeddings/oleObject138.bin"/><Relationship Id="rId716" Type="http://schemas.openxmlformats.org/officeDocument/2006/relationships/oleObject" Target="embeddings/oleObject255.bin"/><Relationship Id="rId923" Type="http://schemas.openxmlformats.org/officeDocument/2006/relationships/oleObject" Target="embeddings/oleObject374.bin"/><Relationship Id="rId52" Type="http://schemas.openxmlformats.org/officeDocument/2006/relationships/image" Target="media/image45.wmf"/><Relationship Id="rId148" Type="http://schemas.openxmlformats.org/officeDocument/2006/relationships/image" Target="media/image130.wmf"/><Relationship Id="rId355" Type="http://schemas.openxmlformats.org/officeDocument/2006/relationships/image" Target="media/image284.wmf"/><Relationship Id="rId562" Type="http://schemas.openxmlformats.org/officeDocument/2006/relationships/image" Target="media/image382.wmf"/><Relationship Id="rId1192" Type="http://schemas.openxmlformats.org/officeDocument/2006/relationships/image" Target="media/image716.wmf"/><Relationship Id="rId1206" Type="http://schemas.openxmlformats.org/officeDocument/2006/relationships/image" Target="media/image723.wmf"/><Relationship Id="rId215" Type="http://schemas.openxmlformats.org/officeDocument/2006/relationships/image" Target="media/image197.wmf"/><Relationship Id="rId422" Type="http://schemas.openxmlformats.org/officeDocument/2006/relationships/oleObject" Target="embeddings/oleObject100.bin"/><Relationship Id="rId867" Type="http://schemas.openxmlformats.org/officeDocument/2006/relationships/image" Target="media/image522.wmf"/><Relationship Id="rId1052" Type="http://schemas.openxmlformats.org/officeDocument/2006/relationships/image" Target="media/image602.wmf"/><Relationship Id="rId299" Type="http://schemas.openxmlformats.org/officeDocument/2006/relationships/image" Target="media/image260.wmf"/><Relationship Id="rId727" Type="http://schemas.openxmlformats.org/officeDocument/2006/relationships/image" Target="media/image459.wmf"/><Relationship Id="rId934" Type="http://schemas.openxmlformats.org/officeDocument/2006/relationships/image" Target="media/image547.wmf"/><Relationship Id="rId1357" Type="http://schemas.openxmlformats.org/officeDocument/2006/relationships/image" Target="media/image824.wmf"/><Relationship Id="rId63" Type="http://schemas.openxmlformats.org/officeDocument/2006/relationships/image" Target="media/image56.wmf"/><Relationship Id="rId159" Type="http://schemas.openxmlformats.org/officeDocument/2006/relationships/image" Target="media/image141.wmf"/><Relationship Id="rId366" Type="http://schemas.openxmlformats.org/officeDocument/2006/relationships/oleObject" Target="embeddings/oleObject70.bin"/><Relationship Id="rId573" Type="http://schemas.openxmlformats.org/officeDocument/2006/relationships/image" Target="media/image387.wmf"/><Relationship Id="rId780" Type="http://schemas.openxmlformats.org/officeDocument/2006/relationships/oleObject" Target="embeddings/oleObject291.bin"/><Relationship Id="rId1217" Type="http://schemas.openxmlformats.org/officeDocument/2006/relationships/oleObject" Target="embeddings/oleObject482.bin"/><Relationship Id="rId226" Type="http://schemas.openxmlformats.org/officeDocument/2006/relationships/image" Target="media/image208.wmf"/><Relationship Id="rId433" Type="http://schemas.openxmlformats.org/officeDocument/2006/relationships/image" Target="media/image321.wmf"/><Relationship Id="rId878" Type="http://schemas.openxmlformats.org/officeDocument/2006/relationships/image" Target="media/image527.wmf"/><Relationship Id="rId1063" Type="http://schemas.openxmlformats.org/officeDocument/2006/relationships/oleObject" Target="embeddings/oleObject449.bin"/><Relationship Id="rId1270" Type="http://schemas.openxmlformats.org/officeDocument/2006/relationships/oleObject" Target="embeddings/oleObject509.bin"/><Relationship Id="rId640" Type="http://schemas.openxmlformats.org/officeDocument/2006/relationships/oleObject" Target="embeddings/oleObject214.bin"/><Relationship Id="rId738" Type="http://schemas.openxmlformats.org/officeDocument/2006/relationships/image" Target="media/image464.wmf"/><Relationship Id="rId945" Type="http://schemas.openxmlformats.org/officeDocument/2006/relationships/oleObject" Target="embeddings/oleObject386.bin"/><Relationship Id="rId1368" Type="http://schemas.openxmlformats.org/officeDocument/2006/relationships/image" Target="media/image835.wmf"/><Relationship Id="rId74" Type="http://schemas.openxmlformats.org/officeDocument/2006/relationships/oleObject" Target="embeddings/oleObject4.bin"/><Relationship Id="rId377" Type="http://schemas.openxmlformats.org/officeDocument/2006/relationships/image" Target="media/image295.wmf"/><Relationship Id="rId500" Type="http://schemas.openxmlformats.org/officeDocument/2006/relationships/image" Target="media/image353.wmf"/><Relationship Id="rId584" Type="http://schemas.openxmlformats.org/officeDocument/2006/relationships/oleObject" Target="embeddings/oleObject185.bin"/><Relationship Id="rId805" Type="http://schemas.openxmlformats.org/officeDocument/2006/relationships/oleObject" Target="embeddings/oleObject305.bin"/><Relationship Id="rId1130" Type="http://schemas.openxmlformats.org/officeDocument/2006/relationships/image" Target="media/image674.wmf"/><Relationship Id="rId1228" Type="http://schemas.openxmlformats.org/officeDocument/2006/relationships/image" Target="media/image734.wmf"/><Relationship Id="rId5" Type="http://schemas.openxmlformats.org/officeDocument/2006/relationships/webSettings" Target="webSettings.xml"/><Relationship Id="rId237" Type="http://schemas.openxmlformats.org/officeDocument/2006/relationships/image" Target="media/image219.wmf"/><Relationship Id="rId791" Type="http://schemas.openxmlformats.org/officeDocument/2006/relationships/image" Target="media/image488.wmf"/><Relationship Id="rId889" Type="http://schemas.openxmlformats.org/officeDocument/2006/relationships/oleObject" Target="embeddings/oleObject351.bin"/><Relationship Id="rId1074" Type="http://schemas.openxmlformats.org/officeDocument/2006/relationships/image" Target="media/image618.wmf"/><Relationship Id="rId444" Type="http://schemas.openxmlformats.org/officeDocument/2006/relationships/image" Target="media/image326.wmf"/><Relationship Id="rId651" Type="http://schemas.openxmlformats.org/officeDocument/2006/relationships/image" Target="media/image425.wmf"/><Relationship Id="rId749" Type="http://schemas.openxmlformats.org/officeDocument/2006/relationships/image" Target="media/image468.wmf"/><Relationship Id="rId1281" Type="http://schemas.openxmlformats.org/officeDocument/2006/relationships/image" Target="media/image760.wmf"/><Relationship Id="rId1379" Type="http://schemas.openxmlformats.org/officeDocument/2006/relationships/image" Target="media/image846.wmf"/><Relationship Id="rId290" Type="http://schemas.openxmlformats.org/officeDocument/2006/relationships/oleObject" Target="embeddings/oleObject28.bin"/><Relationship Id="rId304" Type="http://schemas.openxmlformats.org/officeDocument/2006/relationships/oleObject" Target="embeddings/oleObject35.bin"/><Relationship Id="rId388" Type="http://schemas.openxmlformats.org/officeDocument/2006/relationships/oleObject" Target="embeddings/oleObject81.bin"/><Relationship Id="rId511" Type="http://schemas.openxmlformats.org/officeDocument/2006/relationships/oleObject" Target="embeddings/oleObject146.bin"/><Relationship Id="rId609" Type="http://schemas.openxmlformats.org/officeDocument/2006/relationships/image" Target="media/image405.wmf"/><Relationship Id="rId956" Type="http://schemas.openxmlformats.org/officeDocument/2006/relationships/image" Target="media/image558.wmf"/><Relationship Id="rId1141" Type="http://schemas.openxmlformats.org/officeDocument/2006/relationships/image" Target="media/image685.wmf"/><Relationship Id="rId1239" Type="http://schemas.openxmlformats.org/officeDocument/2006/relationships/oleObject" Target="embeddings/oleObject493.bin"/><Relationship Id="rId85" Type="http://schemas.openxmlformats.org/officeDocument/2006/relationships/image" Target="media/image68.wmf"/><Relationship Id="rId150" Type="http://schemas.openxmlformats.org/officeDocument/2006/relationships/image" Target="media/image132.wmf"/><Relationship Id="rId595" Type="http://schemas.openxmlformats.org/officeDocument/2006/relationships/image" Target="media/image398.wmf"/><Relationship Id="rId816" Type="http://schemas.openxmlformats.org/officeDocument/2006/relationships/oleObject" Target="embeddings/oleObject311.bin"/><Relationship Id="rId1001" Type="http://schemas.openxmlformats.org/officeDocument/2006/relationships/image" Target="media/image580.wmf"/><Relationship Id="rId248" Type="http://schemas.openxmlformats.org/officeDocument/2006/relationships/image" Target="media/image230.wmf"/><Relationship Id="rId455" Type="http://schemas.openxmlformats.org/officeDocument/2006/relationships/oleObject" Target="embeddings/oleObject117.bin"/><Relationship Id="rId662" Type="http://schemas.openxmlformats.org/officeDocument/2006/relationships/image" Target="media/image430.wmf"/><Relationship Id="rId1085" Type="http://schemas.openxmlformats.org/officeDocument/2006/relationships/image" Target="media/image629.wmf"/><Relationship Id="rId1292" Type="http://schemas.openxmlformats.org/officeDocument/2006/relationships/image" Target="media/image763.wmf"/><Relationship Id="rId1306" Type="http://schemas.openxmlformats.org/officeDocument/2006/relationships/image" Target="media/image773.wmf"/><Relationship Id="rId12" Type="http://schemas.openxmlformats.org/officeDocument/2006/relationships/image" Target="media/image5.wmf"/><Relationship Id="rId108" Type="http://schemas.openxmlformats.org/officeDocument/2006/relationships/image" Target="media/image90.wmf"/><Relationship Id="rId315" Type="http://schemas.openxmlformats.org/officeDocument/2006/relationships/image" Target="media/image268.wmf"/><Relationship Id="rId522" Type="http://schemas.openxmlformats.org/officeDocument/2006/relationships/oleObject" Target="embeddings/oleObject153.bin"/><Relationship Id="rId967" Type="http://schemas.openxmlformats.org/officeDocument/2006/relationships/oleObject" Target="embeddings/oleObject397.bin"/><Relationship Id="rId1152" Type="http://schemas.openxmlformats.org/officeDocument/2006/relationships/image" Target="media/image696.wmf"/><Relationship Id="rId96" Type="http://schemas.openxmlformats.org/officeDocument/2006/relationships/image" Target="media/image78.wmf"/><Relationship Id="rId161" Type="http://schemas.openxmlformats.org/officeDocument/2006/relationships/image" Target="media/image143.wmf"/><Relationship Id="rId399" Type="http://schemas.openxmlformats.org/officeDocument/2006/relationships/oleObject" Target="embeddings/oleObject88.bin"/><Relationship Id="rId827" Type="http://schemas.openxmlformats.org/officeDocument/2006/relationships/image" Target="media/image504.wmf"/><Relationship Id="rId1012" Type="http://schemas.openxmlformats.org/officeDocument/2006/relationships/oleObject" Target="embeddings/oleObject420.bin"/><Relationship Id="rId259" Type="http://schemas.openxmlformats.org/officeDocument/2006/relationships/image" Target="media/image241.wmf"/><Relationship Id="rId466" Type="http://schemas.openxmlformats.org/officeDocument/2006/relationships/oleObject" Target="embeddings/oleObject123.bin"/><Relationship Id="rId673" Type="http://schemas.openxmlformats.org/officeDocument/2006/relationships/image" Target="media/image435.wmf"/><Relationship Id="rId880" Type="http://schemas.openxmlformats.org/officeDocument/2006/relationships/image" Target="media/image528.wmf"/><Relationship Id="rId1096" Type="http://schemas.openxmlformats.org/officeDocument/2006/relationships/image" Target="media/image640.wmf"/><Relationship Id="rId1317" Type="http://schemas.openxmlformats.org/officeDocument/2006/relationships/image" Target="media/image784.wmf"/><Relationship Id="rId23" Type="http://schemas.openxmlformats.org/officeDocument/2006/relationships/image" Target="media/image16.wmf"/><Relationship Id="rId119" Type="http://schemas.openxmlformats.org/officeDocument/2006/relationships/image" Target="media/image101.wmf"/><Relationship Id="rId326" Type="http://schemas.openxmlformats.org/officeDocument/2006/relationships/oleObject" Target="embeddings/oleObject46.bin"/><Relationship Id="rId533" Type="http://schemas.openxmlformats.org/officeDocument/2006/relationships/image" Target="media/image368.wmf"/><Relationship Id="rId978" Type="http://schemas.openxmlformats.org/officeDocument/2006/relationships/oleObject" Target="embeddings/oleObject403.bin"/><Relationship Id="rId1163" Type="http://schemas.openxmlformats.org/officeDocument/2006/relationships/oleObject" Target="embeddings/oleObject454.bin"/><Relationship Id="rId1370" Type="http://schemas.openxmlformats.org/officeDocument/2006/relationships/image" Target="media/image837.wmf"/><Relationship Id="rId740" Type="http://schemas.openxmlformats.org/officeDocument/2006/relationships/oleObject" Target="embeddings/oleObject269.bin"/><Relationship Id="rId838" Type="http://schemas.openxmlformats.org/officeDocument/2006/relationships/oleObject" Target="embeddings/oleObject322.bin"/><Relationship Id="rId1023" Type="http://schemas.openxmlformats.org/officeDocument/2006/relationships/oleObject" Target="embeddings/oleObject428.bin"/><Relationship Id="rId172" Type="http://schemas.openxmlformats.org/officeDocument/2006/relationships/image" Target="media/image154.wmf"/><Relationship Id="rId477" Type="http://schemas.openxmlformats.org/officeDocument/2006/relationships/image" Target="media/image342.wmf"/><Relationship Id="rId600" Type="http://schemas.openxmlformats.org/officeDocument/2006/relationships/image" Target="media/image401.wmf"/><Relationship Id="rId684" Type="http://schemas.openxmlformats.org/officeDocument/2006/relationships/oleObject" Target="embeddings/oleObject238.bin"/><Relationship Id="rId1230" Type="http://schemas.openxmlformats.org/officeDocument/2006/relationships/image" Target="media/image735.wmf"/><Relationship Id="rId1328" Type="http://schemas.openxmlformats.org/officeDocument/2006/relationships/image" Target="media/image795.wmf"/><Relationship Id="rId337" Type="http://schemas.openxmlformats.org/officeDocument/2006/relationships/oleObject" Target="embeddings/oleObject53.bin"/><Relationship Id="rId891" Type="http://schemas.openxmlformats.org/officeDocument/2006/relationships/oleObject" Target="embeddings/oleObject352.bin"/><Relationship Id="rId905" Type="http://schemas.openxmlformats.org/officeDocument/2006/relationships/image" Target="media/image538.wmf"/><Relationship Id="rId989" Type="http://schemas.openxmlformats.org/officeDocument/2006/relationships/image" Target="media/image574.wmf"/><Relationship Id="rId34" Type="http://schemas.openxmlformats.org/officeDocument/2006/relationships/image" Target="media/image27.wmf"/><Relationship Id="rId544" Type="http://schemas.openxmlformats.org/officeDocument/2006/relationships/image" Target="media/image373.wmf"/><Relationship Id="rId751" Type="http://schemas.openxmlformats.org/officeDocument/2006/relationships/oleObject" Target="embeddings/oleObject276.bin"/><Relationship Id="rId849" Type="http://schemas.openxmlformats.org/officeDocument/2006/relationships/oleObject" Target="embeddings/oleObject328.bin"/><Relationship Id="rId1174" Type="http://schemas.openxmlformats.org/officeDocument/2006/relationships/image" Target="media/image708.wmf"/><Relationship Id="rId1381" Type="http://schemas.openxmlformats.org/officeDocument/2006/relationships/image" Target="media/image848.wmf"/><Relationship Id="rId183" Type="http://schemas.openxmlformats.org/officeDocument/2006/relationships/image" Target="media/image165.wmf"/><Relationship Id="rId390" Type="http://schemas.openxmlformats.org/officeDocument/2006/relationships/oleObject" Target="embeddings/oleObject82.bin"/><Relationship Id="rId404" Type="http://schemas.openxmlformats.org/officeDocument/2006/relationships/image" Target="media/image307.wmf"/><Relationship Id="rId611" Type="http://schemas.openxmlformats.org/officeDocument/2006/relationships/image" Target="media/image406.wmf"/><Relationship Id="rId1034" Type="http://schemas.openxmlformats.org/officeDocument/2006/relationships/image" Target="media/image594.wmf"/><Relationship Id="rId1241" Type="http://schemas.openxmlformats.org/officeDocument/2006/relationships/oleObject" Target="embeddings/oleObject494.bin"/><Relationship Id="rId1339" Type="http://schemas.openxmlformats.org/officeDocument/2006/relationships/image" Target="media/image806.wmf"/><Relationship Id="rId250" Type="http://schemas.openxmlformats.org/officeDocument/2006/relationships/image" Target="media/image232.wmf"/><Relationship Id="rId488" Type="http://schemas.openxmlformats.org/officeDocument/2006/relationships/oleObject" Target="embeddings/oleObject134.bin"/><Relationship Id="rId695" Type="http://schemas.openxmlformats.org/officeDocument/2006/relationships/image" Target="media/image445.wmf"/><Relationship Id="rId709" Type="http://schemas.openxmlformats.org/officeDocument/2006/relationships/oleObject" Target="embeddings/oleObject251.bin"/><Relationship Id="rId916" Type="http://schemas.openxmlformats.org/officeDocument/2006/relationships/oleObject" Target="embeddings/oleObject368.bin"/><Relationship Id="rId1101" Type="http://schemas.openxmlformats.org/officeDocument/2006/relationships/image" Target="media/image645.wmf"/><Relationship Id="rId45" Type="http://schemas.openxmlformats.org/officeDocument/2006/relationships/image" Target="media/image38.wmf"/><Relationship Id="rId110" Type="http://schemas.openxmlformats.org/officeDocument/2006/relationships/image" Target="media/image92.wmf"/><Relationship Id="rId348" Type="http://schemas.openxmlformats.org/officeDocument/2006/relationships/image" Target="media/image281.wmf"/><Relationship Id="rId555" Type="http://schemas.openxmlformats.org/officeDocument/2006/relationships/oleObject" Target="embeddings/oleObject170.bin"/><Relationship Id="rId762" Type="http://schemas.openxmlformats.org/officeDocument/2006/relationships/image" Target="media/image474.wmf"/><Relationship Id="rId1185" Type="http://schemas.openxmlformats.org/officeDocument/2006/relationships/image" Target="media/image713.wmf"/><Relationship Id="rId1392" Type="http://schemas.openxmlformats.org/officeDocument/2006/relationships/image" Target="media/image859.wmf"/><Relationship Id="rId194" Type="http://schemas.openxmlformats.org/officeDocument/2006/relationships/image" Target="media/image176.wmf"/><Relationship Id="rId208" Type="http://schemas.openxmlformats.org/officeDocument/2006/relationships/image" Target="media/image190.wmf"/><Relationship Id="rId415" Type="http://schemas.openxmlformats.org/officeDocument/2006/relationships/image" Target="media/image312.wmf"/><Relationship Id="rId622" Type="http://schemas.openxmlformats.org/officeDocument/2006/relationships/oleObject" Target="embeddings/oleObject204.bin"/><Relationship Id="rId1045" Type="http://schemas.openxmlformats.org/officeDocument/2006/relationships/oleObject" Target="embeddings/oleObject440.bin"/><Relationship Id="rId1252" Type="http://schemas.openxmlformats.org/officeDocument/2006/relationships/image" Target="media/image746.wmf"/><Relationship Id="rId261" Type="http://schemas.openxmlformats.org/officeDocument/2006/relationships/image" Target="media/image243.wmf"/><Relationship Id="rId499" Type="http://schemas.openxmlformats.org/officeDocument/2006/relationships/oleObject" Target="embeddings/oleObject140.bin"/><Relationship Id="rId927" Type="http://schemas.openxmlformats.org/officeDocument/2006/relationships/image" Target="media/image544.wmf"/><Relationship Id="rId1112" Type="http://schemas.openxmlformats.org/officeDocument/2006/relationships/image" Target="media/image656.wmf"/><Relationship Id="rId56" Type="http://schemas.openxmlformats.org/officeDocument/2006/relationships/image" Target="media/image49.wmf"/><Relationship Id="rId359" Type="http://schemas.openxmlformats.org/officeDocument/2006/relationships/image" Target="media/image286.wmf"/><Relationship Id="rId566" Type="http://schemas.openxmlformats.org/officeDocument/2006/relationships/oleObject" Target="embeddings/oleObject176.bin"/><Relationship Id="rId773" Type="http://schemas.openxmlformats.org/officeDocument/2006/relationships/oleObject" Target="embeddings/oleObject287.bin"/><Relationship Id="rId1196" Type="http://schemas.openxmlformats.org/officeDocument/2006/relationships/image" Target="media/image718.wmf"/><Relationship Id="rId121" Type="http://schemas.openxmlformats.org/officeDocument/2006/relationships/image" Target="media/image103.wmf"/><Relationship Id="rId219" Type="http://schemas.openxmlformats.org/officeDocument/2006/relationships/image" Target="media/image201.wmf"/><Relationship Id="rId426" Type="http://schemas.openxmlformats.org/officeDocument/2006/relationships/oleObject" Target="embeddings/oleObject102.bin"/><Relationship Id="rId633" Type="http://schemas.openxmlformats.org/officeDocument/2006/relationships/oleObject" Target="embeddings/oleObject210.bin"/><Relationship Id="rId980" Type="http://schemas.openxmlformats.org/officeDocument/2006/relationships/oleObject" Target="embeddings/oleObject404.bin"/><Relationship Id="rId1056" Type="http://schemas.openxmlformats.org/officeDocument/2006/relationships/image" Target="media/image604.wmf"/><Relationship Id="rId1263" Type="http://schemas.openxmlformats.org/officeDocument/2006/relationships/oleObject" Target="embeddings/oleObject505.bin"/><Relationship Id="rId840" Type="http://schemas.openxmlformats.org/officeDocument/2006/relationships/oleObject" Target="embeddings/oleObject323.bin"/><Relationship Id="rId938" Type="http://schemas.openxmlformats.org/officeDocument/2006/relationships/image" Target="media/image549.wmf"/><Relationship Id="rId67" Type="http://schemas.openxmlformats.org/officeDocument/2006/relationships/image" Target="media/image60.wmf"/><Relationship Id="rId272" Type="http://schemas.openxmlformats.org/officeDocument/2006/relationships/oleObject" Target="embeddings/oleObject17.bin"/><Relationship Id="rId577" Type="http://schemas.openxmlformats.org/officeDocument/2006/relationships/image" Target="media/image389.wmf"/><Relationship Id="rId700" Type="http://schemas.openxmlformats.org/officeDocument/2006/relationships/oleObject" Target="embeddings/oleObject246.bin"/><Relationship Id="rId1123" Type="http://schemas.openxmlformats.org/officeDocument/2006/relationships/image" Target="media/image667.wmf"/><Relationship Id="rId1330" Type="http://schemas.openxmlformats.org/officeDocument/2006/relationships/image" Target="media/image797.wmf"/><Relationship Id="rId132" Type="http://schemas.openxmlformats.org/officeDocument/2006/relationships/image" Target="media/image114.wmf"/><Relationship Id="rId784" Type="http://schemas.openxmlformats.org/officeDocument/2006/relationships/oleObject" Target="embeddings/oleObject293.bin"/><Relationship Id="rId991" Type="http://schemas.openxmlformats.org/officeDocument/2006/relationships/image" Target="media/image575.wmf"/><Relationship Id="rId1067" Type="http://schemas.openxmlformats.org/officeDocument/2006/relationships/image" Target="media/image611.wmf"/><Relationship Id="rId437" Type="http://schemas.openxmlformats.org/officeDocument/2006/relationships/image" Target="media/image323.wmf"/><Relationship Id="rId644" Type="http://schemas.openxmlformats.org/officeDocument/2006/relationships/oleObject" Target="embeddings/oleObject216.bin"/><Relationship Id="rId851" Type="http://schemas.openxmlformats.org/officeDocument/2006/relationships/oleObject" Target="embeddings/oleObject329.bin"/><Relationship Id="rId1274" Type="http://schemas.openxmlformats.org/officeDocument/2006/relationships/oleObject" Target="embeddings/oleObject511.bin"/><Relationship Id="rId283" Type="http://schemas.openxmlformats.org/officeDocument/2006/relationships/image" Target="media/image253.wmf"/><Relationship Id="rId490" Type="http://schemas.openxmlformats.org/officeDocument/2006/relationships/oleObject" Target="embeddings/oleObject135.bin"/><Relationship Id="rId504" Type="http://schemas.openxmlformats.org/officeDocument/2006/relationships/image" Target="media/image355.wmf"/><Relationship Id="rId711" Type="http://schemas.openxmlformats.org/officeDocument/2006/relationships/oleObject" Target="embeddings/oleObject252.bin"/><Relationship Id="rId949" Type="http://schemas.openxmlformats.org/officeDocument/2006/relationships/oleObject" Target="embeddings/oleObject388.bin"/><Relationship Id="rId1134" Type="http://schemas.openxmlformats.org/officeDocument/2006/relationships/image" Target="media/image678.wmf"/><Relationship Id="rId1341" Type="http://schemas.openxmlformats.org/officeDocument/2006/relationships/image" Target="media/image808.wmf"/><Relationship Id="rId78" Type="http://schemas.openxmlformats.org/officeDocument/2006/relationships/oleObject" Target="embeddings/oleObject6.bin"/><Relationship Id="rId143" Type="http://schemas.openxmlformats.org/officeDocument/2006/relationships/image" Target="media/image125.wmf"/><Relationship Id="rId350" Type="http://schemas.openxmlformats.org/officeDocument/2006/relationships/oleObject" Target="embeddings/oleObject62.bin"/><Relationship Id="rId588" Type="http://schemas.openxmlformats.org/officeDocument/2006/relationships/oleObject" Target="embeddings/oleObject187.bin"/><Relationship Id="rId795" Type="http://schemas.openxmlformats.org/officeDocument/2006/relationships/oleObject" Target="embeddings/oleObject299.bin"/><Relationship Id="rId809" Type="http://schemas.openxmlformats.org/officeDocument/2006/relationships/oleObject" Target="embeddings/oleObject307.bin"/><Relationship Id="rId1201" Type="http://schemas.openxmlformats.org/officeDocument/2006/relationships/oleObject" Target="embeddings/oleObject474.bin"/><Relationship Id="rId9" Type="http://schemas.openxmlformats.org/officeDocument/2006/relationships/image" Target="media/image2.wmf"/><Relationship Id="rId210" Type="http://schemas.openxmlformats.org/officeDocument/2006/relationships/image" Target="media/image192.wmf"/><Relationship Id="rId448" Type="http://schemas.openxmlformats.org/officeDocument/2006/relationships/image" Target="media/image328.wmf"/><Relationship Id="rId655" Type="http://schemas.openxmlformats.org/officeDocument/2006/relationships/image" Target="media/image427.wmf"/><Relationship Id="rId862" Type="http://schemas.openxmlformats.org/officeDocument/2006/relationships/oleObject" Target="embeddings/oleObject336.bin"/><Relationship Id="rId1078" Type="http://schemas.openxmlformats.org/officeDocument/2006/relationships/image" Target="media/image622.wmf"/><Relationship Id="rId1285" Type="http://schemas.openxmlformats.org/officeDocument/2006/relationships/oleObject" Target="embeddings/oleObject517.bin"/><Relationship Id="rId294" Type="http://schemas.openxmlformats.org/officeDocument/2006/relationships/oleObject" Target="embeddings/oleObject30.bin"/><Relationship Id="rId308" Type="http://schemas.openxmlformats.org/officeDocument/2006/relationships/oleObject" Target="embeddings/oleObject37.bin"/><Relationship Id="rId515" Type="http://schemas.openxmlformats.org/officeDocument/2006/relationships/oleObject" Target="embeddings/oleObject148.bin"/><Relationship Id="rId722" Type="http://schemas.openxmlformats.org/officeDocument/2006/relationships/image" Target="media/image457.wmf"/><Relationship Id="rId1145" Type="http://schemas.openxmlformats.org/officeDocument/2006/relationships/image" Target="media/image689.wmf"/><Relationship Id="rId1352" Type="http://schemas.openxmlformats.org/officeDocument/2006/relationships/image" Target="media/image819.wmf"/><Relationship Id="rId89" Type="http://schemas.openxmlformats.org/officeDocument/2006/relationships/image" Target="media/image71.wmf"/><Relationship Id="rId154" Type="http://schemas.openxmlformats.org/officeDocument/2006/relationships/image" Target="media/image136.wmf"/><Relationship Id="rId361" Type="http://schemas.openxmlformats.org/officeDocument/2006/relationships/image" Target="media/image287.wmf"/><Relationship Id="rId599" Type="http://schemas.openxmlformats.org/officeDocument/2006/relationships/image" Target="media/image400.png"/><Relationship Id="rId1005" Type="http://schemas.openxmlformats.org/officeDocument/2006/relationships/image" Target="media/image582.wmf"/><Relationship Id="rId1212" Type="http://schemas.openxmlformats.org/officeDocument/2006/relationships/image" Target="media/image726.wmf"/><Relationship Id="rId459" Type="http://schemas.openxmlformats.org/officeDocument/2006/relationships/oleObject" Target="embeddings/oleObject119.bin"/><Relationship Id="rId666" Type="http://schemas.openxmlformats.org/officeDocument/2006/relationships/image" Target="media/image432.wmf"/><Relationship Id="rId873" Type="http://schemas.openxmlformats.org/officeDocument/2006/relationships/oleObject" Target="embeddings/oleObject342.bin"/><Relationship Id="rId1089" Type="http://schemas.openxmlformats.org/officeDocument/2006/relationships/image" Target="media/image633.wmf"/><Relationship Id="rId1296" Type="http://schemas.openxmlformats.org/officeDocument/2006/relationships/oleObject" Target="embeddings/oleObject525.bin"/><Relationship Id="rId16" Type="http://schemas.openxmlformats.org/officeDocument/2006/relationships/image" Target="media/image9.wmf"/><Relationship Id="rId221" Type="http://schemas.openxmlformats.org/officeDocument/2006/relationships/image" Target="media/image203.wmf"/><Relationship Id="rId319" Type="http://schemas.openxmlformats.org/officeDocument/2006/relationships/image" Target="media/image270.wmf"/><Relationship Id="rId526" Type="http://schemas.openxmlformats.org/officeDocument/2006/relationships/oleObject" Target="embeddings/oleObject155.bin"/><Relationship Id="rId1156" Type="http://schemas.openxmlformats.org/officeDocument/2006/relationships/oleObject" Target="embeddings/oleObject450.bin"/><Relationship Id="rId1363" Type="http://schemas.openxmlformats.org/officeDocument/2006/relationships/image" Target="media/image830.wmf"/><Relationship Id="rId733" Type="http://schemas.openxmlformats.org/officeDocument/2006/relationships/oleObject" Target="embeddings/oleObject265.bin"/><Relationship Id="rId940" Type="http://schemas.openxmlformats.org/officeDocument/2006/relationships/image" Target="media/image550.wmf"/><Relationship Id="rId1016" Type="http://schemas.openxmlformats.org/officeDocument/2006/relationships/oleObject" Target="embeddings/oleObject423.bin"/><Relationship Id="rId165" Type="http://schemas.openxmlformats.org/officeDocument/2006/relationships/image" Target="media/image147.wmf"/><Relationship Id="rId372" Type="http://schemas.openxmlformats.org/officeDocument/2006/relationships/oleObject" Target="embeddings/oleObject73.bin"/><Relationship Id="rId677" Type="http://schemas.openxmlformats.org/officeDocument/2006/relationships/image" Target="media/image437.wmf"/><Relationship Id="rId800" Type="http://schemas.openxmlformats.org/officeDocument/2006/relationships/oleObject" Target="embeddings/oleObject302.bin"/><Relationship Id="rId1223" Type="http://schemas.openxmlformats.org/officeDocument/2006/relationships/oleObject" Target="embeddings/oleObject485.bin"/><Relationship Id="rId232" Type="http://schemas.openxmlformats.org/officeDocument/2006/relationships/image" Target="media/image214.wmf"/><Relationship Id="rId884" Type="http://schemas.openxmlformats.org/officeDocument/2006/relationships/image" Target="media/image530.wmf"/><Relationship Id="rId27" Type="http://schemas.openxmlformats.org/officeDocument/2006/relationships/image" Target="media/image20.wmf"/><Relationship Id="rId537" Type="http://schemas.openxmlformats.org/officeDocument/2006/relationships/oleObject" Target="embeddings/oleObject161.bin"/><Relationship Id="rId744" Type="http://schemas.openxmlformats.org/officeDocument/2006/relationships/oleObject" Target="embeddings/oleObject271.bin"/><Relationship Id="rId951" Type="http://schemas.openxmlformats.org/officeDocument/2006/relationships/oleObject" Target="embeddings/oleObject389.bin"/><Relationship Id="rId1167" Type="http://schemas.openxmlformats.org/officeDocument/2006/relationships/oleObject" Target="embeddings/oleObject456.bin"/><Relationship Id="rId1374" Type="http://schemas.openxmlformats.org/officeDocument/2006/relationships/image" Target="media/image841.wmf"/><Relationship Id="rId80" Type="http://schemas.openxmlformats.org/officeDocument/2006/relationships/oleObject" Target="embeddings/oleObject7.bin"/><Relationship Id="rId176" Type="http://schemas.openxmlformats.org/officeDocument/2006/relationships/image" Target="media/image158.wmf"/><Relationship Id="rId383" Type="http://schemas.openxmlformats.org/officeDocument/2006/relationships/image" Target="media/image298.wmf"/><Relationship Id="rId590" Type="http://schemas.openxmlformats.org/officeDocument/2006/relationships/oleObject" Target="embeddings/oleObject188.bin"/><Relationship Id="rId604" Type="http://schemas.openxmlformats.org/officeDocument/2006/relationships/image" Target="media/image403.wmf"/><Relationship Id="rId811" Type="http://schemas.openxmlformats.org/officeDocument/2006/relationships/image" Target="media/image496.wmf"/><Relationship Id="rId1027" Type="http://schemas.openxmlformats.org/officeDocument/2006/relationships/oleObject" Target="embeddings/oleObject430.bin"/><Relationship Id="rId1234" Type="http://schemas.openxmlformats.org/officeDocument/2006/relationships/image" Target="media/image737.wmf"/><Relationship Id="rId243" Type="http://schemas.openxmlformats.org/officeDocument/2006/relationships/image" Target="media/image225.wmf"/><Relationship Id="rId450" Type="http://schemas.openxmlformats.org/officeDocument/2006/relationships/image" Target="media/image329.wmf"/><Relationship Id="rId688" Type="http://schemas.openxmlformats.org/officeDocument/2006/relationships/oleObject" Target="embeddings/oleObject240.bin"/><Relationship Id="rId895" Type="http://schemas.openxmlformats.org/officeDocument/2006/relationships/oleObject" Target="embeddings/oleObject354.bin"/><Relationship Id="rId909" Type="http://schemas.openxmlformats.org/officeDocument/2006/relationships/image" Target="media/image540.wmf"/><Relationship Id="rId1080" Type="http://schemas.openxmlformats.org/officeDocument/2006/relationships/image" Target="media/image624.wmf"/><Relationship Id="rId1301" Type="http://schemas.openxmlformats.org/officeDocument/2006/relationships/image" Target="media/image768.wmf"/><Relationship Id="rId38" Type="http://schemas.openxmlformats.org/officeDocument/2006/relationships/image" Target="media/image31.wmf"/><Relationship Id="rId103" Type="http://schemas.openxmlformats.org/officeDocument/2006/relationships/image" Target="media/image85.wmf"/><Relationship Id="rId310" Type="http://schemas.openxmlformats.org/officeDocument/2006/relationships/oleObject" Target="embeddings/oleObject38.bin"/><Relationship Id="rId548" Type="http://schemas.openxmlformats.org/officeDocument/2006/relationships/image" Target="media/image375.wmf"/><Relationship Id="rId755" Type="http://schemas.openxmlformats.org/officeDocument/2006/relationships/oleObject" Target="embeddings/oleObject278.bin"/><Relationship Id="rId962" Type="http://schemas.openxmlformats.org/officeDocument/2006/relationships/image" Target="media/image561.wmf"/><Relationship Id="rId1178" Type="http://schemas.openxmlformats.org/officeDocument/2006/relationships/oleObject" Target="embeddings/oleObject462.bin"/><Relationship Id="rId1385" Type="http://schemas.openxmlformats.org/officeDocument/2006/relationships/image" Target="media/image852.wmf"/><Relationship Id="rId91" Type="http://schemas.openxmlformats.org/officeDocument/2006/relationships/image" Target="media/image73.wmf"/><Relationship Id="rId187" Type="http://schemas.openxmlformats.org/officeDocument/2006/relationships/image" Target="media/image169.wmf"/><Relationship Id="rId394" Type="http://schemas.openxmlformats.org/officeDocument/2006/relationships/oleObject" Target="embeddings/oleObject85.bin"/><Relationship Id="rId408" Type="http://schemas.openxmlformats.org/officeDocument/2006/relationships/image" Target="media/image309.wmf"/><Relationship Id="rId615" Type="http://schemas.openxmlformats.org/officeDocument/2006/relationships/image" Target="media/image408.wmf"/><Relationship Id="rId822" Type="http://schemas.openxmlformats.org/officeDocument/2006/relationships/oleObject" Target="embeddings/oleObject314.bin"/><Relationship Id="rId1038" Type="http://schemas.openxmlformats.org/officeDocument/2006/relationships/image" Target="media/image596.wmf"/><Relationship Id="rId1245" Type="http://schemas.openxmlformats.org/officeDocument/2006/relationships/oleObject" Target="embeddings/oleObject496.bin"/><Relationship Id="rId254" Type="http://schemas.openxmlformats.org/officeDocument/2006/relationships/image" Target="media/image236.wmf"/><Relationship Id="rId699" Type="http://schemas.openxmlformats.org/officeDocument/2006/relationships/image" Target="media/image447.wmf"/><Relationship Id="rId1091" Type="http://schemas.openxmlformats.org/officeDocument/2006/relationships/image" Target="media/image635.wmf"/><Relationship Id="rId1105" Type="http://schemas.openxmlformats.org/officeDocument/2006/relationships/image" Target="media/image649.wmf"/><Relationship Id="rId1312" Type="http://schemas.openxmlformats.org/officeDocument/2006/relationships/image" Target="media/image779.wmf"/><Relationship Id="rId49" Type="http://schemas.openxmlformats.org/officeDocument/2006/relationships/image" Target="media/image42.wmf"/><Relationship Id="rId114" Type="http://schemas.openxmlformats.org/officeDocument/2006/relationships/image" Target="media/image96.wmf"/><Relationship Id="rId461" Type="http://schemas.openxmlformats.org/officeDocument/2006/relationships/oleObject" Target="embeddings/oleObject120.bin"/><Relationship Id="rId559" Type="http://schemas.openxmlformats.org/officeDocument/2006/relationships/oleObject" Target="embeddings/oleObject172.bin"/><Relationship Id="rId766" Type="http://schemas.openxmlformats.org/officeDocument/2006/relationships/image" Target="media/image476.wmf"/><Relationship Id="rId1189" Type="http://schemas.openxmlformats.org/officeDocument/2006/relationships/oleObject" Target="embeddings/oleObject468.bin"/><Relationship Id="rId1396" Type="http://schemas.microsoft.com/office/2011/relationships/people" Target="people.xml"/><Relationship Id="rId198" Type="http://schemas.openxmlformats.org/officeDocument/2006/relationships/image" Target="media/image180.wmf"/><Relationship Id="rId321" Type="http://schemas.openxmlformats.org/officeDocument/2006/relationships/image" Target="media/image271.wmf"/><Relationship Id="rId419" Type="http://schemas.openxmlformats.org/officeDocument/2006/relationships/image" Target="media/image314.wmf"/><Relationship Id="rId626" Type="http://schemas.openxmlformats.org/officeDocument/2006/relationships/oleObject" Target="embeddings/oleObject206.bin"/><Relationship Id="rId973" Type="http://schemas.openxmlformats.org/officeDocument/2006/relationships/oleObject" Target="embeddings/oleObject400.bin"/><Relationship Id="rId1049" Type="http://schemas.openxmlformats.org/officeDocument/2006/relationships/oleObject" Target="embeddings/oleObject442.bin"/><Relationship Id="rId1256" Type="http://schemas.openxmlformats.org/officeDocument/2006/relationships/image" Target="media/image748.wmf"/><Relationship Id="rId833" Type="http://schemas.openxmlformats.org/officeDocument/2006/relationships/image" Target="media/image507.wmf"/><Relationship Id="rId1116" Type="http://schemas.openxmlformats.org/officeDocument/2006/relationships/image" Target="media/image660.wmf"/><Relationship Id="rId265" Type="http://schemas.openxmlformats.org/officeDocument/2006/relationships/image" Target="media/image245.wmf"/><Relationship Id="rId472" Type="http://schemas.openxmlformats.org/officeDocument/2006/relationships/oleObject" Target="embeddings/oleObject126.bin"/><Relationship Id="rId900" Type="http://schemas.openxmlformats.org/officeDocument/2006/relationships/oleObject" Target="embeddings/oleObject358.bin"/><Relationship Id="rId1323" Type="http://schemas.openxmlformats.org/officeDocument/2006/relationships/image" Target="media/image790.wmf"/><Relationship Id="rId125" Type="http://schemas.openxmlformats.org/officeDocument/2006/relationships/image" Target="media/image107.wmf"/><Relationship Id="rId332" Type="http://schemas.openxmlformats.org/officeDocument/2006/relationships/image" Target="media/image276.wmf"/><Relationship Id="rId777" Type="http://schemas.openxmlformats.org/officeDocument/2006/relationships/image" Target="media/image481.wmf"/><Relationship Id="rId984" Type="http://schemas.openxmlformats.org/officeDocument/2006/relationships/oleObject" Target="embeddings/oleObject406.bin"/><Relationship Id="rId637" Type="http://schemas.openxmlformats.org/officeDocument/2006/relationships/image" Target="media/image418.wmf"/><Relationship Id="rId844" Type="http://schemas.openxmlformats.org/officeDocument/2006/relationships/oleObject" Target="embeddings/oleObject325.bin"/><Relationship Id="rId1267" Type="http://schemas.openxmlformats.org/officeDocument/2006/relationships/image" Target="media/image753.wmf"/><Relationship Id="rId276" Type="http://schemas.openxmlformats.org/officeDocument/2006/relationships/oleObject" Target="embeddings/oleObject19.bin"/><Relationship Id="rId483" Type="http://schemas.openxmlformats.org/officeDocument/2006/relationships/image" Target="media/image345.wmf"/><Relationship Id="rId690" Type="http://schemas.openxmlformats.org/officeDocument/2006/relationships/oleObject" Target="embeddings/oleObject241.bin"/><Relationship Id="rId704" Type="http://schemas.openxmlformats.org/officeDocument/2006/relationships/oleObject" Target="embeddings/oleObject248.bin"/><Relationship Id="rId911" Type="http://schemas.openxmlformats.org/officeDocument/2006/relationships/oleObject" Target="embeddings/oleObject364.bin"/><Relationship Id="rId1127" Type="http://schemas.openxmlformats.org/officeDocument/2006/relationships/image" Target="media/image671.wmf"/><Relationship Id="rId1334" Type="http://schemas.openxmlformats.org/officeDocument/2006/relationships/image" Target="media/image801.wmf"/><Relationship Id="rId40" Type="http://schemas.openxmlformats.org/officeDocument/2006/relationships/image" Target="media/image33.wmf"/><Relationship Id="rId136" Type="http://schemas.openxmlformats.org/officeDocument/2006/relationships/image" Target="media/image118.wmf"/><Relationship Id="rId343" Type="http://schemas.openxmlformats.org/officeDocument/2006/relationships/oleObject" Target="embeddings/oleObject56.bin"/><Relationship Id="rId550" Type="http://schemas.openxmlformats.org/officeDocument/2006/relationships/image" Target="media/image376.wmf"/><Relationship Id="rId788" Type="http://schemas.openxmlformats.org/officeDocument/2006/relationships/oleObject" Target="embeddings/oleObject295.bin"/><Relationship Id="rId995" Type="http://schemas.openxmlformats.org/officeDocument/2006/relationships/image" Target="media/image577.wmf"/><Relationship Id="rId1180" Type="http://schemas.openxmlformats.org/officeDocument/2006/relationships/oleObject" Target="embeddings/oleObject463.bin"/><Relationship Id="rId203" Type="http://schemas.openxmlformats.org/officeDocument/2006/relationships/image" Target="media/image185.wmf"/><Relationship Id="rId648" Type="http://schemas.openxmlformats.org/officeDocument/2006/relationships/oleObject" Target="embeddings/oleObject218.bin"/><Relationship Id="rId855" Type="http://schemas.openxmlformats.org/officeDocument/2006/relationships/image" Target="media/image517.wmf"/><Relationship Id="rId1040" Type="http://schemas.openxmlformats.org/officeDocument/2006/relationships/image" Target="media/image597.wmf"/><Relationship Id="rId1278" Type="http://schemas.openxmlformats.org/officeDocument/2006/relationships/oleObject" Target="embeddings/oleObject513.bin"/><Relationship Id="rId287" Type="http://schemas.openxmlformats.org/officeDocument/2006/relationships/image" Target="media/image254.wmf"/><Relationship Id="rId410" Type="http://schemas.openxmlformats.org/officeDocument/2006/relationships/image" Target="media/image310.wmf"/><Relationship Id="rId494" Type="http://schemas.openxmlformats.org/officeDocument/2006/relationships/image" Target="media/image350.wmf"/><Relationship Id="rId508" Type="http://schemas.openxmlformats.org/officeDocument/2006/relationships/image" Target="media/image357.wmf"/><Relationship Id="rId715" Type="http://schemas.openxmlformats.org/officeDocument/2006/relationships/oleObject" Target="embeddings/oleObject254.bin"/><Relationship Id="rId922" Type="http://schemas.openxmlformats.org/officeDocument/2006/relationships/oleObject" Target="embeddings/oleObject373.bin"/><Relationship Id="rId1138" Type="http://schemas.openxmlformats.org/officeDocument/2006/relationships/image" Target="media/image682.wmf"/><Relationship Id="rId1345" Type="http://schemas.openxmlformats.org/officeDocument/2006/relationships/image" Target="media/image812.wmf"/><Relationship Id="rId147" Type="http://schemas.openxmlformats.org/officeDocument/2006/relationships/image" Target="media/image129.wmf"/><Relationship Id="rId354" Type="http://schemas.openxmlformats.org/officeDocument/2006/relationships/oleObject" Target="embeddings/oleObject64.bin"/><Relationship Id="rId799" Type="http://schemas.openxmlformats.org/officeDocument/2006/relationships/image" Target="media/image491.wmf"/><Relationship Id="rId1191" Type="http://schemas.openxmlformats.org/officeDocument/2006/relationships/oleObject" Target="embeddings/oleObject469.bin"/><Relationship Id="rId1205" Type="http://schemas.openxmlformats.org/officeDocument/2006/relationships/oleObject" Target="embeddings/oleObject476.bin"/><Relationship Id="rId51" Type="http://schemas.openxmlformats.org/officeDocument/2006/relationships/image" Target="media/image44.wmf"/><Relationship Id="rId561" Type="http://schemas.openxmlformats.org/officeDocument/2006/relationships/oleObject" Target="embeddings/oleObject173.bin"/><Relationship Id="rId659" Type="http://schemas.openxmlformats.org/officeDocument/2006/relationships/image" Target="media/image429.wmf"/><Relationship Id="rId866" Type="http://schemas.openxmlformats.org/officeDocument/2006/relationships/oleObject" Target="embeddings/oleObject338.bin"/><Relationship Id="rId1289" Type="http://schemas.openxmlformats.org/officeDocument/2006/relationships/oleObject" Target="embeddings/oleObject521.bin"/><Relationship Id="rId214" Type="http://schemas.openxmlformats.org/officeDocument/2006/relationships/image" Target="media/image196.wmf"/><Relationship Id="rId298" Type="http://schemas.openxmlformats.org/officeDocument/2006/relationships/oleObject" Target="embeddings/oleObject32.bin"/><Relationship Id="rId421" Type="http://schemas.openxmlformats.org/officeDocument/2006/relationships/image" Target="media/image315.wmf"/><Relationship Id="rId519" Type="http://schemas.openxmlformats.org/officeDocument/2006/relationships/oleObject" Target="embeddings/oleObject151.bin"/><Relationship Id="rId1051" Type="http://schemas.openxmlformats.org/officeDocument/2006/relationships/oleObject" Target="embeddings/oleObject443.bin"/><Relationship Id="rId1149" Type="http://schemas.openxmlformats.org/officeDocument/2006/relationships/image" Target="media/image693.wmf"/><Relationship Id="rId1356" Type="http://schemas.openxmlformats.org/officeDocument/2006/relationships/image" Target="media/image823.wmf"/><Relationship Id="rId158" Type="http://schemas.openxmlformats.org/officeDocument/2006/relationships/image" Target="media/image140.wmf"/><Relationship Id="rId726" Type="http://schemas.openxmlformats.org/officeDocument/2006/relationships/oleObject" Target="embeddings/oleObject261.bin"/><Relationship Id="rId933" Type="http://schemas.openxmlformats.org/officeDocument/2006/relationships/oleObject" Target="embeddings/oleObject380.bin"/><Relationship Id="rId1009" Type="http://schemas.openxmlformats.org/officeDocument/2006/relationships/image" Target="media/image584.wmf"/><Relationship Id="rId62" Type="http://schemas.openxmlformats.org/officeDocument/2006/relationships/image" Target="media/image55.wmf"/><Relationship Id="rId365" Type="http://schemas.openxmlformats.org/officeDocument/2006/relationships/image" Target="media/image289.wmf"/><Relationship Id="rId572" Type="http://schemas.openxmlformats.org/officeDocument/2006/relationships/oleObject" Target="embeddings/oleObject179.bin"/><Relationship Id="rId1216" Type="http://schemas.openxmlformats.org/officeDocument/2006/relationships/image" Target="media/image728.wmf"/><Relationship Id="rId225" Type="http://schemas.openxmlformats.org/officeDocument/2006/relationships/image" Target="media/image207.wmf"/><Relationship Id="rId432" Type="http://schemas.openxmlformats.org/officeDocument/2006/relationships/oleObject" Target="embeddings/oleObject105.bin"/><Relationship Id="rId877" Type="http://schemas.openxmlformats.org/officeDocument/2006/relationships/oleObject" Target="embeddings/oleObject344.bin"/><Relationship Id="rId1062" Type="http://schemas.openxmlformats.org/officeDocument/2006/relationships/image" Target="media/image607.wmf"/><Relationship Id="rId737" Type="http://schemas.openxmlformats.org/officeDocument/2006/relationships/oleObject" Target="embeddings/oleObject267.bin"/><Relationship Id="rId944" Type="http://schemas.openxmlformats.org/officeDocument/2006/relationships/image" Target="media/image552.wmf"/><Relationship Id="rId1367" Type="http://schemas.openxmlformats.org/officeDocument/2006/relationships/image" Target="media/image834.wmf"/><Relationship Id="rId73" Type="http://schemas.openxmlformats.org/officeDocument/2006/relationships/image" Target="media/image63.wmf"/><Relationship Id="rId169" Type="http://schemas.openxmlformats.org/officeDocument/2006/relationships/image" Target="media/image151.wmf"/><Relationship Id="rId376" Type="http://schemas.openxmlformats.org/officeDocument/2006/relationships/oleObject" Target="embeddings/oleObject75.bin"/><Relationship Id="rId583" Type="http://schemas.openxmlformats.org/officeDocument/2006/relationships/image" Target="media/image392.wmf"/><Relationship Id="rId790" Type="http://schemas.openxmlformats.org/officeDocument/2006/relationships/oleObject" Target="embeddings/oleObject296.bin"/><Relationship Id="rId804" Type="http://schemas.openxmlformats.org/officeDocument/2006/relationships/image" Target="media/image493.wmf"/><Relationship Id="rId1227" Type="http://schemas.openxmlformats.org/officeDocument/2006/relationships/oleObject" Target="embeddings/oleObject487.bin"/><Relationship Id="rId4" Type="http://schemas.openxmlformats.org/officeDocument/2006/relationships/settings" Target="settings.xml"/><Relationship Id="rId236" Type="http://schemas.openxmlformats.org/officeDocument/2006/relationships/image" Target="media/image218.wmf"/><Relationship Id="rId443" Type="http://schemas.openxmlformats.org/officeDocument/2006/relationships/oleObject" Target="embeddings/oleObject111.bin"/><Relationship Id="rId650" Type="http://schemas.openxmlformats.org/officeDocument/2006/relationships/oleObject" Target="embeddings/oleObject219.bin"/><Relationship Id="rId888" Type="http://schemas.openxmlformats.org/officeDocument/2006/relationships/oleObject" Target="embeddings/oleObject350.bin"/><Relationship Id="rId1073" Type="http://schemas.openxmlformats.org/officeDocument/2006/relationships/image" Target="media/image617.wmf"/><Relationship Id="rId1280" Type="http://schemas.openxmlformats.org/officeDocument/2006/relationships/oleObject" Target="embeddings/oleObject514.bin"/><Relationship Id="rId303" Type="http://schemas.openxmlformats.org/officeDocument/2006/relationships/image" Target="media/image262.wmf"/><Relationship Id="rId748" Type="http://schemas.openxmlformats.org/officeDocument/2006/relationships/oleObject" Target="embeddings/oleObject274.bin"/><Relationship Id="rId955" Type="http://schemas.openxmlformats.org/officeDocument/2006/relationships/oleObject" Target="embeddings/oleObject391.bin"/><Relationship Id="rId1140" Type="http://schemas.openxmlformats.org/officeDocument/2006/relationships/image" Target="media/image684.wmf"/><Relationship Id="rId1378" Type="http://schemas.openxmlformats.org/officeDocument/2006/relationships/image" Target="media/image845.wmf"/><Relationship Id="rId84" Type="http://schemas.openxmlformats.org/officeDocument/2006/relationships/oleObject" Target="embeddings/oleObject10.bin"/><Relationship Id="rId387" Type="http://schemas.openxmlformats.org/officeDocument/2006/relationships/image" Target="media/image300.wmf"/><Relationship Id="rId510" Type="http://schemas.openxmlformats.org/officeDocument/2006/relationships/image" Target="media/image358.wmf"/><Relationship Id="rId594" Type="http://schemas.openxmlformats.org/officeDocument/2006/relationships/oleObject" Target="embeddings/oleObject190.bin"/><Relationship Id="rId608" Type="http://schemas.openxmlformats.org/officeDocument/2006/relationships/oleObject" Target="embeddings/oleObject197.bin"/><Relationship Id="rId815" Type="http://schemas.openxmlformats.org/officeDocument/2006/relationships/image" Target="media/image498.wmf"/><Relationship Id="rId1238" Type="http://schemas.openxmlformats.org/officeDocument/2006/relationships/image" Target="media/image739.wmf"/><Relationship Id="rId247" Type="http://schemas.openxmlformats.org/officeDocument/2006/relationships/image" Target="media/image229.wmf"/><Relationship Id="rId899" Type="http://schemas.openxmlformats.org/officeDocument/2006/relationships/oleObject" Target="embeddings/oleObject357.bin"/><Relationship Id="rId1000" Type="http://schemas.openxmlformats.org/officeDocument/2006/relationships/oleObject" Target="embeddings/oleObject414.bin"/><Relationship Id="rId1084" Type="http://schemas.openxmlformats.org/officeDocument/2006/relationships/image" Target="media/image628.wmf"/><Relationship Id="rId1305" Type="http://schemas.openxmlformats.org/officeDocument/2006/relationships/image" Target="media/image772.wmf"/><Relationship Id="rId107" Type="http://schemas.openxmlformats.org/officeDocument/2006/relationships/image" Target="media/image89.wmf"/><Relationship Id="rId454" Type="http://schemas.openxmlformats.org/officeDocument/2006/relationships/image" Target="media/image331.wmf"/><Relationship Id="rId661" Type="http://schemas.openxmlformats.org/officeDocument/2006/relationships/oleObject" Target="embeddings/oleObject225.bin"/><Relationship Id="rId759" Type="http://schemas.openxmlformats.org/officeDocument/2006/relationships/oleObject" Target="embeddings/oleObject280.bin"/><Relationship Id="rId966" Type="http://schemas.openxmlformats.org/officeDocument/2006/relationships/image" Target="media/image563.wmf"/><Relationship Id="rId1291" Type="http://schemas.openxmlformats.org/officeDocument/2006/relationships/oleObject" Target="embeddings/oleObject522.bin"/><Relationship Id="rId1389" Type="http://schemas.openxmlformats.org/officeDocument/2006/relationships/image" Target="media/image856.wmf"/><Relationship Id="rId11" Type="http://schemas.openxmlformats.org/officeDocument/2006/relationships/image" Target="media/image4.wmf"/><Relationship Id="rId314" Type="http://schemas.openxmlformats.org/officeDocument/2006/relationships/oleObject" Target="embeddings/oleObject40.bin"/><Relationship Id="rId398" Type="http://schemas.openxmlformats.org/officeDocument/2006/relationships/oleObject" Target="embeddings/oleObject87.bin"/><Relationship Id="rId521" Type="http://schemas.openxmlformats.org/officeDocument/2006/relationships/image" Target="media/image362.wmf"/><Relationship Id="rId619" Type="http://schemas.openxmlformats.org/officeDocument/2006/relationships/image" Target="media/image410.wmf"/><Relationship Id="rId1151" Type="http://schemas.openxmlformats.org/officeDocument/2006/relationships/image" Target="media/image695.wmf"/><Relationship Id="rId1249" Type="http://schemas.openxmlformats.org/officeDocument/2006/relationships/oleObject" Target="embeddings/oleObject498.bin"/><Relationship Id="rId95" Type="http://schemas.openxmlformats.org/officeDocument/2006/relationships/image" Target="media/image77.wmf"/><Relationship Id="rId160" Type="http://schemas.openxmlformats.org/officeDocument/2006/relationships/image" Target="media/image142.wmf"/><Relationship Id="rId826" Type="http://schemas.openxmlformats.org/officeDocument/2006/relationships/oleObject" Target="embeddings/oleObject316.bin"/><Relationship Id="rId1011" Type="http://schemas.openxmlformats.org/officeDocument/2006/relationships/image" Target="media/image585.wmf"/><Relationship Id="rId1109" Type="http://schemas.openxmlformats.org/officeDocument/2006/relationships/image" Target="media/image653.wmf"/><Relationship Id="rId258" Type="http://schemas.openxmlformats.org/officeDocument/2006/relationships/image" Target="media/image240.wmf"/><Relationship Id="rId465" Type="http://schemas.openxmlformats.org/officeDocument/2006/relationships/image" Target="media/image336.wmf"/><Relationship Id="rId672" Type="http://schemas.openxmlformats.org/officeDocument/2006/relationships/oleObject" Target="embeddings/oleObject231.bin"/><Relationship Id="rId1095" Type="http://schemas.openxmlformats.org/officeDocument/2006/relationships/image" Target="media/image639.wmf"/><Relationship Id="rId1316" Type="http://schemas.openxmlformats.org/officeDocument/2006/relationships/image" Target="media/image783.wmf"/><Relationship Id="rId22" Type="http://schemas.openxmlformats.org/officeDocument/2006/relationships/image" Target="media/image15.wmf"/><Relationship Id="rId118" Type="http://schemas.openxmlformats.org/officeDocument/2006/relationships/image" Target="media/image100.wmf"/><Relationship Id="rId325" Type="http://schemas.openxmlformats.org/officeDocument/2006/relationships/image" Target="media/image273.wmf"/><Relationship Id="rId532" Type="http://schemas.openxmlformats.org/officeDocument/2006/relationships/oleObject" Target="embeddings/oleObject158.bin"/><Relationship Id="rId977" Type="http://schemas.openxmlformats.org/officeDocument/2006/relationships/oleObject" Target="embeddings/oleObject402.bin"/><Relationship Id="rId1162" Type="http://schemas.openxmlformats.org/officeDocument/2006/relationships/image" Target="media/image702.wmf"/><Relationship Id="rId171" Type="http://schemas.openxmlformats.org/officeDocument/2006/relationships/image" Target="media/image153.wmf"/><Relationship Id="rId837" Type="http://schemas.openxmlformats.org/officeDocument/2006/relationships/image" Target="media/image509.wmf"/><Relationship Id="rId1022" Type="http://schemas.openxmlformats.org/officeDocument/2006/relationships/oleObject" Target="embeddings/oleObject427.bin"/><Relationship Id="rId269" Type="http://schemas.openxmlformats.org/officeDocument/2006/relationships/image" Target="media/image247.wmf"/><Relationship Id="rId476" Type="http://schemas.openxmlformats.org/officeDocument/2006/relationships/oleObject" Target="embeddings/oleObject128.bin"/><Relationship Id="rId683" Type="http://schemas.openxmlformats.org/officeDocument/2006/relationships/image" Target="media/image439.wmf"/><Relationship Id="rId890" Type="http://schemas.openxmlformats.org/officeDocument/2006/relationships/image" Target="media/image532.wmf"/><Relationship Id="rId904" Type="http://schemas.openxmlformats.org/officeDocument/2006/relationships/oleObject" Target="embeddings/oleObject360.bin"/><Relationship Id="rId1327" Type="http://schemas.openxmlformats.org/officeDocument/2006/relationships/image" Target="media/image794.wmf"/><Relationship Id="rId33" Type="http://schemas.openxmlformats.org/officeDocument/2006/relationships/image" Target="media/image26.wmf"/><Relationship Id="rId129" Type="http://schemas.openxmlformats.org/officeDocument/2006/relationships/image" Target="media/image111.wmf"/><Relationship Id="rId336" Type="http://schemas.openxmlformats.org/officeDocument/2006/relationships/oleObject" Target="embeddings/oleObject52.bin"/><Relationship Id="rId543" Type="http://schemas.openxmlformats.org/officeDocument/2006/relationships/oleObject" Target="embeddings/oleObject164.bin"/><Relationship Id="rId988" Type="http://schemas.openxmlformats.org/officeDocument/2006/relationships/oleObject" Target="embeddings/oleObject408.bin"/><Relationship Id="rId1173" Type="http://schemas.openxmlformats.org/officeDocument/2006/relationships/oleObject" Target="embeddings/oleObject459.bin"/><Relationship Id="rId1380" Type="http://schemas.openxmlformats.org/officeDocument/2006/relationships/image" Target="media/image847.wmf"/><Relationship Id="rId182" Type="http://schemas.openxmlformats.org/officeDocument/2006/relationships/image" Target="media/image164.wmf"/><Relationship Id="rId403" Type="http://schemas.openxmlformats.org/officeDocument/2006/relationships/oleObject" Target="embeddings/oleObject90.bin"/><Relationship Id="rId750" Type="http://schemas.openxmlformats.org/officeDocument/2006/relationships/oleObject" Target="embeddings/oleObject275.bin"/><Relationship Id="rId848" Type="http://schemas.openxmlformats.org/officeDocument/2006/relationships/image" Target="media/image514.wmf"/><Relationship Id="rId1033" Type="http://schemas.openxmlformats.org/officeDocument/2006/relationships/oleObject" Target="embeddings/oleObject433.bin"/><Relationship Id="rId487" Type="http://schemas.openxmlformats.org/officeDocument/2006/relationships/image" Target="media/image347.wmf"/><Relationship Id="rId610" Type="http://schemas.openxmlformats.org/officeDocument/2006/relationships/oleObject" Target="embeddings/oleObject198.bin"/><Relationship Id="rId694" Type="http://schemas.openxmlformats.org/officeDocument/2006/relationships/oleObject" Target="embeddings/oleObject243.bin"/><Relationship Id="rId708" Type="http://schemas.openxmlformats.org/officeDocument/2006/relationships/oleObject" Target="embeddings/oleObject250.bin"/><Relationship Id="rId915" Type="http://schemas.openxmlformats.org/officeDocument/2006/relationships/oleObject" Target="embeddings/oleObject367.bin"/><Relationship Id="rId1240" Type="http://schemas.openxmlformats.org/officeDocument/2006/relationships/image" Target="media/image740.wmf"/><Relationship Id="rId1338" Type="http://schemas.openxmlformats.org/officeDocument/2006/relationships/image" Target="media/image805.wmf"/><Relationship Id="rId347" Type="http://schemas.openxmlformats.org/officeDocument/2006/relationships/oleObject" Target="embeddings/oleObject60.bin"/><Relationship Id="rId999" Type="http://schemas.openxmlformats.org/officeDocument/2006/relationships/image" Target="media/image579.wmf"/><Relationship Id="rId1100" Type="http://schemas.openxmlformats.org/officeDocument/2006/relationships/image" Target="media/image644.wmf"/><Relationship Id="rId1184" Type="http://schemas.openxmlformats.org/officeDocument/2006/relationships/oleObject" Target="embeddings/oleObject465.bin"/><Relationship Id="rId44" Type="http://schemas.openxmlformats.org/officeDocument/2006/relationships/image" Target="media/image37.wmf"/><Relationship Id="rId554" Type="http://schemas.openxmlformats.org/officeDocument/2006/relationships/image" Target="media/image378.wmf"/><Relationship Id="rId761" Type="http://schemas.openxmlformats.org/officeDocument/2006/relationships/oleObject" Target="embeddings/oleObject281.bin"/><Relationship Id="rId859" Type="http://schemas.openxmlformats.org/officeDocument/2006/relationships/oleObject" Target="embeddings/oleObject334.bin"/><Relationship Id="rId1391" Type="http://schemas.openxmlformats.org/officeDocument/2006/relationships/image" Target="media/image858.wmf"/><Relationship Id="rId193" Type="http://schemas.openxmlformats.org/officeDocument/2006/relationships/image" Target="media/image175.wmf"/><Relationship Id="rId207" Type="http://schemas.openxmlformats.org/officeDocument/2006/relationships/image" Target="media/image189.wmf"/><Relationship Id="rId414" Type="http://schemas.openxmlformats.org/officeDocument/2006/relationships/oleObject" Target="embeddings/oleObject96.bin"/><Relationship Id="rId498" Type="http://schemas.openxmlformats.org/officeDocument/2006/relationships/image" Target="media/image352.wmf"/><Relationship Id="rId621" Type="http://schemas.openxmlformats.org/officeDocument/2006/relationships/image" Target="media/image411.wmf"/><Relationship Id="rId1044" Type="http://schemas.openxmlformats.org/officeDocument/2006/relationships/image" Target="media/image598.wmf"/><Relationship Id="rId1251" Type="http://schemas.openxmlformats.org/officeDocument/2006/relationships/oleObject" Target="embeddings/oleObject499.bin"/><Relationship Id="rId1349" Type="http://schemas.openxmlformats.org/officeDocument/2006/relationships/image" Target="media/image816.wmf"/><Relationship Id="rId260" Type="http://schemas.openxmlformats.org/officeDocument/2006/relationships/image" Target="media/image242.wmf"/><Relationship Id="rId719" Type="http://schemas.openxmlformats.org/officeDocument/2006/relationships/image" Target="media/image456.wmf"/><Relationship Id="rId926" Type="http://schemas.openxmlformats.org/officeDocument/2006/relationships/oleObject" Target="embeddings/oleObject376.bin"/><Relationship Id="rId1111" Type="http://schemas.openxmlformats.org/officeDocument/2006/relationships/image" Target="media/image655.wmf"/><Relationship Id="rId55" Type="http://schemas.openxmlformats.org/officeDocument/2006/relationships/image" Target="media/image48.wmf"/><Relationship Id="rId120" Type="http://schemas.openxmlformats.org/officeDocument/2006/relationships/image" Target="media/image102.wmf"/><Relationship Id="rId358" Type="http://schemas.openxmlformats.org/officeDocument/2006/relationships/oleObject" Target="embeddings/oleObject66.bin"/><Relationship Id="rId565" Type="http://schemas.openxmlformats.org/officeDocument/2006/relationships/oleObject" Target="embeddings/oleObject175.bin"/><Relationship Id="rId772" Type="http://schemas.openxmlformats.org/officeDocument/2006/relationships/image" Target="media/image479.wmf"/><Relationship Id="rId1195" Type="http://schemas.openxmlformats.org/officeDocument/2006/relationships/oleObject" Target="embeddings/oleObject471.bin"/><Relationship Id="rId1209" Type="http://schemas.openxmlformats.org/officeDocument/2006/relationships/oleObject" Target="embeddings/oleObject478.bin"/><Relationship Id="rId218" Type="http://schemas.openxmlformats.org/officeDocument/2006/relationships/image" Target="media/image200.wmf"/><Relationship Id="rId425" Type="http://schemas.openxmlformats.org/officeDocument/2006/relationships/image" Target="media/image317.wmf"/><Relationship Id="rId632" Type="http://schemas.openxmlformats.org/officeDocument/2006/relationships/image" Target="media/image416.wmf"/><Relationship Id="rId1055" Type="http://schemas.openxmlformats.org/officeDocument/2006/relationships/oleObject" Target="embeddings/oleObject445.bin"/><Relationship Id="rId1262" Type="http://schemas.openxmlformats.org/officeDocument/2006/relationships/image" Target="media/image751.wmf"/><Relationship Id="rId271" Type="http://schemas.openxmlformats.org/officeDocument/2006/relationships/image" Target="media/image248.wmf"/><Relationship Id="rId937" Type="http://schemas.openxmlformats.org/officeDocument/2006/relationships/oleObject" Target="embeddings/oleObject382.bin"/><Relationship Id="rId1122" Type="http://schemas.openxmlformats.org/officeDocument/2006/relationships/image" Target="media/image666.wmf"/><Relationship Id="rId66" Type="http://schemas.openxmlformats.org/officeDocument/2006/relationships/image" Target="media/image59.wmf"/><Relationship Id="rId131" Type="http://schemas.openxmlformats.org/officeDocument/2006/relationships/image" Target="media/image113.wmf"/><Relationship Id="rId369" Type="http://schemas.openxmlformats.org/officeDocument/2006/relationships/image" Target="media/image291.wmf"/><Relationship Id="rId576" Type="http://schemas.openxmlformats.org/officeDocument/2006/relationships/oleObject" Target="embeddings/oleObject181.bin"/><Relationship Id="rId783" Type="http://schemas.openxmlformats.org/officeDocument/2006/relationships/image" Target="media/image484.wmf"/><Relationship Id="rId990" Type="http://schemas.openxmlformats.org/officeDocument/2006/relationships/oleObject" Target="embeddings/oleObject409.bin"/><Relationship Id="rId229" Type="http://schemas.openxmlformats.org/officeDocument/2006/relationships/image" Target="media/image211.wmf"/><Relationship Id="rId436" Type="http://schemas.openxmlformats.org/officeDocument/2006/relationships/oleObject" Target="embeddings/oleObject107.bin"/><Relationship Id="rId643" Type="http://schemas.openxmlformats.org/officeDocument/2006/relationships/image" Target="media/image421.wmf"/><Relationship Id="rId1066" Type="http://schemas.openxmlformats.org/officeDocument/2006/relationships/image" Target="media/image610.wmf"/><Relationship Id="rId1273" Type="http://schemas.openxmlformats.org/officeDocument/2006/relationships/image" Target="media/image756.wmf"/><Relationship Id="rId850" Type="http://schemas.openxmlformats.org/officeDocument/2006/relationships/image" Target="media/image515.wmf"/><Relationship Id="rId948" Type="http://schemas.openxmlformats.org/officeDocument/2006/relationships/image" Target="media/image554.wmf"/><Relationship Id="rId1133" Type="http://schemas.openxmlformats.org/officeDocument/2006/relationships/image" Target="media/image677.wmf"/><Relationship Id="rId77" Type="http://schemas.openxmlformats.org/officeDocument/2006/relationships/image" Target="media/image65.wmf"/><Relationship Id="rId282" Type="http://schemas.openxmlformats.org/officeDocument/2006/relationships/oleObject" Target="embeddings/oleObject23.bin"/><Relationship Id="rId503" Type="http://schemas.openxmlformats.org/officeDocument/2006/relationships/oleObject" Target="embeddings/oleObject142.bin"/><Relationship Id="rId587" Type="http://schemas.openxmlformats.org/officeDocument/2006/relationships/image" Target="media/image394.wmf"/><Relationship Id="rId710" Type="http://schemas.openxmlformats.org/officeDocument/2006/relationships/image" Target="media/image452.wmf"/><Relationship Id="rId808" Type="http://schemas.openxmlformats.org/officeDocument/2006/relationships/image" Target="media/image495.wmf"/><Relationship Id="rId1340" Type="http://schemas.openxmlformats.org/officeDocument/2006/relationships/image" Target="media/image807.wmf"/><Relationship Id="rId8" Type="http://schemas.openxmlformats.org/officeDocument/2006/relationships/image" Target="media/image1.png"/><Relationship Id="rId142" Type="http://schemas.openxmlformats.org/officeDocument/2006/relationships/image" Target="media/image124.wmf"/><Relationship Id="rId447" Type="http://schemas.openxmlformats.org/officeDocument/2006/relationships/oleObject" Target="embeddings/oleObject113.bin"/><Relationship Id="rId794" Type="http://schemas.openxmlformats.org/officeDocument/2006/relationships/oleObject" Target="embeddings/oleObject298.bin"/><Relationship Id="rId1077" Type="http://schemas.openxmlformats.org/officeDocument/2006/relationships/image" Target="media/image621.wmf"/><Relationship Id="rId1200" Type="http://schemas.openxmlformats.org/officeDocument/2006/relationships/image" Target="media/image720.wmf"/><Relationship Id="rId654" Type="http://schemas.openxmlformats.org/officeDocument/2006/relationships/oleObject" Target="embeddings/oleObject221.bin"/><Relationship Id="rId861" Type="http://schemas.openxmlformats.org/officeDocument/2006/relationships/image" Target="media/image519.wmf"/><Relationship Id="rId959" Type="http://schemas.openxmlformats.org/officeDocument/2006/relationships/oleObject" Target="embeddings/oleObject393.bin"/><Relationship Id="rId1284" Type="http://schemas.openxmlformats.org/officeDocument/2006/relationships/image" Target="media/image761.wmf"/><Relationship Id="rId293" Type="http://schemas.openxmlformats.org/officeDocument/2006/relationships/image" Target="media/image257.wmf"/><Relationship Id="rId307" Type="http://schemas.openxmlformats.org/officeDocument/2006/relationships/image" Target="media/image264.wmf"/><Relationship Id="rId514" Type="http://schemas.openxmlformats.org/officeDocument/2006/relationships/image" Target="media/image360.wmf"/><Relationship Id="rId721" Type="http://schemas.openxmlformats.org/officeDocument/2006/relationships/oleObject" Target="embeddings/oleObject258.bin"/><Relationship Id="rId1144" Type="http://schemas.openxmlformats.org/officeDocument/2006/relationships/image" Target="media/image688.wmf"/><Relationship Id="rId1351" Type="http://schemas.openxmlformats.org/officeDocument/2006/relationships/image" Target="media/image818.wmf"/><Relationship Id="rId88" Type="http://schemas.openxmlformats.org/officeDocument/2006/relationships/image" Target="media/image70.wmf"/><Relationship Id="rId153" Type="http://schemas.openxmlformats.org/officeDocument/2006/relationships/image" Target="media/image135.wmf"/><Relationship Id="rId360" Type="http://schemas.openxmlformats.org/officeDocument/2006/relationships/oleObject" Target="embeddings/oleObject67.bin"/><Relationship Id="rId598" Type="http://schemas.openxmlformats.org/officeDocument/2006/relationships/oleObject" Target="embeddings/oleObject192.bin"/><Relationship Id="rId819" Type="http://schemas.openxmlformats.org/officeDocument/2006/relationships/image" Target="media/image500.wmf"/><Relationship Id="rId1004" Type="http://schemas.openxmlformats.org/officeDocument/2006/relationships/oleObject" Target="embeddings/oleObject416.bin"/><Relationship Id="rId1211" Type="http://schemas.openxmlformats.org/officeDocument/2006/relationships/oleObject" Target="embeddings/oleObject479.bin"/><Relationship Id="rId220" Type="http://schemas.openxmlformats.org/officeDocument/2006/relationships/image" Target="media/image202.wmf"/><Relationship Id="rId458" Type="http://schemas.openxmlformats.org/officeDocument/2006/relationships/image" Target="media/image333.wmf"/><Relationship Id="rId665" Type="http://schemas.openxmlformats.org/officeDocument/2006/relationships/oleObject" Target="embeddings/oleObject227.bin"/><Relationship Id="rId872" Type="http://schemas.openxmlformats.org/officeDocument/2006/relationships/image" Target="media/image524.wmf"/><Relationship Id="rId1088" Type="http://schemas.openxmlformats.org/officeDocument/2006/relationships/image" Target="media/image632.wmf"/><Relationship Id="rId1295" Type="http://schemas.openxmlformats.org/officeDocument/2006/relationships/oleObject" Target="embeddings/oleObject524.bin"/><Relationship Id="rId1309" Type="http://schemas.openxmlformats.org/officeDocument/2006/relationships/image" Target="media/image776.wmf"/><Relationship Id="rId15" Type="http://schemas.openxmlformats.org/officeDocument/2006/relationships/image" Target="media/image8.wmf"/><Relationship Id="rId318" Type="http://schemas.openxmlformats.org/officeDocument/2006/relationships/oleObject" Target="embeddings/oleObject42.bin"/><Relationship Id="rId525" Type="http://schemas.openxmlformats.org/officeDocument/2006/relationships/image" Target="media/image364.wmf"/><Relationship Id="rId732" Type="http://schemas.openxmlformats.org/officeDocument/2006/relationships/image" Target="media/image461.wmf"/><Relationship Id="rId1155" Type="http://schemas.openxmlformats.org/officeDocument/2006/relationships/image" Target="media/image699.wmf"/><Relationship Id="rId1362" Type="http://schemas.openxmlformats.org/officeDocument/2006/relationships/image" Target="media/image829.wmf"/><Relationship Id="rId99" Type="http://schemas.openxmlformats.org/officeDocument/2006/relationships/image" Target="media/image81.wmf"/><Relationship Id="rId164" Type="http://schemas.openxmlformats.org/officeDocument/2006/relationships/image" Target="media/image146.wmf"/><Relationship Id="rId371" Type="http://schemas.openxmlformats.org/officeDocument/2006/relationships/image" Target="media/image292.wmf"/><Relationship Id="rId1015" Type="http://schemas.openxmlformats.org/officeDocument/2006/relationships/oleObject" Target="embeddings/oleObject422.bin"/><Relationship Id="rId1222" Type="http://schemas.openxmlformats.org/officeDocument/2006/relationships/image" Target="media/image731.wmf"/><Relationship Id="rId469" Type="http://schemas.openxmlformats.org/officeDocument/2006/relationships/image" Target="media/image338.wmf"/><Relationship Id="rId676" Type="http://schemas.openxmlformats.org/officeDocument/2006/relationships/oleObject" Target="embeddings/oleObject233.bin"/><Relationship Id="rId883" Type="http://schemas.openxmlformats.org/officeDocument/2006/relationships/oleObject" Target="embeddings/oleObject347.bin"/><Relationship Id="rId1099" Type="http://schemas.openxmlformats.org/officeDocument/2006/relationships/image" Target="media/image643.wmf"/><Relationship Id="rId26" Type="http://schemas.openxmlformats.org/officeDocument/2006/relationships/image" Target="media/image19.wmf"/><Relationship Id="rId231" Type="http://schemas.openxmlformats.org/officeDocument/2006/relationships/image" Target="media/image213.wmf"/><Relationship Id="rId329" Type="http://schemas.openxmlformats.org/officeDocument/2006/relationships/oleObject" Target="embeddings/oleObject48.bin"/><Relationship Id="rId536" Type="http://schemas.openxmlformats.org/officeDocument/2006/relationships/oleObject" Target="embeddings/oleObject160.bin"/><Relationship Id="rId1166" Type="http://schemas.openxmlformats.org/officeDocument/2006/relationships/image" Target="media/image704.wmf"/><Relationship Id="rId1373" Type="http://schemas.openxmlformats.org/officeDocument/2006/relationships/image" Target="media/image840.wmf"/><Relationship Id="rId175" Type="http://schemas.openxmlformats.org/officeDocument/2006/relationships/image" Target="media/image157.wmf"/><Relationship Id="rId743" Type="http://schemas.openxmlformats.org/officeDocument/2006/relationships/image" Target="media/image466.wmf"/><Relationship Id="rId950" Type="http://schemas.openxmlformats.org/officeDocument/2006/relationships/image" Target="media/image555.wmf"/><Relationship Id="rId1026" Type="http://schemas.openxmlformats.org/officeDocument/2006/relationships/image" Target="media/image590.wmf"/><Relationship Id="rId382" Type="http://schemas.openxmlformats.org/officeDocument/2006/relationships/oleObject" Target="embeddings/oleObject78.bin"/><Relationship Id="rId603" Type="http://schemas.openxmlformats.org/officeDocument/2006/relationships/oleObject" Target="embeddings/oleObject194.bin"/><Relationship Id="rId687" Type="http://schemas.openxmlformats.org/officeDocument/2006/relationships/image" Target="media/image441.wmf"/><Relationship Id="rId810" Type="http://schemas.openxmlformats.org/officeDocument/2006/relationships/oleObject" Target="embeddings/oleObject308.bin"/><Relationship Id="rId908" Type="http://schemas.openxmlformats.org/officeDocument/2006/relationships/oleObject" Target="embeddings/oleObject362.bin"/><Relationship Id="rId1233" Type="http://schemas.openxmlformats.org/officeDocument/2006/relationships/oleObject" Target="embeddings/oleObject490.bin"/><Relationship Id="rId242" Type="http://schemas.openxmlformats.org/officeDocument/2006/relationships/image" Target="media/image224.wmf"/><Relationship Id="rId894" Type="http://schemas.openxmlformats.org/officeDocument/2006/relationships/image" Target="media/image534.wmf"/><Relationship Id="rId1177" Type="http://schemas.openxmlformats.org/officeDocument/2006/relationships/image" Target="media/image709.wmf"/><Relationship Id="rId1300" Type="http://schemas.openxmlformats.org/officeDocument/2006/relationships/image" Target="media/image767.wmf"/><Relationship Id="rId37" Type="http://schemas.openxmlformats.org/officeDocument/2006/relationships/image" Target="media/image30.wmf"/><Relationship Id="rId102" Type="http://schemas.openxmlformats.org/officeDocument/2006/relationships/image" Target="media/image84.wmf"/><Relationship Id="rId547" Type="http://schemas.openxmlformats.org/officeDocument/2006/relationships/oleObject" Target="embeddings/oleObject166.bin"/><Relationship Id="rId754" Type="http://schemas.openxmlformats.org/officeDocument/2006/relationships/image" Target="media/image470.wmf"/><Relationship Id="rId961" Type="http://schemas.openxmlformats.org/officeDocument/2006/relationships/oleObject" Target="embeddings/oleObject394.bin"/><Relationship Id="rId1384" Type="http://schemas.openxmlformats.org/officeDocument/2006/relationships/image" Target="media/image851.wmf"/><Relationship Id="rId90" Type="http://schemas.openxmlformats.org/officeDocument/2006/relationships/image" Target="media/image72.wmf"/><Relationship Id="rId186" Type="http://schemas.openxmlformats.org/officeDocument/2006/relationships/image" Target="media/image168.wmf"/><Relationship Id="rId393" Type="http://schemas.openxmlformats.org/officeDocument/2006/relationships/oleObject" Target="embeddings/oleObject84.bin"/><Relationship Id="rId407" Type="http://schemas.openxmlformats.org/officeDocument/2006/relationships/oleObject" Target="embeddings/oleObject92.bin"/><Relationship Id="rId614" Type="http://schemas.openxmlformats.org/officeDocument/2006/relationships/oleObject" Target="embeddings/oleObject200.bin"/><Relationship Id="rId821" Type="http://schemas.openxmlformats.org/officeDocument/2006/relationships/image" Target="media/image501.wmf"/><Relationship Id="rId1037" Type="http://schemas.openxmlformats.org/officeDocument/2006/relationships/oleObject" Target="embeddings/oleObject435.bin"/><Relationship Id="rId1244" Type="http://schemas.openxmlformats.org/officeDocument/2006/relationships/image" Target="media/image742.wmf"/><Relationship Id="rId253" Type="http://schemas.openxmlformats.org/officeDocument/2006/relationships/image" Target="media/image235.wmf"/><Relationship Id="rId460" Type="http://schemas.openxmlformats.org/officeDocument/2006/relationships/image" Target="media/image334.wmf"/><Relationship Id="rId698" Type="http://schemas.openxmlformats.org/officeDocument/2006/relationships/oleObject" Target="embeddings/oleObject245.bin"/><Relationship Id="rId919" Type="http://schemas.openxmlformats.org/officeDocument/2006/relationships/oleObject" Target="embeddings/oleObject371.bin"/><Relationship Id="rId1090" Type="http://schemas.openxmlformats.org/officeDocument/2006/relationships/image" Target="media/image634.wmf"/><Relationship Id="rId1104" Type="http://schemas.openxmlformats.org/officeDocument/2006/relationships/image" Target="media/image648.wmf"/><Relationship Id="rId1311" Type="http://schemas.openxmlformats.org/officeDocument/2006/relationships/image" Target="media/image778.wmf"/><Relationship Id="rId48" Type="http://schemas.openxmlformats.org/officeDocument/2006/relationships/image" Target="media/image41.wmf"/><Relationship Id="rId113" Type="http://schemas.openxmlformats.org/officeDocument/2006/relationships/image" Target="media/image95.wmf"/><Relationship Id="rId320" Type="http://schemas.openxmlformats.org/officeDocument/2006/relationships/oleObject" Target="embeddings/oleObject43.bin"/><Relationship Id="rId558" Type="http://schemas.openxmlformats.org/officeDocument/2006/relationships/image" Target="media/image380.wmf"/><Relationship Id="rId765" Type="http://schemas.openxmlformats.org/officeDocument/2006/relationships/oleObject" Target="embeddings/oleObject283.bin"/><Relationship Id="rId972" Type="http://schemas.openxmlformats.org/officeDocument/2006/relationships/image" Target="media/image566.wmf"/><Relationship Id="rId1188" Type="http://schemas.openxmlformats.org/officeDocument/2006/relationships/oleObject" Target="embeddings/oleObject467.bin"/><Relationship Id="rId1395" Type="http://schemas.openxmlformats.org/officeDocument/2006/relationships/fontTable" Target="fontTable.xml"/><Relationship Id="rId197" Type="http://schemas.openxmlformats.org/officeDocument/2006/relationships/image" Target="media/image179.wmf"/><Relationship Id="rId418" Type="http://schemas.openxmlformats.org/officeDocument/2006/relationships/oleObject" Target="embeddings/oleObject98.bin"/><Relationship Id="rId625" Type="http://schemas.openxmlformats.org/officeDocument/2006/relationships/image" Target="media/image413.wmf"/><Relationship Id="rId832" Type="http://schemas.openxmlformats.org/officeDocument/2006/relationships/oleObject" Target="embeddings/oleObject319.bin"/><Relationship Id="rId1048" Type="http://schemas.openxmlformats.org/officeDocument/2006/relationships/image" Target="media/image600.wmf"/><Relationship Id="rId1255" Type="http://schemas.openxmlformats.org/officeDocument/2006/relationships/oleObject" Target="embeddings/oleObject501.bin"/><Relationship Id="rId264" Type="http://schemas.openxmlformats.org/officeDocument/2006/relationships/oleObject" Target="embeddings/oleObject13.bin"/><Relationship Id="rId471" Type="http://schemas.openxmlformats.org/officeDocument/2006/relationships/image" Target="media/image339.wmf"/><Relationship Id="rId1115" Type="http://schemas.openxmlformats.org/officeDocument/2006/relationships/image" Target="media/image659.wmf"/><Relationship Id="rId1322" Type="http://schemas.openxmlformats.org/officeDocument/2006/relationships/image" Target="media/image789.wmf"/><Relationship Id="rId59" Type="http://schemas.openxmlformats.org/officeDocument/2006/relationships/image" Target="media/image52.wmf"/><Relationship Id="rId124" Type="http://schemas.openxmlformats.org/officeDocument/2006/relationships/image" Target="media/image106.wmf"/><Relationship Id="rId569" Type="http://schemas.openxmlformats.org/officeDocument/2006/relationships/image" Target="media/image385.wmf"/><Relationship Id="rId776" Type="http://schemas.openxmlformats.org/officeDocument/2006/relationships/oleObject" Target="embeddings/oleObject289.bin"/><Relationship Id="rId983" Type="http://schemas.openxmlformats.org/officeDocument/2006/relationships/image" Target="media/image571.wmf"/><Relationship Id="rId1199" Type="http://schemas.openxmlformats.org/officeDocument/2006/relationships/oleObject" Target="embeddings/oleObject473.bin"/><Relationship Id="rId331" Type="http://schemas.openxmlformats.org/officeDocument/2006/relationships/oleObject" Target="embeddings/oleObject49.bin"/><Relationship Id="rId429" Type="http://schemas.openxmlformats.org/officeDocument/2006/relationships/image" Target="media/image319.wmf"/><Relationship Id="rId636" Type="http://schemas.openxmlformats.org/officeDocument/2006/relationships/oleObject" Target="embeddings/oleObject212.bin"/><Relationship Id="rId1059" Type="http://schemas.openxmlformats.org/officeDocument/2006/relationships/oleObject" Target="embeddings/oleObject447.bin"/><Relationship Id="rId1266" Type="http://schemas.openxmlformats.org/officeDocument/2006/relationships/oleObject" Target="embeddings/oleObject507.bin"/><Relationship Id="rId843" Type="http://schemas.openxmlformats.org/officeDocument/2006/relationships/image" Target="media/image512.wmf"/><Relationship Id="rId1126" Type="http://schemas.openxmlformats.org/officeDocument/2006/relationships/image" Target="media/image670.wmf"/><Relationship Id="rId275" Type="http://schemas.openxmlformats.org/officeDocument/2006/relationships/image" Target="media/image250.wmf"/><Relationship Id="rId482" Type="http://schemas.openxmlformats.org/officeDocument/2006/relationships/oleObject" Target="embeddings/oleObject131.bin"/><Relationship Id="rId703" Type="http://schemas.openxmlformats.org/officeDocument/2006/relationships/image" Target="media/image449.wmf"/><Relationship Id="rId910" Type="http://schemas.openxmlformats.org/officeDocument/2006/relationships/oleObject" Target="embeddings/oleObject363.bin"/><Relationship Id="rId1333" Type="http://schemas.openxmlformats.org/officeDocument/2006/relationships/image" Target="media/image800.wmf"/><Relationship Id="rId135" Type="http://schemas.openxmlformats.org/officeDocument/2006/relationships/image" Target="media/image117.wmf"/><Relationship Id="rId342" Type="http://schemas.openxmlformats.org/officeDocument/2006/relationships/image" Target="media/image280.wmf"/><Relationship Id="rId787" Type="http://schemas.openxmlformats.org/officeDocument/2006/relationships/image" Target="media/image486.wmf"/><Relationship Id="rId994" Type="http://schemas.openxmlformats.org/officeDocument/2006/relationships/oleObject" Target="embeddings/oleObject411.bin"/><Relationship Id="rId202" Type="http://schemas.openxmlformats.org/officeDocument/2006/relationships/image" Target="media/image184.wmf"/><Relationship Id="rId647" Type="http://schemas.openxmlformats.org/officeDocument/2006/relationships/image" Target="media/image423.wmf"/><Relationship Id="rId854" Type="http://schemas.openxmlformats.org/officeDocument/2006/relationships/oleObject" Target="embeddings/oleObject331.bin"/><Relationship Id="rId1277" Type="http://schemas.openxmlformats.org/officeDocument/2006/relationships/image" Target="media/image758.wmf"/><Relationship Id="rId286" Type="http://schemas.openxmlformats.org/officeDocument/2006/relationships/oleObject" Target="embeddings/oleObject26.bin"/><Relationship Id="rId493" Type="http://schemas.openxmlformats.org/officeDocument/2006/relationships/oleObject" Target="embeddings/oleObject137.bin"/><Relationship Id="rId507" Type="http://schemas.openxmlformats.org/officeDocument/2006/relationships/oleObject" Target="embeddings/oleObject144.bin"/><Relationship Id="rId714" Type="http://schemas.openxmlformats.org/officeDocument/2006/relationships/image" Target="media/image454.wmf"/><Relationship Id="rId921" Type="http://schemas.openxmlformats.org/officeDocument/2006/relationships/oleObject" Target="embeddings/oleObject372.bin"/><Relationship Id="rId1137" Type="http://schemas.openxmlformats.org/officeDocument/2006/relationships/image" Target="media/image681.wmf"/><Relationship Id="rId1344" Type="http://schemas.openxmlformats.org/officeDocument/2006/relationships/image" Target="media/image811.wmf"/><Relationship Id="rId50" Type="http://schemas.openxmlformats.org/officeDocument/2006/relationships/image" Target="media/image43.wmf"/><Relationship Id="rId146" Type="http://schemas.openxmlformats.org/officeDocument/2006/relationships/image" Target="media/image128.wmf"/><Relationship Id="rId353" Type="http://schemas.openxmlformats.org/officeDocument/2006/relationships/image" Target="media/image283.wmf"/><Relationship Id="rId560" Type="http://schemas.openxmlformats.org/officeDocument/2006/relationships/image" Target="media/image381.wmf"/><Relationship Id="rId798" Type="http://schemas.openxmlformats.org/officeDocument/2006/relationships/oleObject" Target="embeddings/oleObject301.bin"/><Relationship Id="rId1190" Type="http://schemas.openxmlformats.org/officeDocument/2006/relationships/image" Target="media/image715.wmf"/><Relationship Id="rId1204" Type="http://schemas.openxmlformats.org/officeDocument/2006/relationships/image" Target="media/image722.wmf"/><Relationship Id="rId213" Type="http://schemas.openxmlformats.org/officeDocument/2006/relationships/image" Target="media/image195.wmf"/><Relationship Id="rId420" Type="http://schemas.openxmlformats.org/officeDocument/2006/relationships/oleObject" Target="embeddings/oleObject99.bin"/><Relationship Id="rId658" Type="http://schemas.openxmlformats.org/officeDocument/2006/relationships/oleObject" Target="embeddings/oleObject223.bin"/><Relationship Id="rId865" Type="http://schemas.openxmlformats.org/officeDocument/2006/relationships/image" Target="media/image521.wmf"/><Relationship Id="rId1050" Type="http://schemas.openxmlformats.org/officeDocument/2006/relationships/image" Target="media/image601.wmf"/><Relationship Id="rId1288" Type="http://schemas.openxmlformats.org/officeDocument/2006/relationships/oleObject" Target="embeddings/oleObject520.bin"/><Relationship Id="rId297" Type="http://schemas.openxmlformats.org/officeDocument/2006/relationships/image" Target="media/image259.wmf"/><Relationship Id="rId518" Type="http://schemas.openxmlformats.org/officeDocument/2006/relationships/image" Target="media/image361.wmf"/><Relationship Id="rId725" Type="http://schemas.openxmlformats.org/officeDocument/2006/relationships/oleObject" Target="embeddings/oleObject260.bin"/><Relationship Id="rId932" Type="http://schemas.openxmlformats.org/officeDocument/2006/relationships/image" Target="media/image546.wmf"/><Relationship Id="rId1148" Type="http://schemas.openxmlformats.org/officeDocument/2006/relationships/image" Target="media/image692.wmf"/><Relationship Id="rId1355" Type="http://schemas.openxmlformats.org/officeDocument/2006/relationships/image" Target="media/image822.wmf"/><Relationship Id="rId157" Type="http://schemas.openxmlformats.org/officeDocument/2006/relationships/image" Target="media/image139.wmf"/><Relationship Id="rId364" Type="http://schemas.openxmlformats.org/officeDocument/2006/relationships/oleObject" Target="embeddings/oleObject69.bin"/><Relationship Id="rId1008" Type="http://schemas.openxmlformats.org/officeDocument/2006/relationships/oleObject" Target="embeddings/oleObject418.bin"/><Relationship Id="rId1215" Type="http://schemas.openxmlformats.org/officeDocument/2006/relationships/oleObject" Target="embeddings/oleObject481.bin"/><Relationship Id="rId61" Type="http://schemas.openxmlformats.org/officeDocument/2006/relationships/image" Target="media/image54.wmf"/><Relationship Id="rId571" Type="http://schemas.openxmlformats.org/officeDocument/2006/relationships/image" Target="media/image386.wmf"/><Relationship Id="rId669" Type="http://schemas.openxmlformats.org/officeDocument/2006/relationships/oleObject" Target="embeddings/oleObject229.bin"/><Relationship Id="rId876" Type="http://schemas.openxmlformats.org/officeDocument/2006/relationships/image" Target="media/image526.wmf"/><Relationship Id="rId1299" Type="http://schemas.openxmlformats.org/officeDocument/2006/relationships/image" Target="media/image766.wmf"/><Relationship Id="rId19" Type="http://schemas.openxmlformats.org/officeDocument/2006/relationships/image" Target="media/image12.wmf"/><Relationship Id="rId224" Type="http://schemas.openxmlformats.org/officeDocument/2006/relationships/image" Target="media/image206.wmf"/><Relationship Id="rId431" Type="http://schemas.openxmlformats.org/officeDocument/2006/relationships/image" Target="media/image320.wmf"/><Relationship Id="rId529" Type="http://schemas.openxmlformats.org/officeDocument/2006/relationships/image" Target="media/image366.wmf"/><Relationship Id="rId736" Type="http://schemas.openxmlformats.org/officeDocument/2006/relationships/image" Target="media/image463.wmf"/><Relationship Id="rId1061" Type="http://schemas.openxmlformats.org/officeDocument/2006/relationships/oleObject" Target="embeddings/oleObject448.bin"/><Relationship Id="rId1159" Type="http://schemas.openxmlformats.org/officeDocument/2006/relationships/image" Target="media/image701.wmf"/><Relationship Id="rId1366" Type="http://schemas.openxmlformats.org/officeDocument/2006/relationships/image" Target="media/image833.wmf"/><Relationship Id="rId168" Type="http://schemas.openxmlformats.org/officeDocument/2006/relationships/image" Target="media/image150.wmf"/><Relationship Id="rId943" Type="http://schemas.openxmlformats.org/officeDocument/2006/relationships/oleObject" Target="embeddings/oleObject385.bin"/><Relationship Id="rId1019" Type="http://schemas.openxmlformats.org/officeDocument/2006/relationships/image" Target="media/image587.wmf"/><Relationship Id="rId72" Type="http://schemas.openxmlformats.org/officeDocument/2006/relationships/oleObject" Target="embeddings/oleObject3.bin"/><Relationship Id="rId375" Type="http://schemas.openxmlformats.org/officeDocument/2006/relationships/image" Target="media/image294.wmf"/><Relationship Id="rId582" Type="http://schemas.openxmlformats.org/officeDocument/2006/relationships/oleObject" Target="embeddings/oleObject184.bin"/><Relationship Id="rId803" Type="http://schemas.openxmlformats.org/officeDocument/2006/relationships/oleObject" Target="embeddings/oleObject304.bin"/><Relationship Id="rId1226" Type="http://schemas.openxmlformats.org/officeDocument/2006/relationships/image" Target="media/image733.wmf"/><Relationship Id="rId3" Type="http://schemas.openxmlformats.org/officeDocument/2006/relationships/styles" Target="styles.xml"/><Relationship Id="rId235" Type="http://schemas.openxmlformats.org/officeDocument/2006/relationships/image" Target="media/image217.wmf"/><Relationship Id="rId442" Type="http://schemas.openxmlformats.org/officeDocument/2006/relationships/image" Target="media/image325.wmf"/><Relationship Id="rId887" Type="http://schemas.openxmlformats.org/officeDocument/2006/relationships/image" Target="media/image531.wmf"/><Relationship Id="rId1072" Type="http://schemas.openxmlformats.org/officeDocument/2006/relationships/image" Target="media/image616.wmf"/><Relationship Id="rId302" Type="http://schemas.openxmlformats.org/officeDocument/2006/relationships/oleObject" Target="embeddings/oleObject34.bin"/><Relationship Id="rId747" Type="http://schemas.openxmlformats.org/officeDocument/2006/relationships/image" Target="media/image467.wmf"/><Relationship Id="rId954" Type="http://schemas.openxmlformats.org/officeDocument/2006/relationships/image" Target="media/image557.wmf"/><Relationship Id="rId1377" Type="http://schemas.openxmlformats.org/officeDocument/2006/relationships/image" Target="media/image844.wmf"/><Relationship Id="rId83" Type="http://schemas.openxmlformats.org/officeDocument/2006/relationships/image" Target="media/image67.wmf"/><Relationship Id="rId179" Type="http://schemas.openxmlformats.org/officeDocument/2006/relationships/image" Target="media/image161.wmf"/><Relationship Id="rId386" Type="http://schemas.openxmlformats.org/officeDocument/2006/relationships/oleObject" Target="embeddings/oleObject80.bin"/><Relationship Id="rId593" Type="http://schemas.openxmlformats.org/officeDocument/2006/relationships/image" Target="media/image397.wmf"/><Relationship Id="rId607" Type="http://schemas.openxmlformats.org/officeDocument/2006/relationships/oleObject" Target="embeddings/oleObject196.bin"/><Relationship Id="rId814" Type="http://schemas.openxmlformats.org/officeDocument/2006/relationships/oleObject" Target="embeddings/oleObject310.bin"/><Relationship Id="rId1237" Type="http://schemas.openxmlformats.org/officeDocument/2006/relationships/oleObject" Target="embeddings/oleObject492.bin"/><Relationship Id="rId246" Type="http://schemas.openxmlformats.org/officeDocument/2006/relationships/image" Target="media/image228.wmf"/><Relationship Id="rId453" Type="http://schemas.openxmlformats.org/officeDocument/2006/relationships/oleObject" Target="embeddings/oleObject116.bin"/><Relationship Id="rId660" Type="http://schemas.openxmlformats.org/officeDocument/2006/relationships/oleObject" Target="embeddings/oleObject224.bin"/><Relationship Id="rId898" Type="http://schemas.openxmlformats.org/officeDocument/2006/relationships/oleObject" Target="embeddings/oleObject356.bin"/><Relationship Id="rId1083" Type="http://schemas.openxmlformats.org/officeDocument/2006/relationships/image" Target="media/image627.wmf"/><Relationship Id="rId1290" Type="http://schemas.openxmlformats.org/officeDocument/2006/relationships/image" Target="media/image762.wmf"/><Relationship Id="rId1304" Type="http://schemas.openxmlformats.org/officeDocument/2006/relationships/image" Target="media/image771.wmf"/><Relationship Id="rId106" Type="http://schemas.openxmlformats.org/officeDocument/2006/relationships/image" Target="media/image88.wmf"/><Relationship Id="rId313" Type="http://schemas.openxmlformats.org/officeDocument/2006/relationships/image" Target="media/image267.wmf"/><Relationship Id="rId758" Type="http://schemas.openxmlformats.org/officeDocument/2006/relationships/image" Target="media/image472.wmf"/><Relationship Id="rId965" Type="http://schemas.openxmlformats.org/officeDocument/2006/relationships/oleObject" Target="embeddings/oleObject396.bin"/><Relationship Id="rId1150" Type="http://schemas.openxmlformats.org/officeDocument/2006/relationships/image" Target="media/image694.wmf"/><Relationship Id="rId1388" Type="http://schemas.openxmlformats.org/officeDocument/2006/relationships/image" Target="media/image855.wmf"/><Relationship Id="rId10" Type="http://schemas.openxmlformats.org/officeDocument/2006/relationships/image" Target="media/image3.wmf"/><Relationship Id="rId94" Type="http://schemas.openxmlformats.org/officeDocument/2006/relationships/image" Target="media/image76.wmf"/><Relationship Id="rId397" Type="http://schemas.openxmlformats.org/officeDocument/2006/relationships/image" Target="media/image304.wmf"/><Relationship Id="rId520" Type="http://schemas.openxmlformats.org/officeDocument/2006/relationships/oleObject" Target="embeddings/oleObject152.bin"/><Relationship Id="rId618" Type="http://schemas.openxmlformats.org/officeDocument/2006/relationships/oleObject" Target="embeddings/oleObject202.bin"/><Relationship Id="rId825" Type="http://schemas.openxmlformats.org/officeDocument/2006/relationships/image" Target="media/image503.wmf"/><Relationship Id="rId1248" Type="http://schemas.openxmlformats.org/officeDocument/2006/relationships/image" Target="media/image744.wmf"/><Relationship Id="rId257" Type="http://schemas.openxmlformats.org/officeDocument/2006/relationships/image" Target="media/image239.wmf"/><Relationship Id="rId464" Type="http://schemas.openxmlformats.org/officeDocument/2006/relationships/oleObject" Target="embeddings/oleObject122.bin"/><Relationship Id="rId1010" Type="http://schemas.openxmlformats.org/officeDocument/2006/relationships/oleObject" Target="embeddings/oleObject419.bin"/><Relationship Id="rId1094" Type="http://schemas.openxmlformats.org/officeDocument/2006/relationships/image" Target="media/image638.wmf"/><Relationship Id="rId1108" Type="http://schemas.openxmlformats.org/officeDocument/2006/relationships/image" Target="media/image652.wmf"/><Relationship Id="rId1315" Type="http://schemas.openxmlformats.org/officeDocument/2006/relationships/image" Target="media/image782.wmf"/><Relationship Id="rId117" Type="http://schemas.openxmlformats.org/officeDocument/2006/relationships/image" Target="media/image99.wmf"/><Relationship Id="rId671" Type="http://schemas.openxmlformats.org/officeDocument/2006/relationships/image" Target="media/image434.wmf"/><Relationship Id="rId769" Type="http://schemas.openxmlformats.org/officeDocument/2006/relationships/oleObject" Target="embeddings/oleObject285.bin"/><Relationship Id="rId976" Type="http://schemas.openxmlformats.org/officeDocument/2006/relationships/image" Target="media/image568.wmf"/><Relationship Id="rId324" Type="http://schemas.openxmlformats.org/officeDocument/2006/relationships/oleObject" Target="embeddings/oleObject45.bin"/><Relationship Id="rId531" Type="http://schemas.openxmlformats.org/officeDocument/2006/relationships/image" Target="media/image367.wmf"/><Relationship Id="rId629" Type="http://schemas.openxmlformats.org/officeDocument/2006/relationships/oleObject" Target="embeddings/oleObject208.bin"/><Relationship Id="rId1161" Type="http://schemas.openxmlformats.org/officeDocument/2006/relationships/oleObject" Target="embeddings/oleObject453.bin"/><Relationship Id="rId1259" Type="http://schemas.openxmlformats.org/officeDocument/2006/relationships/oleObject" Target="embeddings/oleObject503.bin"/><Relationship Id="rId836" Type="http://schemas.openxmlformats.org/officeDocument/2006/relationships/oleObject" Target="embeddings/oleObject321.bin"/><Relationship Id="rId1021" Type="http://schemas.openxmlformats.org/officeDocument/2006/relationships/image" Target="media/image588.wmf"/><Relationship Id="rId1119" Type="http://schemas.openxmlformats.org/officeDocument/2006/relationships/image" Target="media/image663.wmf"/><Relationship Id="rId903" Type="http://schemas.openxmlformats.org/officeDocument/2006/relationships/image" Target="media/image537.wmf"/><Relationship Id="rId1326" Type="http://schemas.openxmlformats.org/officeDocument/2006/relationships/image" Target="media/image793.wmf"/><Relationship Id="rId32" Type="http://schemas.openxmlformats.org/officeDocument/2006/relationships/image" Target="media/image25.wmf"/><Relationship Id="rId181" Type="http://schemas.openxmlformats.org/officeDocument/2006/relationships/image" Target="media/image163.wmf"/><Relationship Id="rId279" Type="http://schemas.openxmlformats.org/officeDocument/2006/relationships/oleObject" Target="embeddings/oleObject21.bin"/><Relationship Id="rId486" Type="http://schemas.openxmlformats.org/officeDocument/2006/relationships/oleObject" Target="embeddings/oleObject133.bin"/><Relationship Id="rId693" Type="http://schemas.openxmlformats.org/officeDocument/2006/relationships/image" Target="media/image444.wmf"/><Relationship Id="rId139" Type="http://schemas.openxmlformats.org/officeDocument/2006/relationships/image" Target="media/image121.wmf"/><Relationship Id="rId346" Type="http://schemas.openxmlformats.org/officeDocument/2006/relationships/oleObject" Target="embeddings/oleObject59.bin"/><Relationship Id="rId553" Type="http://schemas.openxmlformats.org/officeDocument/2006/relationships/oleObject" Target="embeddings/oleObject169.bin"/><Relationship Id="rId760" Type="http://schemas.openxmlformats.org/officeDocument/2006/relationships/image" Target="media/image473.wmf"/><Relationship Id="rId998" Type="http://schemas.openxmlformats.org/officeDocument/2006/relationships/oleObject" Target="embeddings/oleObject413.bin"/><Relationship Id="rId1183" Type="http://schemas.openxmlformats.org/officeDocument/2006/relationships/image" Target="media/image712.wmf"/><Relationship Id="rId1390" Type="http://schemas.openxmlformats.org/officeDocument/2006/relationships/image" Target="media/image857.wmf"/><Relationship Id="rId206" Type="http://schemas.openxmlformats.org/officeDocument/2006/relationships/image" Target="media/image188.wmf"/><Relationship Id="rId413" Type="http://schemas.openxmlformats.org/officeDocument/2006/relationships/oleObject" Target="embeddings/oleObject95.bin"/><Relationship Id="rId858" Type="http://schemas.openxmlformats.org/officeDocument/2006/relationships/oleObject" Target="embeddings/oleObject333.bin"/><Relationship Id="rId1043" Type="http://schemas.openxmlformats.org/officeDocument/2006/relationships/oleObject" Target="embeddings/oleObject439.bin"/><Relationship Id="rId620" Type="http://schemas.openxmlformats.org/officeDocument/2006/relationships/oleObject" Target="embeddings/oleObject203.bin"/><Relationship Id="rId718" Type="http://schemas.openxmlformats.org/officeDocument/2006/relationships/oleObject" Target="embeddings/oleObject256.bin"/><Relationship Id="rId925" Type="http://schemas.openxmlformats.org/officeDocument/2006/relationships/image" Target="media/image543.wmf"/><Relationship Id="rId1250" Type="http://schemas.openxmlformats.org/officeDocument/2006/relationships/image" Target="media/image745.wmf"/><Relationship Id="rId1348" Type="http://schemas.openxmlformats.org/officeDocument/2006/relationships/image" Target="media/image815.wmf"/><Relationship Id="rId1110" Type="http://schemas.openxmlformats.org/officeDocument/2006/relationships/image" Target="media/image654.wmf"/><Relationship Id="rId1208" Type="http://schemas.openxmlformats.org/officeDocument/2006/relationships/image" Target="media/image724.wmf"/><Relationship Id="rId54" Type="http://schemas.openxmlformats.org/officeDocument/2006/relationships/image" Target="media/image47.wmf"/><Relationship Id="rId270" Type="http://schemas.openxmlformats.org/officeDocument/2006/relationships/oleObject" Target="embeddings/oleObject16.bin"/><Relationship Id="rId130" Type="http://schemas.openxmlformats.org/officeDocument/2006/relationships/image" Target="media/image112.wmf"/><Relationship Id="rId368" Type="http://schemas.openxmlformats.org/officeDocument/2006/relationships/oleObject" Target="embeddings/oleObject71.bin"/><Relationship Id="rId575" Type="http://schemas.openxmlformats.org/officeDocument/2006/relationships/image" Target="media/image388.wmf"/><Relationship Id="rId782" Type="http://schemas.openxmlformats.org/officeDocument/2006/relationships/oleObject" Target="embeddings/oleObject292.bin"/><Relationship Id="rId228" Type="http://schemas.openxmlformats.org/officeDocument/2006/relationships/image" Target="media/image210.wmf"/><Relationship Id="rId435" Type="http://schemas.openxmlformats.org/officeDocument/2006/relationships/image" Target="media/image322.wmf"/><Relationship Id="rId642" Type="http://schemas.openxmlformats.org/officeDocument/2006/relationships/oleObject" Target="embeddings/oleObject215.bin"/><Relationship Id="rId1065" Type="http://schemas.openxmlformats.org/officeDocument/2006/relationships/image" Target="media/image609.wmf"/><Relationship Id="rId1272" Type="http://schemas.openxmlformats.org/officeDocument/2006/relationships/oleObject" Target="embeddings/oleObject510.bin"/><Relationship Id="rId502" Type="http://schemas.openxmlformats.org/officeDocument/2006/relationships/image" Target="media/image354.wmf"/><Relationship Id="rId947" Type="http://schemas.openxmlformats.org/officeDocument/2006/relationships/oleObject" Target="embeddings/oleObject387.bin"/><Relationship Id="rId1132" Type="http://schemas.openxmlformats.org/officeDocument/2006/relationships/image" Target="media/image676.wmf"/><Relationship Id="rId76" Type="http://schemas.openxmlformats.org/officeDocument/2006/relationships/oleObject" Target="embeddings/oleObject5.bin"/><Relationship Id="rId807" Type="http://schemas.openxmlformats.org/officeDocument/2006/relationships/oleObject" Target="embeddings/oleObject306.bin"/><Relationship Id="rId292" Type="http://schemas.openxmlformats.org/officeDocument/2006/relationships/oleObject" Target="embeddings/oleObject29.bin"/><Relationship Id="rId597" Type="http://schemas.openxmlformats.org/officeDocument/2006/relationships/image" Target="media/image399.wmf"/><Relationship Id="rId152" Type="http://schemas.openxmlformats.org/officeDocument/2006/relationships/image" Target="media/image134.wmf"/><Relationship Id="rId457" Type="http://schemas.openxmlformats.org/officeDocument/2006/relationships/oleObject" Target="embeddings/oleObject118.bin"/><Relationship Id="rId1087" Type="http://schemas.openxmlformats.org/officeDocument/2006/relationships/image" Target="media/image631.wmf"/><Relationship Id="rId1294" Type="http://schemas.openxmlformats.org/officeDocument/2006/relationships/image" Target="media/image764.wmf"/><Relationship Id="rId664" Type="http://schemas.openxmlformats.org/officeDocument/2006/relationships/image" Target="media/image431.wmf"/><Relationship Id="rId871" Type="http://schemas.openxmlformats.org/officeDocument/2006/relationships/oleObject" Target="embeddings/oleObject341.bin"/><Relationship Id="rId969" Type="http://schemas.openxmlformats.org/officeDocument/2006/relationships/oleObject" Target="embeddings/oleObject398.bin"/><Relationship Id="rId317" Type="http://schemas.openxmlformats.org/officeDocument/2006/relationships/image" Target="media/image269.wmf"/><Relationship Id="rId524" Type="http://schemas.openxmlformats.org/officeDocument/2006/relationships/oleObject" Target="embeddings/oleObject154.bin"/><Relationship Id="rId731" Type="http://schemas.openxmlformats.org/officeDocument/2006/relationships/oleObject" Target="embeddings/oleObject264.bin"/><Relationship Id="rId1154" Type="http://schemas.openxmlformats.org/officeDocument/2006/relationships/image" Target="media/image698.wmf"/><Relationship Id="rId1361" Type="http://schemas.openxmlformats.org/officeDocument/2006/relationships/image" Target="media/image828.wmf"/><Relationship Id="rId98" Type="http://schemas.openxmlformats.org/officeDocument/2006/relationships/image" Target="media/image80.wmf"/><Relationship Id="rId829" Type="http://schemas.openxmlformats.org/officeDocument/2006/relationships/image" Target="media/image505.wmf"/><Relationship Id="rId1014" Type="http://schemas.openxmlformats.org/officeDocument/2006/relationships/oleObject" Target="embeddings/oleObject421.bin"/><Relationship Id="rId1221" Type="http://schemas.openxmlformats.org/officeDocument/2006/relationships/oleObject" Target="embeddings/oleObject484.bin"/><Relationship Id="rId1319" Type="http://schemas.openxmlformats.org/officeDocument/2006/relationships/image" Target="media/image786.wmf"/><Relationship Id="rId25" Type="http://schemas.openxmlformats.org/officeDocument/2006/relationships/image" Target="media/image18.wmf"/><Relationship Id="rId174" Type="http://schemas.openxmlformats.org/officeDocument/2006/relationships/image" Target="media/image156.wmf"/><Relationship Id="rId381" Type="http://schemas.openxmlformats.org/officeDocument/2006/relationships/image" Target="media/image297.wmf"/><Relationship Id="rId241" Type="http://schemas.openxmlformats.org/officeDocument/2006/relationships/image" Target="media/image223.wmf"/><Relationship Id="rId479" Type="http://schemas.openxmlformats.org/officeDocument/2006/relationships/image" Target="media/image343.wmf"/><Relationship Id="rId686" Type="http://schemas.openxmlformats.org/officeDocument/2006/relationships/oleObject" Target="embeddings/oleObject239.bin"/><Relationship Id="rId893" Type="http://schemas.openxmlformats.org/officeDocument/2006/relationships/oleObject" Target="embeddings/oleObject353.bin"/><Relationship Id="rId339" Type="http://schemas.openxmlformats.org/officeDocument/2006/relationships/oleObject" Target="embeddings/oleObject54.bin"/><Relationship Id="rId546" Type="http://schemas.openxmlformats.org/officeDocument/2006/relationships/image" Target="media/image374.wmf"/><Relationship Id="rId753" Type="http://schemas.openxmlformats.org/officeDocument/2006/relationships/oleObject" Target="embeddings/oleObject277.bin"/><Relationship Id="rId1176" Type="http://schemas.openxmlformats.org/officeDocument/2006/relationships/oleObject" Target="embeddings/oleObject461.bin"/><Relationship Id="rId1383" Type="http://schemas.openxmlformats.org/officeDocument/2006/relationships/image" Target="media/image850.wmf"/><Relationship Id="rId101" Type="http://schemas.openxmlformats.org/officeDocument/2006/relationships/image" Target="media/image83.wmf"/><Relationship Id="rId406" Type="http://schemas.openxmlformats.org/officeDocument/2006/relationships/image" Target="media/image308.wmf"/><Relationship Id="rId960" Type="http://schemas.openxmlformats.org/officeDocument/2006/relationships/image" Target="media/image560.wmf"/><Relationship Id="rId1036" Type="http://schemas.openxmlformats.org/officeDocument/2006/relationships/image" Target="media/image595.wmf"/><Relationship Id="rId1243" Type="http://schemas.openxmlformats.org/officeDocument/2006/relationships/oleObject" Target="embeddings/oleObject495.bin"/><Relationship Id="rId613" Type="http://schemas.openxmlformats.org/officeDocument/2006/relationships/image" Target="media/image407.wmf"/><Relationship Id="rId820" Type="http://schemas.openxmlformats.org/officeDocument/2006/relationships/oleObject" Target="embeddings/oleObject313.bin"/><Relationship Id="rId918" Type="http://schemas.openxmlformats.org/officeDocument/2006/relationships/oleObject" Target="embeddings/oleObject370.bin"/><Relationship Id="rId1103" Type="http://schemas.openxmlformats.org/officeDocument/2006/relationships/image" Target="media/image647.wmf"/><Relationship Id="rId1310" Type="http://schemas.openxmlformats.org/officeDocument/2006/relationships/image" Target="media/image777.wmf"/><Relationship Id="rId47" Type="http://schemas.openxmlformats.org/officeDocument/2006/relationships/image" Target="media/image40.wmf"/><Relationship Id="rId196" Type="http://schemas.openxmlformats.org/officeDocument/2006/relationships/image" Target="media/image178.wmf"/><Relationship Id="rId263" Type="http://schemas.openxmlformats.org/officeDocument/2006/relationships/image" Target="media/image244.wmf"/><Relationship Id="rId470" Type="http://schemas.openxmlformats.org/officeDocument/2006/relationships/oleObject" Target="embeddings/oleObject125.bin"/><Relationship Id="rId123" Type="http://schemas.openxmlformats.org/officeDocument/2006/relationships/image" Target="media/image105.wmf"/><Relationship Id="rId330" Type="http://schemas.openxmlformats.org/officeDocument/2006/relationships/image" Target="media/image275.wmf"/><Relationship Id="rId568" Type="http://schemas.openxmlformats.org/officeDocument/2006/relationships/oleObject" Target="embeddings/oleObject177.bin"/><Relationship Id="rId775" Type="http://schemas.openxmlformats.org/officeDocument/2006/relationships/image" Target="media/image480.wmf"/><Relationship Id="rId982" Type="http://schemas.openxmlformats.org/officeDocument/2006/relationships/oleObject" Target="embeddings/oleObject405.bin"/><Relationship Id="rId1198" Type="http://schemas.openxmlformats.org/officeDocument/2006/relationships/image" Target="media/image719.wmf"/><Relationship Id="rId428" Type="http://schemas.openxmlformats.org/officeDocument/2006/relationships/oleObject" Target="embeddings/oleObject103.bin"/><Relationship Id="rId635" Type="http://schemas.openxmlformats.org/officeDocument/2006/relationships/oleObject" Target="embeddings/oleObject211.bin"/><Relationship Id="rId842" Type="http://schemas.openxmlformats.org/officeDocument/2006/relationships/oleObject" Target="embeddings/oleObject324.bin"/><Relationship Id="rId1058" Type="http://schemas.openxmlformats.org/officeDocument/2006/relationships/image" Target="media/image605.wmf"/><Relationship Id="rId1265" Type="http://schemas.openxmlformats.org/officeDocument/2006/relationships/oleObject" Target="embeddings/oleObject506.bin"/><Relationship Id="rId702" Type="http://schemas.openxmlformats.org/officeDocument/2006/relationships/oleObject" Target="embeddings/oleObject247.bin"/><Relationship Id="rId1125" Type="http://schemas.openxmlformats.org/officeDocument/2006/relationships/image" Target="media/image669.wmf"/><Relationship Id="rId1332" Type="http://schemas.openxmlformats.org/officeDocument/2006/relationships/image" Target="media/image799.wmf"/><Relationship Id="rId69" Type="http://schemas.openxmlformats.org/officeDocument/2006/relationships/image" Target="media/image61.wmf"/><Relationship Id="rId285" Type="http://schemas.openxmlformats.org/officeDocument/2006/relationships/oleObject" Target="embeddings/oleObject25.bin"/><Relationship Id="rId492" Type="http://schemas.openxmlformats.org/officeDocument/2006/relationships/image" Target="media/image349.wmf"/><Relationship Id="rId797" Type="http://schemas.openxmlformats.org/officeDocument/2006/relationships/image" Target="media/image490.wmf"/><Relationship Id="rId145" Type="http://schemas.openxmlformats.org/officeDocument/2006/relationships/image" Target="media/image127.wmf"/><Relationship Id="rId352" Type="http://schemas.openxmlformats.org/officeDocument/2006/relationships/oleObject" Target="embeddings/oleObject63.bin"/><Relationship Id="rId1287" Type="http://schemas.openxmlformats.org/officeDocument/2006/relationships/oleObject" Target="embeddings/oleObject519.bin"/><Relationship Id="rId212" Type="http://schemas.openxmlformats.org/officeDocument/2006/relationships/image" Target="media/image194.wmf"/><Relationship Id="rId657" Type="http://schemas.openxmlformats.org/officeDocument/2006/relationships/image" Target="media/image428.wmf"/><Relationship Id="rId864" Type="http://schemas.openxmlformats.org/officeDocument/2006/relationships/oleObject" Target="embeddings/oleObject337.bin"/><Relationship Id="rId517" Type="http://schemas.openxmlformats.org/officeDocument/2006/relationships/oleObject" Target="embeddings/oleObject150.bin"/><Relationship Id="rId724" Type="http://schemas.openxmlformats.org/officeDocument/2006/relationships/image" Target="media/image458.wmf"/><Relationship Id="rId931" Type="http://schemas.openxmlformats.org/officeDocument/2006/relationships/oleObject" Target="embeddings/oleObject379.bin"/><Relationship Id="rId1147" Type="http://schemas.openxmlformats.org/officeDocument/2006/relationships/image" Target="media/image691.wmf"/><Relationship Id="rId1354" Type="http://schemas.openxmlformats.org/officeDocument/2006/relationships/image" Target="media/image821.wmf"/><Relationship Id="rId60" Type="http://schemas.openxmlformats.org/officeDocument/2006/relationships/image" Target="media/image53.wmf"/><Relationship Id="rId1007" Type="http://schemas.openxmlformats.org/officeDocument/2006/relationships/image" Target="media/image583.wmf"/><Relationship Id="rId1214" Type="http://schemas.openxmlformats.org/officeDocument/2006/relationships/image" Target="media/image727.wmf"/><Relationship Id="rId18" Type="http://schemas.openxmlformats.org/officeDocument/2006/relationships/image" Target="media/image11.wmf"/><Relationship Id="rId167" Type="http://schemas.openxmlformats.org/officeDocument/2006/relationships/image" Target="media/image149.wmf"/><Relationship Id="rId374" Type="http://schemas.openxmlformats.org/officeDocument/2006/relationships/oleObject" Target="embeddings/oleObject74.bin"/><Relationship Id="rId581" Type="http://schemas.openxmlformats.org/officeDocument/2006/relationships/image" Target="media/image391.wmf"/><Relationship Id="rId234" Type="http://schemas.openxmlformats.org/officeDocument/2006/relationships/image" Target="media/image216.wmf"/><Relationship Id="rId679" Type="http://schemas.openxmlformats.org/officeDocument/2006/relationships/image" Target="media/image438.wmf"/><Relationship Id="rId886" Type="http://schemas.openxmlformats.org/officeDocument/2006/relationships/oleObject" Target="embeddings/oleObject349.bin"/><Relationship Id="rId2" Type="http://schemas.openxmlformats.org/officeDocument/2006/relationships/numbering" Target="numbering.xml"/><Relationship Id="rId441" Type="http://schemas.openxmlformats.org/officeDocument/2006/relationships/oleObject" Target="embeddings/oleObject110.bin"/><Relationship Id="rId539" Type="http://schemas.openxmlformats.org/officeDocument/2006/relationships/oleObject" Target="embeddings/oleObject162.bin"/><Relationship Id="rId746" Type="http://schemas.openxmlformats.org/officeDocument/2006/relationships/oleObject" Target="embeddings/oleObject273.bin"/><Relationship Id="rId1071" Type="http://schemas.openxmlformats.org/officeDocument/2006/relationships/image" Target="media/image615.wmf"/><Relationship Id="rId1169" Type="http://schemas.openxmlformats.org/officeDocument/2006/relationships/oleObject" Target="embeddings/oleObject457.bin"/><Relationship Id="rId1376" Type="http://schemas.openxmlformats.org/officeDocument/2006/relationships/image" Target="media/image843.wmf"/><Relationship Id="rId301" Type="http://schemas.openxmlformats.org/officeDocument/2006/relationships/image" Target="media/image261.wmf"/><Relationship Id="rId953" Type="http://schemas.openxmlformats.org/officeDocument/2006/relationships/oleObject" Target="embeddings/oleObject390.bin"/><Relationship Id="rId1029" Type="http://schemas.openxmlformats.org/officeDocument/2006/relationships/oleObject" Target="embeddings/oleObject431.bin"/><Relationship Id="rId1236" Type="http://schemas.openxmlformats.org/officeDocument/2006/relationships/image" Target="media/image738.wmf"/><Relationship Id="rId82" Type="http://schemas.openxmlformats.org/officeDocument/2006/relationships/oleObject" Target="embeddings/oleObject9.bin"/><Relationship Id="rId606" Type="http://schemas.openxmlformats.org/officeDocument/2006/relationships/image" Target="media/image404.wmf"/><Relationship Id="rId813" Type="http://schemas.openxmlformats.org/officeDocument/2006/relationships/image" Target="media/image497.wmf"/><Relationship Id="rId1303" Type="http://schemas.openxmlformats.org/officeDocument/2006/relationships/image" Target="media/image770.wmf"/><Relationship Id="rId189" Type="http://schemas.openxmlformats.org/officeDocument/2006/relationships/image" Target="media/image171.wmf"/><Relationship Id="rId396" Type="http://schemas.openxmlformats.org/officeDocument/2006/relationships/oleObject" Target="embeddings/oleObject86.bin"/><Relationship Id="rId256" Type="http://schemas.openxmlformats.org/officeDocument/2006/relationships/image" Target="media/image238.wmf"/><Relationship Id="rId463" Type="http://schemas.openxmlformats.org/officeDocument/2006/relationships/oleObject" Target="embeddings/oleObject121.bin"/><Relationship Id="rId670" Type="http://schemas.openxmlformats.org/officeDocument/2006/relationships/oleObject" Target="embeddings/oleObject230.bin"/><Relationship Id="rId1093" Type="http://schemas.openxmlformats.org/officeDocument/2006/relationships/image" Target="media/image637.wmf"/><Relationship Id="rId116" Type="http://schemas.openxmlformats.org/officeDocument/2006/relationships/image" Target="media/image98.wmf"/><Relationship Id="rId323" Type="http://schemas.openxmlformats.org/officeDocument/2006/relationships/image" Target="media/image272.wmf"/><Relationship Id="rId530" Type="http://schemas.openxmlformats.org/officeDocument/2006/relationships/oleObject" Target="embeddings/oleObject157.bin"/><Relationship Id="rId768" Type="http://schemas.openxmlformats.org/officeDocument/2006/relationships/image" Target="media/image477.wmf"/><Relationship Id="rId975" Type="http://schemas.openxmlformats.org/officeDocument/2006/relationships/oleObject" Target="embeddings/oleObject401.bin"/><Relationship Id="rId1160" Type="http://schemas.openxmlformats.org/officeDocument/2006/relationships/oleObject" Target="embeddings/oleObject452.bin"/><Relationship Id="rId628" Type="http://schemas.openxmlformats.org/officeDocument/2006/relationships/image" Target="media/image414.wmf"/><Relationship Id="rId835" Type="http://schemas.openxmlformats.org/officeDocument/2006/relationships/image" Target="media/image508.wmf"/><Relationship Id="rId1258" Type="http://schemas.openxmlformats.org/officeDocument/2006/relationships/image" Target="media/image749.wmf"/><Relationship Id="rId1020" Type="http://schemas.openxmlformats.org/officeDocument/2006/relationships/oleObject" Target="embeddings/oleObject426.bin"/><Relationship Id="rId1118" Type="http://schemas.openxmlformats.org/officeDocument/2006/relationships/image" Target="media/image662.wmf"/><Relationship Id="rId1325" Type="http://schemas.openxmlformats.org/officeDocument/2006/relationships/image" Target="media/image792.wmf"/><Relationship Id="rId902" Type="http://schemas.openxmlformats.org/officeDocument/2006/relationships/oleObject" Target="embeddings/oleObject359.bin"/><Relationship Id="rId31" Type="http://schemas.openxmlformats.org/officeDocument/2006/relationships/image" Target="media/image24.wmf"/><Relationship Id="rId180" Type="http://schemas.openxmlformats.org/officeDocument/2006/relationships/image" Target="media/image162.wmf"/><Relationship Id="rId278" Type="http://schemas.openxmlformats.org/officeDocument/2006/relationships/oleObject" Target="embeddings/oleObject20.bin"/><Relationship Id="rId485" Type="http://schemas.openxmlformats.org/officeDocument/2006/relationships/image" Target="media/image346.wmf"/><Relationship Id="rId692" Type="http://schemas.openxmlformats.org/officeDocument/2006/relationships/oleObject" Target="embeddings/oleObject242.bin"/><Relationship Id="rId138" Type="http://schemas.openxmlformats.org/officeDocument/2006/relationships/image" Target="media/image120.wmf"/><Relationship Id="rId345" Type="http://schemas.openxmlformats.org/officeDocument/2006/relationships/oleObject" Target="embeddings/oleObject58.bin"/><Relationship Id="rId552" Type="http://schemas.openxmlformats.org/officeDocument/2006/relationships/image" Target="media/image377.wmf"/><Relationship Id="rId997" Type="http://schemas.openxmlformats.org/officeDocument/2006/relationships/image" Target="media/image578.wmf"/><Relationship Id="rId1182" Type="http://schemas.openxmlformats.org/officeDocument/2006/relationships/oleObject" Target="embeddings/oleObject464.bin"/><Relationship Id="rId205" Type="http://schemas.openxmlformats.org/officeDocument/2006/relationships/image" Target="media/image187.wmf"/><Relationship Id="rId412" Type="http://schemas.openxmlformats.org/officeDocument/2006/relationships/image" Target="media/image311.wmf"/><Relationship Id="rId857" Type="http://schemas.openxmlformats.org/officeDocument/2006/relationships/image" Target="media/image518.wmf"/><Relationship Id="rId1042" Type="http://schemas.openxmlformats.org/officeDocument/2006/relationships/oleObject" Target="embeddings/oleObject438.bin"/><Relationship Id="rId717" Type="http://schemas.openxmlformats.org/officeDocument/2006/relationships/image" Target="media/image455.wmf"/><Relationship Id="rId924" Type="http://schemas.openxmlformats.org/officeDocument/2006/relationships/oleObject" Target="embeddings/oleObject375.bin"/><Relationship Id="rId1347" Type="http://schemas.openxmlformats.org/officeDocument/2006/relationships/image" Target="media/image814.wmf"/><Relationship Id="rId53" Type="http://schemas.openxmlformats.org/officeDocument/2006/relationships/image" Target="media/image46.wmf"/><Relationship Id="rId1207" Type="http://schemas.openxmlformats.org/officeDocument/2006/relationships/oleObject" Target="embeddings/oleObject477.bin"/><Relationship Id="rId367" Type="http://schemas.openxmlformats.org/officeDocument/2006/relationships/image" Target="media/image290.wmf"/><Relationship Id="rId574" Type="http://schemas.openxmlformats.org/officeDocument/2006/relationships/oleObject" Target="embeddings/oleObject180.bin"/><Relationship Id="rId227" Type="http://schemas.openxmlformats.org/officeDocument/2006/relationships/image" Target="media/image209.wmf"/><Relationship Id="rId781" Type="http://schemas.openxmlformats.org/officeDocument/2006/relationships/image" Target="media/image483.wmf"/><Relationship Id="rId879" Type="http://schemas.openxmlformats.org/officeDocument/2006/relationships/oleObject" Target="embeddings/oleObject345.bin"/><Relationship Id="rId434" Type="http://schemas.openxmlformats.org/officeDocument/2006/relationships/oleObject" Target="embeddings/oleObject106.bin"/><Relationship Id="rId641" Type="http://schemas.openxmlformats.org/officeDocument/2006/relationships/image" Target="media/image420.wmf"/><Relationship Id="rId739" Type="http://schemas.openxmlformats.org/officeDocument/2006/relationships/oleObject" Target="embeddings/oleObject268.bin"/><Relationship Id="rId1064" Type="http://schemas.openxmlformats.org/officeDocument/2006/relationships/image" Target="media/image608.wmf"/><Relationship Id="rId1271" Type="http://schemas.openxmlformats.org/officeDocument/2006/relationships/image" Target="media/image755.wmf"/><Relationship Id="rId1369" Type="http://schemas.openxmlformats.org/officeDocument/2006/relationships/image" Target="media/image836.wmf"/><Relationship Id="rId501" Type="http://schemas.openxmlformats.org/officeDocument/2006/relationships/oleObject" Target="embeddings/oleObject141.bin"/><Relationship Id="rId946" Type="http://schemas.openxmlformats.org/officeDocument/2006/relationships/image" Target="media/image553.wmf"/><Relationship Id="rId1131" Type="http://schemas.openxmlformats.org/officeDocument/2006/relationships/image" Target="media/image675.wmf"/><Relationship Id="rId1229" Type="http://schemas.openxmlformats.org/officeDocument/2006/relationships/oleObject" Target="embeddings/oleObject488.bin"/><Relationship Id="rId75" Type="http://schemas.openxmlformats.org/officeDocument/2006/relationships/image" Target="media/image64.wmf"/><Relationship Id="rId806" Type="http://schemas.openxmlformats.org/officeDocument/2006/relationships/image" Target="media/image494.wmf"/><Relationship Id="rId291" Type="http://schemas.openxmlformats.org/officeDocument/2006/relationships/image" Target="media/image256.wmf"/><Relationship Id="rId151" Type="http://schemas.openxmlformats.org/officeDocument/2006/relationships/image" Target="media/image133.wmf"/><Relationship Id="rId389" Type="http://schemas.openxmlformats.org/officeDocument/2006/relationships/image" Target="media/image301.wmf"/><Relationship Id="rId596" Type="http://schemas.openxmlformats.org/officeDocument/2006/relationships/oleObject" Target="embeddings/oleObject191.bin"/><Relationship Id="rId249" Type="http://schemas.openxmlformats.org/officeDocument/2006/relationships/image" Target="media/image231.wmf"/><Relationship Id="rId456" Type="http://schemas.openxmlformats.org/officeDocument/2006/relationships/image" Target="media/image332.wmf"/><Relationship Id="rId663" Type="http://schemas.openxmlformats.org/officeDocument/2006/relationships/oleObject" Target="embeddings/oleObject226.bin"/><Relationship Id="rId870" Type="http://schemas.openxmlformats.org/officeDocument/2006/relationships/image" Target="media/image523.wmf"/><Relationship Id="rId1086" Type="http://schemas.openxmlformats.org/officeDocument/2006/relationships/image" Target="media/image630.wmf"/><Relationship Id="rId1293" Type="http://schemas.openxmlformats.org/officeDocument/2006/relationships/oleObject" Target="embeddings/oleObject523.bin"/><Relationship Id="rId109" Type="http://schemas.openxmlformats.org/officeDocument/2006/relationships/image" Target="media/image91.wmf"/><Relationship Id="rId316" Type="http://schemas.openxmlformats.org/officeDocument/2006/relationships/oleObject" Target="embeddings/oleObject41.bin"/><Relationship Id="rId523" Type="http://schemas.openxmlformats.org/officeDocument/2006/relationships/image" Target="media/image363.wmf"/><Relationship Id="rId968" Type="http://schemas.openxmlformats.org/officeDocument/2006/relationships/image" Target="media/image564.wmf"/><Relationship Id="rId1153" Type="http://schemas.openxmlformats.org/officeDocument/2006/relationships/image" Target="media/image697.wmf"/><Relationship Id="rId97" Type="http://schemas.openxmlformats.org/officeDocument/2006/relationships/image" Target="media/image79.wmf"/><Relationship Id="rId730" Type="http://schemas.openxmlformats.org/officeDocument/2006/relationships/image" Target="media/image460.wmf"/><Relationship Id="rId828" Type="http://schemas.openxmlformats.org/officeDocument/2006/relationships/oleObject" Target="embeddings/oleObject317.bin"/><Relationship Id="rId1013" Type="http://schemas.openxmlformats.org/officeDocument/2006/relationships/image" Target="media/image586.wmf"/><Relationship Id="rId1360" Type="http://schemas.openxmlformats.org/officeDocument/2006/relationships/image" Target="media/image827.wmf"/><Relationship Id="rId1220" Type="http://schemas.openxmlformats.org/officeDocument/2006/relationships/image" Target="media/image730.wmf"/><Relationship Id="rId1318" Type="http://schemas.openxmlformats.org/officeDocument/2006/relationships/image" Target="media/image785.wmf"/><Relationship Id="rId24" Type="http://schemas.openxmlformats.org/officeDocument/2006/relationships/image" Target="media/image17.wmf"/><Relationship Id="rId173" Type="http://schemas.openxmlformats.org/officeDocument/2006/relationships/image" Target="media/image155.wmf"/><Relationship Id="rId380" Type="http://schemas.openxmlformats.org/officeDocument/2006/relationships/oleObject" Target="embeddings/oleObject77.bin"/><Relationship Id="rId240" Type="http://schemas.openxmlformats.org/officeDocument/2006/relationships/image" Target="media/image222.wmf"/><Relationship Id="rId478" Type="http://schemas.openxmlformats.org/officeDocument/2006/relationships/oleObject" Target="embeddings/oleObject129.bin"/><Relationship Id="rId685" Type="http://schemas.openxmlformats.org/officeDocument/2006/relationships/image" Target="media/image440.wmf"/><Relationship Id="rId892" Type="http://schemas.openxmlformats.org/officeDocument/2006/relationships/image" Target="media/image533.wmf"/><Relationship Id="rId100" Type="http://schemas.openxmlformats.org/officeDocument/2006/relationships/image" Target="media/image82.wmf"/><Relationship Id="rId338" Type="http://schemas.openxmlformats.org/officeDocument/2006/relationships/image" Target="media/image278.wmf"/><Relationship Id="rId545" Type="http://schemas.openxmlformats.org/officeDocument/2006/relationships/oleObject" Target="embeddings/oleObject165.bin"/><Relationship Id="rId752" Type="http://schemas.openxmlformats.org/officeDocument/2006/relationships/image" Target="media/image469.wmf"/><Relationship Id="rId1175" Type="http://schemas.openxmlformats.org/officeDocument/2006/relationships/oleObject" Target="embeddings/oleObject460.bin"/><Relationship Id="rId1382" Type="http://schemas.openxmlformats.org/officeDocument/2006/relationships/image" Target="media/image849.wmf"/><Relationship Id="rId405" Type="http://schemas.openxmlformats.org/officeDocument/2006/relationships/oleObject" Target="embeddings/oleObject91.bin"/><Relationship Id="rId612" Type="http://schemas.openxmlformats.org/officeDocument/2006/relationships/oleObject" Target="embeddings/oleObject199.bin"/><Relationship Id="rId1035" Type="http://schemas.openxmlformats.org/officeDocument/2006/relationships/oleObject" Target="embeddings/oleObject434.bin"/><Relationship Id="rId1242" Type="http://schemas.openxmlformats.org/officeDocument/2006/relationships/image" Target="media/image741.wmf"/><Relationship Id="rId917" Type="http://schemas.openxmlformats.org/officeDocument/2006/relationships/oleObject" Target="embeddings/oleObject369.bin"/><Relationship Id="rId1102" Type="http://schemas.openxmlformats.org/officeDocument/2006/relationships/image" Target="media/image646.wmf"/><Relationship Id="rId46" Type="http://schemas.openxmlformats.org/officeDocument/2006/relationships/image" Target="media/image39.wmf"/><Relationship Id="rId195" Type="http://schemas.openxmlformats.org/officeDocument/2006/relationships/image" Target="media/image177.wmf"/><Relationship Id="rId262" Type="http://schemas.openxmlformats.org/officeDocument/2006/relationships/oleObject" Target="embeddings/oleObject12.bin"/><Relationship Id="rId567" Type="http://schemas.openxmlformats.org/officeDocument/2006/relationships/image" Target="media/image384.wmf"/><Relationship Id="rId1197" Type="http://schemas.openxmlformats.org/officeDocument/2006/relationships/oleObject" Target="embeddings/oleObject47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142C2-0EBE-4713-9B76-7E7DAAD0D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21540</TotalTime>
  <Pages>49</Pages>
  <Words>5672</Words>
  <Characters>32335</Characters>
  <Application>Microsoft Office Word</Application>
  <DocSecurity>0</DocSecurity>
  <Lines>269</Lines>
  <Paragraphs>75</Paragraphs>
  <ScaleCrop>false</ScaleCrop>
  <Company/>
  <LinksUpToDate>false</LinksUpToDate>
  <CharactersWithSpaces>37932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flyov</dc:creator>
  <cp:keywords/>
  <dc:description/>
  <cp:lastModifiedBy>zhengping jin</cp:lastModifiedBy>
  <cp:revision>10</cp:revision>
  <dcterms:created xsi:type="dcterms:W3CDTF">2024-07-17T03:45:00Z</dcterms:created>
  <dcterms:modified xsi:type="dcterms:W3CDTF">2024-10-14T05:59:00Z</dcterms:modified>
</cp:coreProperties>
</file>